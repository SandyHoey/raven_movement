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412EDF" w:rsidRDefault="00BA7CE9" w:rsidP="00BA7CE9">
      <w:pPr>
        <w:spacing w:line="480" w:lineRule="auto"/>
        <w:jc w:val="center"/>
        <w:rPr>
          <w:rFonts w:cs="Calibri"/>
          <w:b/>
          <w:bCs/>
        </w:rPr>
      </w:pPr>
      <w:r w:rsidRPr="00412EDF">
        <w:rPr>
          <w:rFonts w:cs="Calibri"/>
          <w:b/>
          <w:bCs/>
        </w:rPr>
        <w:t>Chapter 2: Breeding raven foraging decisions in the face of multiple sources of carrion.</w:t>
      </w:r>
    </w:p>
    <w:p w14:paraId="4420ED36" w14:textId="77777777" w:rsidR="00BA7CE9" w:rsidRPr="00412EDF" w:rsidRDefault="00BA7CE9" w:rsidP="00BA7CE9">
      <w:pPr>
        <w:spacing w:line="480" w:lineRule="auto"/>
        <w:rPr>
          <w:b/>
          <w:bCs/>
        </w:rPr>
      </w:pPr>
      <w:r w:rsidRPr="00412EDF">
        <w:rPr>
          <w:b/>
          <w:bCs/>
        </w:rPr>
        <w:t>Introduction</w:t>
      </w:r>
    </w:p>
    <w:p w14:paraId="3E391073" w14:textId="4C3E9EF8" w:rsidR="00BA7CE9" w:rsidRDefault="00BA7CE9" w:rsidP="00BA7CE9">
      <w:pPr>
        <w:spacing w:line="480" w:lineRule="auto"/>
        <w:ind w:firstLine="720"/>
      </w:pPr>
      <w:r w:rsidRPr="00412EDF">
        <w:t xml:space="preserve">Protected areas are important tools for conserving biodiversity, protecting threatened species, and maintaining the resilience of common species </w:t>
      </w:r>
      <w:r w:rsidRPr="00412EDF">
        <w:fldChar w:fldCharType="begin"/>
      </w:r>
      <w:r w:rsidR="00475DB8">
        <w:instrText xml:space="preserve"> ADDIN ZOTERO_ITEM CSL_CITATION {"citationID":"IQex6fPr","properties":{"formattedCitation":"(Devictor et al. 2007, Geldmann et al. 2013, Watson et al. 2014, Gray et al. 2016)","plainCitation":"(Devictor et al. 2007, Geldmann et al. 2013, Watson et al. 2014, Gray et al. 2016)","noteIndex":0},"citationItems":[{"id":906,"uris":["http://zotero.org/users/9968163/items/Q66W73IE"],"itemData":{"id":906,"type":"article-journal","abstract":"We studied the role played by the French protected area network on 100 common bird species at the population and community level. The long-term trend of each species was calculated over 15 years (1989–2003). We then used 418 plots monitored by the French Breeding Bird Survey over 2001–2005 either inside or outside the national protected area network (including Nature Reserves, National Parks and Special Protected Areas) to compare each species’ average density inside and outside the protected areas. We then tested if the relative species densities in protected areas were related to the species long-term trends. At the community level, we assessed the average proportions of the most severe long-term declining species inside and outside protected areas as well as their temporal stability. We found that several species, which are mostly dependent on human activities, had both higher densities in unprotected areas and exhibited a negative long-term trend. However, for most species, we found that the more a species has declined over the 15 years, the higher its density in protected areas. At the community level, declining common species were found in higher proportion and exhibited greater temporal stability in protected areas. Our results emphasize that many common but declining species could benefit from protected areas and that large-scale monitoring programs provide highly valuable quantitative tools for extensive protected area assessments.","container-title":"Biological Conservation","DOI":"10.1016/j.biocon.2007.05.021","ISSN":"0006-3207","issue":"1","journalAbbreviation":"Biological Conservation","page":"29-36","source":"ScienceDirect","title":"Can common species benefit from protected areas?","volume":"139","author":[{"family":"Devictor","given":"Vincent"},{"family":"Godet","given":"Laurent"},{"family":"Julliard","given":"Romain"},{"family":"Couvet","given":"Denis"},{"family":"Jiguet","given":"Frederic"}],"issued":{"date-parts":[["2007",9,1]]}}},{"id":905,"uris":["http://zotero.org/users/9968163/items/SPJF6PH2"],"itemData":{"id":905,"type":"article-journal","abstract":"Protected Areas (PAs) are a critical tool for maintaining habitat integrity and species diversity, and now cover more than 12.7% of the planet’s land surface area. However, there is considerable debate on the extent to which PAs deliver conservation outcomes in terms of habitat and species protection. A systematic review approach is applied to investigate the evidence from peer reviewed and grey literature on the effectiveness of PAs focusing on two outcomes: (a) habitat cover and (b) species populations. We only include studies that causally link conservation inputs to outcomes against appropriate counterfactuals. From 2599 publications we found 76 studies from 51 papers that evaluated impacts on habitat cover, and 42 studies from 35 papers on species populations. Three conclusions emerged: first, there is good evidence that PAs have conserved forest habitat; second, evidence remains inconclusive that PAs have been effective at maintaining species populations, although more positive than negative results are reported in the literature; third, causal connections between management inputs and conservation outcomes in PAs are rarely evaluated in the literature. Overall, available evidence suggests that PAs deliver positive outcomes, but there remains a limited evidence base, and weak understanding of the conditions under which PAs succeed or fail to deliver conservation outcomes.","container-title":"Biological Conservation","DOI":"10.1016/j.biocon.2013.02.018","ISSN":"0006-3207","journalAbbreviation":"Biological Conservation","page":"230-238","source":"ScienceDirect","title":"Effectiveness of terrestrial protected areas in reducing habitat loss and population declines","volume":"161","author":[{"family":"Geldmann","given":"Jonas"},{"family":"Barnes","given":"Megan"},{"family":"Coad","given":"Lauren"},{"family":"Craigie","given":"Ian D."},{"family":"Hockings","given":"Marc"},{"family":"Burgess","given":"Neil D."}],"issued":{"date-parts":[["2013",5,1]]}}},{"id":227,"uris":["http://zotero.org/users/9968163/items/CWHU5LHJ"],"itemData":{"id":227,"type":"article-journal","abstract":"Originally conceived to conserve iconic landscapes and wildlife, protected areas are now expected to achieve an increasingly diverse set of conservation, social and economic objectives. The amount of land and sea designated as formally protected has markedly increased over the past century, but there is still a major shortfall in political commitments to enhance the coverage and effectiveness of protected areas. Financial support for protected areas is dwarfed by the benefits that they provide, but these returns depend on effective management. A step change involving increased recognition, funding, planning and enforcement is urgently needed if protected areas are going to fulfil their potential.","container-title":"Nature","DOI":"10.1038/nature13947","journalAbbreviation":"Nature","page":"67-73","source":"ResearchGate","title":"The performance and potential of protected areas","volume":"515","author":[{"family":"Watson","given":"James"},{"family":"Dudley","given":"Nigel"},{"family":"Segan","given":"Daniel"},{"family":"Hockings","given":"Marc"}],"issued":{"date-parts":[["2014",11,6]]}}},{"id":904,"uris":["http://zotero.org/users/9968163/items/AZIC4SZC"],"itemData":{"id":904,"type":"article-journal","abstract":"Protected areas are widely considered essential for biodiversity conservation. However, few global studies have demonstrated that protection benefits a broad range of species. Here, using a new global biodiversity database with unprecedented geographic and taxonomic coverage, we compare four biodiversity measures at sites sampled in multiple land uses inside and outside protected areas. Globally, species richness is 10.6% higher and abundance 14.5% higher in samples taken inside protected areas compared with samples taken outside, but neither rarefaction-based richness nor endemicity differ significantly. Importantly, we show that the positive effects of protection are mostly attributable to differences in land use between protected and unprotected sites. Nonetheless, even within some human-dominated land uses, species richness and abundance are higher in protected sites. Our results reinforce the global importance of protected areas but suggest that protection does not consistently benefit species with small ranges or increase the variety of ecological niches.","container-title":"Nature Communications","DOI":"10.1038/ncomms12306","ISSN":"2041-1723","issue":"1","journalAbbreviation":"Nat Commun","language":"en","license":"2016 The Author(s)","page":"12306","publisher":"Nature Publishing Group","source":"www.nature.com","title":"Local biodiversity is higher inside than outside terrestrial protected areas worldwide","volume":"7","author":[{"family":"Gray","given":"Claudia L."},{"family":"Hill","given":"Samantha L. L."},{"family":"Newbold","given":"Tim"},{"family":"Hudson","given":"Lawrence N."},{"family":"Börger","given":"Luca"},{"family":"Contu","given":"Sara"},{"family":"Hoskins","given":"Andrew J."},{"family":"Ferrier","given":"Simon"},{"family":"Purvis","given":"Andy"},{"family":"Scharlemann","given":"Jörn P. W."}],"issued":{"date-parts":[["2016",7,28]]}}}],"schema":"https://github.com/citation-style-language/schema/raw/master/csl-citation.json"} </w:instrText>
      </w:r>
      <w:r w:rsidRPr="00412EDF">
        <w:fldChar w:fldCharType="separate"/>
      </w:r>
      <w:r w:rsidRPr="00945946">
        <w:rPr>
          <w:rFonts w:ascii="Aptos" w:hAnsi="Aptos"/>
        </w:rPr>
        <w:t>(Devictor et al. 2007, Geldmann et al. 2013, Watson et al. 2014, Gray et al. 2016)</w:t>
      </w:r>
      <w:r w:rsidRPr="00412EDF">
        <w:fldChar w:fldCharType="end"/>
      </w:r>
      <w:r w:rsidRPr="00412EDF">
        <w:t xml:space="preserve">. However, </w:t>
      </w:r>
      <w:r>
        <w:t>for</w:t>
      </w:r>
      <w:r w:rsidRPr="00412EDF">
        <w:t xml:space="preserve"> species </w:t>
      </w:r>
      <w:r>
        <w:t xml:space="preserve">with high movement potential </w:t>
      </w:r>
      <w:r w:rsidRPr="00412EDF">
        <w:t xml:space="preserve">the efficacy of a static regulated space can vary. Animals may leave the protected area to forage </w:t>
      </w:r>
      <w:r w:rsidRPr="00412EDF">
        <w:fldChar w:fldCharType="begin"/>
      </w:r>
      <w:r w:rsidR="00475DB8">
        <w:instrText xml:space="preserve"> ADDIN ZOTERO_ITEM CSL_CITATION {"citationID":"ext29auZ","properties":{"formattedCitation":"(Ho et al. 2023, L\\uc0\\u243{}pez-Peinado et al. 2023)","plainCitation":"(Ho et al. 2023, López-Peinado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412EDF">
        <w:fldChar w:fldCharType="separate"/>
      </w:r>
      <w:r w:rsidRPr="00231BE0">
        <w:rPr>
          <w:rFonts w:ascii="Aptos" w:hAnsi="Aptos" w:cs="Times New Roman"/>
          <w:kern w:val="0"/>
        </w:rPr>
        <w:t>(Ho et al. 2023, López-Peinado et al. 2023)</w:t>
      </w:r>
      <w:r w:rsidRPr="00412EDF">
        <w:fldChar w:fldCharType="end"/>
      </w:r>
      <w:r w:rsidRPr="00412EDF">
        <w:t xml:space="preserve">, to accommodate varying requirements of life stages </w:t>
      </w:r>
      <w:r w:rsidRPr="00412EDF">
        <w:fldChar w:fldCharType="begin"/>
      </w:r>
      <w:r w:rsidR="00475DB8">
        <w:instrText xml:space="preserve"> ADDIN ZOTERO_ITEM CSL_CITATION {"citationID":"OugRTvDL","properties":{"unsorted":true,"formattedCitation":"(Moffitt et al. 2009, Di Franco et al. 2018)","plainCitation":"(Moffitt et al. 2009, Di Franco et al. 2018)","noteIndex":0},"citationItems":[{"id":903,"uris":["http://zotero.org/users/9968163/items/TRBFU3IC"],"itemData":{"id":903,"type":"article-journal","abstract":"Marine reserves are expected to benefit a wide range of species, but most models used to evaluate their effects assume that adults are sedentary, thereby potentially overestimating population persistence. Many nearshore marine organisms move within a home range as adults, and there is a need to understand the effects of this type of movement on reserve performance. We incorporated movement within a home range into a spatially explicit marine reserve model in order to assess the combined effects of adult and larval movement on persistence and yield in a general, strategic framework. We describe how the capacity of a population to persist decreased with increasing home range size in a manner that depended on whether the sedentary case was maintained by self persistence or network persistence. Self persistence declined gradually with increasing home range and larval dispersal distance, while network persistence decreased sharply to 0 above a threshold home range and was less dependent on larval dispersal distance. The maximum home range size protected by a reserve network increased with the fraction of coastline in reserves and decreasing exploitation rates outside reserves. Spillover due to movement within a home range contributed to yield moderately under certain conditions, although yield contributions were generally not as large as those from spillover due to larval dispersal. Our results indicate that, for species exhibiting home range behavior, persistence in a network of marine reserves may be more predictable than previously anticipated from models based solely on larval dispersal, in part due to better knowledge of home range sizes. Including movement within a home range can change persistence results significantly from those assuming that adults are sedentary; hence it is an important consideration in reserve design.","container-title":"Ecological Applications","DOI":"10.1890/08-1101.1","ISSN":"1939-5582","issue":"7","language":"en","note":"_eprint: https://onlinelibrary.wiley.com/doi/pdf/10.1890/08-1101.1","page":"1835-1847","source":"Wiley Online Library","title":"Marine reserve networks for species that move within a home range","volume":"19","author":[{"family":"Moffitt","given":"Elizabeth A."},{"family":"Botsford","given":"Louis W."},{"family":"Kaplan","given":"David M."},{"family":"O'Farrell","given":"Michael R."}],"issued":{"date-parts":[["2009"]]}}},{"id":918,"uris":["http://zotero.org/users/9968163/items/WSQVBGDZ"],"itemData":{"id":918,"type":"article-journal","abstract":"Protected areas not allowing extractive activities (here called fully protected area) are a spatially explicit conservation management tool commonly used to ensure populations persistence. This is achieved when an adequate fraction of a species' population spends most of its time within the boundaries of the protected area. Within a marine context, home ranges represent a tractable metric to provide guidance and evaluation of fully protected areas. We compiled peer-reviewed literature specific to the home ranges of finfishes and invertebrates of ecological and/or commercial importance in the Mediterranean Sea, and related this to the size of 184 Mediterranean fully protected areas. We also investigated the influence of fully protected areas size on fish density in contrast to fished areas with respect to home ranges. Home range estimations were available for 11 species (10 fishes and 1 lobster). The European spiny lobster Palinurus elephas had the smallest home range (0.0039</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0.0014</w:instrText>
      </w:r>
      <w:r w:rsidR="00475DB8">
        <w:rPr>
          <w:rFonts w:ascii="Arial" w:hAnsi="Arial" w:cs="Arial"/>
        </w:rPr>
        <w:instrText> </w:instrText>
      </w:r>
      <w:r w:rsidR="00475DB8">
        <w:instrText>km2; mean</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1</w:instrText>
      </w:r>
      <w:r w:rsidR="00475DB8">
        <w:rPr>
          <w:rFonts w:ascii="Arial" w:hAnsi="Arial" w:cs="Arial"/>
        </w:rPr>
        <w:instrText> </w:instrText>
      </w:r>
      <w:r w:rsidR="00475DB8">
        <w:instrText>SE), while the painted comber Serranus scriba (1.1075</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0.2040</w:instrText>
      </w:r>
      <w:r w:rsidR="00475DB8">
        <w:rPr>
          <w:rFonts w:ascii="Arial" w:hAnsi="Arial" w:cs="Arial"/>
        </w:rPr>
        <w:instrText> </w:instrText>
      </w:r>
      <w:r w:rsidR="00475DB8">
        <w:instrText>km2) had the largest. Approximately 25% of Mediterranean fully protected areas are larger than 2 times the size of the largest home range recorded. Fish densities were significantly higher when fully protected areas were larger than the home range, while no change in density occurred when home ranges were larger than fully protected areas. These results display a direct link between the effectiveness of fully protected areas and species' home range, suggesting that fully protected areas of at least 3.6</w:instrText>
      </w:r>
      <w:r w:rsidR="00475DB8">
        <w:rPr>
          <w:rFonts w:ascii="Arial" w:hAnsi="Arial" w:cs="Arial"/>
        </w:rPr>
        <w:instrText> </w:instrText>
      </w:r>
      <w:r w:rsidR="00475DB8">
        <w:instrText xml:space="preserve">km2 may increase the density of local populations of these coastal marine species.","container-title":"Biological Conservation","DOI":"10.1016/j.biocon.2018.03.012","ISSN":"0006-3207","journalAbbreviation":"Biological Conservation","page":"175-181","source":"ScienceDirect","title":"Linking home ranges to protected area size: The case study of the Mediterranean Sea","title-short":"Linking home ranges to protected area size","volume":"221","author":[{"family":"Di Franco","given":"Antonio"},{"family":"Plass-Johnson","given":"Jeremiah G."},{"family":"Di Lorenzo","given":"Manfredi"},{"family":"Meola","given":"Bruno"},{"family":"Claudet","given":"Joachim"},{"family":"Gaines","given":"Steven D."},{"family":"García-Charton","given":"José Antonio"},{"family":"Giakoumi","given":"Sylvaine"},{"family":"Grorud-Colvert","given":"Kirsten"},{"family":"Hackradt","given":"Carlos Werner"},{"family":"Micheli","given":"Fiorenza"},{"family":"Guidetti","given":"Paolo"}],"issued":{"date-parts":[["2018",5,1]]}}}],"schema":"https://github.com/citation-style-language/schema/raw/master/csl-citation.json"} </w:instrText>
      </w:r>
      <w:r w:rsidRPr="00412EDF">
        <w:fldChar w:fldCharType="separate"/>
      </w:r>
      <w:r w:rsidRPr="00231BE0">
        <w:rPr>
          <w:rFonts w:ascii="Aptos" w:hAnsi="Aptos"/>
        </w:rPr>
        <w:t>(Moffitt et al. 2009, Di Franco et al. 2018)</w:t>
      </w:r>
      <w:r w:rsidRPr="00412EDF">
        <w:fldChar w:fldCharType="end"/>
      </w:r>
      <w:r w:rsidRPr="00412EDF">
        <w:t xml:space="preserve">, or because of a home range larger than the protected area </w:t>
      </w:r>
      <w:r w:rsidRPr="00412EDF">
        <w:fldChar w:fldCharType="begin"/>
      </w:r>
      <w:r w:rsidR="00475DB8">
        <w:instrText xml:space="preserve"> ADDIN ZOTERO_ITEM CSL_CITATION {"citationID":"beNs7Azf","properties":{"formattedCitation":"(Phipps et al. 2013)","plainCitation":"(Phipps et al. 2013)","noteIndex":0},"citationItems":[{"id":919,"uris":["http://zotero.org/users/9968163/items/2U3V7GER"],"itemData":{"id":919,"type":"article-journal","abstract":"Vultures in the Gyps genus are declining globally. Multiple threats related to human activity have caused widespread declines of vulture populations in Africa, especially outside protected areas. Addressing such threats requires the estimation of foraging ranges yet such estimates are lacking, even for widespread (but declining) species such as the African white-backed vulture (Gyps africanus). We tracked six immature African white-backed vultures in South Africa using GPS-GSM units to study their movement patterns, their use of protected areas and the time they spent in the vicinity of supplementary feeding sites. All individuals foraged widely; their combined foraging ranges extended into six countries in southern Africa (mean (± SE) minimum convex polygon area = 269,103±197,187 km2) and three of the vultures travelled more than 900 km from the capture site. All six vultures spent the majority of their tracking periods outside protected areas. South African protected areas were very rarely visited whereas protected areas in northern Botswana and Zimbabwe were used more frequently. Two of the vultures visited supplementary feeding sites regularly, with consequent reduced ranging behaviour, suggesting that individuals could alter their foraging behaviour in response to such sites. We show that immature African white-backed vultures are capable of travelling throughout southern Africa, yet use protected areas to only a limited extent, making them susceptible to the full range of threats in the region. The standard approach of designating protected areas to conserve species is unlikely to ensure the protection of such wide-ranging species against threats in the wider landscape.","container-title":"PLOS ONE","DOI":"10.1371/journal.pone.0052813","ISSN":"1932-6203","issue":"1","journalAbbreviation":"PLOS ONE","language":"en","page":"e52813","publisher":"Public Library of Science","source":"PLoS Journals","title":"Foraging Ranges of Immature African White-Backed Vultures (Gyps africanus) and Their Use of Protected Areas in Southern Africa","volume":"8","author":[{"family":"Phipps","given":"W. Louis"},{"family":"Willis","given":"Stephen G."},{"family":"Wolter","given":"Kerri"},{"family":"Naidoo","given":"Vinny"}],"issued":{"date-parts":[["2013",1,30]]}}}],"schema":"https://github.com/citation-style-language/schema/raw/master/csl-citation.json"} </w:instrText>
      </w:r>
      <w:r w:rsidRPr="00412EDF">
        <w:fldChar w:fldCharType="separate"/>
      </w:r>
      <w:r w:rsidRPr="00231BE0">
        <w:rPr>
          <w:rFonts w:ascii="Aptos" w:hAnsi="Aptos"/>
        </w:rPr>
        <w:t>(Phipps et al. 2013)</w:t>
      </w:r>
      <w:r w:rsidRPr="00412EDF">
        <w:fldChar w:fldCharType="end"/>
      </w:r>
      <w:r w:rsidRPr="00412EDF">
        <w:t xml:space="preserve">. Understanding what factors are driving movements outside of a protected area is critical as these movements may expose a </w:t>
      </w:r>
      <w:del w:id="0" w:author="John M. Marzluff" w:date="2026-01-30T13:56:00Z" w16du:dateUtc="2026-01-30T20:56:00Z">
        <w:r w:rsidRPr="00412EDF" w:rsidDel="005504FA">
          <w:delText xml:space="preserve">target </w:delText>
        </w:r>
      </w:del>
      <w:r w:rsidRPr="00412EDF">
        <w:t xml:space="preserve">population to new risks and higher mortality rates, reducing the efficacy of the protected area </w:t>
      </w:r>
      <w:r w:rsidRPr="00412EDF">
        <w:fldChar w:fldCharType="begin"/>
      </w:r>
      <w:r w:rsidR="00475DB8">
        <w:instrText xml:space="preserve"> ADDIN ZOTERO_ITEM CSL_CITATION {"citationID":"KStyzvB1","properties":{"unsorted":true,"formattedCitation":"(Devictor et al. 2007, Moffitt et al. 2009, Di Franco et al. 2018)","plainCitation":"(Devictor et al. 2007, Moffitt et al. 2009, Di Franco et al. 2018)","noteIndex":0},"citationItems":[{"id":906,"uris":["http://zotero.org/users/9968163/items/Q66W73IE"],"itemData":{"id":906,"type":"article-journal","abstract":"We studied the role played by the French protected area network on 100 common bird species at the population and community level. The long-term trend of each species was calculated over 15 years (1989–2003). We then used 418 plots monitored by the French Breeding Bird Survey over 2001–2005 either inside or outside the national protected area network (including Nature Reserves, National Parks and Special Protected Areas) to compare each species’ average density inside and outside the protected areas. We then tested if the relative species densities in protected areas were related to the species long-term trends. At the community level, we assessed the average proportions of the most severe long-term declining species inside and outside protected areas as well as their temporal stability. We found that several species, which are mostly dependent on human activities, had both higher densities in unprotected areas and exhibited a negative long-term trend. However, for most species, we found that the more a species has declined over the 15 years, the higher its density in protected areas. At the community level, declining common species were found in higher proportion and exhibited greater temporal stability in protected areas. Our results emphasize that many common but declining species could benefit from protected areas and that large-scale monitoring programs provide highly valuable quantitative tools for extensive protected area assessments.","container-title":"Biological Conservation","DOI":"10.1016/j.biocon.2007.05.021","ISSN":"0006-3207","issue":"1","journalAbbreviation":"Biological Conservation","page":"29-36","source":"ScienceDirect","title":"Can common species benefit from protected areas?","volume":"139","author":[{"family":"Devictor","given":"Vincent"},{"family":"Godet","given":"Laurent"},{"family":"Julliard","given":"Romain"},{"family":"Couvet","given":"Denis"},{"family":"Jiguet","given":"Frederic"}],"issued":{"date-parts":[["2007",9,1]]}}},{"id":903,"uris":["http://zotero.org/users/9968163/items/TRBFU3IC"],"itemData":{"id":903,"type":"article-journal","abstract":"Marine reserves are expected to benefit a wide range of species, but most models used to evaluate their effects assume that adults are sedentary, thereby potentially overestimating population persistence. Many nearshore marine organisms move within a home range as adults, and there is a need to understand the effects of this type of movement on reserve performance. We incorporated movement within a home range into a spatially explicit marine reserve model in order to assess the combined effects of adult and larval movement on persistence and yield in a general, strategic framework. We describe how the capacity of a population to persist decreased with increasing home range size in a manner that depended on whether the sedentary case was maintained by self persistence or network persistence. Self persistence declined gradually with increasing home range and larval dispersal distance, while network persistence decreased sharply to 0 above a threshold home range and was less dependent on larval dispersal distance. The maximum home range size protected by a reserve network increased with the fraction of coastline in reserves and decreasing exploitation rates outside reserves. Spillover due to movement within a home range contributed to yield moderately under certain conditions, although yield contributions were generally not as large as those from spillover due to larval dispersal. Our results indicate that, for species exhibiting home range behavior, persistence in a network of marine reserves may be more predictable than previously anticipated from models based solely on larval dispersal, in part due to better knowledge of home range sizes. Including movement within a home range can change persistence results significantly from those assuming that adults are sedentary; hence it is an important consideration in reserve design.","container-title":"Ecological Applications","DOI":"10.1890/08-1101.1","ISSN":"1939-5582","issue":"7","language":"en","note":"_eprint: https://onlinelibrary.wiley.com/doi/pdf/10.1890/08-1101.1","page":"1835-1847","source":"Wiley Online Library","title":"Marine reserve networks for species that move within a home range","volume":"19","author":[{"family":"Moffitt","given":"Elizabeth A."},{"family":"Botsford","given":"Louis W."},{"family":"Kaplan","given":"David M."},{"family":"O'Farrell","given":"Michael R."}],"issued":{"date-parts":[["2009"]]}}},{"id":918,"uris":["http://zotero.org/users/9968163/items/WSQVBGDZ"],"itemData":{"id":918,"type":"article-journal","abstract":"Protected areas not allowing extractive activities (here called fully protected area) are a spatially explicit conservation management tool commonly used to ensure populations persistence. This is achieved when an adequate fraction of a species' population spends most of its time within the boundaries of the protected area. Within a marine context, home ranges represent a tractable metric to provide guidance and evaluation of fully protected areas. We compiled peer-reviewed literature specific to the home ranges of finfishes and invertebrates of ecological and/or commercial importance in the Mediterranean Sea, and related this to the size of 184 Mediterranean fully protected areas. We also investigated the influence of fully protected areas size on fish density in contrast to fished areas with respect to home ranges. Home range estimations were available for 11 species (10 fishes and 1 lobster). The European spiny lobster Palinurus elephas had the smallest home range (0.0039</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0.0014</w:instrText>
      </w:r>
      <w:r w:rsidR="00475DB8">
        <w:rPr>
          <w:rFonts w:ascii="Arial" w:hAnsi="Arial" w:cs="Arial"/>
        </w:rPr>
        <w:instrText> </w:instrText>
      </w:r>
      <w:r w:rsidR="00475DB8">
        <w:instrText>km2; mean</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1</w:instrText>
      </w:r>
      <w:r w:rsidR="00475DB8">
        <w:rPr>
          <w:rFonts w:ascii="Arial" w:hAnsi="Arial" w:cs="Arial"/>
        </w:rPr>
        <w:instrText> </w:instrText>
      </w:r>
      <w:r w:rsidR="00475DB8">
        <w:instrText>SE), while the painted comber Serranus scriba (1.1075</w:instrText>
      </w:r>
      <w:r w:rsidR="00475DB8">
        <w:rPr>
          <w:rFonts w:ascii="Arial" w:hAnsi="Arial" w:cs="Arial"/>
        </w:rPr>
        <w:instrText> </w:instrText>
      </w:r>
      <w:r w:rsidR="00475DB8">
        <w:rPr>
          <w:rFonts w:ascii="Aptos" w:hAnsi="Aptos" w:cs="Aptos"/>
        </w:rPr>
        <w:instrText>±</w:instrText>
      </w:r>
      <w:r w:rsidR="00475DB8">
        <w:rPr>
          <w:rFonts w:ascii="Arial" w:hAnsi="Arial" w:cs="Arial"/>
        </w:rPr>
        <w:instrText> </w:instrText>
      </w:r>
      <w:r w:rsidR="00475DB8">
        <w:instrText>0.2040</w:instrText>
      </w:r>
      <w:r w:rsidR="00475DB8">
        <w:rPr>
          <w:rFonts w:ascii="Arial" w:hAnsi="Arial" w:cs="Arial"/>
        </w:rPr>
        <w:instrText> </w:instrText>
      </w:r>
      <w:r w:rsidR="00475DB8">
        <w:instrText>km2) had the largest. Approximately 25% of Mediterranean fully protected areas are larger than 2 times the size of the largest home range recorded. Fish densities were significantly higher when fully protected areas were larger than the home range, while no change in density occurred when home ranges were larger than fully protected areas. These results display a direct link between the effectiveness of fully protected areas and species' home range, suggesting that fully protected areas of at least 3.6</w:instrText>
      </w:r>
      <w:r w:rsidR="00475DB8">
        <w:rPr>
          <w:rFonts w:ascii="Arial" w:hAnsi="Arial" w:cs="Arial"/>
        </w:rPr>
        <w:instrText> </w:instrText>
      </w:r>
      <w:r w:rsidR="00475DB8">
        <w:instrText xml:space="preserve">km2 may increase the density of local populations of these coastal marine species.","container-title":"Biological Conservation","DOI":"10.1016/j.biocon.2018.03.012","ISSN":"0006-3207","journalAbbreviation":"Biological Conservation","page":"175-181","source":"ScienceDirect","title":"Linking home ranges to protected area size: The case study of the Mediterranean Sea","title-short":"Linking home ranges to protected area size","volume":"221","author":[{"family":"Di Franco","given":"Antonio"},{"family":"Plass-Johnson","given":"Jeremiah G."},{"family":"Di Lorenzo","given":"Manfredi"},{"family":"Meola","given":"Bruno"},{"family":"Claudet","given":"Joachim"},{"family":"Gaines","given":"Steven D."},{"family":"García-Charton","given":"José Antonio"},{"family":"Giakoumi","given":"Sylvaine"},{"family":"Grorud-Colvert","given":"Kirsten"},{"family":"Hackradt","given":"Carlos Werner"},{"family":"Micheli","given":"Fiorenza"},{"family":"Guidetti","given":"Paolo"}],"issued":{"date-parts":[["2018",5,1]]}}}],"schema":"https://github.com/citation-style-language/schema/raw/master/csl-citation.json"} </w:instrText>
      </w:r>
      <w:r w:rsidRPr="00412EDF">
        <w:fldChar w:fldCharType="separate"/>
      </w:r>
      <w:r w:rsidRPr="00231BE0">
        <w:rPr>
          <w:rFonts w:ascii="Aptos" w:hAnsi="Aptos"/>
        </w:rPr>
        <w:t>(Devictor et al. 2007, Moffitt et al. 2009, Di Franco et al. 2018)</w:t>
      </w:r>
      <w:r w:rsidRPr="00412EDF">
        <w:fldChar w:fldCharType="end"/>
      </w:r>
      <w:r w:rsidR="00B85955">
        <w:t xml:space="preserve">. Alternatively, </w:t>
      </w:r>
      <w:ins w:id="1" w:author="John M. Marzluff" w:date="2026-01-30T13:56:00Z" w16du:dateUtc="2026-01-30T20:56:00Z">
        <w:r w:rsidR="005504FA">
          <w:t xml:space="preserve">areas beyond the protected area can </w:t>
        </w:r>
      </w:ins>
      <w:del w:id="2" w:author="John M. Marzluff" w:date="2026-01-30T13:56:00Z" w16du:dateUtc="2026-01-30T20:56:00Z">
        <w:r w:rsidR="00B85955" w:rsidDel="005504FA">
          <w:delText xml:space="preserve">it may </w:delText>
        </w:r>
      </w:del>
      <w:r>
        <w:t>provide benefits</w:t>
      </w:r>
      <w:ins w:id="3" w:author="John M. Marzluff" w:date="2026-01-30T13:56:00Z" w16du:dateUtc="2026-01-30T20:56:00Z">
        <w:r w:rsidR="005504FA">
          <w:t>, including</w:t>
        </w:r>
      </w:ins>
      <w:del w:id="4" w:author="John M. Marzluff" w:date="2026-01-30T13:56:00Z" w16du:dateUtc="2026-01-30T20:56:00Z">
        <w:r w:rsidDel="005504FA">
          <w:delText xml:space="preserve"> like</w:delText>
        </w:r>
      </w:del>
      <w:r>
        <w:t xml:space="preserve"> food subsidies </w:t>
      </w:r>
      <w:ins w:id="5" w:author="John M. Marzluff" w:date="2026-01-30T13:57:00Z" w16du:dateUtc="2026-01-30T20:57:00Z">
        <w:r w:rsidR="005504FA">
          <w:t xml:space="preserve">and </w:t>
        </w:r>
      </w:ins>
      <w:del w:id="6" w:author="John M. Marzluff" w:date="2026-01-30T13:57:00Z" w16du:dateUtc="2026-01-30T20:57:00Z">
        <w:r w:rsidDel="005504FA">
          <w:delText>o</w:delText>
        </w:r>
      </w:del>
      <w:del w:id="7" w:author="John M. Marzluff" w:date="2026-01-30T13:56:00Z" w16du:dateUtc="2026-01-30T20:56:00Z">
        <w:r w:rsidDel="005504FA">
          <w:delText xml:space="preserve">r </w:delText>
        </w:r>
      </w:del>
      <w:r>
        <w:t xml:space="preserve">breeding space </w:t>
      </w:r>
      <w:r>
        <w:fldChar w:fldCharType="begin"/>
      </w:r>
      <w:r w:rsidR="00475DB8">
        <w:instrText xml:space="preserve"> ADDIN ZOTERO_ITEM CSL_CITATION {"citationID":"F3xgc5gH","properties":{"formattedCitation":"(Walker et al. 2018, Ho et al. 2023)","plainCitation":"(Walker et al. 2018, Ho et al. 2023)","noteIndex":0},"citationItems":[{"id":21,"uris":["http://zotero.org/users/9968163/items/QYPZ7UF9"],"itemData":{"id":21,"type":"article-journal","abstract":"Top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C75D5">
        <w:rPr>
          <w:rFonts w:ascii="Aptos" w:hAnsi="Aptos"/>
        </w:rPr>
        <w:t>(Walker et al. 2018, Ho et al. 2023)</w:t>
      </w:r>
      <w:r>
        <w:fldChar w:fldCharType="end"/>
      </w:r>
      <w:r w:rsidRPr="00412EDF">
        <w:t xml:space="preserve">. </w:t>
      </w:r>
    </w:p>
    <w:p w14:paraId="2E38F1D5" w14:textId="089CB054" w:rsidR="00BA7CE9" w:rsidRPr="00412EDF" w:rsidRDefault="00BA7CE9" w:rsidP="00BA7CE9">
      <w:pPr>
        <w:spacing w:line="480" w:lineRule="auto"/>
        <w:ind w:firstLine="720"/>
      </w:pPr>
      <w:commentRangeStart w:id="8"/>
      <w:commentRangeStart w:id="9"/>
      <w:r w:rsidRPr="00DC75D5">
        <w:t>Protected</w:t>
      </w:r>
      <w:commentRangeEnd w:id="8"/>
      <w:r w:rsidR="005504FA" w:rsidRPr="00DC75D5">
        <w:rPr>
          <w:rStyle w:val="CommentReference"/>
          <w:sz w:val="24"/>
          <w:szCs w:val="24"/>
        </w:rPr>
        <w:commentReference w:id="8"/>
      </w:r>
      <w:commentRangeEnd w:id="9"/>
      <w:r w:rsidR="00521AD3" w:rsidRPr="00DC75D5">
        <w:rPr>
          <w:rStyle w:val="CommentReference"/>
          <w:sz w:val="24"/>
          <w:szCs w:val="24"/>
        </w:rPr>
        <w:commentReference w:id="9"/>
      </w:r>
      <w:r w:rsidRPr="00DC75D5">
        <w:t xml:space="preserve"> areas are often located near relatively undeveloped areas</w:t>
      </w:r>
      <w:ins w:id="10" w:author="John M. Marzluff" w:date="2026-01-30T13:57:00Z" w16du:dateUtc="2026-01-30T20:57:00Z">
        <w:r w:rsidR="005504FA">
          <w:t>,</w:t>
        </w:r>
      </w:ins>
      <w:r w:rsidRPr="00DC75D5">
        <w:t xml:space="preserve"> which can provide similar habitat for wildlife but may have differing regulations. For example, protected areas commonly restrict recreational hunting</w:t>
      </w:r>
      <w:r w:rsidR="00162D1B">
        <w:t>,</w:t>
      </w:r>
      <w:r w:rsidRPr="00DC75D5">
        <w:t xml:space="preserve"> creat</w:t>
      </w:r>
      <w:r w:rsidR="00494F32">
        <w:t>ing</w:t>
      </w:r>
      <w:r w:rsidRPr="00DC75D5">
        <w:t xml:space="preserve"> a refuge inside the protected area</w:t>
      </w:r>
      <w:r w:rsidR="00494F32">
        <w:t>.</w:t>
      </w:r>
      <w:r w:rsidRPr="00DC75D5">
        <w:t xml:space="preserve"> </w:t>
      </w:r>
      <w:r w:rsidR="00494F32">
        <w:t>H</w:t>
      </w:r>
      <w:r w:rsidRPr="00DC75D5">
        <w:t xml:space="preserve">owever, for scavengers, hunting can create an additional </w:t>
      </w:r>
      <w:r>
        <w:t>source of carrion</w:t>
      </w:r>
      <w:r w:rsidRPr="00DC75D5">
        <w:t xml:space="preserve"> on the landscape. Carrion is a vital source of nutrients for facultative scavengers that can be created through natural processes such as predation, senescence, or disease</w:t>
      </w:r>
      <w:r>
        <w:t xml:space="preserve"> </w:t>
      </w:r>
      <w:r>
        <w:lastRenderedPageBreak/>
        <w:t>as well as human activities such as recreational hunting</w:t>
      </w:r>
      <w:r w:rsidRPr="00DC75D5">
        <w:t xml:space="preserve">. It is </w:t>
      </w:r>
      <w:r>
        <w:t xml:space="preserve">an </w:t>
      </w:r>
      <w:r w:rsidRPr="00DC75D5">
        <w:t xml:space="preserve">essential </w:t>
      </w:r>
      <w:r>
        <w:t xml:space="preserve">energy source </w:t>
      </w:r>
      <w:r w:rsidRPr="00DC75D5">
        <w:t>during the winter</w:t>
      </w:r>
      <w:r>
        <w:t xml:space="preserve"> for scavengers</w:t>
      </w:r>
      <w:r w:rsidRPr="00DC75D5">
        <w:t xml:space="preserve"> when other natural food resources </w:t>
      </w:r>
      <w:r>
        <w:t>may be less</w:t>
      </w:r>
      <w:r w:rsidRPr="00DC75D5">
        <w:t xml:space="preserve"> available, allowing populations to persist </w:t>
      </w:r>
      <w:r w:rsidRPr="00DC75D5">
        <w:fldChar w:fldCharType="begin"/>
      </w:r>
      <w:r w:rsidR="00475DB8">
        <w:instrText xml:space="preserve"> ADDIN ZOTERO_ITEM CSL_CITATION {"citationID":"Jet32kAw","properties":{"unsorted":true,"formattedCitation":"(Selva et al. 2005, Needham et al. 2014, Walker et al. 2018)","plainCitation":"(Selva et al. 2005, Needham et al. 2014, Walker et al. 2018)","noteIndex":0},"citationItems":[{"id":908,"uris":["http://zotero.org/users/9968163/items/HYUMED33"],"itemData":{"id":908,"type":"article-journal","abstract":"Although facultative scavenging is very common, little is known about the factors governing carrion acquisition by vertebrates. We examined the influence of carcass characteristics, carcass state, and weather conditions on carrion use by main scavengers. Carcasses (N = 214, mainly ungulates) of various origins (predation, natural deaths, harvest) were monitored by systematic inspections (N = 1784) in Białowieża Forest (Poland). Common raven (Corvus corax L., 1758), red fox (Vulpes vulpes (L., 1758)), and European pine marten (Martes martes (L., 1758)) mainly used the prey remains of gray wolves (Canis lupus L., 1758). The kills of predators were the preferred carrion, rather than dead ungulates. Common ravens, common buzzards (Buteo buteo (L., 1758)), white-tailed eagles (Haliaeetus albicilla (L., 1758)), and domestic dogs scavenged more frequently on carcasses in open habitats. Carcasses located in the forest were the most available to European pine martens, jays (Garrulus glandarius (L., 1758)), and wild boar (Sus scrofa L., 1758). The common tendency was to increase scavenging when temperature decreased, except for raccoon dogs (Nyctereutes procyonoides (Gray 1834)). As snow depth increased, jays and great tits (Parus major L., 1758) increased scavenging. We suggest that carrion use by scavengers is not random, but a complex process mediated by extrinsic factors and by behavioural adaptations of scavengers.","container-title":"Canadian Journal of Zoology","DOI":"10.1139/z05-158","ISSN":"0008-4301","issue":"12","journalAbbreviation":"Can. J. Zool.","page":"1590-1601","publisher":"NRC Research Press","source":"cdnsciencepub.com (Atypon)","title":"Factors affecting carcass use by a guild of scavengers in European temperate woodland","volume":"83","author":[{"family":"Selva","given":"N"},{"family":"Jędrzejewska","given":"B"},{"family":"Jędrzejewski","given":"W"},{"family":"Wajrak","given":"A"}],"issued":{"date-parts":[["2005",12]]}}},{"id":916,"uris":["http://zotero.org/users/9968163/items/AQWT88WI"],"itemData":{"id":916,"type":"article-journal","abstract":"In Scandinavia, an increased red fox Vulpes vulpes density during the last decades has been suggested to be caused by direct and indirect human influences on food availability. Recently, attention has been focused on the role of increasing scavenging opportunities due to intensified hunting of ungulates and the reestablishment of large carnivores. In our study, we investigated seasonal and annual variations in diet composition of red fox in Varaldskogen, SE Norway, an area with cyclic voles and a high density of moose Alces alces. Analyses of scats revealed significant differences among seasons in the occurrence of ungulates—mainly moose—and ungulates were the dominating food category during winter (44.9 % of all remains). Snow tracking of red fox (71 km) in winter confirmed the importance of ungulate carcasses, i.e. one case of scavenging per 3 km. The proportions of voles were high during all seasons (11.2–28.8 %); in spite of variation in available abundances, no significant seasonal or annual differences were detected. Other food categories with seasonal variation were birds, berries/seeds and amphibians/reptiles, all more common in snow-free seasons. Our study underlines the importance of ungulate remains during periods when the abundance and diversity of alternative food sources is low. Increased and stabilized populations of red foxes—mediated through remains from hunting and wolf kills from high moose populations—might have an important effect on the population dynamics of small game. Hence, we recommend that this relationship be given attention in future studies.","container-title":"Acta Theriologica","DOI":"10.1007/s13364-014-0188-7","ISSN":"2190-3743","issue":"3","journalAbbreviation":"Acta Theriol","language":"en","page":"391-398","source":"Springer Link","title":"Seasonal diets of red foxes in a boreal forest with a dense population of moose: the importance of winter scavenging","title-short":"Seasonal diets of red foxes in a boreal forest with a dense population of moose","volume":"59","author":[{"family":"Needham","given":"Robert"},{"family":"Odden","given":"Morten"},{"family":"Lundstadsveen","given":"Silje K."},{"family":"Wegge","given":"Per"}],"issued":{"date-parts":[["2014",7,1]]}}},{"id":21,"uris":["http://zotero.org/users/9968163/items/QYPZ7UF9"],"itemData":{"id":21,"type":"article-journal","abstract":"Top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DC75D5">
        <w:fldChar w:fldCharType="separate"/>
      </w:r>
      <w:r w:rsidR="008F5CBA" w:rsidRPr="008F5CBA">
        <w:rPr>
          <w:rFonts w:ascii="Aptos" w:hAnsi="Aptos"/>
        </w:rPr>
        <w:t>(Selva et al. 2005, Needham et al. 2014, Walker et al. 2018)</w:t>
      </w:r>
      <w:r w:rsidRPr="00DC75D5">
        <w:fldChar w:fldCharType="end"/>
      </w:r>
      <w:r w:rsidRPr="00DC75D5">
        <w:t>. Carrion provided outside protected areas from human hunting can alter the behavior of scavengers seeking to find alternative food sources</w:t>
      </w:r>
      <w:r>
        <w:t xml:space="preserve"> </w:t>
      </w:r>
      <w:r>
        <w:fldChar w:fldCharType="begin"/>
      </w:r>
      <w:r w:rsidR="00475DB8">
        <w:instrText xml:space="preserve"> ADDIN ZOTERO_ITEM CSL_CITATION {"citationID":"vTPxVJVf","properties":{"formattedCitation":"(Walker et al. 2018, Ho et al. 2023)","plainCitation":"(Walker et al. 2018, Ho et al. 2023)","noteIndex":0},"citationItems":[{"id":21,"uris":["http://zotero.org/users/9968163/items/QYPZ7UF9"],"itemData":{"id":21,"type":"article-journal","abstract":"Top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A259F2">
        <w:rPr>
          <w:rFonts w:ascii="Aptos" w:hAnsi="Aptos"/>
        </w:rPr>
        <w:t>(Walker et al. 2018, Ho et al. 2023)</w:t>
      </w:r>
      <w:r>
        <w:fldChar w:fldCharType="end"/>
      </w:r>
      <w:r w:rsidRPr="00DC75D5">
        <w:t>.</w:t>
      </w:r>
    </w:p>
    <w:p w14:paraId="59A23AFD" w14:textId="6750F428" w:rsidR="00BA7CE9" w:rsidRPr="00412EDF" w:rsidRDefault="00653652" w:rsidP="00BA7CE9">
      <w:pPr>
        <w:spacing w:line="480" w:lineRule="auto"/>
        <w:ind w:firstLine="720"/>
      </w:pPr>
      <w:commentRangeStart w:id="11"/>
      <w:r>
        <w:t>T</w:t>
      </w:r>
      <w:r w:rsidR="00BA7CE9" w:rsidRPr="00412EDF">
        <w:t>he</w:t>
      </w:r>
      <w:commentRangeEnd w:id="11"/>
      <w:r w:rsidR="00FB7EC3" w:rsidRPr="00412EDF">
        <w:rPr>
          <w:rStyle w:val="CommentReference"/>
          <w:sz w:val="24"/>
          <w:szCs w:val="24"/>
        </w:rPr>
        <w:commentReference w:id="11"/>
      </w:r>
      <w:r w:rsidR="00BA7CE9" w:rsidRPr="00412EDF">
        <w:t xml:space="preserve"> </w:t>
      </w:r>
      <w:r w:rsidR="00BA7CE9">
        <w:t xml:space="preserve">spatial and temporal distribution </w:t>
      </w:r>
      <w:r w:rsidR="00BA7CE9" w:rsidRPr="00412EDF">
        <w:t xml:space="preserve">of </w:t>
      </w:r>
      <w:r w:rsidR="00BA7CE9">
        <w:t>each</w:t>
      </w:r>
      <w:r w:rsidR="00BA7CE9" w:rsidRPr="00412EDF">
        <w:t xml:space="preserve"> carrion</w:t>
      </w:r>
      <w:r w:rsidR="00BA7CE9">
        <w:t xml:space="preserve"> resource</w:t>
      </w:r>
      <w:r w:rsidR="00BA7CE9" w:rsidRPr="00412EDF">
        <w:t xml:space="preserve"> </w:t>
      </w:r>
      <w:r w:rsidR="00BA7CE9">
        <w:t>creates different foraging opportunities for scavengers</w:t>
      </w:r>
      <w:r w:rsidR="00BA7CE9" w:rsidRPr="00412EDF">
        <w:t xml:space="preserve">. Sources of natural carrion are temporally unpredictable </w:t>
      </w:r>
      <w:r w:rsidR="00BA7CE9">
        <w:t xml:space="preserve">due to the low hunting success rate of </w:t>
      </w:r>
      <w:r w:rsidR="005F5F1A">
        <w:t xml:space="preserve">gray </w:t>
      </w:r>
      <w:r w:rsidR="00BA7CE9">
        <w:t xml:space="preserve">wolves </w:t>
      </w:r>
      <w:r w:rsidR="00BA7CE9">
        <w:fldChar w:fldCharType="begin"/>
      </w:r>
      <w:r w:rsidR="00475DB8">
        <w:instrText xml:space="preserve"> ADDIN ZOTERO_ITEM CSL_CITATION {"citationID":"J2wSJFyO","properties":{"formattedCitation":"(MacNulty 2002)","plainCitation":"(MacNulty 2002)","noteIndex":0},"citationItems":[{"id":1002,"uris":["http://zotero.org/users/9968163/items/GIYY9MWJ"],"itemData":{"id":1002,"type":"thesis","abstract":"Thesis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fldChar w:fldCharType="separate"/>
      </w:r>
      <w:r w:rsidR="00BA7CE9" w:rsidRPr="00525EC0">
        <w:rPr>
          <w:rFonts w:ascii="Aptos" w:hAnsi="Aptos"/>
        </w:rPr>
        <w:t>(</w:t>
      </w:r>
      <w:r w:rsidR="00BA7CE9" w:rsidRPr="005F5F1A">
        <w:rPr>
          <w:rFonts w:ascii="Aptos" w:hAnsi="Aptos"/>
        </w:rPr>
        <w:t>MacNulty</w:t>
      </w:r>
      <w:r w:rsidR="00BA7CE9" w:rsidRPr="00525EC0">
        <w:rPr>
          <w:rFonts w:ascii="Aptos" w:hAnsi="Aptos"/>
        </w:rPr>
        <w:t xml:space="preserve"> 2002)</w:t>
      </w:r>
      <w:r w:rsidR="00BA7CE9">
        <w:fldChar w:fldCharType="end"/>
      </w:r>
      <w:r w:rsidR="00BA7CE9">
        <w:t xml:space="preserve"> </w:t>
      </w:r>
      <w:r w:rsidR="00BA7CE9" w:rsidRPr="00412EDF">
        <w:t>and occur across a wide spatial scale</w:t>
      </w:r>
      <w:r w:rsidR="00BA7CE9">
        <w:t xml:space="preserve"> </w:t>
      </w:r>
      <w:r w:rsidR="00BA7CE9">
        <w:fldChar w:fldCharType="begin"/>
      </w:r>
      <w:r w:rsidR="00475DB8">
        <w:instrText xml:space="preserve"> ADDIN ZOTERO_ITEM CSL_CITATION {"citationID":"37yzpvyr","properties":{"formattedCitation":"(Wilmers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F00157">
        <w:rPr>
          <w:rFonts w:ascii="Aptos" w:hAnsi="Aptos" w:cs="Times New Roman"/>
          <w:kern w:val="0"/>
        </w:rPr>
        <w:t>(Wilmers et al. 2003</w:t>
      </w:r>
      <w:r w:rsidR="00BA7CE9" w:rsidRPr="00F00157">
        <w:rPr>
          <w:rFonts w:ascii="Aptos" w:hAnsi="Aptos" w:cs="Times New Roman"/>
          <w:i/>
          <w:iCs/>
          <w:kern w:val="0"/>
        </w:rPr>
        <w:t>b</w:t>
      </w:r>
      <w:r w:rsidR="00BA7CE9" w:rsidRPr="00F00157">
        <w:rPr>
          <w:rFonts w:ascii="Aptos" w:hAnsi="Aptos" w:cs="Times New Roman"/>
          <w:kern w:val="0"/>
        </w:rPr>
        <w:t>)</w:t>
      </w:r>
      <w:r w:rsidR="00BA7CE9">
        <w:fldChar w:fldCharType="end"/>
      </w:r>
      <w:r w:rsidR="00BA7CE9" w:rsidRPr="00412EDF">
        <w:t xml:space="preserve">. Anthropogenic carrion is more temporally and spatially aggregated, which provides </w:t>
      </w:r>
      <w:r w:rsidR="00BA7CE9">
        <w:t xml:space="preserve">more individuals from species with high mobility access to the area with a reliable resource </w:t>
      </w:r>
      <w:r w:rsidR="00BA7CE9">
        <w:fldChar w:fldCharType="begin"/>
      </w:r>
      <w:r w:rsidR="00475DB8">
        <w:instrText xml:space="preserve"> ADDIN ZOTERO_ITEM CSL_CITATION {"citationID":"wrKV41oM","properties":{"formattedCitation":"(Wilmers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902ED4">
        <w:rPr>
          <w:rFonts w:ascii="Aptos" w:hAnsi="Aptos" w:cs="Times New Roman"/>
          <w:kern w:val="0"/>
        </w:rPr>
        <w:t>(Wilmers et al. 2003</w:t>
      </w:r>
      <w:r w:rsidR="00BA7CE9" w:rsidRPr="00902ED4">
        <w:rPr>
          <w:rFonts w:ascii="Aptos" w:hAnsi="Aptos" w:cs="Times New Roman"/>
          <w:i/>
          <w:iCs/>
          <w:kern w:val="0"/>
        </w:rPr>
        <w:t>b</w:t>
      </w:r>
      <w:r w:rsidR="00BA7CE9" w:rsidRPr="00902ED4">
        <w:rPr>
          <w:rFonts w:ascii="Aptos" w:hAnsi="Aptos" w:cs="Times New Roman"/>
          <w:kern w:val="0"/>
        </w:rPr>
        <w:t>)</w:t>
      </w:r>
      <w:r w:rsidR="00BA7CE9">
        <w:fldChar w:fldCharType="end"/>
      </w:r>
      <w:r w:rsidR="00BA7CE9" w:rsidRPr="00412EDF">
        <w:t xml:space="preserve">. </w:t>
      </w:r>
      <w:r w:rsidR="00BA7CE9">
        <w:t>P</w:t>
      </w:r>
      <w:r w:rsidR="00BA7CE9" w:rsidRPr="00412EDF">
        <w:t>ersecution</w:t>
      </w:r>
      <w:r w:rsidR="00BA7CE9">
        <w:t xml:space="preserve"> by humans</w:t>
      </w:r>
      <w:r w:rsidR="00BA7CE9" w:rsidRPr="00412EDF">
        <w:t xml:space="preserve"> </w:t>
      </w:r>
      <w:r w:rsidR="00BA7CE9">
        <w:t>may</w:t>
      </w:r>
      <w:r w:rsidR="00BA7CE9" w:rsidRPr="00412EDF">
        <w:t xml:space="preserve"> also prevent certain species </w:t>
      </w:r>
      <w:r w:rsidR="00BA7CE9">
        <w:t xml:space="preserve">such as coyotes and wolves, </w:t>
      </w:r>
      <w:r w:rsidR="00BA7CE9" w:rsidRPr="00412EDF">
        <w:t>f</w:t>
      </w:r>
      <w:r w:rsidR="00BA7CE9">
        <w:t>rom</w:t>
      </w:r>
      <w:r w:rsidR="00BA7CE9" w:rsidRPr="00412EDF">
        <w:t xml:space="preserve"> safely access spaces with anthropogenic carrion</w:t>
      </w:r>
      <w:r w:rsidR="00BA7CE9">
        <w:t>, removing dominant competitors</w:t>
      </w:r>
      <w:r w:rsidR="00BA7CE9" w:rsidRPr="00412EDF">
        <w:t xml:space="preserve"> </w:t>
      </w:r>
      <w:r w:rsidR="00BA7CE9" w:rsidRPr="00412EDF">
        <w:fldChar w:fldCharType="begin"/>
      </w:r>
      <w:r w:rsidR="00475DB8">
        <w:instrText xml:space="preserve"> ADDIN ZOTERO_ITEM CSL_CITATION {"citationID":"Wi4D0ian","properties":{"formattedCitation":"(Wilmers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412EDF">
        <w:fldChar w:fldCharType="separate"/>
      </w:r>
      <w:r w:rsidR="00BA7CE9" w:rsidRPr="00231BE0">
        <w:rPr>
          <w:rFonts w:ascii="Aptos" w:hAnsi="Aptos" w:cs="Times New Roman"/>
          <w:kern w:val="0"/>
        </w:rPr>
        <w:t>(Wilmers et al. 2003</w:t>
      </w:r>
      <w:r w:rsidR="00BA7CE9" w:rsidRPr="00231BE0">
        <w:rPr>
          <w:rFonts w:ascii="Aptos" w:hAnsi="Aptos" w:cs="Times New Roman"/>
          <w:i/>
          <w:iCs/>
          <w:kern w:val="0"/>
        </w:rPr>
        <w:t>b</w:t>
      </w:r>
      <w:r w:rsidR="00BA7CE9" w:rsidRPr="00231BE0">
        <w:rPr>
          <w:rFonts w:ascii="Aptos" w:hAnsi="Aptos" w:cs="Times New Roman"/>
          <w:kern w:val="0"/>
        </w:rPr>
        <w:t>)</w:t>
      </w:r>
      <w:r w:rsidR="00BA7CE9" w:rsidRPr="00412EDF">
        <w:fldChar w:fldCharType="end"/>
      </w:r>
      <w:r w:rsidR="00BA7CE9" w:rsidRPr="00412EDF">
        <w:t>.</w:t>
      </w:r>
      <w:r w:rsidR="00BA7CE9">
        <w:t xml:space="preserve"> </w:t>
      </w:r>
    </w:p>
    <w:p w14:paraId="3FBDE81B" w14:textId="20BB3420" w:rsidR="00BA7CE9" w:rsidRDefault="00BA7CE9" w:rsidP="00BA7CE9">
      <w:pPr>
        <w:spacing w:line="480" w:lineRule="auto"/>
        <w:ind w:firstLine="720"/>
      </w:pPr>
      <w:r w:rsidRPr="00412EDF">
        <w:t xml:space="preserve">Common ravens </w:t>
      </w:r>
      <w:r w:rsidR="00FD288A">
        <w:t>(</w:t>
      </w:r>
      <w:r w:rsidR="00FD288A">
        <w:rPr>
          <w:i/>
          <w:iCs/>
        </w:rPr>
        <w:t xml:space="preserve">Corvus </w:t>
      </w:r>
      <w:r w:rsidR="00FD288A" w:rsidRPr="00FD288A">
        <w:t>corax</w:t>
      </w:r>
      <w:r w:rsidR="00FD288A">
        <w:t xml:space="preserve">) </w:t>
      </w:r>
      <w:r w:rsidRPr="00FD288A">
        <w:t>are</w:t>
      </w:r>
      <w:r w:rsidRPr="00412EDF">
        <w:t xml:space="preserve"> foraging generalists and facultative scavengers with a high movement potential due to efficient soaring</w:t>
      </w:r>
      <w:r w:rsidR="00BF50B6">
        <w:t xml:space="preserve"> that </w:t>
      </w:r>
      <w:commentRangeStart w:id="12"/>
      <w:r w:rsidR="00BF50B6">
        <w:t xml:space="preserve">have seen dramatic growth in their populations in North America </w:t>
      </w:r>
      <w:r w:rsidR="003C3310">
        <w:fldChar w:fldCharType="begin"/>
      </w:r>
      <w:r w:rsidR="00475DB8">
        <w:instrText xml:space="preserve"> ADDIN ZOTERO_ITEM CSL_CITATION {"citationID":"wRBN5ca2","properties":{"formattedCitation":"(Harju et al. 2021)","plainCitation":"(Harju et al. 2021)","noteIndex":0},"citationItems":[{"id":989,"uris":["http://zotero.org/users/9968163/items/NXLEQANJ"],"itemData":{"id":989,"type":"article-journal","abstract":"Over the last half century, common raven (Corvus corax; raven) populations have increased in abundance across much of North America. Ravens are generalist predators known to depredate the eggs and young of several sensitive species. Quantifying raven population increases at multiple spatial scales across North America will help wildlife resource managers identify areas where population increases present the greatest risk to species conservation. We used a hierarchical Bayesian modeling approach to analyze trends of standardized raven counts from 1966 to 2018 using Breeding Bird Survey data within each Level I and II ecoregion of the United States and Canada. We also compared raven abundance within and outside the distributions of 9 sensitive or endangered species. Although we found substantial evidence that raven populations have increased across North America, populations varied in growth rates and relative abundances among regions. We found 73% of Level I (11/15) and II (25/34) ecoregions demonstrated positive annual population growth rates ranging from 0.2–9.4%. We found higher raven abundance inside versus outside the distributions of 7 of the 9 sensitive species included in our analysis. Gunnison sage-grouse (Centrocercus minimus) had the highest discrepancy, with 293% more ravens within compared to outside of their range, followed by greater sandhill crane (Antigone canadensis tabida; 280%), and greater sage-grouse (C. urophasianus; 204%). Only 2 species, least tern (Sternula antillarum) and piping plover (Charadrius melodus), indicated lower raven abundance within relative to outside their distributions. Our findings will help wildlife resource managers identify regional trends in abundance of ravens and anticipate which sensitive species are at greatest risk from elevated raven populations. Future research directed at identifying the underlying regional drivers of these trends could help elucidate the most appropriate and responsive management actions and, thereby, guide the development of raven population management plans to mitigate impacts to sensitive species.","container-title":"Human-Wildlife Interactions","ISSN":"2155-3858","issue":"3","page":"248-269","publisher":"Utah State University - Berryman Institute","source":"JSTOR","title":"Estimating trends of common raven populations in North America, 1966–2018","volume":"15","author":[{"family":"Harju","given":"Seth M."},{"family":"Coates","given":"Peter S."},{"family":"Dettenmaier","given":"Seth J."},{"family":"Dinkins","given":"Jonathan B."},{"family":"Jackson","given":"Pat J."},{"family":"Chenaille","given":"Michael P."}],"issued":{"date-parts":[["2021"]]}}}],"schema":"https://github.com/citation-style-language/schema/raw/master/csl-citation.json"} </w:instrText>
      </w:r>
      <w:r w:rsidR="003C3310">
        <w:fldChar w:fldCharType="separate"/>
      </w:r>
      <w:r w:rsidR="003C3310" w:rsidRPr="003C3310">
        <w:rPr>
          <w:rFonts w:ascii="Aptos" w:hAnsi="Aptos"/>
        </w:rPr>
        <w:t>(Harju et al. 2021)</w:t>
      </w:r>
      <w:r w:rsidR="003C3310">
        <w:fldChar w:fldCharType="end"/>
      </w:r>
      <w:commentRangeEnd w:id="12"/>
      <w:r w:rsidR="00FB7EC3" w:rsidRPr="00412EDF">
        <w:rPr>
          <w:rStyle w:val="CommentReference"/>
          <w:sz w:val="24"/>
          <w:szCs w:val="24"/>
        </w:rPr>
        <w:commentReference w:id="12"/>
      </w:r>
      <w:r w:rsidRPr="00412EDF">
        <w:t xml:space="preserve">. They have historically utilized </w:t>
      </w:r>
      <w:r w:rsidR="009B29DD">
        <w:t xml:space="preserve">gray </w:t>
      </w:r>
      <w:r w:rsidRPr="00412EDF">
        <w:t>wolves</w:t>
      </w:r>
      <w:r w:rsidR="009B29DD">
        <w:t xml:space="preserve"> (</w:t>
      </w:r>
      <w:r w:rsidR="009B29DD">
        <w:rPr>
          <w:i/>
          <w:iCs/>
        </w:rPr>
        <w:t>Canus lupus</w:t>
      </w:r>
      <w:r w:rsidR="009B29DD">
        <w:t>)</w:t>
      </w:r>
      <w:r w:rsidRPr="00412EDF">
        <w:t xml:space="preserve"> as a source of carrion and investigate howling and hunting behavior for potential food </w:t>
      </w:r>
      <w:r w:rsidRPr="00412EDF">
        <w:fldChar w:fldCharType="begin"/>
      </w:r>
      <w:r w:rsidR="00475DB8">
        <w:instrText xml:space="preserve"> ADDIN ZOTERO_ITEM CSL_CITATION {"citationID":"qOdvttjn","properties":{"formattedCitation":"(Harrington 1978, Stahler et al. 2002)","plainCitation":"(Harrington 1978, Stahler et al. 2002)","noteIndex":0},"citationItems":[{"id":907,"uris":["http://zotero.org/users/9968163/items/2NY8I6XX"],"itemData":{"id":907,"type":"article-journal","container-title":"The Condor","DOI":"10.2307/1367925","ISSN":"00105422","issue":"2","journalAbbreviation":"The Condor","language":"en","page":"236","source":"DOI.org (Crossref)","title":"Ravens Attracted to Wolf Howling","volume":"80","author":[{"family":"Harrington","given":"Fred H."}],"issued":{"date-parts":[["1978"]]}}},{"id":30,"uris":["http://zotero.org/users/9968163/items/QBNZNE2M"],"itemData":{"id":30,"type":"article-journal","abstract":"One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412EDF">
        <w:fldChar w:fldCharType="separate"/>
      </w:r>
      <w:r w:rsidRPr="00231BE0">
        <w:rPr>
          <w:rFonts w:ascii="Aptos" w:hAnsi="Aptos"/>
        </w:rPr>
        <w:t>(Harrington 1978, Stahler et al. 2002)</w:t>
      </w:r>
      <w:r w:rsidRPr="00412EDF">
        <w:fldChar w:fldCharType="end"/>
      </w:r>
      <w:r w:rsidRPr="00412EDF">
        <w:t>. Winters with higher wolf prey-acquisition rates also promote</w:t>
      </w:r>
      <w:r>
        <w:t>s</w:t>
      </w:r>
      <w:r w:rsidRPr="00412EDF">
        <w:t xml:space="preserve"> </w:t>
      </w:r>
      <w:r>
        <w:t xml:space="preserve">vagrant </w:t>
      </w:r>
      <w:r w:rsidRPr="00412EDF">
        <w:t xml:space="preserve">raven use of wolf-habitat instead of anthropogenic landscapes </w:t>
      </w:r>
      <w:r w:rsidRPr="00412EDF">
        <w:fldChar w:fldCharType="begin"/>
      </w:r>
      <w:r w:rsidR="00475DB8">
        <w:instrText xml:space="preserve"> ADDIN ZOTERO_ITEM CSL_CITATION {"citationID":"FQoPVxFI","properties":{"formattedCitation":"(Walker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412EDF">
        <w:fldChar w:fldCharType="separate"/>
      </w:r>
      <w:r w:rsidRPr="00231BE0">
        <w:rPr>
          <w:rFonts w:ascii="Aptos" w:hAnsi="Aptos"/>
        </w:rPr>
        <w:t>(Walker et al. 2018)</w:t>
      </w:r>
      <w:r w:rsidRPr="00412EDF">
        <w:fldChar w:fldCharType="end"/>
      </w:r>
      <w:r w:rsidRPr="00412EDF">
        <w:t xml:space="preserve">. However, with the explosive growth of anthropogenic influence around the world, ravens have adapted to exploit anthropogenic resources such </w:t>
      </w:r>
      <w:r w:rsidRPr="00412EDF">
        <w:lastRenderedPageBreak/>
        <w:t>as human hunting</w:t>
      </w:r>
      <w:r>
        <w:t>,</w:t>
      </w:r>
      <w:r w:rsidRPr="00412EDF">
        <w:t xml:space="preserve"> </w:t>
      </w:r>
      <w:r>
        <w:t>e</w:t>
      </w:r>
      <w:r w:rsidRPr="00412EDF">
        <w:t xml:space="preserve">ven learning to recognize gunshots as an indicator of </w:t>
      </w:r>
      <w:r w:rsidRPr="008314E0">
        <w:t>potential</w:t>
      </w:r>
      <w:r w:rsidRPr="00412EDF">
        <w:t xml:space="preserve"> food </w:t>
      </w:r>
      <w:r w:rsidRPr="00412EDF">
        <w:fldChar w:fldCharType="begin"/>
      </w:r>
      <w:r w:rsidR="00475DB8">
        <w:instrText xml:space="preserve"> ADDIN ZOTERO_ITEM CSL_CITATION {"citationID":"BiNaRqhv","properties":{"formattedCitation":"(White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Pr="00412EDF">
        <w:fldChar w:fldCharType="separate"/>
      </w:r>
      <w:r w:rsidRPr="00231BE0">
        <w:rPr>
          <w:rFonts w:ascii="Aptos" w:hAnsi="Aptos"/>
        </w:rPr>
        <w:t>(White 2005)</w:t>
      </w:r>
      <w:r w:rsidRPr="00412EDF">
        <w:fldChar w:fldCharType="end"/>
      </w:r>
      <w:r w:rsidRPr="00412EDF">
        <w:t>. Territory hold</w:t>
      </w:r>
      <w:r>
        <w:t>ing ravens</w:t>
      </w:r>
      <w:r w:rsidRPr="00412EDF">
        <w:t xml:space="preserve"> defend their breeding territories year-round </w:t>
      </w:r>
      <w:r w:rsidRPr="00412EDF">
        <w:fldChar w:fldCharType="begin"/>
      </w:r>
      <w:r w:rsidR="00475DB8">
        <w:instrText xml:space="preserve"> ADDIN ZOTERO_ITEM CSL_CITATION {"citationID":"YuEWo5My","properties":{"formattedCitation":"(Heinrich 1988)","plainCitation":"(Heinrich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412EDF">
        <w:fldChar w:fldCharType="separate"/>
      </w:r>
      <w:r w:rsidRPr="00231BE0">
        <w:rPr>
          <w:rFonts w:ascii="Aptos" w:hAnsi="Aptos"/>
        </w:rPr>
        <w:t>(Heinrich 1988)</w:t>
      </w:r>
      <w:r w:rsidRPr="00412EDF">
        <w:fldChar w:fldCharType="end"/>
      </w:r>
      <w:r>
        <w:t xml:space="preserve">; however, outside of the breeding </w:t>
      </w:r>
      <w:r w:rsidRPr="00412EDF">
        <w:t xml:space="preserve">season they are not as restricted in their use of space </w:t>
      </w:r>
      <w:r w:rsidRPr="00412EDF">
        <w:fldChar w:fldCharType="begin"/>
      </w:r>
      <w:r w:rsidR="00475DB8">
        <w:instrText xml:space="preserve"> ADDIN ZOTERO_ITEM CSL_CITATION {"citationID":"QAI4D2TS","properties":{"formattedCitation":"(Ho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412EDF">
        <w:fldChar w:fldCharType="separate"/>
      </w:r>
      <w:r w:rsidRPr="00231BE0">
        <w:rPr>
          <w:rFonts w:ascii="Aptos" w:hAnsi="Aptos"/>
        </w:rPr>
        <w:t>(Ho et al. 2023)</w:t>
      </w:r>
      <w:r w:rsidRPr="00412EDF">
        <w:fldChar w:fldCharType="end"/>
      </w:r>
      <w:r>
        <w:t xml:space="preserve"> because they are not bound by central place foraging where they are </w:t>
      </w:r>
      <w:r w:rsidRPr="00412EDF">
        <w:t xml:space="preserve">required to provision </w:t>
      </w:r>
      <w:r>
        <w:t>an</w:t>
      </w:r>
      <w:r w:rsidRPr="00412EDF">
        <w:t xml:space="preserve"> incubating female or young. </w:t>
      </w:r>
    </w:p>
    <w:p w14:paraId="737E38BC" w14:textId="40D94D16" w:rsidR="00BA7CE9" w:rsidRPr="005D10CA" w:rsidRDefault="00BA7CE9" w:rsidP="00BA7CE9">
      <w:pPr>
        <w:spacing w:line="480" w:lineRule="auto"/>
        <w:ind w:firstLine="720"/>
      </w:pPr>
      <w:r w:rsidRPr="005D10CA">
        <w:t xml:space="preserve">To better understand how variations in the availability of carrion from natural and anthropogenic sources influences the foraging and movement decisions of territory holding ravens in protected areas, we conducted a study in Yellowstone National Park. Gray wolves were reintroduced to the landscape in 1995 and have since returned to a healthy, stable population level </w:t>
      </w:r>
      <w:r>
        <w:fldChar w:fldCharType="begin"/>
      </w:r>
      <w:r w:rsidR="00475DB8">
        <w:instrText xml:space="preserve"> ADDIN ZOTERO_ITEM CSL_CITATION {"citationID":"jLuSxOZz","properties":{"formattedCitation":"(Cassidy et al. 2025)","plainCitation":"(Cassidy et al. 2025)","noteIndex":0},"citationItems":[{"id":1016,"uris":["http://zotero.org/users/9968163/items/CQDXIF5Z"],"itemData":{"id":1016,"type":"article-journal","container-title":"National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fldChar w:fldCharType="separate"/>
      </w:r>
      <w:r w:rsidRPr="005D10CA">
        <w:rPr>
          <w:rFonts w:ascii="Aptos" w:hAnsi="Aptos"/>
        </w:rPr>
        <w:t>(Cassidy et al. 2025)</w:t>
      </w:r>
      <w:r>
        <w:fldChar w:fldCharType="end"/>
      </w:r>
      <w:r w:rsidRPr="005D10CA">
        <w:t xml:space="preserve">. Their return to the landscape </w:t>
      </w:r>
      <w:r>
        <w:t xml:space="preserve">played a role in creating </w:t>
      </w:r>
      <w:r w:rsidRPr="005D10CA">
        <w:t xml:space="preserve">a more consistent regime for natural carrion throughout the year </w:t>
      </w:r>
      <w:r w:rsidRPr="005D10CA">
        <w:fldChar w:fldCharType="begin"/>
      </w:r>
      <w:r w:rsidR="00475DB8">
        <w:instrText xml:space="preserve"> ADDIN ZOTERO_ITEM CSL_CITATION {"citationID":"0XeFlCEW","properties":{"formattedCitation":"(Wilmers et al. 2003{\\i{}a}, Wilmers and Getz 2004)","plainCitation":"(Wilmers et al. 2003a, Wilmers and Getz 2004)","noteIndex":0},"citationItems":[{"id":9,"uris":["http://zotero.org/users/9968163/items/9AZHVDTJ"],"itemData":{"id":9,"type":"article-journal","abstract":"1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M."}],"issued":{"date-parts":[["2003"]]}}},{"id":8,"uris":["http://zotero.org/users/9968163/items/UWP5JCS3"],"itemData":{"id":8,"type":"article-journal","abstract":"The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5D10CA">
        <w:fldChar w:fldCharType="separate"/>
      </w:r>
      <w:r w:rsidRPr="005D10CA">
        <w:t>(Wilmers et al. 2003</w:t>
      </w:r>
      <w:r w:rsidRPr="005D10CA">
        <w:rPr>
          <w:i/>
          <w:iCs/>
        </w:rPr>
        <w:t>a</w:t>
      </w:r>
      <w:r w:rsidRPr="005D10CA">
        <w:t>, Wilmers and Getz 2004)</w:t>
      </w:r>
      <w:r w:rsidRPr="005D10CA">
        <w:fldChar w:fldCharType="end"/>
      </w:r>
      <w:r w:rsidRPr="005D10CA">
        <w:t xml:space="preserve">. Yellowstone is surrounded by public lands held by </w:t>
      </w:r>
      <w:r>
        <w:t xml:space="preserve">the US Forest Service (USFS) </w:t>
      </w:r>
      <w:r w:rsidRPr="005D10CA">
        <w:t>that allow</w:t>
      </w:r>
      <w:r>
        <w:t>s</w:t>
      </w:r>
      <w:r w:rsidRPr="005D10CA">
        <w:t xml:space="preserve"> recreational ungulate hunting during the winter. Hunters field dress their kills and leave behind </w:t>
      </w:r>
      <w:r w:rsidRPr="007D1427">
        <w:t xml:space="preserve">edible biomass from gut piles, skeletal remains with meat, bones, and hide </w:t>
      </w:r>
      <w:r w:rsidRPr="005D10CA">
        <w:t>that are then available to scavengers. These two sources of carrion are both readily utilized by common ravens</w:t>
      </w:r>
      <w:r>
        <w:t xml:space="preserve"> </w:t>
      </w:r>
      <w:r>
        <w:fldChar w:fldCharType="begin"/>
      </w:r>
      <w:r w:rsidR="00475DB8">
        <w:instrText xml:space="preserve"> ADDIN ZOTERO_ITEM CSL_CITATION {"citationID":"0u49zxyH","properties":{"formattedCitation":"(Ho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94709">
        <w:rPr>
          <w:rFonts w:ascii="Aptos" w:hAnsi="Aptos"/>
        </w:rPr>
        <w:t>(Ho et al. 2023)</w:t>
      </w:r>
      <w:r>
        <w:fldChar w:fldCharType="end"/>
      </w:r>
      <w:r w:rsidRPr="005D10CA">
        <w:t xml:space="preserve">. In fact, ravens that hold breeding territories within Yellowstone National Park have been documented commuting during the winter between their territories and hunting areas outside the park boundaries </w:t>
      </w:r>
      <w:r w:rsidRPr="005D10CA">
        <w:fldChar w:fldCharType="begin"/>
      </w:r>
      <w:r w:rsidR="00475DB8">
        <w:instrText xml:space="preserve"> ADDIN ZOTERO_ITEM CSL_CITATION {"citationID":"bgOnd68S","properties":{"unsorted":true,"formattedCitation":"(Marzluff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5D10CA">
        <w:fldChar w:fldCharType="separate"/>
      </w:r>
      <w:r w:rsidRPr="00C77294">
        <w:rPr>
          <w:rFonts w:ascii="Aptos" w:hAnsi="Aptos"/>
        </w:rPr>
        <w:t>(Marzluff et al. 2021)</w:t>
      </w:r>
      <w:r w:rsidRPr="005D10CA">
        <w:fldChar w:fldCharType="end"/>
      </w:r>
      <w:r w:rsidRPr="005D10CA">
        <w:t xml:space="preserve">. </w:t>
      </w:r>
    </w:p>
    <w:p w14:paraId="4C5377D6" w14:textId="7F8260C3" w:rsidR="00BA7CE9" w:rsidRPr="00412EDF" w:rsidRDefault="00BA7CE9" w:rsidP="00BA7CE9">
      <w:pPr>
        <w:spacing w:line="480" w:lineRule="auto"/>
        <w:ind w:firstLine="720"/>
      </w:pPr>
      <w:r w:rsidRPr="005D10CA">
        <w:t xml:space="preserve">In this study, </w:t>
      </w:r>
      <w:r w:rsidR="00F1571E">
        <w:t>we</w:t>
      </w:r>
      <w:r w:rsidRPr="005D10CA">
        <w:t xml:space="preserve"> use data from </w:t>
      </w:r>
      <w:r>
        <w:t>global positioning system (GPS)</w:t>
      </w:r>
      <w:r w:rsidRPr="005D10CA">
        <w:t xml:space="preserve"> tracked ravens to </w:t>
      </w:r>
      <w:r w:rsidR="0032699C">
        <w:t xml:space="preserve">test the hypothesis that movement decisions are influenced by the availability of </w:t>
      </w:r>
      <w:r w:rsidRPr="005D10CA">
        <w:t xml:space="preserve">carrion from natural sources and carrion provided from </w:t>
      </w:r>
      <w:r w:rsidR="001E70B8">
        <w:t>recreational</w:t>
      </w:r>
      <w:r w:rsidRPr="005D10CA">
        <w:t xml:space="preserve"> hunting outside Yellowstone</w:t>
      </w:r>
      <w:del w:id="13" w:author="John M. Marzluff" w:date="2026-01-30T14:22:00Z" w16du:dateUtc="2026-01-30T21:22:00Z">
        <w:r w:rsidRPr="005D10CA" w:rsidDel="00FB7EC3">
          <w:delText xml:space="preserve"> </w:delText>
        </w:r>
        <w:r w:rsidRPr="005D10CA" w:rsidDel="00FB7EC3">
          <w:lastRenderedPageBreak/>
          <w:delText>influences raven movement decisions</w:delText>
        </w:r>
      </w:del>
      <w:r w:rsidRPr="005D10CA">
        <w:t xml:space="preserve">. </w:t>
      </w:r>
      <w:r w:rsidR="00914B01">
        <w:t xml:space="preserve">We </w:t>
      </w:r>
      <w:r w:rsidR="0046296C">
        <w:t>predict</w:t>
      </w:r>
      <w:r w:rsidRPr="00412EDF">
        <w:t xml:space="preserve"> that</w:t>
      </w:r>
      <w:r>
        <w:t xml:space="preserve"> ravens </w:t>
      </w:r>
      <w:r w:rsidR="00F1571E">
        <w:t>are</w:t>
      </w:r>
      <w:r>
        <w:t xml:space="preserve"> less likely to commute away from their territories when</w:t>
      </w:r>
      <w:r w:rsidRPr="00412EDF">
        <w:t xml:space="preserve"> </w:t>
      </w:r>
      <w:r>
        <w:t>(1) there is an active resources within their territory that provides a close food resource and attract</w:t>
      </w:r>
      <w:r w:rsidR="00F1571E">
        <w:t>s</w:t>
      </w:r>
      <w:r>
        <w:t xml:space="preserve"> other conspecifics into the territory</w:t>
      </w:r>
      <w:r w:rsidR="00A82165">
        <w:t xml:space="preserve"> and</w:t>
      </w:r>
      <w:r>
        <w:t xml:space="preserve"> (2) there is less </w:t>
      </w:r>
      <w:r w:rsidR="00A9616A">
        <w:t>recreational</w:t>
      </w:r>
      <w:r>
        <w:t xml:space="preserve"> hunting </w:t>
      </w:r>
      <w:r w:rsidR="00A82165">
        <w:t>biomass</w:t>
      </w:r>
      <w:r>
        <w:t xml:space="preserve"> available that would provide a more reliable resource and a potentially greater biomass acquired than a predator kill. </w:t>
      </w:r>
      <w:r w:rsidR="0082536D">
        <w:t xml:space="preserve">After a raven has left its territory, we </w:t>
      </w:r>
      <w:r w:rsidR="00732936">
        <w:t>predict</w:t>
      </w:r>
      <w:r w:rsidR="0082536D">
        <w:t xml:space="preserve"> that </w:t>
      </w:r>
      <w:r w:rsidR="00732936">
        <w:t>a raven</w:t>
      </w:r>
      <w:r w:rsidR="0082536D">
        <w:t xml:space="preserve"> will </w:t>
      </w:r>
      <w:r w:rsidR="001E70B8">
        <w:t>visit recreational hunting areas more</w:t>
      </w:r>
      <w:r w:rsidR="00732936">
        <w:t xml:space="preserve"> often when (1) hunting biomass is more readily available and (2) no wolf kill is located </w:t>
      </w:r>
      <w:r w:rsidR="009D7AE3">
        <w:t>while traveling.</w:t>
      </w:r>
      <w:r w:rsidR="00732936">
        <w:t xml:space="preserve"> </w:t>
      </w:r>
    </w:p>
    <w:p w14:paraId="39292A2E" w14:textId="77777777" w:rsidR="00BA7CE9" w:rsidRPr="00412EDF" w:rsidRDefault="00BA7CE9" w:rsidP="00BA7CE9">
      <w:pPr>
        <w:spacing w:line="480" w:lineRule="auto"/>
        <w:ind w:firstLine="720"/>
      </w:pPr>
    </w:p>
    <w:p w14:paraId="7B43ED97" w14:textId="77777777" w:rsidR="00BA7CE9" w:rsidRPr="00412EDF" w:rsidRDefault="00BA7CE9" w:rsidP="00BA7CE9">
      <w:pPr>
        <w:spacing w:line="480" w:lineRule="auto"/>
        <w:rPr>
          <w:b/>
          <w:bCs/>
        </w:rPr>
      </w:pPr>
      <w:r w:rsidRPr="00412EDF">
        <w:rPr>
          <w:b/>
          <w:bCs/>
        </w:rPr>
        <w:t>Methods</w:t>
      </w:r>
    </w:p>
    <w:p w14:paraId="77FEB39C" w14:textId="77777777" w:rsidR="00BA7CE9" w:rsidRPr="00412EDF" w:rsidRDefault="00BA7CE9" w:rsidP="00BA7CE9">
      <w:pPr>
        <w:spacing w:line="480" w:lineRule="auto"/>
        <w:rPr>
          <w:i/>
          <w:iCs/>
        </w:rPr>
      </w:pPr>
      <w:r w:rsidRPr="00412EDF">
        <w:rPr>
          <w:i/>
          <w:iCs/>
        </w:rPr>
        <w:t>Study area</w:t>
      </w:r>
    </w:p>
    <w:p w14:paraId="013D6E52" w14:textId="57C36F52" w:rsidR="00BA7CE9" w:rsidRPr="00412EDF" w:rsidRDefault="00BA37A6" w:rsidP="00BA7CE9">
      <w:pPr>
        <w:spacing w:line="480" w:lineRule="auto"/>
        <w:ind w:firstLine="720"/>
      </w:pPr>
      <w:r>
        <w:t xml:space="preserve">Yellowstone National Park </w:t>
      </w:r>
      <w:r w:rsidR="00726721">
        <w:t xml:space="preserve">is </w:t>
      </w:r>
      <w:del w:id="14" w:author="John M. Marzluff" w:date="2026-01-30T14:24:00Z" w16du:dateUtc="2026-01-30T21:24:00Z">
        <w:r w:rsidR="00726721" w:rsidDel="00FB7EC3">
          <w:delText>one of the largest</w:delText>
        </w:r>
      </w:del>
      <w:ins w:id="15" w:author="John M. Marzluff" w:date="2026-01-30T14:24:00Z" w16du:dateUtc="2026-01-30T21:24:00Z">
        <w:r w:rsidR="00FB7EC3">
          <w:t>a large</w:t>
        </w:r>
      </w:ins>
      <w:ins w:id="16" w:author="John M. Marzluff" w:date="2026-01-30T14:23:00Z" w16du:dateUtc="2026-01-30T21:23:00Z">
        <w:r w:rsidR="00FB7EC3">
          <w:t xml:space="preserve"> (8903 km</w:t>
        </w:r>
        <w:r w:rsidR="00FB7EC3">
          <w:rPr>
            <w:vertAlign w:val="superscript"/>
          </w:rPr>
          <w:t>2)</w:t>
        </w:r>
      </w:ins>
      <w:r w:rsidR="00726721">
        <w:t>, mostly intact temperate ecosystem</w:t>
      </w:r>
      <w:del w:id="17" w:author="John M. Marzluff" w:date="2026-01-30T14:24:00Z" w16du:dateUtc="2026-01-30T21:24:00Z">
        <w:r w:rsidR="00726721" w:rsidDel="00FB7EC3">
          <w:delText>s at</w:delText>
        </w:r>
      </w:del>
      <w:del w:id="18" w:author="John M. Marzluff" w:date="2026-01-30T14:23:00Z" w16du:dateUtc="2026-01-30T21:23:00Z">
        <w:r w:rsidR="00726721" w:rsidDel="00FB7EC3">
          <w:delText xml:space="preserve"> 8903 km</w:delText>
        </w:r>
        <w:r w:rsidR="00726721" w:rsidDel="00FB7EC3">
          <w:rPr>
            <w:vertAlign w:val="superscript"/>
          </w:rPr>
          <w:delText>2</w:delText>
        </w:r>
      </w:del>
      <w:r w:rsidR="00726721">
        <w:t>. It is covered in a mix of habitat types including sagebrush steppe, grasslands, mixed conifer and pine forests</w:t>
      </w:r>
      <w:r w:rsidR="00B94FF3">
        <w:t>, and thermally active regions</w:t>
      </w:r>
      <w:r w:rsidR="00726721">
        <w:t xml:space="preserve">. </w:t>
      </w:r>
      <w:del w:id="19" w:author="John M. Marzluff" w:date="2026-01-30T14:25:00Z" w16du:dateUtc="2026-01-30T21:25:00Z">
        <w:r w:rsidR="00BA7CE9" w:rsidRPr="00412EDF" w:rsidDel="00FB7EC3">
          <w:delText>The northern range of Yellowstone</w:delText>
        </w:r>
      </w:del>
      <w:ins w:id="20" w:author="John M. Marzluff" w:date="2026-01-30T14:25:00Z" w16du:dateUtc="2026-01-30T21:25:00Z">
        <w:r w:rsidR="00FB7EC3">
          <w:t>Yellowstone</w:t>
        </w:r>
      </w:ins>
      <w:r w:rsidR="00BA7CE9" w:rsidRPr="00412EDF">
        <w:t xml:space="preserve"> </w:t>
      </w:r>
      <w:del w:id="21" w:author="John M. Marzluff" w:date="2026-01-30T14:25:00Z" w16du:dateUtc="2026-01-30T21:25:00Z">
        <w:r w:rsidR="00BA7CE9" w:rsidRPr="00412EDF" w:rsidDel="00FB7EC3">
          <w:delText xml:space="preserve">National Park </w:delText>
        </w:r>
      </w:del>
      <w:r w:rsidR="00BA7CE9" w:rsidRPr="00412EDF">
        <w:t xml:space="preserve">is bordered </w:t>
      </w:r>
      <w:ins w:id="22" w:author="John M. Marzluff" w:date="2026-01-30T14:25:00Z" w16du:dateUtc="2026-01-30T21:25:00Z">
        <w:r w:rsidR="00FB7EC3">
          <w:t xml:space="preserve">on the north </w:t>
        </w:r>
      </w:ins>
      <w:r w:rsidR="00BA7CE9" w:rsidRPr="00412EDF">
        <w:t>by the Custer</w:t>
      </w:r>
      <w:r w:rsidR="00BA7CE9">
        <w:t xml:space="preserve"> </w:t>
      </w:r>
      <w:r w:rsidR="00BA7CE9" w:rsidRPr="00412EDF">
        <w:t>Gallatin National Forest, public land managed by the US</w:t>
      </w:r>
      <w:r w:rsidR="00BA7CE9">
        <w:t>FS that</w:t>
      </w:r>
      <w:r w:rsidR="00BA7CE9" w:rsidRPr="00412EDF">
        <w:t xml:space="preserve"> is open to the </w:t>
      </w:r>
      <w:del w:id="23" w:author="John M. Marzluff" w:date="2026-01-30T14:25:00Z" w16du:dateUtc="2026-01-30T21:25:00Z">
        <w:r w:rsidR="00BA7CE9" w:rsidRPr="00412EDF" w:rsidDel="00FB7EC3">
          <w:delText xml:space="preserve">public for </w:delText>
        </w:r>
      </w:del>
      <w:r w:rsidR="00BA7CE9" w:rsidRPr="00412EDF">
        <w:t xml:space="preserve">recreational hunting during various seasons. </w:t>
      </w:r>
      <w:del w:id="24" w:author="John M. Marzluff" w:date="2026-01-30T14:25:00Z" w16du:dateUtc="2026-01-30T21:25:00Z">
        <w:r w:rsidR="00BA7CE9" w:rsidRPr="00412EDF" w:rsidDel="00FB7EC3">
          <w:delText>Th</w:delText>
        </w:r>
        <w:r w:rsidR="00BA7CE9" w:rsidDel="00FB7EC3">
          <w:delText>is</w:delText>
        </w:r>
        <w:r w:rsidR="00BA7CE9" w:rsidRPr="00412EDF" w:rsidDel="00FB7EC3">
          <w:delText xml:space="preserve"> area</w:delText>
        </w:r>
        <w:r w:rsidR="00BA7CE9" w:rsidDel="00FB7EC3">
          <w:delText>,</w:delText>
        </w:r>
        <w:r w:rsidR="00BA7CE9" w:rsidRPr="00412EDF" w:rsidDel="00FB7EC3">
          <w:delText xml:space="preserve"> </w:delText>
        </w:r>
        <w:r w:rsidR="00BA7CE9" w:rsidDel="00FB7EC3">
          <w:delText xml:space="preserve">which is located </w:delText>
        </w:r>
        <w:r w:rsidR="004E4F22" w:rsidDel="00FB7EC3">
          <w:delText>outside</w:delText>
        </w:r>
        <w:r w:rsidR="00BA7CE9" w:rsidRPr="00412EDF" w:rsidDel="00FB7EC3">
          <w:delText xml:space="preserve"> the </w:delText>
        </w:r>
        <w:r w:rsidR="00ED7044" w:rsidDel="00FB7EC3">
          <w:delText>northern boundary of</w:delText>
        </w:r>
        <w:r w:rsidR="00BA7CE9" w:rsidRPr="00412EDF" w:rsidDel="00FB7EC3">
          <w:delText xml:space="preserve"> Yellowstone, is an area with </w:delText>
        </w:r>
        <w:r w:rsidR="00BA7CE9" w:rsidDel="00FB7EC3">
          <w:delText xml:space="preserve">high </w:delText>
        </w:r>
        <w:r w:rsidR="00BA7CE9" w:rsidRPr="00412EDF" w:rsidDel="00FB7EC3">
          <w:delText>ungulate hunting</w:delText>
        </w:r>
        <w:r w:rsidR="00BA7CE9" w:rsidDel="00FB7EC3">
          <w:delText xml:space="preserve"> effort</w:delText>
        </w:r>
        <w:r w:rsidR="00BA7CE9" w:rsidRPr="00412EDF" w:rsidDel="00FB7EC3">
          <w:delText xml:space="preserve"> during the winter</w:delText>
        </w:r>
        <w:r w:rsidR="00BA7CE9" w:rsidDel="00FB7EC3">
          <w:delText xml:space="preserve"> each year</w:delText>
        </w:r>
        <w:r w:rsidR="00BA7CE9" w:rsidRPr="00412EDF" w:rsidDel="00FB7EC3">
          <w:delText>.</w:delText>
        </w:r>
        <w:r w:rsidR="003C4239" w:rsidDel="00FB7EC3">
          <w:delText xml:space="preserve"> </w:delText>
        </w:r>
      </w:del>
      <w:r w:rsidR="003C4239">
        <w:t xml:space="preserve">Hunters </w:t>
      </w:r>
      <w:del w:id="25" w:author="John M. Marzluff" w:date="2026-01-30T14:26:00Z" w16du:dateUtc="2026-01-30T21:26:00Z">
        <w:r w:rsidR="003C4239" w:rsidDel="00FB7EC3">
          <w:delText>are targeting</w:delText>
        </w:r>
      </w:del>
      <w:ins w:id="26" w:author="John M. Marzluff" w:date="2026-01-30T14:26:00Z" w16du:dateUtc="2026-01-30T21:26:00Z">
        <w:r w:rsidR="00FB7EC3">
          <w:t>target</w:t>
        </w:r>
      </w:ins>
      <w:r w:rsidR="00BA7CE9">
        <w:t xml:space="preserve"> e</w:t>
      </w:r>
      <w:r w:rsidR="00BA7CE9" w:rsidRPr="00412EDF">
        <w:t>lk</w:t>
      </w:r>
      <w:r w:rsidR="00F94436">
        <w:t xml:space="preserve"> (</w:t>
      </w:r>
      <w:r w:rsidR="00F94436">
        <w:rPr>
          <w:i/>
          <w:iCs/>
        </w:rPr>
        <w:t>Cervus canadensis</w:t>
      </w:r>
      <w:r w:rsidR="00F94436">
        <w:t>)</w:t>
      </w:r>
      <w:r w:rsidR="00BA7CE9" w:rsidRPr="00412EDF">
        <w:t xml:space="preserve"> and bison </w:t>
      </w:r>
      <w:r w:rsidR="00F94436">
        <w:t>(</w:t>
      </w:r>
      <w:r w:rsidR="00F94436">
        <w:rPr>
          <w:i/>
          <w:iCs/>
        </w:rPr>
        <w:t xml:space="preserve">Bison </w:t>
      </w:r>
      <w:r w:rsidR="00F94436" w:rsidRPr="00395214">
        <w:rPr>
          <w:i/>
          <w:iCs/>
        </w:rPr>
        <w:t>bison</w:t>
      </w:r>
      <w:r w:rsidR="00F94436">
        <w:t xml:space="preserve">) </w:t>
      </w:r>
      <w:r w:rsidR="00A32630" w:rsidRPr="00F94436">
        <w:t>that</w:t>
      </w:r>
      <w:r w:rsidR="00A32630">
        <w:t xml:space="preserve"> </w:t>
      </w:r>
      <w:r w:rsidR="00BA7CE9" w:rsidRPr="00412EDF">
        <w:t xml:space="preserve">migrate </w:t>
      </w:r>
      <w:del w:id="27" w:author="John M. Marzluff" w:date="2026-01-30T14:26:00Z" w16du:dateUtc="2026-01-30T21:26:00Z">
        <w:r w:rsidR="00BA7CE9" w:rsidRPr="00412EDF" w:rsidDel="00FB7EC3">
          <w:delText>through</w:delText>
        </w:r>
        <w:r w:rsidR="00BA7CE9" w:rsidDel="00FB7EC3">
          <w:delText xml:space="preserve"> </w:delText>
        </w:r>
      </w:del>
      <w:ins w:id="28" w:author="John M. Marzluff" w:date="2026-01-30T14:26:00Z" w16du:dateUtc="2026-01-30T21:26:00Z">
        <w:r w:rsidR="00FB7EC3">
          <w:t xml:space="preserve">from Yellowstone </w:t>
        </w:r>
      </w:ins>
      <w:r w:rsidR="00BA7CE9" w:rsidRPr="00412EDF">
        <w:t>during the winter</w:t>
      </w:r>
      <w:r w:rsidR="003C4239">
        <w:t xml:space="preserve"> and </w:t>
      </w:r>
      <w:r w:rsidR="00BA7CE9">
        <w:t>resident</w:t>
      </w:r>
      <w:r w:rsidR="003C4239">
        <w:t xml:space="preserve"> populations of</w:t>
      </w:r>
      <w:r w:rsidR="00BA7CE9">
        <w:t xml:space="preserve"> mule</w:t>
      </w:r>
      <w:r w:rsidR="00B170AB">
        <w:t xml:space="preserve"> (</w:t>
      </w:r>
      <w:r w:rsidR="00B170AB" w:rsidRPr="00B170AB">
        <w:rPr>
          <w:i/>
          <w:iCs/>
        </w:rPr>
        <w:t>Odocoileus hemionus</w:t>
      </w:r>
      <w:r w:rsidR="00B170AB">
        <w:t>)</w:t>
      </w:r>
      <w:r w:rsidR="00BA7CE9">
        <w:t xml:space="preserve"> and white-tailed deer</w:t>
      </w:r>
      <w:r w:rsidR="00B170AB">
        <w:t xml:space="preserve"> (</w:t>
      </w:r>
      <w:r w:rsidR="00B170AB" w:rsidRPr="00B170AB">
        <w:rPr>
          <w:i/>
          <w:iCs/>
        </w:rPr>
        <w:t>Odocoileus</w:t>
      </w:r>
      <w:r w:rsidR="00B170AB" w:rsidRPr="00B170AB">
        <w:t xml:space="preserve"> </w:t>
      </w:r>
      <w:r w:rsidR="00B170AB" w:rsidRPr="00B170AB">
        <w:rPr>
          <w:i/>
          <w:iCs/>
        </w:rPr>
        <w:t>virginianus</w:t>
      </w:r>
      <w:r w:rsidR="00B170AB">
        <w:t>)</w:t>
      </w:r>
      <w:r w:rsidR="009E6FF2">
        <w:t xml:space="preserve"> </w:t>
      </w:r>
      <w:r w:rsidR="00BA7CE9">
        <w:t xml:space="preserve">when winter conditions drive ungulates to lower elevations </w:t>
      </w:r>
      <w:r w:rsidR="00BA7CE9">
        <w:fldChar w:fldCharType="begin"/>
      </w:r>
      <w:r w:rsidR="00475DB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AE5217" w:rsidRPr="00AE5217">
        <w:rPr>
          <w:rFonts w:ascii="Aptos" w:hAnsi="Aptos"/>
        </w:rPr>
        <w:t xml:space="preserve">(Geremia et al. 2011, Rickbeil et </w:t>
      </w:r>
      <w:r w:rsidR="00AE5217" w:rsidRPr="00AE5217">
        <w:rPr>
          <w:rFonts w:ascii="Aptos" w:hAnsi="Aptos"/>
        </w:rPr>
        <w:lastRenderedPageBreak/>
        <w:t>al. 2019)</w:t>
      </w:r>
      <w:r w:rsidR="00BA7CE9">
        <w:fldChar w:fldCharType="end"/>
      </w:r>
      <w:r w:rsidR="00BA7CE9" w:rsidRPr="00412EDF">
        <w:t>.</w:t>
      </w:r>
      <w:r w:rsidR="00BA7CE9">
        <w:t xml:space="preserve"> </w:t>
      </w:r>
      <w:del w:id="29" w:author="John M. Marzluff" w:date="2026-01-30T14:26:00Z" w16du:dateUtc="2026-01-30T21:26:00Z">
        <w:r w:rsidR="00BA7CE9" w:rsidRPr="00412EDF" w:rsidDel="00FB7EC3">
          <w:delText xml:space="preserve">In contrast, across the park boundary </w:delText>
        </w:r>
        <w:r w:rsidR="00925B3E" w:rsidDel="00FB7EC3">
          <w:delText>recreational</w:delText>
        </w:r>
        <w:r w:rsidR="00BA7CE9" w:rsidRPr="00412EDF" w:rsidDel="00FB7EC3">
          <w:delText xml:space="preserve"> hunting is </w:delText>
        </w:r>
        <w:r w:rsidR="00925B3E" w:rsidDel="00FB7EC3">
          <w:delText>prohibited</w:delText>
        </w:r>
        <w:r w:rsidR="00BA7CE9" w:rsidRPr="00412EDF" w:rsidDel="00FB7EC3">
          <w:delText>. Instead,</w:delText>
        </w:r>
      </w:del>
      <w:ins w:id="30" w:author="John M. Marzluff" w:date="2026-01-30T14:26:00Z" w16du:dateUtc="2026-01-30T21:26:00Z">
        <w:r w:rsidR="00FB7EC3">
          <w:t xml:space="preserve">Inside the </w:t>
        </w:r>
        <w:proofErr w:type="gramStart"/>
        <w:r w:rsidR="00FB7EC3">
          <w:t xml:space="preserve">park, </w:t>
        </w:r>
      </w:ins>
      <w:r w:rsidR="00BA7CE9" w:rsidRPr="00412EDF">
        <w:t xml:space="preserve"> </w:t>
      </w:r>
      <w:r w:rsidR="00FA1783">
        <w:t>a</w:t>
      </w:r>
      <w:proofErr w:type="gramEnd"/>
      <w:r w:rsidR="00FA1783">
        <w:t xml:space="preserve"> relatively dense</w:t>
      </w:r>
      <w:r w:rsidR="002B2C5F">
        <w:t xml:space="preserve"> wolf</w:t>
      </w:r>
      <w:r w:rsidR="00FA1783">
        <w:t xml:space="preserve"> population </w:t>
      </w:r>
      <w:r w:rsidR="00BA7CE9" w:rsidRPr="00412EDF">
        <w:t>create</w:t>
      </w:r>
      <w:r w:rsidR="002B2C5F">
        <w:t>s</w:t>
      </w:r>
      <w:r w:rsidR="00BA7CE9" w:rsidRPr="00412EDF">
        <w:t xml:space="preserve"> carrion</w:t>
      </w:r>
      <w:r w:rsidR="00BA7CE9">
        <w:t xml:space="preserve"> during the winter</w:t>
      </w:r>
      <w:r w:rsidR="00BA7CE9" w:rsidRPr="00412EDF">
        <w:t xml:space="preserve">. </w:t>
      </w:r>
    </w:p>
    <w:p w14:paraId="2CBE0300" w14:textId="45361700" w:rsidR="00BA7CE9" w:rsidRPr="00412EDF" w:rsidRDefault="00BA7CE9" w:rsidP="00BA7CE9">
      <w:pPr>
        <w:spacing w:line="480" w:lineRule="auto"/>
      </w:pPr>
      <w:del w:id="31" w:author="John M. Marzluff" w:date="2026-01-30T14:27:00Z" w16du:dateUtc="2026-01-30T21:27:00Z">
        <w:r w:rsidRPr="00412EDF" w:rsidDel="00FB7EC3">
          <w:rPr>
            <w:i/>
            <w:iCs/>
          </w:rPr>
          <w:delText xml:space="preserve">Raven </w:delText>
        </w:r>
      </w:del>
      <w:ins w:id="32" w:author="John M. Marzluff" w:date="2026-01-30T14:27:00Z" w16du:dateUtc="2026-01-30T21:27:00Z">
        <w:r w:rsidR="00FB7EC3">
          <w:rPr>
            <w:i/>
            <w:iCs/>
          </w:rPr>
          <w:t>Tracking r</w:t>
        </w:r>
        <w:r w:rsidR="00FB7EC3" w:rsidRPr="00412EDF">
          <w:rPr>
            <w:i/>
            <w:iCs/>
          </w:rPr>
          <w:t xml:space="preserve">aven </w:t>
        </w:r>
      </w:ins>
      <w:r w:rsidRPr="00412EDF">
        <w:rPr>
          <w:i/>
          <w:iCs/>
        </w:rPr>
        <w:t xml:space="preserve">movement </w:t>
      </w:r>
      <w:del w:id="33" w:author="John M. Marzluff" w:date="2026-01-30T14:27:00Z" w16du:dateUtc="2026-01-30T21:27:00Z">
        <w:r w:rsidRPr="00412EDF" w:rsidDel="00FB7EC3">
          <w:rPr>
            <w:i/>
            <w:iCs/>
          </w:rPr>
          <w:delText>tracking</w:delText>
        </w:r>
        <w:r w:rsidRPr="00412EDF" w:rsidDel="00FB7EC3">
          <w:delText xml:space="preserve"> </w:delText>
        </w:r>
      </w:del>
    </w:p>
    <w:p w14:paraId="1085EE39" w14:textId="4B51E353" w:rsidR="00BA7CE9" w:rsidRDefault="00BA7CE9" w:rsidP="00BA7CE9">
      <w:pPr>
        <w:spacing w:line="480" w:lineRule="auto"/>
        <w:ind w:firstLine="720"/>
      </w:pPr>
      <w:r w:rsidRPr="00412EDF">
        <w:t xml:space="preserve">We tracked common raven movement </w:t>
      </w:r>
      <w:r w:rsidR="00403975">
        <w:t>in</w:t>
      </w:r>
      <w:r w:rsidRPr="00412EDF">
        <w:t xml:space="preserve"> </w:t>
      </w:r>
      <w:ins w:id="34" w:author="John M. Marzluff" w:date="2026-01-30T14:28:00Z" w16du:dateUtc="2026-01-30T21:28:00Z">
        <w:r w:rsidR="00FB7EC3">
          <w:t xml:space="preserve">and around </w:t>
        </w:r>
      </w:ins>
      <w:r w:rsidRPr="00412EDF">
        <w:t xml:space="preserve">Yellowstone National </w:t>
      </w:r>
      <w:commentRangeStart w:id="35"/>
      <w:r w:rsidRPr="00412EDF">
        <w:t xml:space="preserve">Park </w:t>
      </w:r>
      <w:del w:id="36" w:author="John M. Marzluff" w:date="2026-01-30T14:27:00Z" w16du:dateUtc="2026-01-30T21:27:00Z">
        <w:r w:rsidRPr="00412EDF" w:rsidDel="00FB7EC3">
          <w:delText xml:space="preserve">using GPS tracking technology </w:delText>
        </w:r>
      </w:del>
      <w:r w:rsidRPr="00412EDF">
        <w:t>t</w:t>
      </w:r>
      <w:commentRangeEnd w:id="35"/>
      <w:r w:rsidR="007564AD" w:rsidRPr="00412EDF">
        <w:rPr>
          <w:rStyle w:val="CommentReference"/>
          <w:sz w:val="24"/>
          <w:szCs w:val="24"/>
        </w:rPr>
        <w:commentReference w:id="35"/>
      </w:r>
      <w:r w:rsidRPr="00412EDF">
        <w:t xml:space="preserve">o </w:t>
      </w:r>
      <w:proofErr w:type="gramStart"/>
      <w:r w:rsidRPr="00412EDF">
        <w:t>examine</w:t>
      </w:r>
      <w:proofErr w:type="gramEnd"/>
      <w:r w:rsidRPr="00412EDF">
        <w:t xml:space="preserve"> the impacts of carrion availability on foraging decisions</w:t>
      </w:r>
      <w:ins w:id="37" w:author="John M. Marzluff" w:date="2026-01-30T14:28:00Z" w16du:dateUtc="2026-01-30T21:28:00Z">
        <w:r w:rsidR="00FB7EC3">
          <w:t xml:space="preserve"> made by</w:t>
        </w:r>
      </w:ins>
      <w:del w:id="38" w:author="John M. Marzluff" w:date="2026-01-30T14:28:00Z" w16du:dateUtc="2026-01-30T21:28:00Z">
        <w:r w:rsidRPr="00412EDF" w:rsidDel="00FB7EC3">
          <w:delText xml:space="preserve"> of</w:delText>
        </w:r>
      </w:del>
      <w:r w:rsidRPr="00412EDF">
        <w:t xml:space="preserve"> territorial ravens. Ravens were captured between October 2019 and January 2024 using remote controlled net launchers (Coda </w:t>
      </w:r>
      <w:proofErr w:type="gramStart"/>
      <w:r w:rsidRPr="00412EDF">
        <w:t>Enterprises,</w:t>
      </w:r>
      <w:proofErr w:type="gramEnd"/>
      <w:r w:rsidRPr="00412EDF">
        <w:t xml:space="preserve"> Ltd). Various anthropogenic foods and carrion sources were used as bait. Territorial ravens were caught opportunistically in large feeding groups with vagrant ravens and as targeted efforts at territories</w:t>
      </w:r>
      <w:r>
        <w:t xml:space="preserve"> along the road within the national park</w:t>
      </w:r>
      <w:r w:rsidRPr="00412EDF">
        <w:t>. Multiple ravens that were vagrant at the time of capture transitioned into territorial individuals</w:t>
      </w:r>
      <w:r>
        <w:t xml:space="preserve"> during the study period</w:t>
      </w:r>
      <w:r w:rsidRPr="00412EDF">
        <w:t>. Solar powered GPS data loggers (e-</w:t>
      </w:r>
      <w:proofErr w:type="spellStart"/>
      <w:r w:rsidRPr="00412EDF">
        <w:t>obs</w:t>
      </w:r>
      <w:proofErr w:type="spellEnd"/>
      <w:r w:rsidRPr="00412EDF">
        <w:t xml:space="preserve"> GmbH; Bird Solar UMTS, 25 g) were then fit to the bird using </w:t>
      </w:r>
      <w:proofErr w:type="spellStart"/>
      <w:r w:rsidRPr="00412EDF">
        <w:t>teflon</w:t>
      </w:r>
      <w:proofErr w:type="spellEnd"/>
      <w:r w:rsidRPr="00412EDF">
        <w:t xml:space="preserve"> harness straps (total assembly weight &lt;4% body mass). The GPS data loggers recorded locations at 30-minute intervals when above 3,900 mV, no GPS locations when below 3,700 mV, and 1-hour intervals when in between. </w:t>
      </w:r>
      <w:r w:rsidR="00820FC3">
        <w:t>Movement d</w:t>
      </w:r>
      <w:r w:rsidRPr="00412EDF">
        <w:t>ata was downloaded from the GPS data loggers via Bluetooth connection to a hand-held receiver or upload</w:t>
      </w:r>
      <w:r w:rsidR="00551F72">
        <w:t>ed</w:t>
      </w:r>
      <w:r w:rsidRPr="00412EDF">
        <w:t xml:space="preserve"> directly to a </w:t>
      </w:r>
      <w:proofErr w:type="spellStart"/>
      <w:r w:rsidRPr="00412EDF">
        <w:t>Movebank</w:t>
      </w:r>
      <w:proofErr w:type="spellEnd"/>
      <w:r w:rsidRPr="00412EDF">
        <w:t xml:space="preserve"> database through a 3G cell network connection. </w:t>
      </w:r>
      <w:r w:rsidR="00504BF9">
        <w:t>Territorial ravens</w:t>
      </w:r>
      <w:r w:rsidRPr="00412EDF">
        <w:t xml:space="preserve"> were determined by examining their movements during the breeding season when they show restricted movements compared to vagrant individuals </w:t>
      </w:r>
      <w:r w:rsidRPr="00412EDF">
        <w:fldChar w:fldCharType="begin"/>
      </w:r>
      <w:r w:rsidR="00475DB8">
        <w:instrText xml:space="preserve"> ADDIN ZOTERO_ITEM CSL_CITATION {"citationID":"QMYkXyvK","properties":{"formattedCitation":"(Webb et al. 2011)","plainCitation":"(Webb et al. 2011)","noteIndex":0},"citationItems":[{"id":18,"uris":["http://zotero.org/users/9968163/items/SV62KECA"],"itemData":{"id":18,"type":"article-journal","abstract":"A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412EDF">
        <w:fldChar w:fldCharType="separate"/>
      </w:r>
      <w:r w:rsidRPr="00231BE0">
        <w:rPr>
          <w:rFonts w:ascii="Aptos" w:hAnsi="Aptos"/>
        </w:rPr>
        <w:t>(Webb et al. 2011)</w:t>
      </w:r>
      <w:r w:rsidRPr="00412EDF">
        <w:fldChar w:fldCharType="end"/>
      </w:r>
      <w:r w:rsidRPr="00412EDF">
        <w:t xml:space="preserve">. </w:t>
      </w:r>
      <w:r w:rsidR="00C42056">
        <w:t xml:space="preserve">We removed male ravens when both birds in a </w:t>
      </w:r>
      <w:r w:rsidR="00191BA5">
        <w:t>territorial</w:t>
      </w:r>
      <w:r w:rsidR="00C42056">
        <w:t xml:space="preserve"> pair were tagged</w:t>
      </w:r>
      <w:r w:rsidRPr="00412EDF">
        <w:t xml:space="preserve"> to avoid </w:t>
      </w:r>
      <w:proofErr w:type="spellStart"/>
      <w:r w:rsidRPr="00412EDF">
        <w:t>pseudoreplication</w:t>
      </w:r>
      <w:proofErr w:type="spellEnd"/>
      <w:r>
        <w:t xml:space="preserve"> because </w:t>
      </w:r>
      <w:r w:rsidRPr="00412EDF">
        <w:t>raven</w:t>
      </w:r>
      <w:r>
        <w:t xml:space="preserve"> pairs</w:t>
      </w:r>
      <w:r w:rsidRPr="00412EDF">
        <w:t xml:space="preserve"> are known to travel together during the winter while </w:t>
      </w:r>
      <w:r w:rsidRPr="00412EDF">
        <w:lastRenderedPageBreak/>
        <w:t xml:space="preserve">foraging. </w:t>
      </w:r>
      <w:r w:rsidR="006431B4">
        <w:t>The male ravens had less days with successful fixes</w:t>
      </w:r>
      <w:r w:rsidR="00AC162A">
        <w:t xml:space="preserve"> and a lower daily fix rate</w:t>
      </w:r>
      <w:r w:rsidR="006431B4">
        <w:t xml:space="preserve"> than females </w:t>
      </w:r>
      <w:del w:id="39" w:author="John M. Marzluff" w:date="2026-01-30T14:29:00Z" w16du:dateUtc="2026-01-30T21:29:00Z">
        <w:r w:rsidR="006431B4" w:rsidDel="007564AD">
          <w:delText>due to their feather</w:delText>
        </w:r>
      </w:del>
      <w:ins w:id="40" w:author="John M. Marzluff" w:date="2026-01-30T14:29:00Z" w16du:dateUtc="2026-01-30T21:29:00Z">
        <w:r w:rsidR="007564AD">
          <w:t>because their longer feathers</w:t>
        </w:r>
      </w:ins>
      <w:r w:rsidR="006431B4">
        <w:t xml:space="preserve"> </w:t>
      </w:r>
      <w:del w:id="41" w:author="John M. Marzluff" w:date="2026-01-30T14:29:00Z" w16du:dateUtc="2026-01-30T21:29:00Z">
        <w:r w:rsidR="006431B4" w:rsidDel="007564AD">
          <w:delText xml:space="preserve">more </w:delText>
        </w:r>
      </w:del>
      <w:r w:rsidR="006431B4">
        <w:t>often cove</w:t>
      </w:r>
      <w:ins w:id="42" w:author="John M. Marzluff" w:date="2026-01-30T14:29:00Z" w16du:dateUtc="2026-01-30T21:29:00Z">
        <w:r w:rsidR="007564AD">
          <w:t xml:space="preserve">red </w:t>
        </w:r>
      </w:ins>
      <w:del w:id="43" w:author="John M. Marzluff" w:date="2026-01-30T14:29:00Z" w16du:dateUtc="2026-01-30T21:29:00Z">
        <w:r w:rsidR="006431B4" w:rsidDel="007564AD">
          <w:delText xml:space="preserve">ring </w:delText>
        </w:r>
      </w:del>
      <w:r w:rsidR="006431B4">
        <w:t xml:space="preserve">the solar panel and </w:t>
      </w:r>
      <w:ins w:id="44" w:author="John M. Marzluff" w:date="2026-01-30T14:29:00Z" w16du:dateUtc="2026-01-30T21:29:00Z">
        <w:r w:rsidR="007564AD">
          <w:t xml:space="preserve">prevented frequent charging of </w:t>
        </w:r>
      </w:ins>
      <w:del w:id="45" w:author="John M. Marzluff" w:date="2026-01-30T14:29:00Z" w16du:dateUtc="2026-01-30T21:29:00Z">
        <w:r w:rsidR="006431B4" w:rsidDel="007564AD">
          <w:delText>causing lower</w:delText>
        </w:r>
      </w:del>
      <w:r w:rsidR="006431B4">
        <w:t xml:space="preserve"> batter</w:t>
      </w:r>
      <w:ins w:id="46" w:author="John M. Marzluff" w:date="2026-01-30T14:30:00Z" w16du:dateUtc="2026-01-30T21:30:00Z">
        <w:r w:rsidR="007564AD">
          <w:t>ie</w:t>
        </w:r>
      </w:ins>
      <w:del w:id="47" w:author="John M. Marzluff" w:date="2026-01-30T14:29:00Z" w16du:dateUtc="2026-01-30T21:29:00Z">
        <w:r w:rsidR="006431B4" w:rsidDel="007564AD">
          <w:delText>y level</w:delText>
        </w:r>
      </w:del>
      <w:r w:rsidR="006431B4">
        <w:t>s.</w:t>
      </w:r>
      <w:r w:rsidR="00FE6AE6">
        <w:t xml:space="preserve"> </w:t>
      </w:r>
    </w:p>
    <w:p w14:paraId="03EBB7DD" w14:textId="4C096080" w:rsidR="00B329F2" w:rsidRDefault="00B329F2" w:rsidP="00BA7CE9">
      <w:pPr>
        <w:spacing w:line="480" w:lineRule="auto"/>
        <w:ind w:firstLine="720"/>
      </w:pPr>
      <w:r>
        <w:t>For this analysis, the raven GPS points collected were cleaned so that all consecutive GPS points from an individual had at least 29 minutes between them. This removed instances of fixes taken in quick success due to a</w:t>
      </w:r>
      <w:r w:rsidR="00F9710A">
        <w:t>n</w:t>
      </w:r>
      <w:r>
        <w:t xml:space="preserve"> unintended interaction with the satellite during uploads</w:t>
      </w:r>
      <w:r w:rsidR="00774E61">
        <w:t>, while maintaining the greatest number of</w:t>
      </w:r>
      <w:r w:rsidR="00AC187C">
        <w:t xml:space="preserve"> GPS</w:t>
      </w:r>
      <w:r w:rsidR="00774E61">
        <w:t xml:space="preserve"> points.</w:t>
      </w:r>
    </w:p>
    <w:p w14:paraId="34697EC4" w14:textId="5A05C404" w:rsidR="00592E70" w:rsidRPr="00592E70" w:rsidRDefault="00592E70" w:rsidP="00592E70">
      <w:pPr>
        <w:spacing w:line="480" w:lineRule="auto"/>
        <w:rPr>
          <w:i/>
          <w:iCs/>
        </w:rPr>
      </w:pPr>
      <w:commentRangeStart w:id="48"/>
      <w:r w:rsidRPr="00592E70">
        <w:rPr>
          <w:i/>
          <w:iCs/>
        </w:rPr>
        <w:t>Raven</w:t>
      </w:r>
      <w:commentRangeEnd w:id="48"/>
      <w:r w:rsidR="00BD1FB2" w:rsidRPr="00592E70">
        <w:rPr>
          <w:rStyle w:val="CommentReference"/>
          <w:i/>
          <w:iCs/>
          <w:sz w:val="24"/>
          <w:szCs w:val="24"/>
        </w:rPr>
        <w:commentReference w:id="48"/>
      </w:r>
      <w:r w:rsidRPr="00592E70">
        <w:rPr>
          <w:i/>
          <w:iCs/>
        </w:rPr>
        <w:t xml:space="preserve"> movement decisions</w:t>
      </w:r>
    </w:p>
    <w:p w14:paraId="68EE70AE" w14:textId="2FFC4627" w:rsidR="001D4507" w:rsidRDefault="00BA7CE9" w:rsidP="001D4507">
      <w:pPr>
        <w:spacing w:line="480" w:lineRule="auto"/>
        <w:ind w:firstLine="720"/>
      </w:pPr>
      <w:r>
        <w:t>To determine if a raven left its territory, we first define</w:t>
      </w:r>
      <w:ins w:id="49" w:author="John M. Marzluff" w:date="2026-01-30T14:30:00Z" w16du:dateUtc="2026-01-30T21:30:00Z">
        <w:r w:rsidR="007564AD">
          <w:t>d</w:t>
        </w:r>
      </w:ins>
      <w:r>
        <w:t xml:space="preserve"> the spatial boundaries of </w:t>
      </w:r>
      <w:r w:rsidR="00B349C8">
        <w:t>each</w:t>
      </w:r>
      <w:r>
        <w:t xml:space="preserve"> territory. </w:t>
      </w:r>
      <w:r w:rsidR="00F019FF">
        <w:t>We</w:t>
      </w:r>
      <w:r w:rsidRPr="00412EDF">
        <w:t xml:space="preserve"> determine</w:t>
      </w:r>
      <w:r w:rsidR="005E3420">
        <w:t>d</w:t>
      </w:r>
      <w:r w:rsidR="000959FC">
        <w:t xml:space="preserve"> a</w:t>
      </w:r>
      <w:r w:rsidRPr="00412EDF">
        <w:t xml:space="preserve"> raven</w:t>
      </w:r>
      <w:r w:rsidR="006F3452">
        <w:t>’s</w:t>
      </w:r>
      <w:r w:rsidRPr="00412EDF">
        <w:t xml:space="preserve"> territory </w:t>
      </w:r>
      <w:r>
        <w:t xml:space="preserve">location and </w:t>
      </w:r>
      <w:r w:rsidRPr="00412EDF">
        <w:t xml:space="preserve">size by creating a </w:t>
      </w:r>
      <w:commentRangeStart w:id="50"/>
      <w:r w:rsidRPr="00412EDF">
        <w:t>90%</w:t>
      </w:r>
      <w:commentRangeEnd w:id="50"/>
      <w:r w:rsidR="007564AD" w:rsidRPr="00412EDF">
        <w:rPr>
          <w:rStyle w:val="CommentReference"/>
          <w:sz w:val="24"/>
          <w:szCs w:val="24"/>
        </w:rPr>
        <w:commentReference w:id="50"/>
      </w:r>
      <w:r w:rsidRPr="00412EDF">
        <w:t xml:space="preserve"> </w:t>
      </w:r>
      <w:r>
        <w:t>minimum convex polygon (</w:t>
      </w:r>
      <w:r w:rsidRPr="00412EDF">
        <w:t>MCP</w:t>
      </w:r>
      <w:r>
        <w:t>)</w:t>
      </w:r>
      <w:r w:rsidRPr="00412EDF">
        <w:t xml:space="preserve"> </w:t>
      </w:r>
      <w:r>
        <w:t xml:space="preserve">using the package </w:t>
      </w:r>
      <w:proofErr w:type="spellStart"/>
      <w:r>
        <w:t>adehabitatHR</w:t>
      </w:r>
      <w:proofErr w:type="spellEnd"/>
      <w:r>
        <w:t xml:space="preserve"> (</w:t>
      </w:r>
      <w:r w:rsidRPr="002E3103">
        <w:rPr>
          <w:highlight w:val="yellow"/>
        </w:rPr>
        <w:t>version</w:t>
      </w:r>
      <w:r>
        <w:t xml:space="preserve"> 0.4.22) in R (</w:t>
      </w:r>
      <w:r w:rsidRPr="00263D2A">
        <w:rPr>
          <w:highlight w:val="yellow"/>
        </w:rPr>
        <w:t>version</w:t>
      </w:r>
      <w:r>
        <w:t xml:space="preserve"> 4.5.1; Development Core Team </w:t>
      </w:r>
      <w:commentRangeStart w:id="51"/>
      <w:r>
        <w:t>2021</w:t>
      </w:r>
      <w:commentRangeEnd w:id="51"/>
      <w:r>
        <w:rPr>
          <w:rStyle w:val="CommentReference"/>
          <w:sz w:val="24"/>
          <w:szCs w:val="24"/>
        </w:rPr>
        <w:commentReference w:id="51"/>
      </w:r>
      <w:r>
        <w:t xml:space="preserve">) </w:t>
      </w:r>
      <w:del w:id="52" w:author="John M. Marzluff" w:date="2026-01-30T14:30:00Z" w16du:dateUtc="2026-01-30T21:30:00Z">
        <w:r w:rsidDel="007564AD">
          <w:delText xml:space="preserve"> </w:delText>
        </w:r>
      </w:del>
      <w:r w:rsidRPr="00412EDF">
        <w:t>from GPS points collected during the breeding season (</w:t>
      </w:r>
      <w:commentRangeStart w:id="53"/>
      <w:r w:rsidRPr="00412EDF">
        <w:t>May</w:t>
      </w:r>
      <w:commentRangeEnd w:id="53"/>
      <w:r w:rsidRPr="00412EDF">
        <w:rPr>
          <w:rStyle w:val="CommentReference"/>
          <w:sz w:val="24"/>
          <w:szCs w:val="24"/>
        </w:rPr>
        <w:commentReference w:id="53"/>
      </w:r>
      <w:r w:rsidRPr="00412EDF">
        <w:t xml:space="preserve"> - </w:t>
      </w:r>
      <w:r w:rsidR="007E64D9">
        <w:t>July</w:t>
      </w:r>
      <w:r w:rsidRPr="00412EDF">
        <w:t xml:space="preserve">) across all breeding seasons an individual </w:t>
      </w:r>
      <w:r w:rsidR="00AB3474">
        <w:t>was</w:t>
      </w:r>
      <w:r w:rsidRPr="00412EDF">
        <w:t xml:space="preserve"> monitored. A 90%</w:t>
      </w:r>
      <w:r>
        <w:t xml:space="preserve"> MCP</w:t>
      </w:r>
      <w:r w:rsidRPr="00412EDF">
        <w:t xml:space="preserve"> </w:t>
      </w:r>
      <w:r w:rsidR="00137B71">
        <w:t>was</w:t>
      </w:r>
      <w:r w:rsidRPr="00412EDF">
        <w:t xml:space="preserve"> used to account for movements made after any nest failure which </w:t>
      </w:r>
      <w:r>
        <w:t>alleviates</w:t>
      </w:r>
      <w:r w:rsidRPr="00412EDF">
        <w:t xml:space="preserve"> the movement restrictions placed on the adult by central place foraging</w:t>
      </w:r>
      <w:r w:rsidR="00DC75DE">
        <w:t xml:space="preserve"> (Fig 1)</w:t>
      </w:r>
      <w:r w:rsidRPr="00412EDF">
        <w:t xml:space="preserve">. </w:t>
      </w:r>
      <w:r>
        <w:t>A raven was determined to have stayed on its territory if all</w:t>
      </w:r>
      <w:ins w:id="54" w:author="John M. Marzluff" w:date="2026-01-30T14:31:00Z" w16du:dateUtc="2026-01-30T21:31:00Z">
        <w:r w:rsidR="007564AD">
          <w:t xml:space="preserve"> locations </w:t>
        </w:r>
      </w:ins>
      <w:del w:id="55" w:author="John M. Marzluff" w:date="2026-01-30T14:31:00Z" w16du:dateUtc="2026-01-30T21:31:00Z">
        <w:r w:rsidDel="007564AD">
          <w:delText xml:space="preserve"> GPS </w:delText>
        </w:r>
      </w:del>
      <w:r>
        <w:t>on that day were within 1 kilometer of the territory</w:t>
      </w:r>
      <w:r w:rsidR="009254ED">
        <w:t xml:space="preserve"> boundary</w:t>
      </w:r>
      <w:r>
        <w:t xml:space="preserve">. </w:t>
      </w:r>
    </w:p>
    <w:p w14:paraId="7929C8AB" w14:textId="5AA4D91C" w:rsidR="00285591" w:rsidRDefault="001D4507" w:rsidP="00397134">
      <w:pPr>
        <w:spacing w:line="480" w:lineRule="auto"/>
        <w:ind w:firstLine="720"/>
      </w:pPr>
      <w:r>
        <w:t>We defined</w:t>
      </w:r>
      <w:r w:rsidR="00D03F15">
        <w:t xml:space="preserve"> two separate polygons for</w:t>
      </w:r>
      <w:r>
        <w:t xml:space="preserve"> the hunting area potentially utilized by ravens to locate foraging opportunities from gutpiles created from the MT Fish, Wildlife, and Parks rifle hunting season or the tribal hunting season</w:t>
      </w:r>
      <w:r w:rsidR="00FA627F">
        <w:t xml:space="preserve"> (Fig 1</w:t>
      </w:r>
      <w:r w:rsidR="00E95CC0">
        <w:t>, 2</w:t>
      </w:r>
      <w:r w:rsidR="00FA627F">
        <w:t>)</w:t>
      </w:r>
      <w:r w:rsidR="00D03F15">
        <w:t>.</w:t>
      </w:r>
      <w:r w:rsidR="003562A1">
        <w:t xml:space="preserve"> </w:t>
      </w:r>
      <w:r w:rsidR="00820B64">
        <w:t xml:space="preserve">During MTFWP rifle hunting season, which occurs on slightly varying dates from the last week of October to the end of </w:t>
      </w:r>
      <w:r w:rsidR="00820B64">
        <w:lastRenderedPageBreak/>
        <w:t xml:space="preserve">November or first week of December, elk and deer are the main targets and are consistently </w:t>
      </w:r>
      <w:commentRangeStart w:id="56"/>
      <w:r w:rsidR="00820B64">
        <w:t>farther from roadways</w:t>
      </w:r>
      <w:r w:rsidR="00215233">
        <w:t xml:space="preserve"> </w:t>
      </w:r>
      <w:commentRangeEnd w:id="56"/>
      <w:r w:rsidR="007564AD">
        <w:rPr>
          <w:rStyle w:val="CommentReference"/>
          <w:sz w:val="24"/>
          <w:szCs w:val="24"/>
        </w:rPr>
        <w:commentReference w:id="56"/>
      </w:r>
      <w:r w:rsidR="00215233">
        <w:t>and small enough to be packed out by small</w:t>
      </w:r>
      <w:r w:rsidR="005A7EAA">
        <w:t>er</w:t>
      </w:r>
      <w:r w:rsidR="00215233">
        <w:t xml:space="preserve"> group</w:t>
      </w:r>
      <w:r w:rsidR="00C73B07">
        <w:t>s</w:t>
      </w:r>
      <w:r w:rsidR="00215233">
        <w:t xml:space="preserve"> of hunters</w:t>
      </w:r>
      <w:r w:rsidR="00820B64">
        <w:t>. To capture this region</w:t>
      </w:r>
      <w:r w:rsidR="00336714">
        <w:t xml:space="preserve"> (hereafter MTFWP hunting region)</w:t>
      </w:r>
      <w:r w:rsidR="00820B64">
        <w:t>, a 5 km buffer was created around all roads 10 km away from the park boundary around Gardiner, MT</w:t>
      </w:r>
      <w:ins w:id="57" w:author="John M. Marzluff" w:date="2026-01-30T14:34:00Z" w16du:dateUtc="2026-01-30T21:34:00Z">
        <w:r w:rsidR="007564AD">
          <w:t xml:space="preserve"> that were within hunt regions xxx and </w:t>
        </w:r>
        <w:proofErr w:type="gramStart"/>
        <w:r w:rsidR="007564AD">
          <w:t>xxx??</w:t>
        </w:r>
      </w:ins>
      <w:r w:rsidR="00820B64">
        <w:t>.</w:t>
      </w:r>
      <w:proofErr w:type="gramEnd"/>
      <w:r w:rsidR="00820B64">
        <w:t xml:space="preserve">  We recognize that addition</w:t>
      </w:r>
      <w:r w:rsidR="00B05A4C">
        <w:t>al</w:t>
      </w:r>
      <w:r w:rsidR="00820B64">
        <w:t xml:space="preserve"> take will occur outside of this region, but </w:t>
      </w:r>
      <w:proofErr w:type="gramStart"/>
      <w:r w:rsidR="00820B64">
        <w:t>the vast majority of</w:t>
      </w:r>
      <w:proofErr w:type="gramEnd"/>
      <w:r w:rsidR="00820B64">
        <w:t xml:space="preserve"> hunting will occur within this space. </w:t>
      </w:r>
    </w:p>
    <w:p w14:paraId="49D2AE9A" w14:textId="1EFE2FDC" w:rsidR="00076070" w:rsidRDefault="00820B64" w:rsidP="00397134">
      <w:pPr>
        <w:spacing w:line="480" w:lineRule="auto"/>
        <w:ind w:firstLine="720"/>
      </w:pPr>
      <w:r>
        <w:t xml:space="preserve">Bison hunting </w:t>
      </w:r>
      <w:r w:rsidR="00085631">
        <w:t xml:space="preserve">is more concentrated around the </w:t>
      </w:r>
      <w:r>
        <w:t>road</w:t>
      </w:r>
      <w:r w:rsidR="00085631">
        <w:t>way</w:t>
      </w:r>
      <w:r>
        <w:t xml:space="preserve"> as bison migration is largely funneled in the open area along the</w:t>
      </w:r>
      <w:r w:rsidR="00397134">
        <w:t xml:space="preserve"> south</w:t>
      </w:r>
      <w:r>
        <w:t xml:space="preserve"> side of the </w:t>
      </w:r>
      <w:r w:rsidR="00EE6808">
        <w:t>Yellowstone River</w:t>
      </w:r>
      <w:r>
        <w:t xml:space="preserve"> at the park boundary</w:t>
      </w:r>
      <w:r w:rsidR="00FF362C">
        <w:t xml:space="preserve">. </w:t>
      </w:r>
      <w:r w:rsidR="009C4791">
        <w:t>Adult male b</w:t>
      </w:r>
      <w:r w:rsidR="00FF362C">
        <w:t xml:space="preserve">ison can weigh </w:t>
      </w:r>
      <w:r w:rsidR="00CD227A">
        <w:t xml:space="preserve">over </w:t>
      </w:r>
      <w:r w:rsidR="00DE7F28">
        <w:t>750</w:t>
      </w:r>
      <w:r w:rsidR="00FF362C">
        <w:t xml:space="preserve"> kg</w:t>
      </w:r>
      <w:r w:rsidR="00DE7F28">
        <w:t xml:space="preserve"> during the hunting season</w:t>
      </w:r>
      <w:r w:rsidR="007847F8">
        <w:t xml:space="preserve"> (</w:t>
      </w:r>
      <w:r w:rsidR="009B5D83" w:rsidRPr="009B5D83">
        <w:t>Yellowstone Bison Office</w:t>
      </w:r>
      <w:r w:rsidR="009B5D83">
        <w:t>, National Park Service,</w:t>
      </w:r>
      <w:r w:rsidR="009B5D83" w:rsidRPr="009B5D83">
        <w:t xml:space="preserve"> </w:t>
      </w:r>
      <w:r w:rsidR="007847F8" w:rsidRPr="009B5D83">
        <w:t>unpublished dat</w:t>
      </w:r>
      <w:r w:rsidR="009B5D83" w:rsidRPr="009B5D83">
        <w:t>a</w:t>
      </w:r>
      <w:r w:rsidR="007847F8">
        <w:t>)</w:t>
      </w:r>
      <w:r w:rsidR="00FF362C">
        <w:t xml:space="preserve">, so the effort required to hike </w:t>
      </w:r>
      <w:r w:rsidR="00A20FB6">
        <w:t xml:space="preserve">a bison </w:t>
      </w:r>
      <w:r w:rsidR="009F2B12">
        <w:t>harvest</w:t>
      </w:r>
      <w:r w:rsidR="00A20FB6">
        <w:t xml:space="preserve"> back to the road </w:t>
      </w:r>
      <w:r w:rsidR="00FF362C">
        <w:t xml:space="preserve">is </w:t>
      </w:r>
      <w:del w:id="58" w:author="John M. Marzluff" w:date="2026-01-30T14:34:00Z" w16du:dateUtc="2026-01-30T21:34:00Z">
        <w:r w:rsidR="00FF362C" w:rsidDel="007564AD">
          <w:delText>much greater</w:delText>
        </w:r>
      </w:del>
      <w:ins w:id="59" w:author="John M. Marzluff" w:date="2026-01-30T14:34:00Z" w16du:dateUtc="2026-01-30T21:34:00Z">
        <w:r w:rsidR="007564AD">
          <w:t>great</w:t>
        </w:r>
      </w:ins>
      <w:r w:rsidR="00E3172B">
        <w:t xml:space="preserve"> and avoided when possible</w:t>
      </w:r>
      <w:r w:rsidR="00FF362C">
        <w:t xml:space="preserve">. </w:t>
      </w:r>
      <w:r>
        <w:t>The bison hunting polygon</w:t>
      </w:r>
      <w:r w:rsidR="00336714">
        <w:t xml:space="preserve"> (hereafter bison hunting region)</w:t>
      </w:r>
      <w:r>
        <w:t xml:space="preserve"> </w:t>
      </w:r>
      <w:commentRangeStart w:id="60"/>
      <w:r w:rsidR="001D1661">
        <w:t>was</w:t>
      </w:r>
      <w:r>
        <w:t xml:space="preserve"> created </w:t>
      </w:r>
      <w:r w:rsidR="00461FCC">
        <w:t xml:space="preserve">with </w:t>
      </w:r>
      <w:r>
        <w:t xml:space="preserve">a 1 km </w:t>
      </w:r>
      <w:commentRangeEnd w:id="60"/>
      <w:r w:rsidR="007564AD">
        <w:rPr>
          <w:rStyle w:val="CommentReference"/>
          <w:sz w:val="24"/>
          <w:szCs w:val="24"/>
        </w:rPr>
        <w:commentReference w:id="60"/>
      </w:r>
      <w:r>
        <w:t xml:space="preserve">buffer around the Old Yellowstone trail and Highway 89 extending to the cattle grate </w:t>
      </w:r>
      <w:r w:rsidR="002D2A45">
        <w:t>at the south end of</w:t>
      </w:r>
      <w:r>
        <w:t xml:space="preserve"> Yankee Jim Canyon. </w:t>
      </w:r>
      <w:del w:id="61" w:author="John M. Marzluff" w:date="2026-01-30T14:49:00Z" w16du:dateUtc="2026-01-30T21:49:00Z">
        <w:r w:rsidDel="0072268C">
          <w:delText xml:space="preserve">The cattle grate </w:delText>
        </w:r>
        <w:r w:rsidR="008119DF" w:rsidDel="0072268C">
          <w:delText>prevents</w:delText>
        </w:r>
        <w:r w:rsidDel="0072268C">
          <w:delText xml:space="preserve"> the</w:delText>
        </w:r>
        <w:r w:rsidR="0055022A" w:rsidDel="0072268C">
          <w:delText xml:space="preserve"> northward </w:delText>
        </w:r>
        <w:r w:rsidDel="0072268C">
          <w:delText xml:space="preserve">movement of bison to </w:delText>
        </w:r>
        <w:r w:rsidR="008119DF" w:rsidDel="0072268C">
          <w:delText>reduce</w:delText>
        </w:r>
        <w:r w:rsidDel="0072268C">
          <w:delText xml:space="preserve"> the potential spread of brucellosis to </w:delText>
        </w:r>
        <w:r w:rsidR="00AF186B" w:rsidDel="0072268C">
          <w:delText xml:space="preserve">ranched </w:delText>
        </w:r>
        <w:r w:rsidR="003B6D03" w:rsidDel="0072268C">
          <w:delText>cattle</w:delText>
        </w:r>
        <w:r w:rsidDel="0072268C">
          <w:delText xml:space="preserve"> populations. </w:delText>
        </w:r>
      </w:del>
      <w:r w:rsidR="00CA6BE3">
        <w:t>We defined the</w:t>
      </w:r>
      <w:r w:rsidR="00CA6BE3" w:rsidRPr="00CA6BE3">
        <w:t xml:space="preserve"> </w:t>
      </w:r>
      <w:r w:rsidR="00CA6BE3">
        <w:t xml:space="preserve">bison hunting season </w:t>
      </w:r>
      <w:r w:rsidR="007854D1">
        <w:t xml:space="preserve">being from </w:t>
      </w:r>
      <w:r w:rsidR="00CA6BE3">
        <w:t xml:space="preserve">the first day that bison were taken during that winter (i.e. November 2019 – March 2020) that had a second day with a </w:t>
      </w:r>
      <w:commentRangeStart w:id="62"/>
      <w:r w:rsidR="00CA6BE3">
        <w:t xml:space="preserve">successful taken </w:t>
      </w:r>
      <w:commentRangeEnd w:id="62"/>
      <w:r w:rsidR="007564AD">
        <w:rPr>
          <w:rStyle w:val="CommentReference"/>
          <w:sz w:val="24"/>
          <w:szCs w:val="24"/>
        </w:rPr>
        <w:commentReference w:id="62"/>
      </w:r>
      <w:r w:rsidR="00CA6BE3">
        <w:t xml:space="preserve">within 7 days, extending until the end of the winter study period (March 30). </w:t>
      </w:r>
      <w:r w:rsidR="00AB65DD">
        <w:t>B</w:t>
      </w:r>
      <w:r w:rsidR="0048299B">
        <w:t xml:space="preserve">ison hunting dates are flexible due </w:t>
      </w:r>
      <w:r w:rsidR="000A0720">
        <w:t>to</w:t>
      </w:r>
      <w:r w:rsidR="0048299B">
        <w:t xml:space="preserve"> </w:t>
      </w:r>
      <w:r w:rsidR="0072589B">
        <w:t>harvest</w:t>
      </w:r>
      <w:r w:rsidR="000A0720">
        <w:t xml:space="preserve"> </w:t>
      </w:r>
      <w:r w:rsidR="0048299B">
        <w:t>being influenced more by bison movement than hunting date</w:t>
      </w:r>
      <w:r w:rsidR="009817F3">
        <w:t xml:space="preserve"> regulations</w:t>
      </w:r>
      <w:r w:rsidR="00CA6BE3">
        <w:t xml:space="preserve"> </w:t>
      </w:r>
      <w:r w:rsidR="00D23B7A">
        <w:t xml:space="preserve">for tribal hunters </w:t>
      </w:r>
      <w:r w:rsidR="00CA6BE3">
        <w:t>(December 1</w:t>
      </w:r>
      <w:r w:rsidR="00CA6BE3" w:rsidRPr="00CA6BE3">
        <w:rPr>
          <w:vertAlign w:val="superscript"/>
        </w:rPr>
        <w:t>st</w:t>
      </w:r>
      <w:r w:rsidR="00CA6BE3">
        <w:t xml:space="preserve"> to March 31</w:t>
      </w:r>
      <w:r w:rsidR="00CA6BE3" w:rsidRPr="00CA6BE3">
        <w:rPr>
          <w:vertAlign w:val="superscript"/>
        </w:rPr>
        <w:t>st</w:t>
      </w:r>
      <w:r w:rsidR="00CA6BE3">
        <w:t>).</w:t>
      </w:r>
      <w:r w:rsidR="0048299B">
        <w:t xml:space="preserve"> </w:t>
      </w:r>
      <w:r w:rsidR="002829DE">
        <w:t xml:space="preserve">A single exception was included for 2024 when only a single day during the </w:t>
      </w:r>
      <w:r w:rsidR="006D6FB4">
        <w:t>study period</w:t>
      </w:r>
      <w:r w:rsidR="002829DE">
        <w:t xml:space="preserve"> had a day with a successful take. </w:t>
      </w:r>
    </w:p>
    <w:p w14:paraId="034F22A9" w14:textId="54F674B9" w:rsidR="00BA7CE9" w:rsidRDefault="00335592" w:rsidP="004D3A1C">
      <w:pPr>
        <w:spacing w:line="480" w:lineRule="auto"/>
        <w:ind w:firstLine="720"/>
      </w:pPr>
      <w:r>
        <w:lastRenderedPageBreak/>
        <w:t xml:space="preserve">A </w:t>
      </w:r>
      <w:r w:rsidR="00BA7CE9">
        <w:t xml:space="preserve">raven </w:t>
      </w:r>
      <w:commentRangeStart w:id="63"/>
      <w:r w:rsidR="00BA7CE9">
        <w:t xml:space="preserve">was determined </w:t>
      </w:r>
      <w:commentRangeEnd w:id="63"/>
      <w:r w:rsidR="00BD1FB2">
        <w:rPr>
          <w:rStyle w:val="CommentReference"/>
          <w:sz w:val="24"/>
          <w:szCs w:val="24"/>
        </w:rPr>
        <w:commentReference w:id="63"/>
      </w:r>
      <w:r w:rsidR="00BA7CE9">
        <w:t xml:space="preserve">to </w:t>
      </w:r>
      <w:del w:id="64" w:author="John M. Marzluff" w:date="2026-01-30T14:37:00Z" w16du:dateUtc="2026-01-30T21:37:00Z">
        <w:r w:rsidR="00BA7CE9" w:rsidDel="007564AD">
          <w:delText xml:space="preserve">have </w:delText>
        </w:r>
        <w:r w:rsidR="00E3172B" w:rsidDel="007564AD">
          <w:delText>attempted to obtain</w:delText>
        </w:r>
      </w:del>
      <w:ins w:id="65" w:author="John M. Marzluff" w:date="2026-01-30T14:37:00Z" w16du:dateUtc="2026-01-30T21:37:00Z">
        <w:r w:rsidR="007564AD">
          <w:t>forage for</w:t>
        </w:r>
      </w:ins>
      <w:r w:rsidR="00E3172B">
        <w:t xml:space="preserve"> </w:t>
      </w:r>
      <w:proofErr w:type="gramStart"/>
      <w:r w:rsidR="00E3172B">
        <w:t>hunter</w:t>
      </w:r>
      <w:proofErr w:type="gramEnd"/>
      <w:r w:rsidR="00E3172B">
        <w:t xml:space="preserve"> </w:t>
      </w:r>
      <w:proofErr w:type="gramStart"/>
      <w:r w:rsidR="00E3172B">
        <w:t>created</w:t>
      </w:r>
      <w:proofErr w:type="gramEnd"/>
      <w:r w:rsidR="00E3172B">
        <w:t xml:space="preserve"> carrion</w:t>
      </w:r>
      <w:r w:rsidR="00BA7CE9">
        <w:t xml:space="preserve"> if it had at least 1 GPS point within the </w:t>
      </w:r>
      <w:r w:rsidR="00076070">
        <w:t xml:space="preserve">appropriate </w:t>
      </w:r>
      <w:r w:rsidR="00BA7CE9">
        <w:t xml:space="preserve">hunting </w:t>
      </w:r>
      <w:del w:id="66" w:author="John M. Marzluff" w:date="2026-01-30T14:39:00Z" w16du:dateUtc="2026-01-30T21:39:00Z">
        <w:r w:rsidR="00BA7CE9" w:rsidDel="00BD1FB2">
          <w:delText xml:space="preserve">region </w:delText>
        </w:r>
      </w:del>
      <w:r w:rsidR="00BA7CE9">
        <w:t xml:space="preserve">polygon. </w:t>
      </w:r>
      <w:r w:rsidR="00076070">
        <w:t>The MTFW</w:t>
      </w:r>
      <w:r w:rsidR="004A695C">
        <w:t>P</w:t>
      </w:r>
      <w:r w:rsidR="00076070">
        <w:t xml:space="preserve"> hunting region was active for the duration of the MTFWP hunting season and the bison hunting region was active from that date until March 30</w:t>
      </w:r>
      <w:r w:rsidR="00076070" w:rsidRPr="00076070">
        <w:rPr>
          <w:vertAlign w:val="superscript"/>
        </w:rPr>
        <w:t>th</w:t>
      </w:r>
      <w:r w:rsidR="00076070">
        <w:t xml:space="preserve">. </w:t>
      </w:r>
      <w:r w:rsidR="00BA7CE9">
        <w:t xml:space="preserve">Days were removed for ravens when </w:t>
      </w:r>
      <w:r w:rsidR="0062353A">
        <w:t>they had</w:t>
      </w:r>
      <w:r w:rsidR="00BA7CE9">
        <w:t xml:space="preserve"> less than </w:t>
      </w:r>
      <w:commentRangeStart w:id="67"/>
      <w:r w:rsidR="00BA7CE9">
        <w:t xml:space="preserve">5 GPS points </w:t>
      </w:r>
      <w:commentRangeEnd w:id="67"/>
      <w:r w:rsidR="00BD1FB2">
        <w:rPr>
          <w:rStyle w:val="CommentReference"/>
          <w:sz w:val="24"/>
          <w:szCs w:val="24"/>
        </w:rPr>
        <w:commentReference w:id="67"/>
      </w:r>
      <w:r w:rsidR="00BA7CE9">
        <w:t xml:space="preserve">and the decision for that day was </w:t>
      </w:r>
      <w:r w:rsidR="005D6625">
        <w:t>negative</w:t>
      </w:r>
      <w:r w:rsidR="00BA7CE9">
        <w:t xml:space="preserve"> for that model (e.g. raven </w:t>
      </w:r>
      <w:r w:rsidR="005F1DDC">
        <w:t>didn’t leave</w:t>
      </w:r>
      <w:r w:rsidR="00BA7CE9">
        <w:t xml:space="preserve"> territory) as </w:t>
      </w:r>
      <w:del w:id="68" w:author="John M. Marzluff" w:date="2026-01-30T14:40:00Z" w16du:dateUtc="2026-01-30T21:40:00Z">
        <w:r w:rsidR="00BA7CE9" w:rsidDel="00BD1FB2">
          <w:delText xml:space="preserve">there is uncertainty about </w:delText>
        </w:r>
        <w:r w:rsidR="008D3798" w:rsidDel="00BD1FB2">
          <w:delText>whether</w:delText>
        </w:r>
        <w:r w:rsidR="00BA7CE9" w:rsidDel="00BD1FB2">
          <w:delText xml:space="preserve"> the decision of the raven is </w:delText>
        </w:r>
        <w:r w:rsidR="00393DD8" w:rsidDel="00BD1FB2">
          <w:delText>not captured</w:delText>
        </w:r>
        <w:r w:rsidR="00BA7CE9" w:rsidDel="00BD1FB2">
          <w:delText xml:space="preserve"> due to missed fixes</w:delText>
        </w:r>
      </w:del>
      <w:ins w:id="69" w:author="John M. Marzluff" w:date="2026-01-30T14:40:00Z" w16du:dateUtc="2026-01-30T21:40:00Z">
        <w:r w:rsidR="00BD1FB2">
          <w:t>we were uncertain that th</w:t>
        </w:r>
      </w:ins>
      <w:ins w:id="70" w:author="John M. Marzluff" w:date="2026-01-30T14:41:00Z" w16du:dateUtc="2026-01-30T21:41:00Z">
        <w:r w:rsidR="00BD1FB2">
          <w:t>e raven actually did not make a decision</w:t>
        </w:r>
      </w:ins>
      <w:r w:rsidR="00BA7CE9">
        <w:t xml:space="preserve">. </w:t>
      </w:r>
    </w:p>
    <w:p w14:paraId="0DF16EF6" w14:textId="30F073C5" w:rsidR="00BA7CE9" w:rsidRPr="00412EDF" w:rsidRDefault="000310CC" w:rsidP="00BA7CE9">
      <w:pPr>
        <w:spacing w:line="480" w:lineRule="auto"/>
        <w:rPr>
          <w:i/>
          <w:iCs/>
        </w:rPr>
      </w:pPr>
      <w:r>
        <w:rPr>
          <w:i/>
          <w:iCs/>
        </w:rPr>
        <w:t xml:space="preserve">Usage of wolf killed </w:t>
      </w:r>
      <w:r w:rsidR="005A6147">
        <w:rPr>
          <w:i/>
          <w:iCs/>
        </w:rPr>
        <w:t>carrion</w:t>
      </w:r>
    </w:p>
    <w:p w14:paraId="19F5196A" w14:textId="69D3D344" w:rsidR="00BA7CE9" w:rsidRPr="00412EDF" w:rsidRDefault="0091374A" w:rsidP="00722DF1">
      <w:pPr>
        <w:spacing w:line="480" w:lineRule="auto"/>
        <w:ind w:firstLine="720"/>
      </w:pPr>
      <w:r>
        <w:t xml:space="preserve">We </w:t>
      </w:r>
      <w:r w:rsidR="00BA7CE9" w:rsidRPr="00412EDF">
        <w:t>determin</w:t>
      </w:r>
      <w:r w:rsidR="00BA7CE9">
        <w:t>e</w:t>
      </w:r>
      <w:r>
        <w:t>d</w:t>
      </w:r>
      <w:r w:rsidR="00BA7CE9">
        <w:t xml:space="preserve"> the location and timing of wolf kills</w:t>
      </w:r>
      <w:r w:rsidR="00BA7CE9" w:rsidRPr="00412EDF">
        <w:t xml:space="preserve"> utilizing </w:t>
      </w:r>
      <w:r w:rsidR="001D1661">
        <w:t>the output from a</w:t>
      </w:r>
      <w:r w:rsidR="00BA7CE9" w:rsidRPr="00412EDF">
        <w:t xml:space="preserve"> random forest algorithm created by </w:t>
      </w:r>
      <w:commentRangeStart w:id="71"/>
      <w:r w:rsidR="00E4696B">
        <w:t>Binder et al. (2026)</w:t>
      </w:r>
      <w:commentRangeEnd w:id="71"/>
      <w:r w:rsidR="00E4696B" w:rsidRPr="00412EDF">
        <w:rPr>
          <w:rStyle w:val="CommentReference"/>
          <w:sz w:val="24"/>
          <w:szCs w:val="24"/>
        </w:rPr>
        <w:commentReference w:id="71"/>
      </w:r>
      <w:r w:rsidR="00BA7CE9" w:rsidRPr="00412EDF">
        <w:t xml:space="preserve"> that </w:t>
      </w:r>
      <w:ins w:id="72" w:author="John M. Marzluff" w:date="2026-01-30T14:43:00Z" w16du:dateUtc="2026-01-30T21:43:00Z">
        <w:r w:rsidR="00BD1FB2">
          <w:t xml:space="preserve">uses wolf movements to predict foraging locations. </w:t>
        </w:r>
      </w:ins>
      <w:del w:id="73" w:author="John M. Marzluff" w:date="2026-01-30T14:44:00Z" w16du:dateUtc="2026-01-30T21:44:00Z">
        <w:r w:rsidR="00BA7CE9" w:rsidRPr="00412EDF" w:rsidDel="00BD1FB2">
          <w:delText>predicts if a wolf GPS cluster</w:delText>
        </w:r>
        <w:r w:rsidR="00BA7CE9" w:rsidDel="00BD1FB2">
          <w:delText>, defined as 2 GPS points from an individual within 100 meters and 72 hours of each other,</w:delText>
        </w:r>
        <w:r w:rsidR="00BA7CE9" w:rsidRPr="00412EDF" w:rsidDel="00BD1FB2">
          <w:delText xml:space="preserve"> is a carcass</w:delText>
        </w:r>
        <w:r w:rsidR="00BA7CE9" w:rsidDel="00BD1FB2">
          <w:delText xml:space="preserve">. </w:delText>
        </w:r>
      </w:del>
      <w:r w:rsidR="00BA7CE9">
        <w:t>The model</w:t>
      </w:r>
      <w:r w:rsidR="00BA7CE9" w:rsidRPr="00412EDF">
        <w:t xml:space="preserve"> us</w:t>
      </w:r>
      <w:r w:rsidR="00BA7CE9">
        <w:t>es</w:t>
      </w:r>
      <w:r w:rsidR="00BA7CE9" w:rsidRPr="00412EDF">
        <w:t xml:space="preserve"> a mix of movement</w:t>
      </w:r>
      <w:ins w:id="74" w:author="John M. Marzluff" w:date="2026-01-30T14:43:00Z" w16du:dateUtc="2026-01-30T21:43:00Z">
        <w:r w:rsidR="00BD1FB2">
          <w:t xml:space="preserve"> (2 locations within 100m)</w:t>
        </w:r>
      </w:ins>
      <w:r w:rsidR="00BA7CE9" w:rsidRPr="00412EDF">
        <w:t>, timing</w:t>
      </w:r>
      <w:ins w:id="75" w:author="John M. Marzluff" w:date="2026-01-30T14:44:00Z" w16du:dateUtc="2026-01-30T21:44:00Z">
        <w:r w:rsidR="00BD1FB2">
          <w:t xml:space="preserve"> (locations within 72 hours)</w:t>
        </w:r>
      </w:ins>
      <w:r w:rsidR="00BA7CE9" w:rsidRPr="00412EDF">
        <w:t>, landscape, and climate covariates</w:t>
      </w:r>
      <w:r w:rsidR="004C0E7B">
        <w:t xml:space="preserve"> and makes no determinations about the prey species or cause of death</w:t>
      </w:r>
      <w:r w:rsidR="00BA7CE9" w:rsidRPr="00412EDF">
        <w:t>.</w:t>
      </w:r>
      <w:r w:rsidR="00E0146D">
        <w:t xml:space="preserve"> Each wolf kill was available to be used by ravens from the beginning of the wolf </w:t>
      </w:r>
      <w:del w:id="76" w:author="John M. Marzluff" w:date="2026-01-30T14:44:00Z" w16du:dateUtc="2026-01-30T21:44:00Z">
        <w:r w:rsidR="00940929" w:rsidDel="00BD1FB2">
          <w:delText>G</w:delText>
        </w:r>
        <w:r w:rsidR="00E0146D" w:rsidDel="00BD1FB2">
          <w:delText>PS cluster until</w:delText>
        </w:r>
      </w:del>
      <w:ins w:id="77" w:author="John M. Marzluff" w:date="2026-01-30T14:44:00Z" w16du:dateUtc="2026-01-30T21:44:00Z">
        <w:r w:rsidR="00BD1FB2">
          <w:t>use until</w:t>
        </w:r>
      </w:ins>
      <w:r w:rsidR="00E0146D">
        <w:t xml:space="preserve"> </w:t>
      </w:r>
      <w:commentRangeStart w:id="78"/>
      <w:r w:rsidR="00E0146D">
        <w:t xml:space="preserve">1 day </w:t>
      </w:r>
      <w:commentRangeEnd w:id="78"/>
      <w:r w:rsidR="00267C1E">
        <w:rPr>
          <w:rStyle w:val="CommentReference"/>
          <w:sz w:val="24"/>
          <w:szCs w:val="24"/>
        </w:rPr>
        <w:commentReference w:id="78"/>
      </w:r>
      <w:r w:rsidR="00E0146D">
        <w:t>after the last wolf GPS point.</w:t>
      </w:r>
      <w:r w:rsidR="00BA7CE9" w:rsidRPr="00412EDF">
        <w:t xml:space="preserve"> </w:t>
      </w:r>
      <w:r w:rsidR="00E0146D">
        <w:t xml:space="preserve">This additional day </w:t>
      </w:r>
      <w:r w:rsidR="00E0146D" w:rsidRPr="00412EDF">
        <w:t>account</w:t>
      </w:r>
      <w:r w:rsidR="00E0146D">
        <w:t>s</w:t>
      </w:r>
      <w:r w:rsidR="00E0146D" w:rsidRPr="00412EDF">
        <w:t xml:space="preserve"> for biomass still being available </w:t>
      </w:r>
      <w:r w:rsidR="00E0146D">
        <w:t>and used</w:t>
      </w:r>
      <w:r w:rsidR="00E0146D" w:rsidRPr="00412EDF">
        <w:t xml:space="preserve"> </w:t>
      </w:r>
      <w:r w:rsidR="00E0146D">
        <w:t xml:space="preserve">by </w:t>
      </w:r>
      <w:r w:rsidR="00E0146D" w:rsidRPr="00412EDF">
        <w:t>scavengers after wolves have abandoned the carcass.</w:t>
      </w:r>
      <w:r w:rsidR="00E0146D">
        <w:t xml:space="preserve"> </w:t>
      </w:r>
      <w:r w:rsidR="00AC3124">
        <w:t>For resources within a raven’s territory</w:t>
      </w:r>
      <w:r w:rsidR="00BD7D87">
        <w:t xml:space="preserve"> (Fig. 1)</w:t>
      </w:r>
      <w:r w:rsidR="00AC3124">
        <w:t>, w</w:t>
      </w:r>
      <w:r w:rsidR="00D4527B">
        <w:t>e considered a</w:t>
      </w:r>
      <w:r w:rsidR="004162E7">
        <w:t>ll</w:t>
      </w:r>
      <w:r w:rsidR="00BA7CE9" w:rsidRPr="00412EDF">
        <w:t xml:space="preserve"> </w:t>
      </w:r>
      <w:del w:id="79" w:author="John M. Marzluff" w:date="2026-01-30T14:45:00Z" w16du:dateUtc="2026-01-30T21:45:00Z">
        <w:r w:rsidR="004162E7" w:rsidDel="00BD1FB2">
          <w:delText xml:space="preserve">wolf </w:delText>
        </w:r>
      </w:del>
      <w:ins w:id="80" w:author="John M. Marzluff" w:date="2026-01-30T14:45:00Z" w16du:dateUtc="2026-01-30T21:45:00Z">
        <w:r w:rsidR="00BD1FB2">
          <w:t>wolf-</w:t>
        </w:r>
      </w:ins>
      <w:r w:rsidR="004162E7">
        <w:t xml:space="preserve">killed </w:t>
      </w:r>
      <w:r w:rsidR="00BA7CE9" w:rsidRPr="00412EDF">
        <w:t>carcass</w:t>
      </w:r>
      <w:r w:rsidR="00BA7CE9">
        <w:t>es</w:t>
      </w:r>
      <w:r w:rsidR="004162E7">
        <w:t xml:space="preserve"> within 1 kilometer of a territory available to the local </w:t>
      </w:r>
      <w:r w:rsidR="009D6D05">
        <w:t>raven</w:t>
      </w:r>
      <w:r w:rsidR="00BA7CE9">
        <w:t xml:space="preserve">. </w:t>
      </w:r>
      <w:r w:rsidR="00AC3124">
        <w:t xml:space="preserve">For resources located after leaving the territory, we considered </w:t>
      </w:r>
      <w:r w:rsidR="00C937D1">
        <w:t xml:space="preserve">a raven to have visited </w:t>
      </w:r>
      <w:r w:rsidR="00AC3124">
        <w:t>a wolf kill</w:t>
      </w:r>
      <w:r w:rsidR="009A10B3">
        <w:t xml:space="preserve"> </w:t>
      </w:r>
      <w:r w:rsidR="00AC3124">
        <w:t xml:space="preserve">if </w:t>
      </w:r>
      <w:r w:rsidR="00647EFA">
        <w:t>there was</w:t>
      </w:r>
      <w:r w:rsidR="00AC3124">
        <w:t xml:space="preserve"> at least 1 GPS point within 500 meters of </w:t>
      </w:r>
      <w:r w:rsidR="002B56E0">
        <w:t>a</w:t>
      </w:r>
      <w:r w:rsidR="00B91FBD">
        <w:t>n active</w:t>
      </w:r>
      <w:r w:rsidR="00AC3124">
        <w:t xml:space="preserve"> kill site</w:t>
      </w:r>
      <w:r w:rsidR="00F941C8">
        <w:t xml:space="preserve">. </w:t>
      </w:r>
      <w:commentRangeStart w:id="81"/>
      <w:r w:rsidR="00ED1012">
        <w:t xml:space="preserve">Cougar kills were not considered as the </w:t>
      </w:r>
      <w:r w:rsidR="00ED1012">
        <w:lastRenderedPageBreak/>
        <w:t xml:space="preserve">usage of this resource by ravens was minimal compared to wolf created carrion </w:t>
      </w:r>
      <w:commentRangeStart w:id="82"/>
      <w:r w:rsidR="00ED1012">
        <w:t xml:space="preserve">(Loretto et al. </w:t>
      </w:r>
      <w:r w:rsidR="00ED1012">
        <w:rPr>
          <w:i/>
          <w:iCs/>
        </w:rPr>
        <w:t>in review</w:t>
      </w:r>
      <w:r w:rsidR="00ED1012">
        <w:t>)</w:t>
      </w:r>
      <w:commentRangeEnd w:id="82"/>
      <w:r w:rsidR="00ED1012">
        <w:rPr>
          <w:rStyle w:val="CommentReference"/>
          <w:sz w:val="24"/>
          <w:szCs w:val="24"/>
        </w:rPr>
        <w:commentReference w:id="82"/>
      </w:r>
      <w:r w:rsidR="00ED1012">
        <w:t xml:space="preserve">. </w:t>
      </w:r>
      <w:r w:rsidR="00ED1012" w:rsidRPr="00412EDF">
        <w:t xml:space="preserve"> </w:t>
      </w:r>
      <w:commentRangeEnd w:id="81"/>
      <w:r w:rsidR="00BD1FB2" w:rsidRPr="00412EDF">
        <w:rPr>
          <w:rStyle w:val="CommentReference"/>
          <w:sz w:val="24"/>
          <w:szCs w:val="24"/>
        </w:rPr>
        <w:commentReference w:id="81"/>
      </w:r>
    </w:p>
    <w:p w14:paraId="6ADCB65F" w14:textId="77777777" w:rsidR="00BA7CE9" w:rsidRDefault="00BA7CE9" w:rsidP="00BA7CE9">
      <w:pPr>
        <w:spacing w:line="480" w:lineRule="auto"/>
        <w:rPr>
          <w:i/>
          <w:iCs/>
        </w:rPr>
      </w:pPr>
      <w:r w:rsidRPr="00412EDF">
        <w:rPr>
          <w:i/>
          <w:iCs/>
        </w:rPr>
        <w:t xml:space="preserve">Availability of hunter </w:t>
      </w:r>
      <w:proofErr w:type="gramStart"/>
      <w:r w:rsidRPr="00412EDF">
        <w:rPr>
          <w:i/>
          <w:iCs/>
        </w:rPr>
        <w:t>carrion</w:t>
      </w:r>
      <w:proofErr w:type="gramEnd"/>
    </w:p>
    <w:p w14:paraId="49B54072" w14:textId="1F8CFFC2" w:rsidR="00C84732" w:rsidRDefault="00BA7CE9" w:rsidP="00BA7CE9">
      <w:pPr>
        <w:spacing w:line="480" w:lineRule="auto"/>
      </w:pPr>
      <w:r>
        <w:rPr>
          <w:i/>
          <w:iCs/>
        </w:rPr>
        <w:tab/>
      </w:r>
      <w:r>
        <w:t xml:space="preserve">Ungulate hunting north of Yellowstone occurs in the </w:t>
      </w:r>
      <w:commentRangeStart w:id="83"/>
      <w:r>
        <w:t>313 and 314</w:t>
      </w:r>
      <w:commentRangeEnd w:id="83"/>
      <w:r>
        <w:rPr>
          <w:rStyle w:val="CommentReference"/>
          <w:sz w:val="24"/>
          <w:szCs w:val="24"/>
        </w:rPr>
        <w:commentReference w:id="83"/>
      </w:r>
      <w:r>
        <w:t xml:space="preserve"> hunting districts around the town of Gardiner</w:t>
      </w:r>
      <w:r w:rsidR="00FA50B0">
        <w:t xml:space="preserve">, although the 314 </w:t>
      </w:r>
      <w:proofErr w:type="gramStart"/>
      <w:r w:rsidR="00FA50B0">
        <w:t>region</w:t>
      </w:r>
      <w:proofErr w:type="gramEnd"/>
      <w:r w:rsidR="00FA50B0">
        <w:t xml:space="preserve"> also extends much farther north into the Paradise Valley</w:t>
      </w:r>
      <w:r w:rsidR="00592E70">
        <w:t xml:space="preserve">. </w:t>
      </w:r>
      <w:r>
        <w:t>This space is used for both the state controlled ungulate hunt as well as hunting by indigenous tribes</w:t>
      </w:r>
      <w:r w:rsidR="004360C3">
        <w:t xml:space="preserve"> with treaty rights</w:t>
      </w:r>
      <w:r>
        <w:t>. Ravens regularly utilize the very southern portions of these hunting regions to locate gutpiles left by hunters.</w:t>
      </w:r>
      <w:r w:rsidR="009D04BF">
        <w:t xml:space="preserve"> </w:t>
      </w:r>
    </w:p>
    <w:p w14:paraId="2298307D" w14:textId="5A812F56" w:rsidR="00BA7CE9" w:rsidRDefault="00715A06" w:rsidP="00BA7CE9">
      <w:pPr>
        <w:spacing w:line="480" w:lineRule="auto"/>
        <w:ind w:firstLine="720"/>
      </w:pPr>
      <w:r>
        <w:t xml:space="preserve">To calculate availability of hunter created biomass we </w:t>
      </w:r>
      <w:r w:rsidR="00BA7CE9">
        <w:t>obtain</w:t>
      </w:r>
      <w:r w:rsidR="008067E4">
        <w:t>ed</w:t>
      </w:r>
      <w:r w:rsidR="00BA7CE9">
        <w:t xml:space="preserve"> hunter take information for elk and deer during the rifle hunting period from the Montana Fish, Wildlife, and Parks for the 313 hunting district (</w:t>
      </w:r>
      <w:hyperlink r:id="rId11" w:history="1">
        <w:r w:rsidR="00B43F11" w:rsidRPr="00B84404">
          <w:rPr>
            <w:rStyle w:val="Hyperlink"/>
          </w:rPr>
          <w:t>https://myfwp.mt.gov/fwpPub/harvestReports</w:t>
        </w:r>
      </w:hyperlink>
      <w:r w:rsidR="00BA7CE9">
        <w:t>)</w:t>
      </w:r>
      <w:r w:rsidR="00B43F11">
        <w:t xml:space="preserve"> and bison</w:t>
      </w:r>
      <w:r w:rsidR="00373324">
        <w:t xml:space="preserve"> take</w:t>
      </w:r>
      <w:r w:rsidR="00B43F11">
        <w:t xml:space="preserve"> from the NPS Bison </w:t>
      </w:r>
      <w:r w:rsidR="00A21094">
        <w:t>Office</w:t>
      </w:r>
      <w:r w:rsidR="00B43F11">
        <w:t xml:space="preserve"> (</w:t>
      </w:r>
      <w:r w:rsidR="00B43F11" w:rsidRPr="009B5D83">
        <w:t>unpublished data</w:t>
      </w:r>
      <w:r w:rsidR="00B43F11">
        <w:t xml:space="preserve">). Bison take </w:t>
      </w:r>
      <w:r w:rsidR="00CC1E64">
        <w:t xml:space="preserve">in the Gardiner Basin </w:t>
      </w:r>
      <w:r w:rsidR="00B43F11">
        <w:t xml:space="preserve">was recorded daily </w:t>
      </w:r>
      <w:r w:rsidR="00CC1E64">
        <w:t>through</w:t>
      </w:r>
      <w:r w:rsidR="00B43F11">
        <w:t xml:space="preserve"> surveys and communications with NPS law enforcement, </w:t>
      </w:r>
      <w:r w:rsidR="00FE6EA1">
        <w:t xml:space="preserve">private </w:t>
      </w:r>
      <w:r w:rsidR="00B43F11">
        <w:t>hunters, and game wardens</w:t>
      </w:r>
      <w:r w:rsidR="00BA7CE9">
        <w:t xml:space="preserve">. </w:t>
      </w:r>
      <w:r w:rsidR="00961020">
        <w:t xml:space="preserve">MTFWP estimates were not daily, and needed to be adjusted to account for daily variation since </w:t>
      </w:r>
      <w:r w:rsidR="00467EC6">
        <w:t>ungulate</w:t>
      </w:r>
      <w:r w:rsidR="00BA7CE9">
        <w:t xml:space="preserve"> migration</w:t>
      </w:r>
      <w:r w:rsidR="003F7639">
        <w:t xml:space="preserve"> timing</w:t>
      </w:r>
      <w:r w:rsidR="00BA7CE9">
        <w:t xml:space="preserve"> </w:t>
      </w:r>
      <w:r w:rsidR="003F7639">
        <w:t xml:space="preserve">is </w:t>
      </w:r>
      <w:r w:rsidR="00BA7CE9">
        <w:t xml:space="preserve">weather </w:t>
      </w:r>
      <w:r w:rsidR="006E3275">
        <w:t>dependent</w:t>
      </w:r>
      <w:r w:rsidR="00BA7CE9">
        <w:t xml:space="preserve"> </w:t>
      </w:r>
      <w:r w:rsidR="00BA7CE9">
        <w:fldChar w:fldCharType="begin"/>
      </w:r>
      <w:r w:rsidR="00475DB8">
        <w:instrText xml:space="preserve"> ADDIN ZOTERO_ITEM CSL_CITATION {"citationID":"ukGI1oDb","properties":{"formattedCitation":"(Rickbeil et al. 2019)","plainCitation":"(Rickbeil et al. 2019)","noteIndex":0},"citationItems":[{"id":1022,"uris":["http://zotero.org/users/9968163/items/FXXECLRG"],"itemData":{"id":1022,"type":"article-journal","abstract":"Migration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BA7CE9" w:rsidRPr="00231BE0">
        <w:rPr>
          <w:rFonts w:ascii="Aptos" w:hAnsi="Aptos"/>
        </w:rPr>
        <w:t>(Rickbeil et al. 2019)</w:t>
      </w:r>
      <w:r w:rsidR="00BA7CE9">
        <w:fldChar w:fldCharType="end"/>
      </w:r>
      <w:r w:rsidR="00BA7CE9">
        <w:t xml:space="preserve">. </w:t>
      </w:r>
      <w:r w:rsidR="007A136F">
        <w:t>We</w:t>
      </w:r>
      <w:r w:rsidR="00BA7CE9">
        <w:t xml:space="preserve"> account</w:t>
      </w:r>
      <w:r w:rsidR="008067E4">
        <w:t>ed</w:t>
      </w:r>
      <w:r w:rsidR="00BA7CE9">
        <w:t xml:space="preserve"> for daily variation in hunter success by using GPS data gathered from elk collared by the Yellowstone Wolf, Cougar, and Elk project to determine the proportion of elk that have moved outside the national park boundary and are available for hunters to take. This proportion of available elk </w:t>
      </w:r>
      <w:r w:rsidR="003C6A39">
        <w:t>was</w:t>
      </w:r>
      <w:r w:rsidR="00BA7CE9">
        <w:t xml:space="preserve"> scaled within year and applied to the take values for all ungulate species for that hunting year.</w:t>
      </w:r>
    </w:p>
    <w:p w14:paraId="4388EDA6" w14:textId="77777777" w:rsidR="00BA7CE9" w:rsidRDefault="00BA7CE9" w:rsidP="00BA7CE9">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w:rPr>
                  <w:rFonts w:ascii="Cambria Math" w:hAnsi="Cambria Math"/>
                </w:rPr>
                <m:t>sum</m:t>
              </m:r>
              <m:r>
                <w:rPr>
                  <w:rFonts w:ascii="Cambria Math" w:hAnsi="Cambria Math"/>
                </w:rPr>
                <m:t>(proportion elk)</m:t>
              </m:r>
            </m:den>
          </m:f>
        </m:oMath>
      </m:oMathPara>
    </w:p>
    <w:p w14:paraId="7711C2A8" w14:textId="191CA305" w:rsidR="00BA7CE9" w:rsidRDefault="00BA7CE9" w:rsidP="00BA7CE9">
      <w:pPr>
        <w:spacing w:line="480" w:lineRule="auto"/>
      </w:pPr>
      <w:commentRangeStart w:id="84"/>
      <w:r>
        <w:lastRenderedPageBreak/>
        <w:t xml:space="preserve">The exception </w:t>
      </w:r>
      <w:r w:rsidR="00640FBD">
        <w:t>is</w:t>
      </w:r>
      <w:r>
        <w:t xml:space="preserve"> </w:t>
      </w:r>
      <w:ins w:id="85" w:author="John M. Marzluff" w:date="2026-01-30T14:50:00Z" w16du:dateUtc="2026-01-30T21:50:00Z">
        <w:r w:rsidR="0072268C">
          <w:t xml:space="preserve">male </w:t>
        </w:r>
      </w:ins>
      <w:r>
        <w:t>mule deer</w:t>
      </w:r>
      <w:ins w:id="86" w:author="John M. Marzluff" w:date="2026-01-30T14:50:00Z" w16du:dateUtc="2026-01-30T21:50:00Z">
        <w:r w:rsidR="0072268C">
          <w:t xml:space="preserve"> which</w:t>
        </w:r>
      </w:ins>
      <w:del w:id="87" w:author="John M. Marzluff" w:date="2026-01-30T14:50:00Z" w16du:dateUtc="2026-01-30T21:50:00Z">
        <w:r w:rsidDel="0072268C">
          <w:delText xml:space="preserve"> bucks </w:delText>
        </w:r>
      </w:del>
      <w:commentRangeEnd w:id="84"/>
      <w:r w:rsidR="008D6E93">
        <w:rPr>
          <w:rStyle w:val="CommentReference"/>
          <w:sz w:val="24"/>
          <w:szCs w:val="24"/>
        </w:rPr>
        <w:commentReference w:id="84"/>
      </w:r>
      <w:del w:id="88" w:author="John M. Marzluff" w:date="2026-01-30T14:50:00Z" w16du:dateUtc="2026-01-30T21:50:00Z">
        <w:r w:rsidDel="0072268C">
          <w:delText>that</w:delText>
        </w:r>
      </w:del>
      <w:r>
        <w:t xml:space="preserve"> are protected during the last 2 weeks of the hunting season</w:t>
      </w:r>
      <w:del w:id="89" w:author="John M. Marzluff" w:date="2026-01-30T14:50:00Z" w16du:dateUtc="2026-01-30T21:50:00Z">
        <w:r w:rsidDel="0072268C">
          <w:delText xml:space="preserve"> and have no</w:delText>
        </w:r>
        <w:r w:rsidR="000B7E00" w:rsidDel="0072268C">
          <w:delText xml:space="preserve"> legal</w:delText>
        </w:r>
        <w:r w:rsidDel="0072268C">
          <w:delText xml:space="preserve"> take during this period</w:delText>
        </w:r>
      </w:del>
      <w:r>
        <w:t xml:space="preserve">. </w:t>
      </w:r>
      <w:r w:rsidR="008048CA">
        <w:t xml:space="preserve">The final take numbers of each species were adjusted to account for differences in the weights of various species with all deer species </w:t>
      </w:r>
      <w:r w:rsidR="00476A00">
        <w:t>having</w:t>
      </w:r>
      <w:r w:rsidR="008048CA">
        <w:t xml:space="preserve"> a 0.3x multiplier and bison having a 2.15</w:t>
      </w:r>
      <w:r w:rsidR="00A177B1">
        <w:t>x</w:t>
      </w:r>
      <w:r w:rsidR="008048CA">
        <w:t xml:space="preserve"> multipl</w:t>
      </w:r>
      <w:r w:rsidR="00B74B52">
        <w:t>i</w:t>
      </w:r>
      <w:r w:rsidR="008048CA">
        <w:t>er</w:t>
      </w:r>
      <w:r w:rsidR="0022502B">
        <w:t xml:space="preserve"> (elk are the standard </w:t>
      </w:r>
      <w:r w:rsidR="00AC0FA4">
        <w:t>at</w:t>
      </w:r>
      <w:r w:rsidR="0022502B">
        <w:t xml:space="preserve"> 1x)</w:t>
      </w:r>
      <w:r w:rsidR="008048CA">
        <w:t>.</w:t>
      </w:r>
      <w:r w:rsidR="00534B7A">
        <w:t xml:space="preserve"> </w:t>
      </w:r>
      <w:r w:rsidR="00B74B52">
        <w:t>Th</w:t>
      </w:r>
      <w:r w:rsidR="00CD671A">
        <w:t>ese</w:t>
      </w:r>
      <w:r w:rsidR="00B74B52">
        <w:t xml:space="preserve"> </w:t>
      </w:r>
      <w:r w:rsidR="00CD671A">
        <w:t>multipliers</w:t>
      </w:r>
      <w:r w:rsidR="00B74B52">
        <w:t xml:space="preserve"> were calculated by comparing early winter weights of deer and elk and late winter weights of bison</w:t>
      </w:r>
      <w:r w:rsidR="00475DB8">
        <w:t xml:space="preserve"> </w:t>
      </w:r>
      <w:commentRangeStart w:id="90"/>
      <w:r w:rsidR="00475DB8">
        <w:t>(</w:t>
      </w:r>
      <w:r w:rsidR="00475DB8">
        <w:fldChar w:fldCharType="begin"/>
      </w:r>
      <w:r w:rsidR="00475DB8">
        <w:instrText xml:space="preserve"> ADDIN ZOTERO_ITEM CSL_CITATION {"citationID":"9hoY9g3b","properties":{"formattedCitation":"(Murphy et al. 1998)","plainCitation":"(Murphy et al. 1998)","noteIndex":0},"citationItems":[{"id":854,"uris":["http://zotero.org/users/9968163/items/R9PGF9BX"],"itemData":{"id":854,"type":"article-journal","abstract":"Black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fldChar w:fldCharType="separate"/>
      </w:r>
      <w:r w:rsidR="00475DB8" w:rsidRPr="00475DB8">
        <w:rPr>
          <w:rFonts w:ascii="Aptos" w:hAnsi="Aptos"/>
        </w:rPr>
        <w:t>(Murphy et al. 1998)</w:t>
      </w:r>
      <w:r w:rsidR="00475DB8">
        <w:fldChar w:fldCharType="end"/>
      </w:r>
      <w:r w:rsidR="00475DB8">
        <w:t xml:space="preserve"> NPS Bison Office unpublished data)</w:t>
      </w:r>
      <w:r w:rsidR="00B74B52">
        <w:t xml:space="preserve">. </w:t>
      </w:r>
      <w:r w:rsidR="008048CA">
        <w:t xml:space="preserve"> </w:t>
      </w:r>
      <w:commentRangeEnd w:id="90"/>
      <w:r w:rsidR="00475DB8" w:rsidRPr="00F75C6D">
        <w:rPr>
          <w:rStyle w:val="CommentReference"/>
          <w:sz w:val="24"/>
          <w:szCs w:val="24"/>
        </w:rPr>
        <w:commentReference w:id="90"/>
      </w:r>
      <w:r w:rsidR="00F75C6D" w:rsidRPr="00F75C6D">
        <w:t xml:space="preserve"> </w:t>
      </w:r>
      <w:commentRangeStart w:id="91"/>
      <w:r w:rsidR="00F75C6D">
        <w:t>To account for biomass lingering between days,</w:t>
      </w:r>
      <w:r w:rsidR="0008367A">
        <w:rPr>
          <w:noProof/>
        </w:rPr>
        <w:lastRenderedPageBreak/>
        <w:drawing>
          <wp:inline distT="0" distB="0" distL="0" distR="0" wp14:anchorId="589A8095" wp14:editId="5D0B1781">
            <wp:extent cx="5934075" cy="5657850"/>
            <wp:effectExtent l="0" t="0" r="9525" b="0"/>
            <wp:docPr id="573281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r w:rsidR="00F75C6D">
        <w:t xml:space="preserve"> 25% of the biomass from the previous day was carried </w:t>
      </w:r>
      <w:commentRangeStart w:id="92"/>
      <w:r w:rsidR="00F75C6D">
        <w:t>over</w:t>
      </w:r>
      <w:commentRangeEnd w:id="92"/>
      <w:r w:rsidR="0072268C">
        <w:rPr>
          <w:rStyle w:val="CommentReference"/>
          <w:sz w:val="24"/>
          <w:szCs w:val="24"/>
        </w:rPr>
        <w:commentReference w:id="92"/>
      </w:r>
      <w:r w:rsidR="00F75C6D">
        <w:t>.</w:t>
      </w:r>
      <w:commentRangeEnd w:id="91"/>
      <w:r w:rsidR="0052639E">
        <w:rPr>
          <w:rStyle w:val="CommentReference"/>
          <w:sz w:val="24"/>
          <w:szCs w:val="24"/>
        </w:rPr>
        <w:commentReference w:id="91"/>
      </w:r>
    </w:p>
    <w:p w14:paraId="78CDA620" w14:textId="77777777" w:rsidR="00BA7CE9" w:rsidRDefault="00BA7CE9" w:rsidP="00BA7CE9">
      <w:pPr>
        <w:spacing w:line="480" w:lineRule="auto"/>
      </w:pPr>
      <w:r>
        <w:rPr>
          <w:i/>
          <w:iCs/>
        </w:rPr>
        <w:t>Covariates</w:t>
      </w:r>
    </w:p>
    <w:p w14:paraId="046B1689" w14:textId="65291CD3" w:rsidR="00BA7CE9" w:rsidRDefault="00BA7CE9" w:rsidP="00BA7CE9">
      <w:pPr>
        <w:spacing w:line="480" w:lineRule="auto"/>
        <w:ind w:firstLine="720"/>
      </w:pPr>
      <w:r>
        <w:t xml:space="preserve">Since traveling requires both time and energy, </w:t>
      </w:r>
      <w:r w:rsidR="00377006">
        <w:t>we</w:t>
      </w:r>
      <w:r>
        <w:t xml:space="preserve"> consider</w:t>
      </w:r>
      <w:r w:rsidR="00377006">
        <w:t>ed</w:t>
      </w:r>
      <w:r>
        <w:t xml:space="preserve"> the d</w:t>
      </w:r>
      <w:r w:rsidRPr="00412EDF">
        <w:t>istances</w:t>
      </w:r>
      <w:r>
        <w:t xml:space="preserve"> of each raven’s territory to </w:t>
      </w:r>
      <w:r w:rsidR="006809D0">
        <w:t xml:space="preserve">the </w:t>
      </w:r>
      <w:r w:rsidR="004F4721">
        <w:t>hunting regions</w:t>
      </w:r>
      <w:r>
        <w:t>.</w:t>
      </w:r>
      <w:r w:rsidRPr="00412EDF">
        <w:t xml:space="preserve"> </w:t>
      </w:r>
      <w:r>
        <w:t xml:space="preserve">The commute distance for each raven </w:t>
      </w:r>
      <w:r w:rsidR="00142B8C">
        <w:t>was</w:t>
      </w:r>
      <w:r>
        <w:t xml:space="preserve"> </w:t>
      </w:r>
      <w:r w:rsidRPr="00412EDF">
        <w:t xml:space="preserve">calculated by taking the Euclidean distance from the center of the </w:t>
      </w:r>
      <w:r>
        <w:t>MCP</w:t>
      </w:r>
      <w:r w:rsidRPr="00412EDF">
        <w:t xml:space="preserve"> to </w:t>
      </w:r>
      <w:r w:rsidR="00EA6F90">
        <w:t xml:space="preserve">Yellowstone’s </w:t>
      </w:r>
      <w:r>
        <w:lastRenderedPageBreak/>
        <w:t>n</w:t>
      </w:r>
      <w:r w:rsidRPr="00412EDF">
        <w:t>orthern entrance</w:t>
      </w:r>
      <w:r>
        <w:t xml:space="preserve"> station in Gardiner, MT</w:t>
      </w:r>
      <w:r w:rsidR="009229C8">
        <w:t xml:space="preserve"> as that was a central location to both hunting regions.</w:t>
      </w:r>
      <w:r>
        <w:t xml:space="preserve"> </w:t>
      </w:r>
    </w:p>
    <w:p w14:paraId="1B4C3175" w14:textId="7E3AF872" w:rsidR="00BA7CE9" w:rsidRDefault="00D06FEF" w:rsidP="00BA7CE9">
      <w:pPr>
        <w:spacing w:line="480" w:lineRule="auto"/>
        <w:ind w:firstLine="720"/>
      </w:pPr>
      <w:r>
        <w:t>Ravens</w:t>
      </w:r>
      <w:r w:rsidR="00BA7CE9">
        <w:t xml:space="preserve"> </w:t>
      </w:r>
      <w:r w:rsidR="00992825">
        <w:t>perform</w:t>
      </w:r>
      <w:r w:rsidR="00BA7CE9">
        <w:t xml:space="preserve"> pre-breeding behaviors such as territory defense and nest building to retain possession of their territory</w:t>
      </w:r>
      <w:r w:rsidR="00C477ED">
        <w:t xml:space="preserve">. The need to perform these behaviors </w:t>
      </w:r>
      <w:r w:rsidR="00BA7CE9">
        <w:t>may impact a raven</w:t>
      </w:r>
      <w:r w:rsidR="002C10C6">
        <w:t>’</w:t>
      </w:r>
      <w:r w:rsidR="00BA7CE9">
        <w:t>s decision to leave its territory. Ravens in Yellowstone typical</w:t>
      </w:r>
      <w:r w:rsidR="002C10C6">
        <w:t>ly</w:t>
      </w:r>
      <w:r w:rsidR="00BA7CE9">
        <w:t xml:space="preserve"> lay eggs at the end of March until the middle of April</w:t>
      </w:r>
      <w:r w:rsidR="0039048C">
        <w:t xml:space="preserve"> (</w:t>
      </w:r>
      <w:r w:rsidR="0039048C">
        <w:rPr>
          <w:i/>
          <w:iCs/>
        </w:rPr>
        <w:t>unpublished data</w:t>
      </w:r>
      <w:r w:rsidR="0039048C">
        <w:t>)</w:t>
      </w:r>
      <w:r w:rsidR="00BA7CE9">
        <w:t xml:space="preserve">. These pre-breeding behaviors should be more prevalent closer to the breeding season. For this reason, months </w:t>
      </w:r>
      <w:r w:rsidR="00DF188E">
        <w:t>were</w:t>
      </w:r>
      <w:r w:rsidR="00BA7CE9">
        <w:t xml:space="preserve"> classified into two categories: early winter comprising November and December, and late winter representing March. </w:t>
      </w:r>
    </w:p>
    <w:p w14:paraId="55120502" w14:textId="20E078B7" w:rsidR="00BA7CE9" w:rsidRDefault="00BA7CE9" w:rsidP="00BA7CE9">
      <w:pPr>
        <w:spacing w:line="480" w:lineRule="auto"/>
        <w:ind w:firstLine="720"/>
      </w:pPr>
      <w:r>
        <w:t xml:space="preserve">Another variable that could affect a raven movement is varying usage </w:t>
      </w:r>
      <w:r w:rsidR="006E3275">
        <w:t>by</w:t>
      </w:r>
      <w:r>
        <w:t xml:space="preserve"> wolves for each territory</w:t>
      </w:r>
      <w:r w:rsidR="000C3922">
        <w:t xml:space="preserve">, as ravens will recognize spaces with higher </w:t>
      </w:r>
      <w:r w:rsidR="00B879F2">
        <w:t>frequencies</w:t>
      </w:r>
      <w:r w:rsidR="000C3922">
        <w:t xml:space="preserve"> of wolf kills (</w:t>
      </w:r>
      <w:r w:rsidR="000C3922" w:rsidRPr="000C3922">
        <w:rPr>
          <w:highlight w:val="yellow"/>
        </w:rPr>
        <w:t xml:space="preserve">Loretto et al </w:t>
      </w:r>
      <w:r w:rsidR="000C3922" w:rsidRPr="000C3922">
        <w:rPr>
          <w:i/>
          <w:iCs/>
          <w:highlight w:val="yellow"/>
        </w:rPr>
        <w:t xml:space="preserve">in </w:t>
      </w:r>
      <w:del w:id="93" w:author="John M. Marzluff" w:date="2026-01-30T14:52:00Z" w16du:dateUtc="2026-01-30T21:52:00Z">
        <w:r w:rsidR="000C3922" w:rsidRPr="000C3922" w:rsidDel="0072268C">
          <w:rPr>
            <w:i/>
            <w:iCs/>
            <w:highlight w:val="yellow"/>
          </w:rPr>
          <w:delText>review</w:delText>
        </w:r>
      </w:del>
      <w:ins w:id="94" w:author="John M. Marzluff" w:date="2026-01-30T14:52:00Z" w16du:dateUtc="2026-01-30T21:52:00Z">
        <w:r w:rsidR="0072268C">
          <w:rPr>
            <w:i/>
            <w:iCs/>
          </w:rPr>
          <w:t>press</w:t>
        </w:r>
      </w:ins>
      <w:r w:rsidR="000C3922">
        <w:t>)</w:t>
      </w:r>
      <w:r>
        <w:t xml:space="preserve">. Ravens that hold territories that are more productive, in that wolves create kills in the area more often, </w:t>
      </w:r>
      <w:r w:rsidR="00C86400">
        <w:t>may</w:t>
      </w:r>
      <w:r>
        <w:t xml:space="preserve"> remember </w:t>
      </w:r>
      <w:r w:rsidR="00C86400">
        <w:t>and</w:t>
      </w:r>
      <w:r>
        <w:t xml:space="preserve"> be more willing to risk staying on their territories even when a kill is not immediately available. </w:t>
      </w:r>
      <w:r w:rsidR="00E91171">
        <w:t>We calculated this b</w:t>
      </w:r>
      <w:r>
        <w:t xml:space="preserve">y taking an average of the 30-day carcass acquisition rates of wolves </w:t>
      </w:r>
      <w:r w:rsidR="0066074F">
        <w:t>using the random forest predictive algorithm</w:t>
      </w:r>
      <w:r w:rsidR="00F8348A">
        <w:t xml:space="preserve"> across all years that the raven was monitored on territory</w:t>
      </w:r>
      <w:r>
        <w:t>.</w:t>
      </w:r>
      <w:r w:rsidR="00022AC4">
        <w:t xml:space="preserve"> </w:t>
      </w:r>
    </w:p>
    <w:p w14:paraId="2F56FDB6" w14:textId="4DDF5382" w:rsidR="00BA7CE9" w:rsidRDefault="00BA7CE9" w:rsidP="00BA7CE9">
      <w:pPr>
        <w:spacing w:line="480" w:lineRule="auto"/>
        <w:ind w:firstLine="720"/>
      </w:pPr>
      <w:r>
        <w:t xml:space="preserve">Ravens are social animals that can utilize information sharing to locate foraging opportunities </w:t>
      </w:r>
      <w:r>
        <w:fldChar w:fldCharType="begin"/>
      </w:r>
      <w:r w:rsidR="00475DB8">
        <w:instrText xml:space="preserve"> ADDIN ZOTERO_ITEM CSL_CITATION {"citationID":"aAvBJWuw","properties":{"formattedCitation":"(Marzluff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C68E0">
        <w:rPr>
          <w:rFonts w:ascii="Aptos" w:hAnsi="Aptos"/>
        </w:rPr>
        <w:t>(Marzluff et al. 1996)</w:t>
      </w:r>
      <w:r>
        <w:fldChar w:fldCharType="end"/>
      </w:r>
      <w:r>
        <w:t xml:space="preserve">. </w:t>
      </w:r>
      <w:r w:rsidR="00301767">
        <w:t>A</w:t>
      </w:r>
      <w:r>
        <w:t xml:space="preserve"> territorial raven, even if it doesn’t utilize a communal roost with other ravens to gather information, might still consider the movement decisions of other ravens when deciding their own course of action. </w:t>
      </w:r>
      <w:r w:rsidR="00FF65BD">
        <w:t xml:space="preserve">We </w:t>
      </w:r>
      <w:r>
        <w:t>consider</w:t>
      </w:r>
      <w:r w:rsidR="00FF65BD">
        <w:t>ed</w:t>
      </w:r>
      <w:r>
        <w:t xml:space="preserve"> the proportion of </w:t>
      </w:r>
      <w:r w:rsidR="00593B43">
        <w:lastRenderedPageBreak/>
        <w:t xml:space="preserve">other </w:t>
      </w:r>
      <w:r>
        <w:t>ravens leaving their territories or visiting the hunting region</w:t>
      </w:r>
      <w:r w:rsidR="0031230C">
        <w:t>s</w:t>
      </w:r>
      <w:r w:rsidR="00752683">
        <w:t xml:space="preserve"> on a particular day</w:t>
      </w:r>
      <w:r>
        <w:t xml:space="preserve">, not including the </w:t>
      </w:r>
      <w:r w:rsidR="00126FFF">
        <w:t>individual</w:t>
      </w:r>
      <w:r>
        <w:t xml:space="preserve"> in consideration.</w:t>
      </w:r>
    </w:p>
    <w:p w14:paraId="374FFCBE" w14:textId="5D9A751B" w:rsidR="00BA7CE9" w:rsidRPr="00671C2C" w:rsidRDefault="00BA7CE9" w:rsidP="00BA7CE9">
      <w:pPr>
        <w:spacing w:line="480" w:lineRule="auto"/>
        <w:ind w:firstLine="720"/>
      </w:pPr>
      <w:r>
        <w:t xml:space="preserve">Walker et al. (2018) found </w:t>
      </w:r>
      <w:r w:rsidR="00142B8C">
        <w:t>snowpack</w:t>
      </w:r>
      <w:r>
        <w:t xml:space="preserve"> to be an important predictor in raven use of wolf habitat in Yellowstone. Similarly, </w:t>
      </w:r>
      <w:r w:rsidR="00FC5626">
        <w:t xml:space="preserve">we </w:t>
      </w:r>
      <w:r w:rsidR="0059123D">
        <w:t>include</w:t>
      </w:r>
      <w:r w:rsidR="00FC5626">
        <w:t>d</w:t>
      </w:r>
      <w:r w:rsidR="0059123D">
        <w:t xml:space="preserve"> snow depth and maximum</w:t>
      </w:r>
      <w:r>
        <w:t xml:space="preserve"> daily temperature </w:t>
      </w:r>
      <w:r w:rsidR="00F245CE">
        <w:t xml:space="preserve">from Mammoth, WY </w:t>
      </w:r>
      <w:r>
        <w:t>as a predictor that might similar</w:t>
      </w:r>
      <w:r w:rsidR="00A402DE">
        <w:t>ly</w:t>
      </w:r>
      <w:r>
        <w:t xml:space="preserve"> impact </w:t>
      </w:r>
      <w:r w:rsidR="007F6771">
        <w:t xml:space="preserve">territorial </w:t>
      </w:r>
      <w:r>
        <w:t xml:space="preserve">raven decision making. </w:t>
      </w:r>
    </w:p>
    <w:p w14:paraId="129FE5C2" w14:textId="77777777" w:rsidR="00BA7CE9" w:rsidRPr="00412EDF" w:rsidRDefault="00BA7CE9" w:rsidP="00BA7CE9">
      <w:pPr>
        <w:spacing w:line="480" w:lineRule="auto"/>
        <w:rPr>
          <w:i/>
          <w:iCs/>
        </w:rPr>
      </w:pPr>
      <w:r w:rsidRPr="00412EDF">
        <w:rPr>
          <w:i/>
          <w:iCs/>
        </w:rPr>
        <w:t>Raven movement model</w:t>
      </w:r>
    </w:p>
    <w:p w14:paraId="1B3E0A10" w14:textId="1DDEFC8D" w:rsidR="00BA7CE9" w:rsidRDefault="00BA7CE9" w:rsidP="00BA7CE9">
      <w:pPr>
        <w:spacing w:line="480" w:lineRule="auto"/>
      </w:pPr>
      <w:r w:rsidRPr="00412EDF">
        <w:tab/>
      </w:r>
      <w:r w:rsidR="00245446">
        <w:t>We</w:t>
      </w:r>
      <w:r>
        <w:t xml:space="preserve"> investigate</w:t>
      </w:r>
      <w:r w:rsidR="00245446">
        <w:t>d</w:t>
      </w:r>
      <w:r>
        <w:t xml:space="preserve"> how the availability from two sources of carrion, hunters and wolves, drives movement decisions of breeding ravens during the winter by creating a conditional binomial generalized linear mixed models (GLMM) using </w:t>
      </w:r>
      <w:r w:rsidRPr="00412EDF">
        <w:t xml:space="preserve">the R package </w:t>
      </w:r>
      <w:r w:rsidRPr="00412EDF">
        <w:rPr>
          <w:i/>
          <w:iCs/>
        </w:rPr>
        <w:t>lme4</w:t>
      </w:r>
      <w:r w:rsidRPr="00412EDF">
        <w:t xml:space="preserve"> (</w:t>
      </w:r>
      <w:r w:rsidRPr="00412EDF">
        <w:rPr>
          <w:highlight w:val="yellow"/>
        </w:rPr>
        <w:t>version</w:t>
      </w:r>
      <w:r w:rsidRPr="00412EDF">
        <w:t xml:space="preserve"> 1.1-37)</w:t>
      </w:r>
      <w:r>
        <w:t xml:space="preserve"> with a random effect for individuals. The conditional model break</w:t>
      </w:r>
      <w:r w:rsidR="0008607B">
        <w:t>s</w:t>
      </w:r>
      <w:r>
        <w:t xml:space="preserve"> the commuting process into two separate decisions. The first </w:t>
      </w:r>
      <w:del w:id="95" w:author="John M. Marzluff" w:date="2026-01-30T14:53:00Z" w16du:dateUtc="2026-01-30T21:53:00Z">
        <w:r w:rsidDel="0072268C">
          <w:delText xml:space="preserve">part </w:delText>
        </w:r>
      </w:del>
      <w:r w:rsidR="00726FDD">
        <w:t>is</w:t>
      </w:r>
      <w:r>
        <w:t xml:space="preserve"> whether a raven decides to leave its territory (hereafter territory model) and the second </w:t>
      </w:r>
      <w:del w:id="96" w:author="John M. Marzluff" w:date="2026-01-30T14:54:00Z" w16du:dateUtc="2026-01-30T21:54:00Z">
        <w:r w:rsidDel="0072268C">
          <w:delText xml:space="preserve">part </w:delText>
        </w:r>
      </w:del>
      <w:r w:rsidR="0008607B">
        <w:t>is</w:t>
      </w:r>
      <w:r>
        <w:t xml:space="preserve"> </w:t>
      </w:r>
      <w:del w:id="97" w:author="John M. Marzluff" w:date="2026-01-30T14:54:00Z" w16du:dateUtc="2026-01-30T21:54:00Z">
        <w:r w:rsidDel="0072268C">
          <w:delText>if the raven left its</w:delText>
        </w:r>
      </w:del>
      <w:ins w:id="98" w:author="John M. Marzluff" w:date="2026-01-30T14:54:00Z" w16du:dateUtc="2026-01-30T21:54:00Z">
        <w:r w:rsidR="0072268C">
          <w:t>after leaving the</w:t>
        </w:r>
      </w:ins>
      <w:r>
        <w:t xml:space="preserve"> territory, </w:t>
      </w:r>
      <w:ins w:id="99" w:author="John M. Marzluff" w:date="2026-01-30T14:54:00Z" w16du:dateUtc="2026-01-30T21:54:00Z">
        <w:r w:rsidR="0072268C">
          <w:t>whether the raven</w:t>
        </w:r>
      </w:ins>
      <w:del w:id="100" w:author="John M. Marzluff" w:date="2026-01-30T14:54:00Z" w16du:dateUtc="2026-01-30T21:54:00Z">
        <w:r w:rsidDel="0072268C">
          <w:delText>if it then</w:delText>
        </w:r>
      </w:del>
      <w:r>
        <w:t xml:space="preserve"> decides to visit the hunting region</w:t>
      </w:r>
      <w:r w:rsidR="0031230C">
        <w:t>s</w:t>
      </w:r>
      <w:r>
        <w:t xml:space="preserve"> (hereafter hunting model). This second part of the conditional model </w:t>
      </w:r>
      <w:ins w:id="101" w:author="John M. Marzluff" w:date="2026-01-30T14:55:00Z" w16du:dateUtc="2026-01-30T21:55:00Z">
        <w:r w:rsidR="0072268C">
          <w:t xml:space="preserve">accounts for the occurrence </w:t>
        </w:r>
      </w:ins>
      <w:ins w:id="102" w:author="John M. Marzluff" w:date="2026-01-30T14:56:00Z" w16du:dateUtc="2026-01-30T21:56:00Z">
        <w:r w:rsidR="0072268C">
          <w:t>of other distant resources (e.g., wolf kills outside the territory or foods in gateway communities) to influence the raven’s decision</w:t>
        </w:r>
      </w:ins>
      <w:del w:id="103" w:author="John M. Marzluff" w:date="2026-01-30T14:56:00Z" w16du:dateUtc="2026-01-30T21:56:00Z">
        <w:r w:rsidR="0008607B" w:rsidDel="0072268C">
          <w:delText>allowed</w:delText>
        </w:r>
        <w:r w:rsidDel="0072268C">
          <w:delText xml:space="preserve"> for other destination that a raven might visit such as a wolf kill outside of its territory or a different </w:delText>
        </w:r>
        <w:r w:rsidR="002343A7" w:rsidDel="0072268C">
          <w:delText>anthropogenic resou</w:delText>
        </w:r>
        <w:r w:rsidR="00190C30" w:rsidDel="0072268C">
          <w:delText>r</w:delText>
        </w:r>
        <w:r w:rsidR="002343A7" w:rsidDel="0072268C">
          <w:delText>ce</w:delText>
        </w:r>
      </w:del>
      <w:r>
        <w:t xml:space="preserve">. </w:t>
      </w:r>
    </w:p>
    <w:p w14:paraId="3614BF56" w14:textId="1AE3170C" w:rsidR="00BA7CE9" w:rsidRDefault="004479F1" w:rsidP="00BA7CE9">
      <w:pPr>
        <w:spacing w:line="480" w:lineRule="auto"/>
        <w:ind w:firstLine="720"/>
      </w:pPr>
      <w:r>
        <w:t xml:space="preserve">We restricted both </w:t>
      </w:r>
      <w:r w:rsidR="0001111F">
        <w:t>model</w:t>
      </w:r>
      <w:r>
        <w:t xml:space="preserve">s </w:t>
      </w:r>
      <w:r w:rsidR="00334016">
        <w:t>to</w:t>
      </w:r>
      <w:r w:rsidR="00BA7CE9">
        <w:t xml:space="preserve"> data from the </w:t>
      </w:r>
      <w:commentRangeStart w:id="104"/>
      <w:r w:rsidR="00BA7CE9">
        <w:t>30-day early (Nov 15 - Dec 15) and late (March</w:t>
      </w:r>
      <w:r>
        <w:t xml:space="preserve"> 1 - 30</w:t>
      </w:r>
      <w:r w:rsidR="00BA7CE9">
        <w:t xml:space="preserve">) </w:t>
      </w:r>
      <w:commentRangeEnd w:id="104"/>
      <w:r w:rsidR="0072268C">
        <w:rPr>
          <w:rStyle w:val="CommentReference"/>
          <w:sz w:val="24"/>
          <w:szCs w:val="24"/>
        </w:rPr>
        <w:commentReference w:id="104"/>
      </w:r>
      <w:r w:rsidR="00BA7CE9">
        <w:t xml:space="preserve">winter study periods done by the Yellowstone Wolf, Cougar, and Elk project </w:t>
      </w:r>
      <w:r w:rsidR="00BA7CE9">
        <w:lastRenderedPageBreak/>
        <w:t xml:space="preserve">because that is the period the wolf carcass </w:t>
      </w:r>
      <w:r w:rsidR="00F15E53">
        <w:t xml:space="preserve">predictive algorithm </w:t>
      </w:r>
      <w:r w:rsidR="00BA7CE9">
        <w:t>works</w:t>
      </w:r>
      <w:r w:rsidR="00227BA0">
        <w:t xml:space="preserve"> </w:t>
      </w:r>
      <w:r w:rsidR="001E4CFC">
        <w:t xml:space="preserve">for </w:t>
      </w:r>
      <w:r w:rsidR="00227BA0">
        <w:t>due to</w:t>
      </w:r>
      <w:r w:rsidR="0021430C">
        <w:t xml:space="preserve"> a</w:t>
      </w:r>
      <w:r w:rsidR="00227BA0">
        <w:t xml:space="preserve"> higher </w:t>
      </w:r>
      <w:r w:rsidR="002725BD">
        <w:t xml:space="preserve">wolf </w:t>
      </w:r>
      <w:r w:rsidR="00227BA0">
        <w:t xml:space="preserve">collar fix </w:t>
      </w:r>
      <w:r w:rsidR="0094639D">
        <w:t>rate</w:t>
      </w:r>
      <w:r w:rsidR="00BA7CE9">
        <w:t>.</w:t>
      </w:r>
      <w:r w:rsidR="0094639D">
        <w:t xml:space="preserve"> </w:t>
      </w:r>
      <w:r w:rsidR="00986DEF">
        <w:t xml:space="preserve">Both </w:t>
      </w:r>
      <w:r w:rsidR="00FC0899">
        <w:t>model</w:t>
      </w:r>
      <w:r w:rsidR="00986DEF">
        <w:t>s</w:t>
      </w:r>
      <w:r w:rsidR="00FC0899">
        <w:t xml:space="preserve"> </w:t>
      </w:r>
      <w:r w:rsidR="00BA7CE9">
        <w:t>include</w:t>
      </w:r>
      <w:r w:rsidR="00834FC1">
        <w:t>d</w:t>
      </w:r>
      <w:r w:rsidR="00BA7CE9">
        <w:t xml:space="preserve"> an interaction effect between </w:t>
      </w:r>
      <w:r w:rsidR="00986DEF">
        <w:t xml:space="preserve">the wolf kill covariate (active kill and visited kill) </w:t>
      </w:r>
      <w:r w:rsidR="00BA7CE9">
        <w:t>and the amount of hunting biomass available</w:t>
      </w:r>
      <w:r w:rsidR="001E44EB">
        <w:t xml:space="preserve"> t</w:t>
      </w:r>
      <w:r w:rsidR="00BA7CE9">
        <w:t xml:space="preserve">o determine if one resource </w:t>
      </w:r>
      <w:r w:rsidR="00562BED">
        <w:t>was</w:t>
      </w:r>
      <w:r w:rsidR="00BA7CE9">
        <w:t xml:space="preserve"> given priority over the other in the decision</w:t>
      </w:r>
      <w:r w:rsidR="00190C30">
        <w:t>-</w:t>
      </w:r>
      <w:r w:rsidR="00BA7CE9">
        <w:t>making process.</w:t>
      </w:r>
      <w:r w:rsidR="007C1052">
        <w:t xml:space="preserve"> Two covariates were used to represent the hunting season to determine to what degree ravens were tracking the potential biomass versus a broad</w:t>
      </w:r>
      <w:r w:rsidR="00314F6C">
        <w:t>er</w:t>
      </w:r>
      <w:r w:rsidR="007C1052">
        <w:t xml:space="preserve"> general availability determined by the hunting season.</w:t>
      </w:r>
      <w:r w:rsidR="00BA7CE9">
        <w:t xml:space="preserve"> </w:t>
      </w:r>
      <w:r w:rsidR="00BA7CE9" w:rsidRPr="0023175E">
        <w:rPr>
          <w:highlight w:val="yellow"/>
        </w:rPr>
        <w:t>Other covariates</w:t>
      </w:r>
      <w:r w:rsidR="00B61806">
        <w:rPr>
          <w:highlight w:val="yellow"/>
        </w:rPr>
        <w:t xml:space="preserve"> in the territory model</w:t>
      </w:r>
      <w:r w:rsidR="00BA7CE9" w:rsidRPr="0023175E">
        <w:rPr>
          <w:highlight w:val="yellow"/>
        </w:rPr>
        <w:t xml:space="preserve"> </w:t>
      </w:r>
      <w:r w:rsidR="009B71D9">
        <w:rPr>
          <w:highlight w:val="yellow"/>
        </w:rPr>
        <w:t>are</w:t>
      </w:r>
      <w:r w:rsidR="00BA7CE9" w:rsidRPr="0023175E">
        <w:rPr>
          <w:highlight w:val="yellow"/>
        </w:rPr>
        <w:t xml:space="preserve"> the distance to </w:t>
      </w:r>
      <w:r w:rsidR="003571B0">
        <w:rPr>
          <w:highlight w:val="yellow"/>
        </w:rPr>
        <w:t>the hunting regions</w:t>
      </w:r>
      <w:r w:rsidR="00BA7CE9" w:rsidRPr="0023175E">
        <w:rPr>
          <w:highlight w:val="yellow"/>
        </w:rPr>
        <w:t xml:space="preserve">, </w:t>
      </w:r>
      <w:r w:rsidR="00896724" w:rsidRPr="0023175E">
        <w:rPr>
          <w:highlight w:val="yellow"/>
        </w:rPr>
        <w:t xml:space="preserve">average </w:t>
      </w:r>
      <w:r w:rsidR="00896724">
        <w:rPr>
          <w:highlight w:val="yellow"/>
        </w:rPr>
        <w:t xml:space="preserve">wolf </w:t>
      </w:r>
      <w:r w:rsidR="00896724" w:rsidRPr="0023175E">
        <w:rPr>
          <w:highlight w:val="yellow"/>
        </w:rPr>
        <w:t xml:space="preserve">kill density </w:t>
      </w:r>
      <w:r w:rsidR="00A25087">
        <w:rPr>
          <w:highlight w:val="yellow"/>
        </w:rPr>
        <w:t>with</w:t>
      </w:r>
      <w:r w:rsidR="00896724" w:rsidRPr="0023175E">
        <w:rPr>
          <w:highlight w:val="yellow"/>
        </w:rPr>
        <w:t>in the territory</w:t>
      </w:r>
      <w:r w:rsidR="00896724">
        <w:rPr>
          <w:highlight w:val="yellow"/>
        </w:rPr>
        <w:t>,</w:t>
      </w:r>
      <w:r w:rsidR="00896724" w:rsidRPr="0023175E">
        <w:rPr>
          <w:highlight w:val="yellow"/>
        </w:rPr>
        <w:t xml:space="preserve"> </w:t>
      </w:r>
      <w:r w:rsidR="00BA7CE9" w:rsidRPr="0023175E">
        <w:rPr>
          <w:highlight w:val="yellow"/>
        </w:rPr>
        <w:t xml:space="preserve">pre-breeding season period, the proportion of other ravens leaving their territory, </w:t>
      </w:r>
      <w:r w:rsidR="009A49BB">
        <w:rPr>
          <w:highlight w:val="yellow"/>
        </w:rPr>
        <w:t>daily maximum</w:t>
      </w:r>
      <w:r w:rsidR="00BA7CE9" w:rsidRPr="0023175E">
        <w:rPr>
          <w:highlight w:val="yellow"/>
        </w:rPr>
        <w:t xml:space="preserve"> temperature</w:t>
      </w:r>
      <w:r w:rsidR="009A49BB">
        <w:rPr>
          <w:highlight w:val="yellow"/>
        </w:rPr>
        <w:t xml:space="preserve">, and </w:t>
      </w:r>
      <w:r w:rsidR="00834BCA">
        <w:rPr>
          <w:highlight w:val="yellow"/>
        </w:rPr>
        <w:t>daily snow depth</w:t>
      </w:r>
      <w:r w:rsidR="00BA7CE9" w:rsidRPr="0023175E">
        <w:rPr>
          <w:highlight w:val="yellow"/>
        </w:rPr>
        <w:t>.</w:t>
      </w:r>
      <w:r w:rsidR="00B61806" w:rsidRPr="00B61806">
        <w:rPr>
          <w:highlight w:val="yellow"/>
        </w:rPr>
        <w:t xml:space="preserve"> </w:t>
      </w:r>
      <w:r w:rsidR="00B61806" w:rsidRPr="0023175E">
        <w:rPr>
          <w:highlight w:val="yellow"/>
        </w:rPr>
        <w:t xml:space="preserve">Other covariates </w:t>
      </w:r>
      <w:r w:rsidR="00B61806">
        <w:rPr>
          <w:highlight w:val="yellow"/>
        </w:rPr>
        <w:t>in the hunting model are</w:t>
      </w:r>
      <w:r w:rsidR="00B61806" w:rsidRPr="0023175E">
        <w:rPr>
          <w:highlight w:val="yellow"/>
        </w:rPr>
        <w:t xml:space="preserve"> the distance to the hunting region, the proportion of other ravens visiting the hunting region</w:t>
      </w:r>
      <w:r w:rsidR="00B61806">
        <w:rPr>
          <w:highlight w:val="yellow"/>
        </w:rPr>
        <w:t>s</w:t>
      </w:r>
      <w:r w:rsidR="00B61806" w:rsidRPr="0023175E">
        <w:rPr>
          <w:highlight w:val="yellow"/>
        </w:rPr>
        <w:t>, average daily temperature</w:t>
      </w:r>
      <w:r w:rsidR="00B61806">
        <w:rPr>
          <w:highlight w:val="yellow"/>
        </w:rPr>
        <w:t>, and daily snow depth</w:t>
      </w:r>
      <w:r w:rsidR="00B61806" w:rsidRPr="0023175E">
        <w:rPr>
          <w:highlight w:val="yellow"/>
        </w:rPr>
        <w:t>.</w:t>
      </w:r>
    </w:p>
    <w:p w14:paraId="0B719213" w14:textId="77777777" w:rsidR="00BA7CE9" w:rsidRDefault="00BA7CE9" w:rsidP="00BA7CE9">
      <w:pPr>
        <w:spacing w:line="480" w:lineRule="auto"/>
      </w:pPr>
    </w:p>
    <w:p w14:paraId="1EFD9EFF" w14:textId="77777777" w:rsidR="00BA7CE9" w:rsidRPr="001E1602" w:rsidRDefault="00BA7CE9" w:rsidP="00BA7CE9">
      <w:pPr>
        <w:spacing w:line="480" w:lineRule="auto"/>
        <w:rPr>
          <w:b/>
          <w:bCs/>
        </w:rPr>
      </w:pPr>
      <w:r>
        <w:rPr>
          <w:b/>
          <w:bCs/>
        </w:rPr>
        <w:t>Results</w:t>
      </w:r>
    </w:p>
    <w:p w14:paraId="7C1097D8" w14:textId="0B144C5A" w:rsidR="004548F8" w:rsidRDefault="00BA3A2B" w:rsidP="004548F8">
      <w:pPr>
        <w:spacing w:line="480" w:lineRule="auto"/>
        <w:ind w:firstLine="720"/>
      </w:pPr>
      <w:commentRangeStart w:id="105"/>
      <w:r>
        <w:t>Between</w:t>
      </w:r>
      <w:commentRangeEnd w:id="105"/>
      <w:r w:rsidR="006D26FD">
        <w:rPr>
          <w:rStyle w:val="CommentReference"/>
          <w:sz w:val="24"/>
          <w:szCs w:val="24"/>
        </w:rPr>
        <w:commentReference w:id="105"/>
      </w:r>
      <w:r>
        <w:t xml:space="preserve"> October </w:t>
      </w:r>
      <w:r w:rsidR="00BA7CE9">
        <w:t>20</w:t>
      </w:r>
      <w:r>
        <w:t>19 and Mar</w:t>
      </w:r>
      <w:r w:rsidR="009A574E">
        <w:t>ch 2024</w:t>
      </w:r>
      <w:r>
        <w:t xml:space="preserve">, </w:t>
      </w:r>
      <w:r w:rsidR="00D47B3D">
        <w:t>we gathered</w:t>
      </w:r>
      <w:r w:rsidR="00BA7CE9">
        <w:t xml:space="preserve"> </w:t>
      </w:r>
      <w:r w:rsidR="00B7263C">
        <w:t>2090</w:t>
      </w:r>
      <w:r w:rsidR="00BA7CE9">
        <w:t xml:space="preserve"> decision days (mean = </w:t>
      </w:r>
      <w:r w:rsidR="00B871E0">
        <w:t>104.5</w:t>
      </w:r>
      <w:r w:rsidR="00BA7CE9">
        <w:t xml:space="preserve">, </w:t>
      </w:r>
      <w:proofErr w:type="spellStart"/>
      <w:r w:rsidR="00BA7CE9">
        <w:t>sd</w:t>
      </w:r>
      <w:proofErr w:type="spellEnd"/>
      <w:r w:rsidR="00BA7CE9">
        <w:t xml:space="preserve"> = </w:t>
      </w:r>
      <w:r w:rsidR="00B871E0">
        <w:t>62.6</w:t>
      </w:r>
      <w:r w:rsidR="00BA7CE9">
        <w:t xml:space="preserve">, </w:t>
      </w:r>
      <w:r w:rsidR="00394B05">
        <w:t>range</w:t>
      </w:r>
      <w:r w:rsidR="00BA7CE9">
        <w:t xml:space="preserve"> =</w:t>
      </w:r>
      <w:r w:rsidR="00394B05">
        <w:t xml:space="preserve"> 4 -</w:t>
      </w:r>
      <w:r w:rsidR="00BA7CE9">
        <w:t xml:space="preserve"> </w:t>
      </w:r>
      <w:r w:rsidR="00B871E0">
        <w:t>216</w:t>
      </w:r>
      <w:r w:rsidR="00BA7CE9">
        <w:t>)</w:t>
      </w:r>
      <w:r w:rsidR="00D47B3D">
        <w:t xml:space="preserve"> from </w:t>
      </w:r>
      <w:commentRangeStart w:id="106"/>
      <w:r w:rsidR="00D47B3D">
        <w:t>20 territorial ravens</w:t>
      </w:r>
      <w:r w:rsidR="00270560">
        <w:t xml:space="preserve"> </w:t>
      </w:r>
      <w:commentRangeEnd w:id="106"/>
      <w:r w:rsidR="00D57F0B">
        <w:rPr>
          <w:rStyle w:val="CommentReference"/>
          <w:sz w:val="24"/>
          <w:szCs w:val="24"/>
        </w:rPr>
        <w:commentReference w:id="106"/>
      </w:r>
      <w:r w:rsidR="00F57081">
        <w:t>(12 female, 8 male)</w:t>
      </w:r>
      <w:del w:id="107" w:author="John M. Marzluff" w:date="2026-01-30T14:58:00Z" w16du:dateUtc="2026-01-30T21:58:00Z">
        <w:r w:rsidR="00F57081" w:rsidDel="0072268C">
          <w:delText xml:space="preserve"> </w:delText>
        </w:r>
        <w:r w:rsidR="00270560" w:rsidDel="0072268C">
          <w:delText>in Yellowstone National Park</w:delText>
        </w:r>
      </w:del>
      <w:r w:rsidR="00BA7CE9">
        <w:t xml:space="preserve">. </w:t>
      </w:r>
      <w:commentRangeStart w:id="108"/>
      <w:r w:rsidR="008B4D2D">
        <w:t xml:space="preserve">16 individuals were captured as territory holders and 4 individuals were captured as vagrant non-breeders and </w:t>
      </w:r>
      <w:r w:rsidR="00624BE8">
        <w:t>transitioned into</w:t>
      </w:r>
      <w:r w:rsidR="008B4D2D">
        <w:t xml:space="preserve"> territorial holders during the study period. </w:t>
      </w:r>
      <w:r w:rsidR="00BA7CE9">
        <w:t xml:space="preserve">2 </w:t>
      </w:r>
      <w:r w:rsidR="003F3162">
        <w:t xml:space="preserve">territorial </w:t>
      </w:r>
      <w:r w:rsidR="00BE442C">
        <w:t>male</w:t>
      </w:r>
      <w:r w:rsidR="003F3162">
        <w:t>s</w:t>
      </w:r>
      <w:r w:rsidR="00BE442C">
        <w:t xml:space="preserve"> were</w:t>
      </w:r>
      <w:r w:rsidR="00BA7CE9">
        <w:t xml:space="preserve"> excluded due to being in</w:t>
      </w:r>
      <w:r w:rsidR="001C5B23">
        <w:t xml:space="preserve"> a</w:t>
      </w:r>
      <w:r w:rsidR="00BA7CE9">
        <w:t xml:space="preserve"> </w:t>
      </w:r>
      <w:r w:rsidR="00257A8B">
        <w:t xml:space="preserve">territorial </w:t>
      </w:r>
      <w:r w:rsidR="00BA7CE9">
        <w:t>pair</w:t>
      </w:r>
      <w:r w:rsidR="00257A8B">
        <w:t xml:space="preserve"> with a tagged female</w:t>
      </w:r>
      <w:r w:rsidR="008D01A0">
        <w:t>.</w:t>
      </w:r>
      <w:r w:rsidR="005766A4">
        <w:t xml:space="preserve"> </w:t>
      </w:r>
      <w:commentRangeEnd w:id="108"/>
      <w:r w:rsidR="003735B8">
        <w:rPr>
          <w:rStyle w:val="CommentReference"/>
          <w:sz w:val="24"/>
          <w:szCs w:val="24"/>
        </w:rPr>
        <w:commentReference w:id="108"/>
      </w:r>
      <w:r w:rsidR="001320D3">
        <w:t xml:space="preserve">There was wide variation in the individual </w:t>
      </w:r>
      <w:r w:rsidR="001A0152">
        <w:t xml:space="preserve">movement </w:t>
      </w:r>
      <w:r w:rsidR="001320D3">
        <w:t>decisions of ravens</w:t>
      </w:r>
      <w:r w:rsidR="001A0152">
        <w:t xml:space="preserve"> with many ravens often deciding to travel outside of the park to the hunting regions</w:t>
      </w:r>
      <w:r w:rsidR="00BD39F6">
        <w:t xml:space="preserve"> </w:t>
      </w:r>
      <w:r w:rsidR="00BD39F6">
        <w:lastRenderedPageBreak/>
        <w:t xml:space="preserve">(Fig </w:t>
      </w:r>
      <w:r w:rsidR="00A173F3">
        <w:t>3</w:t>
      </w:r>
      <w:r w:rsidR="00BD39F6">
        <w:t>)</w:t>
      </w:r>
      <w:r w:rsidR="001A0152">
        <w:t xml:space="preserve">. </w:t>
      </w:r>
      <w:r w:rsidR="00FE1E0E">
        <w:t>Outside of the two main carrion resource</w:t>
      </w:r>
      <w:r w:rsidR="00B9157E">
        <w:t>s</w:t>
      </w:r>
      <w:r w:rsidR="00FE1E0E">
        <w:t xml:space="preserve"> available on the landscape, ravens also </w:t>
      </w:r>
      <w:r w:rsidR="00E500FA">
        <w:t xml:space="preserve">visited </w:t>
      </w:r>
      <w:r w:rsidR="00D94E61">
        <w:t xml:space="preserve">various anthropogenic subsidies. </w:t>
      </w:r>
      <w:r w:rsidR="005B07EF">
        <w:t>R</w:t>
      </w:r>
      <w:r w:rsidR="00D94E61">
        <w:t xml:space="preserve">avens spent </w:t>
      </w:r>
      <w:r w:rsidR="005B07EF">
        <w:t xml:space="preserve">some time at the landfill and sewage treatment ponds in Gardiner an average </w:t>
      </w:r>
      <w:r w:rsidR="005B07EF" w:rsidRPr="00C76B4C">
        <w:rPr>
          <w:highlight w:val="yellow"/>
        </w:rPr>
        <w:t xml:space="preserve">of </w:t>
      </w:r>
      <w:r w:rsidR="00E11D3C">
        <w:rPr>
          <w:highlight w:val="yellow"/>
        </w:rPr>
        <w:t>1</w:t>
      </w:r>
      <w:r w:rsidR="007E6C33">
        <w:rPr>
          <w:highlight w:val="yellow"/>
        </w:rPr>
        <w:t>5.2</w:t>
      </w:r>
      <w:r w:rsidR="00FE1E0E" w:rsidRPr="00C76B4C">
        <w:rPr>
          <w:highlight w:val="yellow"/>
        </w:rPr>
        <w:t>%</w:t>
      </w:r>
      <w:r w:rsidR="005C213A">
        <w:t xml:space="preserve"> of trips to the hunting region</w:t>
      </w:r>
      <w:r w:rsidR="00C9074B">
        <w:t>s</w:t>
      </w:r>
      <w:r w:rsidR="00FE1E0E">
        <w:t xml:space="preserve"> </w:t>
      </w:r>
      <w:r w:rsidR="00D94E61">
        <w:t xml:space="preserve">throughout the winter </w:t>
      </w:r>
      <w:r w:rsidR="00FE1E0E">
        <w:t>(</w:t>
      </w:r>
      <w:r w:rsidR="003269E9">
        <w:t xml:space="preserve">range = 0 – </w:t>
      </w:r>
      <w:r w:rsidR="007E6C33">
        <w:t>6</w:t>
      </w:r>
      <w:r w:rsidR="00E11D3C">
        <w:t>0%</w:t>
      </w:r>
      <w:r w:rsidR="003269E9">
        <w:t xml:space="preserve">, </w:t>
      </w:r>
      <w:proofErr w:type="spellStart"/>
      <w:r w:rsidR="003269E9">
        <w:t>sd</w:t>
      </w:r>
      <w:proofErr w:type="spellEnd"/>
      <w:r w:rsidR="003269E9">
        <w:t xml:space="preserve"> = </w:t>
      </w:r>
      <w:r w:rsidR="007E6C33">
        <w:t>17.3</w:t>
      </w:r>
      <w:r w:rsidR="00715DA5">
        <w:t>%</w:t>
      </w:r>
      <w:r w:rsidR="003269E9">
        <w:t>)</w:t>
      </w:r>
      <w:r w:rsidR="00D94E61">
        <w:t xml:space="preserve">. </w:t>
      </w:r>
      <w:r w:rsidR="00B119BE">
        <w:t>Ravens that lived in the interior portion of Yellowstone also utilized West Yellowstone, MT for regular foraging</w:t>
      </w:r>
      <w:r w:rsidR="002B5EC1">
        <w:t xml:space="preserve"> </w:t>
      </w:r>
      <w:r w:rsidR="00D57F0B">
        <w:t xml:space="preserve">on anthropogenic subsidies </w:t>
      </w:r>
      <w:r w:rsidR="002B5EC1">
        <w:t xml:space="preserve">(Fig </w:t>
      </w:r>
      <w:r w:rsidR="00A173F3">
        <w:t>4</w:t>
      </w:r>
      <w:r w:rsidR="002B5EC1">
        <w:t>)</w:t>
      </w:r>
      <w:r w:rsidR="00B119BE">
        <w:t>.</w:t>
      </w:r>
      <w:r w:rsidR="009452D4">
        <w:t xml:space="preserve"> </w:t>
      </w:r>
    </w:p>
    <w:p w14:paraId="2D8E61B6" w14:textId="4EA0E9A1" w:rsidR="00270BD5" w:rsidRDefault="002A653D" w:rsidP="000B5D6C">
      <w:pPr>
        <w:spacing w:line="480" w:lineRule="auto"/>
        <w:ind w:firstLine="720"/>
      </w:pPr>
      <w:r>
        <w:t xml:space="preserve">Wolf </w:t>
      </w:r>
      <w:proofErr w:type="gramStart"/>
      <w:r>
        <w:t>kill</w:t>
      </w:r>
      <w:proofErr w:type="gramEnd"/>
      <w:del w:id="109" w:author="John M. Marzluff" w:date="2026-01-30T15:00:00Z" w16du:dateUtc="2026-01-30T22:00:00Z">
        <w:r w:rsidDel="003735B8">
          <w:delText>s</w:delText>
        </w:r>
      </w:del>
      <w:ins w:id="110" w:author="John M. Marzluff" w:date="2026-01-30T15:01:00Z" w16du:dateUtc="2026-01-30T22:01:00Z">
        <w:r w:rsidR="003735B8">
          <w:t xml:space="preserve">s </w:t>
        </w:r>
        <w:proofErr w:type="gramStart"/>
        <w:r w:rsidR="003735B8">
          <w:t>were</w:t>
        </w:r>
        <w:proofErr w:type="gramEnd"/>
        <w:r w:rsidR="003735B8">
          <w:t xml:space="preserve"> rarely available to</w:t>
        </w:r>
      </w:ins>
      <w:del w:id="111" w:author="John M. Marzluff" w:date="2026-01-30T15:01:00Z" w16du:dateUtc="2026-01-30T22:01:00Z">
        <w:r w:rsidR="00AB4407" w:rsidDel="003735B8">
          <w:delText xml:space="preserve"> </w:delText>
        </w:r>
        <w:r w:rsidR="00D55109" w:rsidDel="003735B8">
          <w:delText>availability</w:delText>
        </w:r>
        <w:r w:rsidR="00AB4407" w:rsidDel="003735B8">
          <w:delText xml:space="preserve"> was</w:delText>
        </w:r>
        <w:r w:rsidDel="003735B8">
          <w:delText xml:space="preserve"> not plentiful for</w:delText>
        </w:r>
      </w:del>
      <w:r>
        <w:t xml:space="preserve"> territorial ravens, either within their territory or </w:t>
      </w:r>
      <w:del w:id="112" w:author="John M. Marzluff" w:date="2026-01-30T15:00:00Z" w16du:dateUtc="2026-01-30T22:00:00Z">
        <w:r w:rsidDel="003735B8">
          <w:delText>without.</w:delText>
        </w:r>
      </w:del>
      <w:ins w:id="113" w:author="John M. Marzluff" w:date="2026-01-30T15:00:00Z" w16du:dateUtc="2026-01-30T22:00:00Z">
        <w:r w:rsidR="003735B8">
          <w:t xml:space="preserve">beyond it. </w:t>
        </w:r>
      </w:ins>
      <w:r w:rsidR="00665AED">
        <w:t xml:space="preserve"> </w:t>
      </w:r>
      <w:r w:rsidR="005F7516">
        <w:t>Raven territories were on average 5.</w:t>
      </w:r>
      <w:r w:rsidR="00F3793E">
        <w:t>9</w:t>
      </w:r>
      <w:r w:rsidR="005F7516">
        <w:t xml:space="preserve"> km</w:t>
      </w:r>
      <w:r w:rsidR="005F7516">
        <w:rPr>
          <w:vertAlign w:val="superscript"/>
        </w:rPr>
        <w:t>2</w:t>
      </w:r>
      <w:r w:rsidR="005F7516">
        <w:t xml:space="preserve"> (range = 0.8 – 21.2</w:t>
      </w:r>
      <w:r w:rsidR="00BA243B" w:rsidRPr="00BA243B">
        <w:t xml:space="preserve"> </w:t>
      </w:r>
      <w:r w:rsidR="00BA243B">
        <w:t>km</w:t>
      </w:r>
      <w:r w:rsidR="00BA243B">
        <w:rPr>
          <w:vertAlign w:val="superscript"/>
        </w:rPr>
        <w:t>2</w:t>
      </w:r>
      <w:r w:rsidR="005F7516">
        <w:t xml:space="preserve">, </w:t>
      </w:r>
      <w:proofErr w:type="spellStart"/>
      <w:r w:rsidR="005F7516">
        <w:t>sd</w:t>
      </w:r>
      <w:proofErr w:type="spellEnd"/>
      <w:r w:rsidR="005F7516">
        <w:t xml:space="preserve"> = 6.</w:t>
      </w:r>
      <w:r w:rsidR="00DD7055">
        <w:t>3</w:t>
      </w:r>
      <w:r w:rsidR="00BA243B" w:rsidRPr="00BA243B">
        <w:t xml:space="preserve"> </w:t>
      </w:r>
      <w:r w:rsidR="00BA243B">
        <w:t>km</w:t>
      </w:r>
      <w:r w:rsidR="00BA243B">
        <w:rPr>
          <w:vertAlign w:val="superscript"/>
        </w:rPr>
        <w:t>2</w:t>
      </w:r>
      <w:r w:rsidR="005F7516">
        <w:t>)</w:t>
      </w:r>
      <w:r w:rsidR="00177C18">
        <w:t>,</w:t>
      </w:r>
      <w:ins w:id="114" w:author="John M. Marzluff" w:date="2026-01-30T15:00:00Z" w16du:dateUtc="2026-01-30T22:00:00Z">
        <w:r w:rsidR="003735B8">
          <w:t xml:space="preserve"> and</w:t>
        </w:r>
      </w:ins>
      <w:del w:id="115" w:author="John M. Marzluff" w:date="2026-01-30T15:00:00Z" w16du:dateUtc="2026-01-30T22:00:00Z">
        <w:r w:rsidR="00177C18" w:rsidDel="003735B8">
          <w:delText xml:space="preserve"> but</w:delText>
        </w:r>
      </w:del>
      <w:r w:rsidR="00177C18">
        <w:t xml:space="preserve"> each territory only had a wolf kill available</w:t>
      </w:r>
      <w:r w:rsidR="008114F9">
        <w:t xml:space="preserve"> </w:t>
      </w:r>
      <w:del w:id="116" w:author="John M. Marzluff" w:date="2026-01-30T15:02:00Z" w16du:dateUtc="2026-01-30T22:02:00Z">
        <w:r w:rsidR="008114F9" w:rsidDel="003735B8">
          <w:delText>on</w:delText>
        </w:r>
        <w:r w:rsidR="00177C18" w:rsidDel="003735B8">
          <w:delText xml:space="preserve"> an average of</w:delText>
        </w:r>
      </w:del>
      <w:ins w:id="117" w:author="John M. Marzluff" w:date="2026-01-30T15:02:00Z" w16du:dateUtc="2026-01-30T22:02:00Z">
        <w:r w:rsidR="003735B8">
          <w:t>for a mean of</w:t>
        </w:r>
      </w:ins>
      <w:r w:rsidR="00177C18">
        <w:t xml:space="preserve"> 3.</w:t>
      </w:r>
      <w:r w:rsidR="00C24431">
        <w:t>1</w:t>
      </w:r>
      <w:r w:rsidR="00177C18">
        <w:t>% of days (range = 0 – 2</w:t>
      </w:r>
      <w:r w:rsidR="00B044C0">
        <w:t>5</w:t>
      </w:r>
      <w:r w:rsidR="00BA243B">
        <w:t>%</w:t>
      </w:r>
      <w:r w:rsidR="00177C18">
        <w:t xml:space="preserve">, </w:t>
      </w:r>
      <w:proofErr w:type="spellStart"/>
      <w:r w:rsidR="00177C18">
        <w:t>sd</w:t>
      </w:r>
      <w:proofErr w:type="spellEnd"/>
      <w:r w:rsidR="00177C18">
        <w:t xml:space="preserve"> = 6.</w:t>
      </w:r>
      <w:r w:rsidR="00B044C0">
        <w:t>2</w:t>
      </w:r>
      <w:r w:rsidR="00BA243B">
        <w:t>%</w:t>
      </w:r>
      <w:r w:rsidR="00177C18">
        <w:t>).</w:t>
      </w:r>
      <w:r w:rsidR="000B5D6C">
        <w:t xml:space="preserve"> </w:t>
      </w:r>
      <w:ins w:id="118" w:author="John M. Marzluff" w:date="2026-01-30T15:04:00Z" w16du:dateUtc="2026-01-30T22:04:00Z">
        <w:r w:rsidR="003735B8">
          <w:t>Wolf kills only occurred on</w:t>
        </w:r>
      </w:ins>
      <w:del w:id="119" w:author="John M. Marzluff" w:date="2026-01-30T15:04:00Z" w16du:dateUtc="2026-01-30T22:04:00Z">
        <w:r w:rsidR="0004378C" w:rsidDel="003735B8">
          <w:delText>On</w:delText>
        </w:r>
      </w:del>
      <w:ins w:id="120" w:author="John M. Marzluff" w:date="2026-01-30T15:03:00Z" w16du:dateUtc="2026-01-30T22:03:00Z">
        <w:r w:rsidR="003735B8">
          <w:t xml:space="preserve"> a mean of 9.5% of</w:t>
        </w:r>
      </w:ins>
      <w:r w:rsidR="0004378C">
        <w:t xml:space="preserve"> </w:t>
      </w:r>
      <w:ins w:id="121" w:author="John M. Marzluff" w:date="2026-01-30T15:03:00Z" w16du:dateUtc="2026-01-30T22:03:00Z">
        <w:r w:rsidR="003735B8">
          <w:t>the days ravens left their territories</w:t>
        </w:r>
      </w:ins>
      <w:del w:id="122" w:author="John M. Marzluff" w:date="2026-01-30T15:03:00Z" w16du:dateUtc="2026-01-30T22:03:00Z">
        <w:r w:rsidR="0004378C" w:rsidDel="003735B8">
          <w:delText>extraterritorial trips</w:delText>
        </w:r>
      </w:del>
      <w:ins w:id="123" w:author="John M. Marzluff" w:date="2026-01-30T15:04:00Z" w16du:dateUtc="2026-01-30T22:04:00Z">
        <w:r w:rsidR="003735B8">
          <w:t xml:space="preserve"> </w:t>
        </w:r>
      </w:ins>
      <w:del w:id="124" w:author="John M. Marzluff" w:date="2026-01-30T15:04:00Z" w16du:dateUtc="2026-01-30T22:04:00Z">
        <w:r w:rsidR="0004378C" w:rsidDel="003735B8">
          <w:delText>, w</w:delText>
        </w:r>
        <w:r w:rsidR="00270BD5" w:rsidRPr="00881902" w:rsidDel="003735B8">
          <w:delText xml:space="preserve">olf kills were only found </w:delText>
        </w:r>
        <w:r w:rsidR="00B823AB" w:rsidRPr="00881902" w:rsidDel="003735B8">
          <w:delText>on</w:delText>
        </w:r>
        <w:r w:rsidR="00270BD5" w:rsidRPr="00881902" w:rsidDel="003735B8">
          <w:delText xml:space="preserve"> an average of </w:delText>
        </w:r>
        <w:r w:rsidR="00296829" w:rsidDel="003735B8">
          <w:delText>9.5</w:delText>
        </w:r>
        <w:r w:rsidR="00270BD5" w:rsidRPr="00881902" w:rsidDel="003735B8">
          <w:delText xml:space="preserve">% of </w:delText>
        </w:r>
        <w:r w:rsidR="00496B0F" w:rsidRPr="00881902" w:rsidDel="003735B8">
          <w:delText>days</w:delText>
        </w:r>
        <w:r w:rsidR="00270BD5" w:rsidRPr="00881902" w:rsidDel="003735B8">
          <w:delText xml:space="preserve"> </w:delText>
        </w:r>
      </w:del>
      <w:r w:rsidR="00270BD5" w:rsidRPr="00881902">
        <w:t xml:space="preserve">(range = </w:t>
      </w:r>
      <w:r w:rsidR="00296829">
        <w:t>1.8</w:t>
      </w:r>
      <w:r w:rsidR="00270BD5" w:rsidRPr="00881902">
        <w:t xml:space="preserve"> – </w:t>
      </w:r>
      <w:r w:rsidR="00296829">
        <w:t>33.3</w:t>
      </w:r>
      <w:r w:rsidR="00270BD5" w:rsidRPr="00881902">
        <w:t xml:space="preserve">%, </w:t>
      </w:r>
      <w:proofErr w:type="spellStart"/>
      <w:r w:rsidR="00270BD5" w:rsidRPr="00881902">
        <w:t>sd</w:t>
      </w:r>
      <w:proofErr w:type="spellEnd"/>
      <w:r w:rsidR="00270BD5" w:rsidRPr="00881902">
        <w:t xml:space="preserve"> = </w:t>
      </w:r>
      <w:r w:rsidR="00296829">
        <w:t>7.7</w:t>
      </w:r>
      <w:r w:rsidR="00270BD5" w:rsidRPr="00881902">
        <w:t xml:space="preserve">%). </w:t>
      </w:r>
      <w:ins w:id="125" w:author="John M. Marzluff" w:date="2026-01-30T15:05:00Z" w16du:dateUtc="2026-01-30T22:05:00Z">
        <w:r w:rsidR="003735B8">
          <w:t>Most of the trips (68.</w:t>
        </w:r>
      </w:ins>
      <w:ins w:id="126" w:author="John M. Marzluff" w:date="2026-01-30T15:06:00Z" w16du:dateUtc="2026-01-30T22:06:00Z">
        <w:r w:rsidR="003735B8">
          <w:t xml:space="preserve">5%) </w:t>
        </w:r>
      </w:ins>
      <w:ins w:id="127" w:author="John M. Marzluff" w:date="2026-01-30T15:05:00Z" w16du:dateUtc="2026-01-30T22:05:00Z">
        <w:r w:rsidR="003735B8">
          <w:t xml:space="preserve">with wolf kills present beyond the territory also </w:t>
        </w:r>
      </w:ins>
      <w:del w:id="128" w:author="John M. Marzluff" w:date="2026-01-30T15:06:00Z" w16du:dateUtc="2026-01-30T22:06:00Z">
        <w:r w:rsidR="00270BD5" w:rsidRPr="00881902" w:rsidDel="003735B8">
          <w:delText>However, an average of 6</w:delText>
        </w:r>
        <w:r w:rsidR="00296829" w:rsidDel="003735B8">
          <w:delText>8</w:delText>
        </w:r>
        <w:r w:rsidR="00270BD5" w:rsidRPr="00881902" w:rsidDel="003735B8">
          <w:delText>.</w:delText>
        </w:r>
        <w:r w:rsidR="00296829" w:rsidDel="003735B8">
          <w:delText>5</w:delText>
        </w:r>
        <w:r w:rsidR="00270BD5" w:rsidRPr="00881902" w:rsidDel="003735B8">
          <w:delText xml:space="preserve">% of extraterritorial trips with a wolf kill also </w:delText>
        </w:r>
      </w:del>
      <w:r w:rsidR="00270BD5" w:rsidRPr="00881902">
        <w:t xml:space="preserve">involved the raven investigating the hunting areas </w:t>
      </w:r>
      <w:del w:id="129" w:author="John M. Marzluff" w:date="2026-01-30T15:00:00Z" w16du:dateUtc="2026-01-30T22:00:00Z">
        <w:r w:rsidR="00270BD5" w:rsidRPr="00881902" w:rsidDel="003735B8">
          <w:delText xml:space="preserve">as well </w:delText>
        </w:r>
      </w:del>
      <w:r w:rsidR="00270BD5" w:rsidRPr="00881902">
        <w:t xml:space="preserve">(range = </w:t>
      </w:r>
      <w:r w:rsidR="00296829">
        <w:t>16.7</w:t>
      </w:r>
      <w:r w:rsidR="00270BD5" w:rsidRPr="00881902">
        <w:t xml:space="preserve"> – 100%, </w:t>
      </w:r>
      <w:proofErr w:type="spellStart"/>
      <w:r w:rsidR="00270BD5" w:rsidRPr="00881902">
        <w:t>sd</w:t>
      </w:r>
      <w:proofErr w:type="spellEnd"/>
      <w:r w:rsidR="00270BD5" w:rsidRPr="00881902">
        <w:t xml:space="preserve"> = 3</w:t>
      </w:r>
      <w:r w:rsidR="00296829">
        <w:t>3.2</w:t>
      </w:r>
      <w:r w:rsidR="00270BD5" w:rsidRPr="00881902">
        <w:t xml:space="preserve">%). </w:t>
      </w:r>
    </w:p>
    <w:p w14:paraId="2D18A864" w14:textId="77777777" w:rsidR="00270BD5" w:rsidRDefault="00270BD5" w:rsidP="004548F8">
      <w:pPr>
        <w:spacing w:line="480" w:lineRule="auto"/>
        <w:ind w:firstLine="720"/>
      </w:pPr>
    </w:p>
    <w:p w14:paraId="45DC8C8C" w14:textId="11D48EB1" w:rsidR="003F5F93" w:rsidRDefault="009724F7" w:rsidP="003F5F93">
      <w:pPr>
        <w:spacing w:line="480" w:lineRule="auto"/>
      </w:pPr>
      <w:commentRangeStart w:id="130"/>
      <w:commentRangeStart w:id="131"/>
      <w:r>
        <w:rPr>
          <w:i/>
          <w:iCs/>
        </w:rPr>
        <w:t>Foraging</w:t>
      </w:r>
      <w:commentRangeEnd w:id="130"/>
      <w:r w:rsidR="0001029D">
        <w:rPr>
          <w:rStyle w:val="CommentReference"/>
          <w:i/>
          <w:iCs/>
          <w:sz w:val="24"/>
          <w:szCs w:val="24"/>
        </w:rPr>
        <w:commentReference w:id="130"/>
      </w:r>
      <w:r>
        <w:rPr>
          <w:i/>
          <w:iCs/>
        </w:rPr>
        <w:t xml:space="preserve"> m</w:t>
      </w:r>
      <w:r w:rsidR="003F5F93" w:rsidRPr="009D4E3E">
        <w:rPr>
          <w:i/>
          <w:iCs/>
        </w:rPr>
        <w:t>ovement decisi</w:t>
      </w:r>
      <w:r>
        <w:rPr>
          <w:i/>
          <w:iCs/>
        </w:rPr>
        <w:t>ons</w:t>
      </w:r>
      <w:commentRangeEnd w:id="131"/>
      <w:r w:rsidR="00D51541">
        <w:rPr>
          <w:rStyle w:val="CommentReference"/>
          <w:sz w:val="24"/>
          <w:szCs w:val="24"/>
        </w:rPr>
        <w:commentReference w:id="131"/>
      </w:r>
    </w:p>
    <w:p w14:paraId="50345D61" w14:textId="696E1295" w:rsidR="008F2C0B" w:rsidDel="003735B8" w:rsidRDefault="000E2CFE" w:rsidP="003F5F93">
      <w:pPr>
        <w:spacing w:line="480" w:lineRule="auto"/>
        <w:rPr>
          <w:del w:id="132" w:author="John M. Marzluff" w:date="2026-01-30T15:06:00Z" w16du:dateUtc="2026-01-30T22:06:00Z"/>
        </w:rPr>
      </w:pPr>
      <w:r>
        <w:tab/>
      </w:r>
      <w:del w:id="133" w:author="John M. Marzluff" w:date="2026-01-30T15:06:00Z" w16du:dateUtc="2026-01-30T22:06:00Z">
        <w:r w:rsidR="00F11F3E" w:rsidDel="003735B8">
          <w:delText>We broke the foraging movement</w:delText>
        </w:r>
        <w:r w:rsidR="00CE1073" w:rsidDel="003735B8">
          <w:delText>s</w:delText>
        </w:r>
        <w:r w:rsidR="00F11F3E" w:rsidDel="003735B8">
          <w:delText xml:space="preserve"> of territorial ravens into two parts</w:delText>
        </w:r>
        <w:r w:rsidR="003C7B80" w:rsidDel="003735B8">
          <w:delText xml:space="preserve"> to determine how food availability, weather, and social cues impact </w:delText>
        </w:r>
        <w:r w:rsidR="00017488" w:rsidDel="003735B8">
          <w:delText>extraterritorial movement decisions.</w:delText>
        </w:r>
      </w:del>
    </w:p>
    <w:p w14:paraId="6435F46C" w14:textId="2A45C093" w:rsidR="00AD3FE3" w:rsidRDefault="00801666">
      <w:pPr>
        <w:spacing w:line="480" w:lineRule="auto"/>
        <w:pPrChange w:id="134" w:author="John M. Marzluff" w:date="2026-01-30T15:06:00Z" w16du:dateUtc="2026-01-30T22:06:00Z">
          <w:pPr>
            <w:spacing w:line="480" w:lineRule="auto"/>
            <w:ind w:firstLine="720"/>
          </w:pPr>
        </w:pPrChange>
      </w:pPr>
      <w:r>
        <w:t>F</w:t>
      </w:r>
      <w:r w:rsidR="00FC25A4">
        <w:t>ood availability and weather conditions</w:t>
      </w:r>
      <w:r>
        <w:t xml:space="preserve"> both impacted </w:t>
      </w:r>
      <w:r w:rsidR="00140A52">
        <w:t xml:space="preserve">a </w:t>
      </w:r>
      <w:r>
        <w:t>raven</w:t>
      </w:r>
      <w:r w:rsidR="00F74C0B">
        <w:t>’s</w:t>
      </w:r>
      <w:r>
        <w:t xml:space="preserve"> </w:t>
      </w:r>
      <w:r w:rsidR="00624B25">
        <w:t xml:space="preserve">decision to leave </w:t>
      </w:r>
      <w:del w:id="135" w:author="John M. Marzluff" w:date="2026-01-30T15:16:00Z" w16du:dateUtc="2026-01-30T22:16:00Z">
        <w:r w:rsidR="00624B25" w:rsidDel="00E3517F">
          <w:delText xml:space="preserve">their </w:delText>
        </w:r>
      </w:del>
      <w:ins w:id="136" w:author="John M. Marzluff" w:date="2026-01-30T15:16:00Z" w16du:dateUtc="2026-01-30T22:16:00Z">
        <w:r w:rsidR="00E3517F">
          <w:t xml:space="preserve">its </w:t>
        </w:r>
      </w:ins>
      <w:r w:rsidR="00A44D05">
        <w:t>territory</w:t>
      </w:r>
      <w:r w:rsidR="00FC25A4">
        <w:t xml:space="preserve">. </w:t>
      </w:r>
      <w:r w:rsidR="00AD4CEB">
        <w:t>A</w:t>
      </w:r>
      <w:r w:rsidR="00560500">
        <w:t xml:space="preserve"> </w:t>
      </w:r>
      <w:r w:rsidR="00AD4CEB">
        <w:t xml:space="preserve">wolf </w:t>
      </w:r>
      <w:proofErr w:type="gramStart"/>
      <w:r w:rsidR="00AD4CEB">
        <w:t>kill</w:t>
      </w:r>
      <w:proofErr w:type="gramEnd"/>
      <w:r w:rsidR="00AD4CEB">
        <w:t xml:space="preserve"> within </w:t>
      </w:r>
      <w:r w:rsidR="00C56F99">
        <w:t xml:space="preserve">1 km of </w:t>
      </w:r>
      <w:r w:rsidR="00AD4CEB">
        <w:t xml:space="preserve">a raven’s territory decreased the chance of it </w:t>
      </w:r>
      <w:r w:rsidR="002B649A">
        <w:t xml:space="preserve">leaving </w:t>
      </w:r>
      <w:r w:rsidR="00AD4CEB">
        <w:t xml:space="preserve">its </w:t>
      </w:r>
      <w:r w:rsidR="00AD4CEB">
        <w:lastRenderedPageBreak/>
        <w:t xml:space="preserve">territory </w:t>
      </w:r>
      <w:r w:rsidR="001F4A47">
        <w:t>(</w:t>
      </w:r>
      <w:r w:rsidR="007C7AA2" w:rsidRPr="007C7AA2">
        <w:t>-0.9506975</w:t>
      </w:r>
      <w:r w:rsidR="0001029D">
        <w:t>, SE =</w:t>
      </w:r>
      <w:r w:rsidR="0001029D" w:rsidRPr="0001029D">
        <w:t xml:space="preserve"> </w:t>
      </w:r>
      <w:r w:rsidR="007C7AA2" w:rsidRPr="007C7AA2">
        <w:t>0.336099</w:t>
      </w:r>
      <w:r w:rsidR="0001029D">
        <w:t xml:space="preserve">, p </w:t>
      </w:r>
      <w:r w:rsidR="00C67B47">
        <w:t>&lt;</w:t>
      </w:r>
      <w:r w:rsidR="0001029D">
        <w:t xml:space="preserve"> </w:t>
      </w:r>
      <w:r w:rsidR="0001029D" w:rsidRPr="0001029D">
        <w:t>0.0</w:t>
      </w:r>
      <w:r w:rsidR="007C7AA2">
        <w:t>1</w:t>
      </w:r>
      <w:r w:rsidR="00F74C0B">
        <w:t xml:space="preserve">, Table </w:t>
      </w:r>
      <w:r w:rsidR="00FD47CB">
        <w:t>1</w:t>
      </w:r>
      <w:r w:rsidR="002D01C2">
        <w:t>, Fig. 5</w:t>
      </w:r>
      <w:r w:rsidR="00AD4CEB">
        <w:t>)</w:t>
      </w:r>
      <w:r w:rsidR="00D91BAE">
        <w:t xml:space="preserve">. </w:t>
      </w:r>
      <w:commentRangeStart w:id="137"/>
      <w:r w:rsidR="00D91BAE">
        <w:t xml:space="preserve">The availability of hunter </w:t>
      </w:r>
      <w:r w:rsidR="009F53DB">
        <w:t>created</w:t>
      </w:r>
      <w:r w:rsidR="00D91BAE">
        <w:t xml:space="preserve"> </w:t>
      </w:r>
      <w:r w:rsidR="00C20F9A">
        <w:t>carrion</w:t>
      </w:r>
      <w:r w:rsidR="00D91BAE">
        <w:t xml:space="preserve"> </w:t>
      </w:r>
      <w:r w:rsidR="00575693">
        <w:t>did not</w:t>
      </w:r>
      <w:r w:rsidR="00462342">
        <w:t xml:space="preserve"> impact</w:t>
      </w:r>
      <w:r w:rsidR="00DC3089">
        <w:t xml:space="preserve"> a</w:t>
      </w:r>
      <w:r w:rsidR="00462342">
        <w:t xml:space="preserve"> </w:t>
      </w:r>
      <w:r w:rsidR="006A28A0">
        <w:t>raven</w:t>
      </w:r>
      <w:r w:rsidR="00DC3089">
        <w:t>’s decision to leave its</w:t>
      </w:r>
      <w:r w:rsidR="006A28A0">
        <w:t xml:space="preserve"> territory</w:t>
      </w:r>
      <w:r w:rsidR="00575693">
        <w:t xml:space="preserve">, </w:t>
      </w:r>
      <w:commentRangeEnd w:id="137"/>
      <w:r w:rsidR="00E3517F">
        <w:rPr>
          <w:rStyle w:val="CommentReference"/>
          <w:sz w:val="24"/>
          <w:szCs w:val="24"/>
        </w:rPr>
        <w:commentReference w:id="137"/>
      </w:r>
      <w:r w:rsidR="00575693">
        <w:t xml:space="preserve">regardless of the metric of consideration </w:t>
      </w:r>
      <w:r w:rsidR="003B19AF">
        <w:t>(</w:t>
      </w:r>
      <w:r w:rsidR="00575693">
        <w:t xml:space="preserve">hunting season: </w:t>
      </w:r>
      <w:r w:rsidR="00575693" w:rsidRPr="00575693">
        <w:t>-0.1173545</w:t>
      </w:r>
      <w:r w:rsidR="00F52F92">
        <w:t>, SE =</w:t>
      </w:r>
      <w:r w:rsidR="00F52F92" w:rsidRPr="00F52F92">
        <w:t xml:space="preserve"> </w:t>
      </w:r>
      <w:r w:rsidR="00575693" w:rsidRPr="00575693">
        <w:t>0.2032094</w:t>
      </w:r>
      <w:r w:rsidR="00F52F92">
        <w:t xml:space="preserve">, p </w:t>
      </w:r>
      <w:r w:rsidR="00575693">
        <w:t>=</w:t>
      </w:r>
      <w:r w:rsidR="00F52F92">
        <w:t xml:space="preserve"> </w:t>
      </w:r>
      <w:r w:rsidR="00F52F92" w:rsidRPr="00F52F92">
        <w:t>0.</w:t>
      </w:r>
      <w:r w:rsidR="00575693">
        <w:t>56; hunting biomass:</w:t>
      </w:r>
      <w:r w:rsidR="008531AF">
        <w:t xml:space="preserve"> </w:t>
      </w:r>
      <w:r w:rsidR="00575693" w:rsidRPr="00575693">
        <w:t>-0.0006911</w:t>
      </w:r>
      <w:r w:rsidR="00575693">
        <w:t xml:space="preserve">, SE = </w:t>
      </w:r>
      <w:r w:rsidR="00575693" w:rsidRPr="00575693">
        <w:t>0.079927</w:t>
      </w:r>
      <w:r w:rsidR="00575693">
        <w:t xml:space="preserve">, p = 0.99; </w:t>
      </w:r>
      <w:r w:rsidR="008531AF">
        <w:t xml:space="preserve">Table </w:t>
      </w:r>
      <w:r w:rsidR="00E61592">
        <w:t>1</w:t>
      </w:r>
      <w:r w:rsidR="00587CFF">
        <w:t>, Fig. 5</w:t>
      </w:r>
      <w:r w:rsidR="006C6617">
        <w:t>)</w:t>
      </w:r>
      <w:r w:rsidR="003452C8">
        <w:t xml:space="preserve">. </w:t>
      </w:r>
      <w:r w:rsidR="00A31CB1">
        <w:t xml:space="preserve">There </w:t>
      </w:r>
      <w:ins w:id="138" w:author="John M. Marzluff" w:date="2026-01-30T15:07:00Z" w16du:dateUtc="2026-01-30T22:07:00Z">
        <w:r w:rsidR="003735B8">
          <w:t>wa</w:t>
        </w:r>
      </w:ins>
      <w:del w:id="139" w:author="John M. Marzluff" w:date="2026-01-30T15:07:00Z" w16du:dateUtc="2026-01-30T22:07:00Z">
        <w:r w:rsidR="00A31CB1" w:rsidDel="003735B8">
          <w:delText>i</w:delText>
        </w:r>
      </w:del>
      <w:r w:rsidR="00A31CB1">
        <w:t xml:space="preserve">s some evidence </w:t>
      </w:r>
      <w:del w:id="140" w:author="John M. Marzluff" w:date="2026-01-30T15:07:00Z" w16du:dateUtc="2026-01-30T22:07:00Z">
        <w:r w:rsidR="00A31CB1" w:rsidDel="003735B8">
          <w:delText xml:space="preserve">showing </w:delText>
        </w:r>
      </w:del>
      <w:r w:rsidR="00A31CB1">
        <w:t>that ravens le</w:t>
      </w:r>
      <w:ins w:id="141" w:author="John M. Marzluff" w:date="2026-01-30T15:12:00Z" w16du:dateUtc="2026-01-30T22:12:00Z">
        <w:r w:rsidR="00E3517F">
          <w:t>ft</w:t>
        </w:r>
      </w:ins>
      <w:del w:id="142" w:author="John M. Marzluff" w:date="2026-01-30T15:12:00Z" w16du:dateUtc="2026-01-30T22:12:00Z">
        <w:r w:rsidR="00A31CB1" w:rsidDel="00E3517F">
          <w:delText>ave</w:delText>
        </w:r>
      </w:del>
      <w:r w:rsidR="00A31CB1">
        <w:t xml:space="preserve"> their territories more often </w:t>
      </w:r>
      <w:r w:rsidR="00914DD8">
        <w:t xml:space="preserve">when </w:t>
      </w:r>
      <w:r w:rsidR="004F1258">
        <w:t>snow depth was greater</w:t>
      </w:r>
      <w:r w:rsidR="00FE350C">
        <w:t xml:space="preserve"> (</w:t>
      </w:r>
      <w:r w:rsidR="00036F0A" w:rsidRPr="00036F0A">
        <w:t>0.1691263</w:t>
      </w:r>
      <w:r w:rsidR="009704B5">
        <w:t>, SE =</w:t>
      </w:r>
      <w:r w:rsidR="009704B5" w:rsidRPr="009704B5">
        <w:t xml:space="preserve"> </w:t>
      </w:r>
      <w:r w:rsidR="00036F0A" w:rsidRPr="00036F0A">
        <w:t>0.1002069</w:t>
      </w:r>
      <w:r w:rsidR="009704B5">
        <w:t xml:space="preserve">, p </w:t>
      </w:r>
      <w:r w:rsidR="00914DD8">
        <w:t>&lt;</w:t>
      </w:r>
      <w:r w:rsidR="009704B5">
        <w:t xml:space="preserve"> </w:t>
      </w:r>
      <w:r w:rsidR="009704B5" w:rsidRPr="009704B5">
        <w:t>0.</w:t>
      </w:r>
      <w:r w:rsidR="00825A3B">
        <w:t>1</w:t>
      </w:r>
      <w:r w:rsidR="00A24E07">
        <w:t xml:space="preserve">, Table </w:t>
      </w:r>
      <w:r w:rsidR="007A5871">
        <w:t>1</w:t>
      </w:r>
      <w:r w:rsidR="00FE350C">
        <w:t>)</w:t>
      </w:r>
      <w:r w:rsidR="004F1258">
        <w:t>.</w:t>
      </w:r>
      <w:r w:rsidR="00C20F5C">
        <w:t xml:space="preserve"> </w:t>
      </w:r>
      <w:r w:rsidR="00736F37">
        <w:t>There was also a trend that r</w:t>
      </w:r>
      <w:r w:rsidR="002D2D53">
        <w:t xml:space="preserve">avens were less likely to leave </w:t>
      </w:r>
      <w:r w:rsidR="00B07209">
        <w:t xml:space="preserve">their territory </w:t>
      </w:r>
      <w:r w:rsidR="002D2D53">
        <w:t xml:space="preserve">during </w:t>
      </w:r>
      <w:r w:rsidR="00B07209">
        <w:t xml:space="preserve">March compared to November and December </w:t>
      </w:r>
      <w:r w:rsidR="001032ED">
        <w:t>(</w:t>
      </w:r>
      <w:r w:rsidR="00D4545F" w:rsidRPr="00D4545F">
        <w:t>-0.3754036</w:t>
      </w:r>
      <w:r w:rsidR="001032ED">
        <w:t>, SE =</w:t>
      </w:r>
      <w:r w:rsidR="001032ED" w:rsidRPr="001032ED">
        <w:t xml:space="preserve"> </w:t>
      </w:r>
      <w:r w:rsidR="00D4545F" w:rsidRPr="00D4545F">
        <w:t>0.2034757</w:t>
      </w:r>
      <w:r w:rsidR="001032ED">
        <w:t xml:space="preserve">, p </w:t>
      </w:r>
      <w:r w:rsidR="00387CDF">
        <w:t>&lt;</w:t>
      </w:r>
      <w:r w:rsidR="001032ED">
        <w:t xml:space="preserve"> </w:t>
      </w:r>
      <w:r w:rsidR="001032ED" w:rsidRPr="001032ED">
        <w:t>0.</w:t>
      </w:r>
      <w:r w:rsidR="009A3BCC">
        <w:t>1</w:t>
      </w:r>
      <w:r w:rsidR="00B460DA">
        <w:t>, Table 1</w:t>
      </w:r>
      <w:r w:rsidR="002D2D53">
        <w:t>).</w:t>
      </w:r>
      <w:r w:rsidR="00FE262F">
        <w:t xml:space="preserve"> </w:t>
      </w:r>
      <w:r w:rsidR="00ED7606">
        <w:t>Th</w:t>
      </w:r>
      <w:r w:rsidR="00D038F9">
        <w:t>e</w:t>
      </w:r>
      <w:r w:rsidR="00ED7606">
        <w:t xml:space="preserve"> effect of</w:t>
      </w:r>
      <w:r w:rsidR="007C5734">
        <w:t xml:space="preserve"> </w:t>
      </w:r>
      <w:proofErr w:type="gramStart"/>
      <w:r w:rsidR="007C5734">
        <w:t>time period</w:t>
      </w:r>
      <w:proofErr w:type="gramEnd"/>
      <w:r w:rsidR="001B2892">
        <w:t xml:space="preserve"> was not impacted by the temperature during late and early winter</w:t>
      </w:r>
      <w:r w:rsidR="008E695D">
        <w:t xml:space="preserve"> </w:t>
      </w:r>
      <w:r w:rsidR="003405A6">
        <w:t>(</w:t>
      </w:r>
      <w:r w:rsidR="002A2287" w:rsidRPr="002A2287">
        <w:t>0.0252384</w:t>
      </w:r>
      <w:r w:rsidR="005A3ECA">
        <w:t xml:space="preserve">, SE = </w:t>
      </w:r>
      <w:r w:rsidR="002A2287" w:rsidRPr="002A2287">
        <w:t>0.1756506</w:t>
      </w:r>
      <w:r w:rsidR="005A3ECA">
        <w:t>, p = 0.</w:t>
      </w:r>
      <w:r w:rsidR="002A2287">
        <w:t>89</w:t>
      </w:r>
      <w:r w:rsidR="005A3ECA">
        <w:t>, Table 1)</w:t>
      </w:r>
      <w:r w:rsidR="001B2892">
        <w:t xml:space="preserve">. </w:t>
      </w:r>
    </w:p>
    <w:p w14:paraId="0678CDC9" w14:textId="7D77BD5F" w:rsidR="004548F8" w:rsidRDefault="00C800C2" w:rsidP="004E6C3E">
      <w:pPr>
        <w:spacing w:line="480" w:lineRule="auto"/>
        <w:ind w:firstLine="720"/>
      </w:pPr>
      <w:r>
        <w:t xml:space="preserve">When a raven </w:t>
      </w:r>
      <w:del w:id="143" w:author="John M. Marzluff" w:date="2026-01-30T15:13:00Z" w16du:dateUtc="2026-01-30T22:13:00Z">
        <w:r w:rsidDel="00E3517F">
          <w:delText>decided to leave</w:delText>
        </w:r>
      </w:del>
      <w:ins w:id="144" w:author="John M. Marzluff" w:date="2026-01-30T15:13:00Z" w16du:dateUtc="2026-01-30T22:13:00Z">
        <w:r w:rsidR="00E3517F">
          <w:t>left</w:t>
        </w:r>
      </w:ins>
      <w:r>
        <w:t xml:space="preserve"> </w:t>
      </w:r>
      <w:r w:rsidR="00D05E5F">
        <w:t>its</w:t>
      </w:r>
      <w:r>
        <w:t xml:space="preserve"> territory, </w:t>
      </w:r>
      <w:del w:id="145" w:author="John M. Marzluff" w:date="2026-01-30T15:13:00Z" w16du:dateUtc="2026-01-30T22:13:00Z">
        <w:r w:rsidDel="00E3517F">
          <w:delText xml:space="preserve">their </w:delText>
        </w:r>
      </w:del>
      <w:ins w:id="146" w:author="John M. Marzluff" w:date="2026-01-30T15:13:00Z" w16du:dateUtc="2026-01-30T22:13:00Z">
        <w:r w:rsidR="00E3517F">
          <w:t xml:space="preserve">its </w:t>
        </w:r>
      </w:ins>
      <w:r>
        <w:t xml:space="preserve">destination was impacted by </w:t>
      </w:r>
      <w:del w:id="147" w:author="John M. Marzluff" w:date="2026-01-30T15:13:00Z" w16du:dateUtc="2026-01-30T22:13:00Z">
        <w:r w:rsidDel="00E3517F">
          <w:delText>a multitude of</w:delText>
        </w:r>
      </w:del>
      <w:ins w:id="148" w:author="John M. Marzluff" w:date="2026-01-30T15:13:00Z" w16du:dateUtc="2026-01-30T22:13:00Z">
        <w:r w:rsidR="00E3517F">
          <w:t>many</w:t>
        </w:r>
      </w:ins>
      <w:r>
        <w:t xml:space="preserve"> factors. </w:t>
      </w:r>
      <w:r w:rsidR="00B2304C">
        <w:t>Ravens</w:t>
      </w:r>
      <w:r>
        <w:t xml:space="preserve"> were more likely to visit the hunting region</w:t>
      </w:r>
      <w:r w:rsidR="00D27BC4">
        <w:t>s</w:t>
      </w:r>
      <w:r>
        <w:t xml:space="preserve"> during the hunting season</w:t>
      </w:r>
      <w:r w:rsidR="00B63421">
        <w:t xml:space="preserve"> (</w:t>
      </w:r>
      <w:r w:rsidR="008C1A3E" w:rsidRPr="008C1A3E">
        <w:t>0.71482</w:t>
      </w:r>
      <w:r w:rsidR="00B63421">
        <w:t>,</w:t>
      </w:r>
      <w:r w:rsidR="00B63421" w:rsidRPr="00B63421">
        <w:t xml:space="preserve"> </w:t>
      </w:r>
      <w:r w:rsidR="00B63421">
        <w:t xml:space="preserve">SE = </w:t>
      </w:r>
      <w:r w:rsidR="008C1A3E" w:rsidRPr="008C1A3E">
        <w:t>0.1776</w:t>
      </w:r>
      <w:r w:rsidR="00B63421">
        <w:t xml:space="preserve">, p </w:t>
      </w:r>
      <w:r w:rsidR="00F13B28">
        <w:t>&lt;</w:t>
      </w:r>
      <w:r w:rsidR="00B63421">
        <w:t xml:space="preserve"> </w:t>
      </w:r>
      <w:r w:rsidR="00F13B28">
        <w:t>0.</w:t>
      </w:r>
      <w:r w:rsidR="008C1A3E">
        <w:t>001</w:t>
      </w:r>
      <w:r w:rsidR="009C3A71">
        <w:t xml:space="preserve">, Table </w:t>
      </w:r>
      <w:r w:rsidR="00C70920">
        <w:t>2</w:t>
      </w:r>
      <w:r w:rsidR="009B0D57">
        <w:t>, Fig. 7</w:t>
      </w:r>
      <w:r w:rsidR="00B63421">
        <w:t>)</w:t>
      </w:r>
      <w:r w:rsidR="00270215">
        <w:t xml:space="preserve">, but </w:t>
      </w:r>
      <w:del w:id="149" w:author="John M. Marzluff" w:date="2026-01-30T15:13:00Z" w16du:dateUtc="2026-01-30T22:13:00Z">
        <w:r w:rsidR="00270215" w:rsidDel="00E3517F">
          <w:delText xml:space="preserve">again </w:delText>
        </w:r>
      </w:del>
      <w:r w:rsidR="00270215">
        <w:t>they were not influenced by the actual amount of biomass available in hunting areas</w:t>
      </w:r>
      <w:r w:rsidR="00E33374">
        <w:t xml:space="preserve"> (</w:t>
      </w:r>
      <w:r w:rsidR="00FD7D8C" w:rsidRPr="00FD7D8C">
        <w:t>-0.09048</w:t>
      </w:r>
      <w:r w:rsidR="00E33374">
        <w:t>, SE =</w:t>
      </w:r>
      <w:r w:rsidR="00E33374" w:rsidRPr="00E33374">
        <w:t xml:space="preserve"> </w:t>
      </w:r>
      <w:r w:rsidR="00FD7D8C" w:rsidRPr="00FD7D8C">
        <w:t>0.07678</w:t>
      </w:r>
      <w:r w:rsidR="00E33374">
        <w:t xml:space="preserve">, p </w:t>
      </w:r>
      <w:r w:rsidR="00796AD9">
        <w:t>= 0.</w:t>
      </w:r>
      <w:r w:rsidR="00FD7D8C">
        <w:t>24</w:t>
      </w:r>
      <w:r w:rsidR="009C3A71">
        <w:t xml:space="preserve">, Table </w:t>
      </w:r>
      <w:r w:rsidR="00C70920">
        <w:t>2</w:t>
      </w:r>
      <w:r w:rsidR="00E36F13">
        <w:t>)</w:t>
      </w:r>
      <w:r w:rsidR="00C656EE">
        <w:t xml:space="preserve">. </w:t>
      </w:r>
      <w:r w:rsidR="0093673B">
        <w:t xml:space="preserve">When a wolf kill was located outside of </w:t>
      </w:r>
      <w:del w:id="150" w:author="John M. Marzluff" w:date="2026-01-30T15:14:00Z" w16du:dateUtc="2026-01-30T22:14:00Z">
        <w:r w:rsidR="0093673B" w:rsidDel="00E3517F">
          <w:delText xml:space="preserve">their </w:delText>
        </w:r>
      </w:del>
      <w:ins w:id="151" w:author="John M. Marzluff" w:date="2026-01-30T15:14:00Z" w16du:dateUtc="2026-01-30T22:14:00Z">
        <w:r w:rsidR="00E3517F">
          <w:t xml:space="preserve">a raven’s </w:t>
        </w:r>
      </w:ins>
      <w:r w:rsidR="0093673B">
        <w:t xml:space="preserve">territory, it </w:t>
      </w:r>
      <w:del w:id="152" w:author="John M. Marzluff" w:date="2026-01-30T15:14:00Z" w16du:dateUtc="2026-01-30T22:14:00Z">
        <w:r w:rsidR="0093673B" w:rsidDel="00E3517F">
          <w:delText>heavily decreased</w:delText>
        </w:r>
      </w:del>
      <w:ins w:id="153" w:author="John M. Marzluff" w:date="2026-01-30T15:14:00Z" w16du:dateUtc="2026-01-30T22:14:00Z">
        <w:r w:rsidR="00E3517F">
          <w:t>greatly reduced</w:t>
        </w:r>
      </w:ins>
      <w:r w:rsidR="0093673B">
        <w:t xml:space="preserve"> the </w:t>
      </w:r>
      <w:del w:id="154" w:author="John M. Marzluff" w:date="2026-01-30T15:14:00Z" w16du:dateUtc="2026-01-30T22:14:00Z">
        <w:r w:rsidR="0093673B" w:rsidDel="00E3517F">
          <w:delText xml:space="preserve">chances </w:delText>
        </w:r>
      </w:del>
      <w:ins w:id="155" w:author="John M. Marzluff" w:date="2026-01-30T15:14:00Z" w16du:dateUtc="2026-01-30T22:14:00Z">
        <w:r w:rsidR="00E3517F">
          <w:t xml:space="preserve">likelihood that the raven visited </w:t>
        </w:r>
      </w:ins>
      <w:del w:id="156" w:author="John M. Marzluff" w:date="2026-01-30T15:14:00Z" w16du:dateUtc="2026-01-30T22:14:00Z">
        <w:r w:rsidR="0093673B" w:rsidDel="00E3517F">
          <w:delText xml:space="preserve">of visiting </w:delText>
        </w:r>
      </w:del>
      <w:r w:rsidR="0093673B">
        <w:t>the hunting area (</w:t>
      </w:r>
      <w:r w:rsidR="00FD7D8C" w:rsidRPr="00FD7D8C">
        <w:t>-1.29118</w:t>
      </w:r>
      <w:r w:rsidR="0093673B">
        <w:t>, SE = 0.2</w:t>
      </w:r>
      <w:r w:rsidR="00FD7D8C">
        <w:t>7139</w:t>
      </w:r>
      <w:r w:rsidR="0093673B">
        <w:t>, p &lt; 0.001</w:t>
      </w:r>
      <w:r w:rsidR="009B0D57">
        <w:t>, Fig. 7</w:t>
      </w:r>
      <w:r w:rsidR="00CE50B8">
        <w:t xml:space="preserve">). </w:t>
      </w:r>
      <w:r w:rsidR="004076BD">
        <w:t>Ravens with territories closer to the hunting region</w:t>
      </w:r>
      <w:r w:rsidR="00D27899">
        <w:t>s</w:t>
      </w:r>
      <w:r w:rsidR="004076BD">
        <w:t xml:space="preserve"> visited the hunting area </w:t>
      </w:r>
      <w:del w:id="157" w:author="John M. Marzluff" w:date="2026-01-30T15:14:00Z" w16du:dateUtc="2026-01-30T22:14:00Z">
        <w:r w:rsidR="00F0049E" w:rsidDel="00E3517F">
          <w:delText xml:space="preserve">much </w:delText>
        </w:r>
      </w:del>
      <w:r w:rsidR="004076BD">
        <w:t>more often</w:t>
      </w:r>
      <w:ins w:id="158" w:author="John M. Marzluff" w:date="2026-01-30T15:14:00Z" w16du:dateUtc="2026-01-30T22:14:00Z">
        <w:r w:rsidR="00E3517F">
          <w:t xml:space="preserve"> than those located f</w:t>
        </w:r>
      </w:ins>
      <w:ins w:id="159" w:author="John M. Marzluff" w:date="2026-01-30T15:15:00Z" w16du:dateUtc="2026-01-30T22:15:00Z">
        <w:r w:rsidR="00E3517F">
          <w:t xml:space="preserve">arther from the regions </w:t>
        </w:r>
      </w:ins>
      <w:del w:id="160" w:author="John M. Marzluff" w:date="2026-01-30T15:15:00Z" w16du:dateUtc="2026-01-30T22:15:00Z">
        <w:r w:rsidR="00BA0605" w:rsidDel="00E3517F">
          <w:delText xml:space="preserve"> </w:delText>
        </w:r>
      </w:del>
      <w:r w:rsidR="00BA0605">
        <w:t>(</w:t>
      </w:r>
      <w:r w:rsidR="00522AA1" w:rsidRPr="00522AA1">
        <w:t>-1.83694</w:t>
      </w:r>
      <w:r w:rsidR="00BA0605">
        <w:t>, SE =</w:t>
      </w:r>
      <w:r w:rsidR="00BA0605" w:rsidRPr="00BA0605">
        <w:t xml:space="preserve"> 0.</w:t>
      </w:r>
      <w:r w:rsidR="00F0049E">
        <w:t>4</w:t>
      </w:r>
      <w:r w:rsidR="00522AA1">
        <w:t>0598</w:t>
      </w:r>
      <w:r w:rsidR="00BA0605">
        <w:t xml:space="preserve">, p </w:t>
      </w:r>
      <w:r w:rsidR="00157CCA">
        <w:t>&lt;</w:t>
      </w:r>
      <w:r w:rsidR="00BA0605" w:rsidRPr="00BA0605">
        <w:t xml:space="preserve"> 0.00</w:t>
      </w:r>
      <w:r w:rsidR="00F83E88">
        <w:t>1</w:t>
      </w:r>
      <w:r w:rsidR="0068423C">
        <w:t xml:space="preserve">, Table </w:t>
      </w:r>
      <w:r w:rsidR="00C70920">
        <w:t>2</w:t>
      </w:r>
      <w:r w:rsidR="00BA0605">
        <w:t>)</w:t>
      </w:r>
      <w:r w:rsidR="00B322B2">
        <w:t xml:space="preserve">. Ravens </w:t>
      </w:r>
      <w:r w:rsidR="006D5796">
        <w:t xml:space="preserve">made the same travel decisions as </w:t>
      </w:r>
      <w:del w:id="161" w:author="John M. Marzluff" w:date="2026-01-30T15:15:00Z" w16du:dateUtc="2026-01-30T22:15:00Z">
        <w:r w:rsidR="006D5796" w:rsidDel="00E3517F">
          <w:delText>their peers</w:delText>
        </w:r>
        <w:r w:rsidR="00B322B2" w:rsidDel="00E3517F">
          <w:delText xml:space="preserve"> </w:delText>
        </w:r>
      </w:del>
      <w:ins w:id="162" w:author="John M. Marzluff" w:date="2026-01-30T15:15:00Z" w16du:dateUtc="2026-01-30T22:15:00Z">
        <w:r w:rsidR="00E3517F">
          <w:t xml:space="preserve">other nearby ravens </w:t>
        </w:r>
      </w:ins>
      <w:r w:rsidR="00C22B24">
        <w:t xml:space="preserve">after leaving their territory </w:t>
      </w:r>
      <w:r w:rsidR="00522AA1">
        <w:t>(</w:t>
      </w:r>
      <w:r w:rsidR="00522AA1" w:rsidRPr="00522AA1">
        <w:t>0.40688</w:t>
      </w:r>
      <w:r w:rsidR="00B322B2">
        <w:t>, SE =</w:t>
      </w:r>
      <w:r w:rsidR="00B322B2" w:rsidRPr="00B322B2">
        <w:t xml:space="preserve"> </w:t>
      </w:r>
      <w:r w:rsidR="004E6C3E" w:rsidRPr="004E6C3E">
        <w:t>0.07663</w:t>
      </w:r>
      <w:r w:rsidR="00B322B2">
        <w:t xml:space="preserve">, p </w:t>
      </w:r>
      <w:r w:rsidR="00B322B2" w:rsidRPr="00B322B2">
        <w:t xml:space="preserve">&lt; </w:t>
      </w:r>
      <w:r w:rsidR="00F83E88">
        <w:t>0.001</w:t>
      </w:r>
      <w:r w:rsidR="0068423C">
        <w:t xml:space="preserve"> Table </w:t>
      </w:r>
      <w:r w:rsidR="00C70920">
        <w:t>2</w:t>
      </w:r>
      <w:r w:rsidR="00B322B2">
        <w:t>)</w:t>
      </w:r>
      <w:r w:rsidR="00332205">
        <w:t>. Ravens also visited the hunting area more often on days</w:t>
      </w:r>
      <w:r w:rsidR="004E6C3E">
        <w:t xml:space="preserve"> with colder temperatures (</w:t>
      </w:r>
      <w:r w:rsidR="004E6C3E" w:rsidRPr="004E6C3E">
        <w:t>-0.16889</w:t>
      </w:r>
      <w:r w:rsidR="004E6C3E">
        <w:t xml:space="preserve">, SE = </w:t>
      </w:r>
      <w:r w:rsidR="004E6C3E" w:rsidRPr="004E6C3E">
        <w:t>0.07226</w:t>
      </w:r>
      <w:r w:rsidR="004E6C3E">
        <w:t>, p &lt; 0.05) and</w:t>
      </w:r>
      <w:r w:rsidR="00332205">
        <w:t xml:space="preserve"> </w:t>
      </w:r>
      <w:r w:rsidR="00921F6E">
        <w:t>deeper</w:t>
      </w:r>
      <w:r w:rsidR="00332205">
        <w:t xml:space="preserve"> snow (</w:t>
      </w:r>
      <w:r w:rsidR="004E6C3E" w:rsidRPr="004E6C3E">
        <w:t>0.29086</w:t>
      </w:r>
      <w:r w:rsidR="00332205">
        <w:t>, SE =</w:t>
      </w:r>
      <w:r w:rsidR="00332205" w:rsidRPr="00332205">
        <w:t xml:space="preserve"> </w:t>
      </w:r>
      <w:r w:rsidR="004E6C3E" w:rsidRPr="004E6C3E">
        <w:t>0.0892</w:t>
      </w:r>
      <w:r w:rsidR="00332205">
        <w:t>,</w:t>
      </w:r>
      <w:r w:rsidR="0020135A">
        <w:t xml:space="preserve"> </w:t>
      </w:r>
      <w:r w:rsidR="00332205">
        <w:t xml:space="preserve">p </w:t>
      </w:r>
      <w:r w:rsidR="00D25FBF">
        <w:t>&lt;</w:t>
      </w:r>
      <w:r w:rsidR="00332205" w:rsidRPr="00332205">
        <w:t xml:space="preserve"> 0.0</w:t>
      </w:r>
      <w:r w:rsidR="00F83E88">
        <w:t>1</w:t>
      </w:r>
      <w:r w:rsidR="00907744">
        <w:t xml:space="preserve">, Table </w:t>
      </w:r>
      <w:r w:rsidR="00C70920">
        <w:t>2</w:t>
      </w:r>
      <w:r w:rsidR="0077145A">
        <w:t>, Fig. 8</w:t>
      </w:r>
      <w:r w:rsidR="00332205">
        <w:t>).</w:t>
      </w:r>
    </w:p>
    <w:p w14:paraId="09713F19" w14:textId="77777777" w:rsidR="00E056DA" w:rsidRDefault="00E056DA" w:rsidP="00E056DA">
      <w:pPr>
        <w:spacing w:line="480" w:lineRule="auto"/>
      </w:pPr>
    </w:p>
    <w:p w14:paraId="625369A3" w14:textId="1F31D5C6" w:rsidR="004A6BD4" w:rsidRDefault="004A6BD4" w:rsidP="004A6BD4">
      <w:pPr>
        <w:spacing w:line="480" w:lineRule="auto"/>
      </w:pPr>
      <w:r>
        <w:rPr>
          <w:b/>
          <w:bCs/>
        </w:rPr>
        <w:t>Discussion</w:t>
      </w:r>
    </w:p>
    <w:p w14:paraId="184CB761" w14:textId="47B3CD4B" w:rsidR="009B4122" w:rsidRDefault="004A6BD4" w:rsidP="004A6BD4">
      <w:pPr>
        <w:spacing w:line="480" w:lineRule="auto"/>
      </w:pPr>
      <w:r>
        <w:tab/>
      </w:r>
      <w:commentRangeStart w:id="163"/>
      <w:r w:rsidR="00107702">
        <w:t>Ravens</w:t>
      </w:r>
      <w:commentRangeEnd w:id="163"/>
      <w:r w:rsidR="005C7520">
        <w:rPr>
          <w:rStyle w:val="CommentReference"/>
          <w:sz w:val="24"/>
          <w:szCs w:val="24"/>
        </w:rPr>
        <w:commentReference w:id="163"/>
      </w:r>
      <w:r w:rsidR="00107702">
        <w:t xml:space="preserve"> during the winter, like many generalists, are more limited in their foraging options.</w:t>
      </w:r>
      <w:r w:rsidR="00FC6A60">
        <w:t xml:space="preserve"> For Yellowstone’s population of ravens,</w:t>
      </w:r>
      <w:r w:rsidR="00107702">
        <w:t xml:space="preserve"> </w:t>
      </w:r>
      <w:r w:rsidR="00FC6A60">
        <w:t xml:space="preserve">anthropogenic subsidies and natural predation create the majority of these resources </w:t>
      </w:r>
      <w:r w:rsidR="00FC6A60">
        <w:fldChar w:fldCharType="begin"/>
      </w:r>
      <w:r w:rsidR="00475DB8">
        <w:instrText xml:space="preserve"> ADDIN ZOTERO_ITEM CSL_CITATION {"citationID":"6uvD1oYP","properties":{"formattedCitation":"(Ho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C6A60">
        <w:fldChar w:fldCharType="separate"/>
      </w:r>
      <w:r w:rsidR="00FC6A60" w:rsidRPr="00FC6A60">
        <w:rPr>
          <w:rFonts w:ascii="Aptos" w:hAnsi="Aptos"/>
        </w:rPr>
        <w:t>(Ho et al. 2023)</w:t>
      </w:r>
      <w:r w:rsidR="00FC6A60">
        <w:fldChar w:fldCharType="end"/>
      </w:r>
      <w:r w:rsidR="00FC6A60">
        <w:t xml:space="preserve">. </w:t>
      </w:r>
      <w:r w:rsidR="00244C43">
        <w:t>In the case of carrion created through recreational hunting and natural predation events, the locations have minimal overlap in space</w:t>
      </w:r>
      <w:r w:rsidR="002A3CEC">
        <w:t xml:space="preserve"> with recreational hunting only legally occurring outside of the national park boundaries</w:t>
      </w:r>
      <w:r w:rsidR="00B947A7">
        <w:t xml:space="preserve"> </w:t>
      </w:r>
      <w:r w:rsidR="00B947A7">
        <w:fldChar w:fldCharType="begin"/>
      </w:r>
      <w:r w:rsidR="00475DB8">
        <w:instrText xml:space="preserve"> ADDIN ZOTERO_ITEM CSL_CITATION {"citationID":"i9QyGasb","properties":{"formattedCitation":"(Wilmers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947A7">
        <w:fldChar w:fldCharType="separate"/>
      </w:r>
      <w:r w:rsidR="00B947A7" w:rsidRPr="00B947A7">
        <w:rPr>
          <w:rFonts w:ascii="Aptos" w:hAnsi="Aptos" w:cs="Times New Roman"/>
          <w:kern w:val="0"/>
        </w:rPr>
        <w:t>(Wilmers et al. 2003</w:t>
      </w:r>
      <w:r w:rsidR="00B947A7" w:rsidRPr="00B947A7">
        <w:rPr>
          <w:rFonts w:ascii="Aptos" w:hAnsi="Aptos" w:cs="Times New Roman"/>
          <w:i/>
          <w:iCs/>
          <w:kern w:val="0"/>
        </w:rPr>
        <w:t>b</w:t>
      </w:r>
      <w:r w:rsidR="00B947A7" w:rsidRPr="00B947A7">
        <w:rPr>
          <w:rFonts w:ascii="Aptos" w:hAnsi="Aptos" w:cs="Times New Roman"/>
          <w:kern w:val="0"/>
        </w:rPr>
        <w:t>)</w:t>
      </w:r>
      <w:r w:rsidR="00B947A7">
        <w:fldChar w:fldCharType="end"/>
      </w:r>
      <w:r w:rsidR="00244C43">
        <w:t>.</w:t>
      </w:r>
      <w:r w:rsidR="002A3CEC">
        <w:t xml:space="preserve"> </w:t>
      </w:r>
      <w:r w:rsidR="00383C85">
        <w:t xml:space="preserve">This </w:t>
      </w:r>
      <w:commentRangeStart w:id="164"/>
      <w:r w:rsidR="00383C85">
        <w:t xml:space="preserve">creates a situation where territorial ravens must travel a median distance of 32.6 km (range = 7.4 – 64 km, </w:t>
      </w:r>
      <w:proofErr w:type="spellStart"/>
      <w:r w:rsidR="00383C85">
        <w:t>sd</w:t>
      </w:r>
      <w:proofErr w:type="spellEnd"/>
      <w:r w:rsidR="00383C85">
        <w:t xml:space="preserve"> = 15.7) </w:t>
      </w:r>
      <w:commentRangeEnd w:id="164"/>
      <w:r w:rsidR="005C7520">
        <w:rPr>
          <w:rStyle w:val="CommentReference"/>
          <w:sz w:val="24"/>
          <w:szCs w:val="24"/>
        </w:rPr>
        <w:commentReference w:id="164"/>
      </w:r>
      <w:r w:rsidR="00383C85">
        <w:t xml:space="preserve">to reach the primary area used by hunters in the northern range. </w:t>
      </w:r>
      <w:r w:rsidR="00107702">
        <w:t xml:space="preserve">We show that </w:t>
      </w:r>
      <w:r w:rsidR="00E11598">
        <w:t xml:space="preserve">territorial </w:t>
      </w:r>
      <w:r w:rsidR="00107702">
        <w:t>ravens use the availability of carrion</w:t>
      </w:r>
      <w:r w:rsidR="00C46AAC">
        <w:t xml:space="preserve"> generated through recreational hunting and predation</w:t>
      </w:r>
      <w:r w:rsidR="00107702">
        <w:t xml:space="preserve"> to determine their daily movement patterns.</w:t>
      </w:r>
      <w:r w:rsidR="009769BE">
        <w:t xml:space="preserve"> </w:t>
      </w:r>
      <w:r w:rsidR="009E7748">
        <w:t>This is in line with a previous study done on the population of ravens in Yellowstone</w:t>
      </w:r>
      <w:r w:rsidR="009F7B3E">
        <w:t>,</w:t>
      </w:r>
      <w:r w:rsidR="009E7748">
        <w:t xml:space="preserve"> which was likely skewed towards behavior of nonbreeders due to count surveys being nondiscriminatory and the population being mostly nonbreeders </w:t>
      </w:r>
      <w:r w:rsidR="009E7748">
        <w:fldChar w:fldCharType="begin"/>
      </w:r>
      <w:r w:rsidR="00475DB8">
        <w:instrText xml:space="preserve"> ADDIN ZOTERO_ITEM CSL_CITATION {"citationID":"FPYUmTzG","properties":{"formattedCitation":"(Walker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0F1132">
        <w:rPr>
          <w:rFonts w:ascii="Aptos" w:hAnsi="Aptos"/>
        </w:rPr>
        <w:t>(Walker et al. 2018)</w:t>
      </w:r>
      <w:r w:rsidR="009E7748">
        <w:fldChar w:fldCharType="end"/>
      </w:r>
      <w:r w:rsidR="009E7748">
        <w:t>. While Walker et al. (2018) showed greater numbers of ravens in wild areas during winters with higher rates of wolf predation, they also found an increased abundance of ravens in anthropogenic areas during years with greater snow depth that is likely attributed to increased hunter success due to a heavier</w:t>
      </w:r>
      <w:r w:rsidR="009F7B3E">
        <w:t xml:space="preserve"> ungulate</w:t>
      </w:r>
      <w:r w:rsidR="009E7748">
        <w:t xml:space="preserve"> migration </w:t>
      </w:r>
      <w:r w:rsidR="009E7748">
        <w:fldChar w:fldCharType="begin"/>
      </w:r>
      <w:r w:rsidR="00475DB8">
        <w:instrText xml:space="preserve"> ADDIN ZOTERO_ITEM CSL_CITATION {"citationID":"d1T9lIAB","properties":{"formattedCitation":"(Geremia et al. 2011, Walker et al. 2018)","plainCitation":"(Geremia et al. 2011, Walker et al. 2018)","noteIndex":0},"citationItems":[{"id":1135,"uris":["http://zotero.org/users/9968163/items/XRAFAX8C"],"itemData":{"id":1135,"type":"article-journal","abstract":"Long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E0520A">
        <w:rPr>
          <w:rFonts w:ascii="Aptos" w:hAnsi="Aptos"/>
        </w:rPr>
        <w:t>(Geremia et al. 2011, Walker et al. 2018)</w:t>
      </w:r>
      <w:r w:rsidR="009E7748">
        <w:fldChar w:fldCharType="end"/>
      </w:r>
      <w:r w:rsidR="009E7748">
        <w:t>.</w:t>
      </w:r>
    </w:p>
    <w:p w14:paraId="2421935C" w14:textId="028DADD2" w:rsidR="00FC0D3B" w:rsidRDefault="009002B8" w:rsidP="00BB5AE8">
      <w:pPr>
        <w:spacing w:line="480" w:lineRule="auto"/>
        <w:ind w:firstLine="720"/>
      </w:pPr>
      <w:r>
        <w:t>Ravens</w:t>
      </w:r>
      <w:r w:rsidR="005B3076">
        <w:t xml:space="preserve"> often</w:t>
      </w:r>
      <w:r>
        <w:t xml:space="preserve"> chose to stay within their territories when a wolf kill </w:t>
      </w:r>
      <w:r w:rsidR="005261AF">
        <w:t>wa</w:t>
      </w:r>
      <w:r>
        <w:t>s present within their territory</w:t>
      </w:r>
      <w:r w:rsidR="008B09D8">
        <w:t>, meeting our expectations</w:t>
      </w:r>
      <w:r>
        <w:t>. This</w:t>
      </w:r>
      <w:r w:rsidR="00FC7CE0">
        <w:t xml:space="preserve"> provides a</w:t>
      </w:r>
      <w:r w:rsidR="00E95168">
        <w:t>n</w:t>
      </w:r>
      <w:r w:rsidR="00FC7CE0">
        <w:t xml:space="preserve"> immediate food resource that a </w:t>
      </w:r>
      <w:r w:rsidR="00FC7CE0">
        <w:lastRenderedPageBreak/>
        <w:t>raven can exploit</w:t>
      </w:r>
      <w:r>
        <w:t xml:space="preserve"> as the local territorial ravens are often the first to locate the carcass </w:t>
      </w:r>
      <w:commentRangeStart w:id="165"/>
      <w:commentRangeStart w:id="166"/>
      <w:r w:rsidR="00DD4206">
        <w:fldChar w:fldCharType="begin"/>
      </w:r>
      <w:r w:rsidR="00475DB8">
        <w:instrText xml:space="preserve"> ADDIN ZOTERO_ITEM CSL_CITATION {"citationID":"dErzQvpD","properties":{"formattedCitation":"(Heinrich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DD4206">
        <w:fldChar w:fldCharType="separate"/>
      </w:r>
      <w:r w:rsidR="00DD4206" w:rsidRPr="00DD4206">
        <w:rPr>
          <w:rFonts w:ascii="Aptos" w:hAnsi="Aptos"/>
        </w:rPr>
        <w:t>(Heinrich and Marzluff 1995)</w:t>
      </w:r>
      <w:r w:rsidR="00DD4206">
        <w:fldChar w:fldCharType="end"/>
      </w:r>
      <w:commentRangeEnd w:id="165"/>
      <w:r w:rsidR="00DD4206">
        <w:rPr>
          <w:rStyle w:val="CommentReference"/>
          <w:sz w:val="24"/>
          <w:szCs w:val="24"/>
        </w:rPr>
        <w:commentReference w:id="165"/>
      </w:r>
      <w:commentRangeEnd w:id="166"/>
      <w:r w:rsidR="00521AD3">
        <w:rPr>
          <w:rStyle w:val="CommentReference"/>
          <w:sz w:val="24"/>
          <w:szCs w:val="24"/>
        </w:rPr>
        <w:commentReference w:id="166"/>
      </w:r>
      <w:r w:rsidR="00FC7CE0">
        <w:t xml:space="preserve">. However, this foraging opportunity also leads to a large influx </w:t>
      </w:r>
      <w:r w:rsidR="00EA54EE">
        <w:t>of</w:t>
      </w:r>
      <w:r w:rsidR="00FC7CE0">
        <w:t xml:space="preserve"> other scavengers in the area</w:t>
      </w:r>
      <w:r w:rsidR="00A63683">
        <w:t>,</w:t>
      </w:r>
      <w:r w:rsidR="00FC7CE0">
        <w:t xml:space="preserve"> including </w:t>
      </w:r>
      <w:r w:rsidR="00EA54EE">
        <w:t>ravens</w:t>
      </w:r>
      <w:r w:rsidR="008447B5">
        <w:t>,</w:t>
      </w:r>
      <w:r w:rsidR="00E95168">
        <w:t xml:space="preserve"> through spatial association with wolves and loc</w:t>
      </w:r>
      <w:r w:rsidR="00DD4206">
        <w:t>a</w:t>
      </w:r>
      <w:r w:rsidR="00E95168">
        <w:t xml:space="preserve">l enhancement </w:t>
      </w:r>
      <w:r w:rsidR="00D13AFA">
        <w:fldChar w:fldCharType="begin"/>
      </w:r>
      <w:r w:rsidR="00475DB8">
        <w:instrText xml:space="preserve"> ADDIN ZOTERO_ITEM CSL_CITATION {"citationID":"9yALKR0G","properties":{"formattedCitation":"(Heinrich and Marzluff 1995, Stahler et al. 2002, Wilmers et al. 2003{\\i{}a})","plainCitation":"(Heinrich and Marzluff 1995, Stahler et al. 2002, Wilmers et al. 2003a)","noteIndex":0},"citationItems":[{"id":103,"uris":["http://zotero.org/users/9968163/items/KA2C3FV2"],"itemData":{"id":103,"type":"article-journal","container-title":"American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rsidR="00D13AFA">
        <w:fldChar w:fldCharType="separate"/>
      </w:r>
      <w:r w:rsidR="00624677" w:rsidRPr="00624677">
        <w:rPr>
          <w:rFonts w:ascii="Aptos" w:hAnsi="Aptos" w:cs="Times New Roman"/>
          <w:kern w:val="0"/>
        </w:rPr>
        <w:t>(Heinrich and Marzluff 1995, Stahler et al. 2002, Wilmers et al. 2003</w:t>
      </w:r>
      <w:r w:rsidR="00624677" w:rsidRPr="00624677">
        <w:rPr>
          <w:rFonts w:ascii="Aptos" w:hAnsi="Aptos" w:cs="Times New Roman"/>
          <w:i/>
          <w:iCs/>
          <w:kern w:val="0"/>
        </w:rPr>
        <w:t>a</w:t>
      </w:r>
      <w:r w:rsidR="00624677" w:rsidRPr="00624677">
        <w:rPr>
          <w:rFonts w:ascii="Aptos" w:hAnsi="Aptos" w:cs="Times New Roman"/>
          <w:kern w:val="0"/>
        </w:rPr>
        <w:t>)</w:t>
      </w:r>
      <w:r w:rsidR="00D13AFA">
        <w:fldChar w:fldCharType="end"/>
      </w:r>
      <w:r w:rsidR="00FC7CE0">
        <w:t xml:space="preserve">. Ravens are social creatures and dominant individuals </w:t>
      </w:r>
      <w:r w:rsidR="007F27BA">
        <w:t xml:space="preserve">will </w:t>
      </w:r>
      <w:r w:rsidR="00FC7CE0">
        <w:t>spend time at food resources displaying to other conspecifics</w:t>
      </w:r>
      <w:r w:rsidR="00473AE5">
        <w:t xml:space="preserve"> </w:t>
      </w:r>
      <w:r w:rsidR="00462376">
        <w:fldChar w:fldCharType="begin"/>
      </w:r>
      <w:r w:rsidR="00475DB8">
        <w:instrText xml:space="preserve"> ADDIN ZOTERO_ITEM CSL_CITATION {"citationID":"dfIro1Ms","properties":{"formattedCitation":"(Heinrich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462376">
        <w:fldChar w:fldCharType="separate"/>
      </w:r>
      <w:r w:rsidR="00462376" w:rsidRPr="00462376">
        <w:rPr>
          <w:rFonts w:ascii="Aptos" w:hAnsi="Aptos"/>
        </w:rPr>
        <w:t>(Heinrich and Marzluff 1995)</w:t>
      </w:r>
      <w:r w:rsidR="00462376">
        <w:fldChar w:fldCharType="end"/>
      </w:r>
      <w:r w:rsidR="00FC7CE0">
        <w:t xml:space="preserve">. </w:t>
      </w:r>
      <w:r w:rsidR="002560DD">
        <w:t>Alternatively,</w:t>
      </w:r>
      <w:r w:rsidR="006F677F">
        <w:t xml:space="preserve"> territorial ravens may </w:t>
      </w:r>
      <w:r w:rsidR="008329E3">
        <w:t xml:space="preserve">also </w:t>
      </w:r>
      <w:r w:rsidR="006F677F">
        <w:t>be choosing to stay on territor</w:t>
      </w:r>
      <w:r w:rsidR="00E012B1">
        <w:t>y</w:t>
      </w:r>
      <w:r w:rsidR="006F677F">
        <w:t xml:space="preserve"> to maintain possession of their territory. It is currently unknown through what mechanisms ravens claim or lose ownership of territories</w:t>
      </w:r>
      <w:r w:rsidR="00747693">
        <w:t>,</w:t>
      </w:r>
      <w:r w:rsidR="0093214C">
        <w:t xml:space="preserve"> although usurpation </w:t>
      </w:r>
      <w:r w:rsidR="00EF60B1">
        <w:t>and</w:t>
      </w:r>
      <w:r w:rsidR="0093214C">
        <w:t xml:space="preserve"> conflict is a common </w:t>
      </w:r>
      <w:r w:rsidR="001034B3">
        <w:t>method</w:t>
      </w:r>
      <w:r w:rsidR="00D907B4">
        <w:t xml:space="preserve"> in other </w:t>
      </w:r>
      <w:r w:rsidR="00624677">
        <w:t xml:space="preserve">avian </w:t>
      </w:r>
      <w:r w:rsidR="00D907B4">
        <w:t>species</w:t>
      </w:r>
      <w:r w:rsidR="00385DC5">
        <w:t xml:space="preserve"> </w:t>
      </w:r>
      <w:r w:rsidR="009D540D">
        <w:fldChar w:fldCharType="begin"/>
      </w:r>
      <w:r w:rsidR="00475DB8">
        <w:instrText xml:space="preserve"> ADDIN ZOTERO_ITEM CSL_CITATION {"citationID":"AlKF06Wf","properties":{"formattedCitation":"(Arcese 1989, Piper et al. 2000)","plainCitation":"(Arcese 1989, Piper et al. 2000)","noteIndex":0},"citationItems":[{"id":1115,"uris":["http://zotero.org/users/9968163/items/A2IHFURL"],"itemData":{"id":1115,"type":"article-journal","abstract":"Male song sparrows,Melospiza melodia, contested for territories year-round in a non-migratory population. Over 5 years, most settlers were yearlings, but many were older floaters that had previously owned a territory. Most turnovers occurred when floaters evicted territory owners from all or part of their territories. This finding contrasts with the assumptions of most models of dispersal and habitat settlement, i.e. that owners are always dominant to floaters, and that floaters gain territories only after an owner's death. Territory owners often evicted neighbours in the breeding period, when they were also likely to gain access to additional females. Floaters usually gained territories just prior to breeding and as breeding began. These patterns are consistent with the idea that male territory defence primarily serves to provide access to females. Middle-aged males more often expanded their territories and regained them after being evicted than 1- or 4-year-old males. Birds that floated as yearlings were more likely to float after owning a territory as an adult than were birds that gained a territory before April of their first breeding season. Individual differences in competitive ability persist throughout life, but vary with age. Factors that affect patterns of aggressive versus passive territory acquisition between populations include: migratory tendency, habitat saturation, length of the breeding period, the potential to breed outside the natal population, the relative survival rates of territory owners versus floaters, and the mortality rate of territory owners in the absence of challenges by floaters. An understanding of the territorial system is crucial to predicting patterns of dispersal and habitat distribution.","container-title":"Animal Behaviour","DOI":"10.1016/0003-3472(89)90005-5","ISSN":"0003-3472","journalAbbreviation":"Animal Behaviour","page":"45-55","source":"ScienceDirect","title":"Territory acquisition and loss in male song sparrows","volume":"37","author":[{"family":"Arcese","given":"Peter"}],"issued":{"date-parts":[["1989",1,1]]}}},{"id":1101,"uris":["http://zotero.org/users/9968163/items/R3EW52ZD"],"itemData":{"id":1101,"type":"article-journal","abstract":"We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9D540D">
        <w:fldChar w:fldCharType="separate"/>
      </w:r>
      <w:r w:rsidR="00D71176" w:rsidRPr="00D71176">
        <w:rPr>
          <w:rFonts w:ascii="Aptos" w:hAnsi="Aptos"/>
        </w:rPr>
        <w:t>(Arcese 1989, Piper et al. 2000)</w:t>
      </w:r>
      <w:r w:rsidR="009D540D">
        <w:fldChar w:fldCharType="end"/>
      </w:r>
      <w:r w:rsidR="009D540D">
        <w:t xml:space="preserve">. </w:t>
      </w:r>
      <w:r w:rsidR="002A00A3">
        <w:t xml:space="preserve">As a non-migratory species that remains </w:t>
      </w:r>
      <w:commentRangeStart w:id="167"/>
      <w:r w:rsidR="002A00A3">
        <w:t xml:space="preserve">on their territory all year </w:t>
      </w:r>
      <w:r w:rsidR="002A00A3">
        <w:fldChar w:fldCharType="begin"/>
      </w:r>
      <w:r w:rsidR="00475DB8">
        <w:instrText xml:space="preserve"> ADDIN ZOTERO_ITEM CSL_CITATION {"citationID":"EQihucmy","properties":{"formattedCitation":"(Heinrich 1988)","plainCitation":"(Heinrich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002A00A3">
        <w:fldChar w:fldCharType="separate"/>
      </w:r>
      <w:r w:rsidR="002A00A3" w:rsidRPr="002A00A3">
        <w:rPr>
          <w:rFonts w:ascii="Aptos" w:hAnsi="Aptos"/>
        </w:rPr>
        <w:t>(Heinrich 1988)</w:t>
      </w:r>
      <w:r w:rsidR="002A00A3">
        <w:fldChar w:fldCharType="end"/>
      </w:r>
      <w:r w:rsidR="002A00A3">
        <w:t>, p</w:t>
      </w:r>
      <w:r w:rsidR="00DC6973">
        <w:t>hysical presence, visual displays, and vocalizations</w:t>
      </w:r>
      <w:r w:rsidR="002F135C">
        <w:t xml:space="preserve"> can</w:t>
      </w:r>
      <w:r w:rsidR="00DC6973">
        <w:t xml:space="preserve"> all assi</w:t>
      </w:r>
      <w:r w:rsidR="006E4F38">
        <w:t>s</w:t>
      </w:r>
      <w:r w:rsidR="00DC6973">
        <w:t>t the</w:t>
      </w:r>
      <w:r w:rsidR="004C6809">
        <w:t xml:space="preserve"> </w:t>
      </w:r>
      <w:r w:rsidR="00DC6973">
        <w:t xml:space="preserve">territory owner in retaining </w:t>
      </w:r>
      <w:r w:rsidR="000324C8">
        <w:t>possession</w:t>
      </w:r>
      <w:r w:rsidR="003C71EF">
        <w:t xml:space="preserve"> of the space</w:t>
      </w:r>
      <w:r w:rsidR="00DC6973">
        <w:t xml:space="preserve"> </w:t>
      </w:r>
      <w:r w:rsidR="00DC6973">
        <w:fldChar w:fldCharType="begin"/>
      </w:r>
      <w:r w:rsidR="00475DB8">
        <w:instrText xml:space="preserve"> ADDIN ZOTERO_ITEM CSL_CITATION {"citationID":"D4dNlAc1","properties":{"formattedCitation":"(Peek 1972, Piper et al. 2000)","plainCitation":"(Peek 1972, Piper et al. 2000)","noteIndex":0},"citationItems":[{"id":1113,"uris":["http://zotero.org/users/9968163/items/TAXG88MS"],"itemData":{"id":1113,"type":"article-journal","abstract":"Both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DC6973">
        <w:fldChar w:fldCharType="separate"/>
      </w:r>
      <w:r w:rsidR="006E4F38" w:rsidRPr="006E4F38">
        <w:rPr>
          <w:rFonts w:ascii="Aptos" w:hAnsi="Aptos"/>
        </w:rPr>
        <w:t>(Peek 1972, Piper et al. 2000)</w:t>
      </w:r>
      <w:r w:rsidR="00DC6973">
        <w:fldChar w:fldCharType="end"/>
      </w:r>
      <w:r w:rsidR="00DC6973">
        <w:t xml:space="preserve">. </w:t>
      </w:r>
      <w:commentRangeEnd w:id="167"/>
      <w:r w:rsidR="006D26FD">
        <w:rPr>
          <w:rStyle w:val="CommentReference"/>
          <w:sz w:val="24"/>
          <w:szCs w:val="24"/>
        </w:rPr>
        <w:commentReference w:id="167"/>
      </w:r>
      <w:r w:rsidR="00405B82">
        <w:t xml:space="preserve">Our </w:t>
      </w:r>
      <w:r w:rsidR="00093259">
        <w:t>results</w:t>
      </w:r>
      <w:r w:rsidR="00405B82">
        <w:t xml:space="preserve"> further support th</w:t>
      </w:r>
      <w:r w:rsidR="001A452E">
        <w:t>e</w:t>
      </w:r>
      <w:r w:rsidR="00405B82">
        <w:t xml:space="preserve"> </w:t>
      </w:r>
      <w:r w:rsidR="001A452E">
        <w:t xml:space="preserve">idea that movement decisions are </w:t>
      </w:r>
      <w:r w:rsidR="008B1583">
        <w:t xml:space="preserve">at least </w:t>
      </w:r>
      <w:r w:rsidR="007964C1">
        <w:t>partially</w:t>
      </w:r>
      <w:r w:rsidR="008B1583">
        <w:t xml:space="preserve"> </w:t>
      </w:r>
      <w:r w:rsidR="001A452E">
        <w:t>driven b</w:t>
      </w:r>
      <w:r w:rsidR="00887869">
        <w:t>y</w:t>
      </w:r>
      <w:r w:rsidR="001A452E">
        <w:t xml:space="preserve"> breeding behaviors</w:t>
      </w:r>
      <w:r w:rsidR="00405B82">
        <w:t xml:space="preserve"> by showing reduced extraterritorial movements in March compared to November and December, when ravens have been observed performing more active pre-breeding season behaviors such as </w:t>
      </w:r>
      <w:commentRangeStart w:id="168"/>
      <w:r w:rsidR="00405B82">
        <w:t>nest building</w:t>
      </w:r>
      <w:commentRangeEnd w:id="168"/>
      <w:r w:rsidR="001A452E">
        <w:rPr>
          <w:rStyle w:val="CommentReference"/>
          <w:sz w:val="24"/>
          <w:szCs w:val="24"/>
        </w:rPr>
        <w:commentReference w:id="168"/>
      </w:r>
      <w:r w:rsidR="00405B82">
        <w:t xml:space="preserve">. </w:t>
      </w:r>
      <w:r w:rsidR="00CD59A3">
        <w:t>During the study period w</w:t>
      </w:r>
      <w:r w:rsidR="005E52EF">
        <w:t xml:space="preserve">e documented </w:t>
      </w:r>
      <w:r w:rsidR="00C5492F">
        <w:t xml:space="preserve">one </w:t>
      </w:r>
      <w:r w:rsidR="006F677F">
        <w:t>occasion</w:t>
      </w:r>
      <w:r w:rsidR="00C5492F">
        <w:t xml:space="preserve"> </w:t>
      </w:r>
      <w:r w:rsidR="006F677F">
        <w:t>of</w:t>
      </w:r>
      <w:r w:rsidR="00C5492F">
        <w:t xml:space="preserve"> a</w:t>
      </w:r>
      <w:r w:rsidR="006F677F">
        <w:t xml:space="preserve"> territorial pair losing their territory</w:t>
      </w:r>
      <w:r w:rsidR="00C5492F">
        <w:t xml:space="preserve"> unprecipitated by a mortality event</w:t>
      </w:r>
      <w:r w:rsidR="0059509B">
        <w:t xml:space="preserve"> of at least one of the individuals</w:t>
      </w:r>
      <w:r w:rsidR="006F677F">
        <w:t xml:space="preserve"> (</w:t>
      </w:r>
      <w:commentRangeStart w:id="169"/>
      <w:r w:rsidR="006F677F">
        <w:t xml:space="preserve">unpublished </w:t>
      </w:r>
      <w:commentRangeEnd w:id="169"/>
      <w:r w:rsidR="00070E79">
        <w:rPr>
          <w:rStyle w:val="CommentReference"/>
          <w:sz w:val="24"/>
          <w:szCs w:val="24"/>
        </w:rPr>
        <w:commentReference w:id="169"/>
      </w:r>
      <w:r w:rsidR="006F677F">
        <w:t xml:space="preserve">data). </w:t>
      </w:r>
    </w:p>
    <w:p w14:paraId="57F4EDF7" w14:textId="76D4FF26" w:rsidR="00635F2F" w:rsidRDefault="00DF2011" w:rsidP="00F11CE7">
      <w:pPr>
        <w:spacing w:line="480" w:lineRule="auto"/>
        <w:ind w:firstLine="720"/>
      </w:pPr>
      <w:r>
        <w:t>A raven’s response</w:t>
      </w:r>
      <w:r w:rsidR="00FA7B45">
        <w:t xml:space="preserve"> to hunter created carrion is a bit more nuanced. </w:t>
      </w:r>
      <w:r w:rsidR="00654E58">
        <w:t xml:space="preserve">Ravens did not consider potential resources in the hunting area when deciding whether to stay within their territory that day. </w:t>
      </w:r>
      <w:r w:rsidR="00EC5FAE">
        <w:t>Once they did leave their territory, r</w:t>
      </w:r>
      <w:r w:rsidR="00F11CE7">
        <w:t xml:space="preserve">avens traveled to the hunting area during the hunting </w:t>
      </w:r>
      <w:r w:rsidR="00B220CB">
        <w:t>season but</w:t>
      </w:r>
      <w:r w:rsidR="00F11CE7">
        <w:t xml:space="preserve"> were not </w:t>
      </w:r>
      <w:r w:rsidR="000274CD">
        <w:t xml:space="preserve">basing </w:t>
      </w:r>
      <w:r w:rsidR="0056121A">
        <w:t>this</w:t>
      </w:r>
      <w:r w:rsidR="000274CD">
        <w:t xml:space="preserve"> decision on </w:t>
      </w:r>
      <w:r w:rsidR="00F11CE7">
        <w:t xml:space="preserve">the amount of available </w:t>
      </w:r>
      <w:r w:rsidR="00F11CE7">
        <w:lastRenderedPageBreak/>
        <w:t>biomass.</w:t>
      </w:r>
      <w:r w:rsidR="00BB5AE8">
        <w:t xml:space="preserve"> </w:t>
      </w:r>
      <w:r w:rsidR="001F7F0A">
        <w:t xml:space="preserve">Hunter kills often have greater raven numbers than wolf kills </w:t>
      </w:r>
      <w:r w:rsidR="001F7F0A">
        <w:fldChar w:fldCharType="begin"/>
      </w:r>
      <w:r w:rsidR="00475DB8">
        <w:instrText xml:space="preserve"> ADDIN ZOTERO_ITEM CSL_CITATION {"citationID":"rxih3MjT","properties":{"formattedCitation":"(Wilmers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F7F0A">
        <w:fldChar w:fldCharType="separate"/>
      </w:r>
      <w:r w:rsidR="001F7F0A" w:rsidRPr="009521E1">
        <w:rPr>
          <w:rFonts w:ascii="Aptos" w:hAnsi="Aptos" w:cs="Times New Roman"/>
          <w:kern w:val="0"/>
        </w:rPr>
        <w:t>(Wilmers et al. 2003</w:t>
      </w:r>
      <w:r w:rsidR="001F7F0A" w:rsidRPr="009521E1">
        <w:rPr>
          <w:rFonts w:ascii="Aptos" w:hAnsi="Aptos" w:cs="Times New Roman"/>
          <w:i/>
          <w:iCs/>
          <w:kern w:val="0"/>
        </w:rPr>
        <w:t>b</w:t>
      </w:r>
      <w:r w:rsidR="001F7F0A" w:rsidRPr="009521E1">
        <w:rPr>
          <w:rFonts w:ascii="Aptos" w:hAnsi="Aptos" w:cs="Times New Roman"/>
          <w:kern w:val="0"/>
        </w:rPr>
        <w:t>)</w:t>
      </w:r>
      <w:r w:rsidR="001F7F0A">
        <w:fldChar w:fldCharType="end"/>
      </w:r>
      <w:r w:rsidR="001F7F0A">
        <w:t>, so the expectation would be for a territorial raven to face heavy competition regardless of the amount of hunter carrion available that day.</w:t>
      </w:r>
      <w:r w:rsidR="00B220CB">
        <w:t xml:space="preserve"> Given </w:t>
      </w:r>
      <w:r w:rsidR="00F934E6">
        <w:t xml:space="preserve">that territory holders tend to be </w:t>
      </w:r>
      <w:r w:rsidR="00B220CB">
        <w:t xml:space="preserve">dominant </w:t>
      </w:r>
      <w:r w:rsidR="00F934E6">
        <w:t>individuals</w:t>
      </w:r>
      <w:r w:rsidR="00B220CB">
        <w:t>, they would be able to gain access to contested resources.</w:t>
      </w:r>
      <w:r w:rsidR="001F7F0A">
        <w:t xml:space="preserve"> T</w:t>
      </w:r>
      <w:r w:rsidR="00602662">
        <w:t xml:space="preserve">he distance between </w:t>
      </w:r>
      <w:r w:rsidR="00AF6346">
        <w:t>a raven</w:t>
      </w:r>
      <w:r w:rsidR="0013717F">
        <w:t>’</w:t>
      </w:r>
      <w:r w:rsidR="00AF6346">
        <w:t>s</w:t>
      </w:r>
      <w:r w:rsidR="00602662">
        <w:t xml:space="preserve"> territor</w:t>
      </w:r>
      <w:r w:rsidR="00AF6346">
        <w:t>y</w:t>
      </w:r>
      <w:r w:rsidR="00602662">
        <w:t xml:space="preserve"> and the hunting area</w:t>
      </w:r>
      <w:r w:rsidR="005D6AF6">
        <w:t xml:space="preserve"> would also</w:t>
      </w:r>
      <w:r w:rsidR="00602662">
        <w:t xml:space="preserve"> preclude them from having accurate</w:t>
      </w:r>
      <w:r w:rsidR="005D6AF6">
        <w:t xml:space="preserve"> daily</w:t>
      </w:r>
      <w:r w:rsidR="00602662">
        <w:t xml:space="preserve"> information about </w:t>
      </w:r>
      <w:r w:rsidR="009435B0">
        <w:t xml:space="preserve">carrion </w:t>
      </w:r>
      <w:r w:rsidR="00602662">
        <w:t xml:space="preserve">availability on any </w:t>
      </w:r>
      <w:r w:rsidR="009A417D">
        <w:t>day</w:t>
      </w:r>
      <w:r w:rsidR="00602662">
        <w:t>.</w:t>
      </w:r>
      <w:r w:rsidR="00184D38">
        <w:t xml:space="preserve"> Only a single tagged raven in our sample group is within the potential range to stay on territory and hear </w:t>
      </w:r>
      <w:r w:rsidR="00250C5A">
        <w:t>gunshots</w:t>
      </w:r>
      <w:r w:rsidR="00184D38">
        <w:t xml:space="preserve"> from the hunting area</w:t>
      </w:r>
      <w:r w:rsidR="005A5256">
        <w:t>,</w:t>
      </w:r>
      <w:r w:rsidR="00805948">
        <w:t xml:space="preserve"> which ravens can learned to associate with</w:t>
      </w:r>
      <w:r w:rsidR="005A5256">
        <w:t xml:space="preserve"> a potential successful</w:t>
      </w:r>
      <w:r w:rsidR="00805948">
        <w:t xml:space="preserve"> harvest </w:t>
      </w:r>
      <w:r w:rsidR="00ED3671">
        <w:fldChar w:fldCharType="begin"/>
      </w:r>
      <w:r w:rsidR="00475DB8">
        <w:instrText xml:space="preserve"> ADDIN ZOTERO_ITEM CSL_CITATION {"citationID":"Jaahs0Cs","properties":{"formattedCitation":"(White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ED3671">
        <w:fldChar w:fldCharType="separate"/>
      </w:r>
      <w:r w:rsidR="00ED3671" w:rsidRPr="00ED3671">
        <w:rPr>
          <w:rFonts w:ascii="Aptos" w:hAnsi="Aptos"/>
        </w:rPr>
        <w:t>(White 2005)</w:t>
      </w:r>
      <w:r w:rsidR="00ED3671">
        <w:fldChar w:fldCharType="end"/>
      </w:r>
      <w:r w:rsidR="00184D38">
        <w:t>.</w:t>
      </w:r>
      <w:r w:rsidR="00602662">
        <w:t xml:space="preserve"> </w:t>
      </w:r>
      <w:r w:rsidR="00741847">
        <w:t>Most</w:t>
      </w:r>
      <w:r w:rsidR="00CA4615">
        <w:t xml:space="preserve"> ravens </w:t>
      </w:r>
      <w:r w:rsidR="00741847">
        <w:t xml:space="preserve">were thus </w:t>
      </w:r>
      <w:r w:rsidR="00936B19">
        <w:t>mak</w:t>
      </w:r>
      <w:r w:rsidR="00741847">
        <w:t>ing</w:t>
      </w:r>
      <w:r w:rsidR="00936B19">
        <w:t xml:space="preserve"> decisions based on information</w:t>
      </w:r>
      <w:r w:rsidR="00F615BF">
        <w:t xml:space="preserve"> from </w:t>
      </w:r>
      <w:r w:rsidR="008E5F43">
        <w:t>recent</w:t>
      </w:r>
      <w:r w:rsidR="00F615BF">
        <w:t xml:space="preserve"> visits</w:t>
      </w:r>
      <w:r w:rsidR="00936B19">
        <w:t xml:space="preserve">, </w:t>
      </w:r>
      <w:proofErr w:type="gramStart"/>
      <w:r w:rsidR="00936B19">
        <w:t>memory</w:t>
      </w:r>
      <w:proofErr w:type="gramEnd"/>
      <w:r w:rsidR="00F615BF">
        <w:t xml:space="preserve"> of previous years</w:t>
      </w:r>
      <w:r w:rsidR="00936B19">
        <w:t xml:space="preserve">, and </w:t>
      </w:r>
      <w:r w:rsidR="00285449">
        <w:t>other</w:t>
      </w:r>
      <w:r w:rsidR="00255197">
        <w:t xml:space="preserve"> daily</w:t>
      </w:r>
      <w:r w:rsidR="00285449">
        <w:t xml:space="preserve"> </w:t>
      </w:r>
      <w:r w:rsidR="000974D2">
        <w:t>proxies</w:t>
      </w:r>
      <w:r w:rsidR="00936B19">
        <w:t xml:space="preserve">. </w:t>
      </w:r>
      <w:r w:rsidR="00967D43">
        <w:t>We showed t</w:t>
      </w:r>
      <w:r w:rsidR="00A07EF6">
        <w:t>hese proxies include</w:t>
      </w:r>
      <w:r w:rsidR="00B63F26">
        <w:t>d</w:t>
      </w:r>
      <w:r w:rsidR="00A07EF6">
        <w:t xml:space="preserve"> weather conditions such as</w:t>
      </w:r>
      <w:r w:rsidR="00E04CDE">
        <w:t xml:space="preserve"> daily temperature and</w:t>
      </w:r>
      <w:r w:rsidR="00A07EF6">
        <w:t xml:space="preserve"> snow depth</w:t>
      </w:r>
      <w:r w:rsidR="00E97AE8">
        <w:t>, which increased chances of leaving the territory and visiting the hunting area when deeper.</w:t>
      </w:r>
      <w:r w:rsidR="00A07EF6">
        <w:t xml:space="preserve"> </w:t>
      </w:r>
      <w:r w:rsidR="00836770">
        <w:t xml:space="preserve">Snow </w:t>
      </w:r>
      <w:r w:rsidR="00D957B2">
        <w:t xml:space="preserve">may </w:t>
      </w:r>
      <w:r w:rsidR="00836770">
        <w:t xml:space="preserve">indicate to ravens when ungulate populations are </w:t>
      </w:r>
      <w:r w:rsidR="00CA7563">
        <w:t xml:space="preserve">migrating </w:t>
      </w:r>
      <w:r w:rsidR="00981865">
        <w:t>out of the park</w:t>
      </w:r>
      <w:r w:rsidR="00850846">
        <w:t xml:space="preserve"> </w:t>
      </w:r>
      <w:r w:rsidR="00B85370">
        <w:fldChar w:fldCharType="begin"/>
      </w:r>
      <w:r w:rsidR="00475DB8">
        <w:instrText xml:space="preserve"> ADDIN ZOTERO_ITEM CSL_CITATION {"citationID":"XugPhJ6u","properties":{"formattedCitation":"(Geremia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85370">
        <w:fldChar w:fldCharType="separate"/>
      </w:r>
      <w:r w:rsidR="00CA7563" w:rsidRPr="00CA7563">
        <w:rPr>
          <w:rFonts w:ascii="Aptos" w:hAnsi="Aptos"/>
        </w:rPr>
        <w:t>(Geremia et al. 2011, Rickbeil et al. 2019)</w:t>
      </w:r>
      <w:r w:rsidR="00B85370">
        <w:fldChar w:fldCharType="end"/>
      </w:r>
      <w:r w:rsidR="00836770">
        <w:t xml:space="preserve">, placing them on lands where they are available to be hunted. </w:t>
      </w:r>
      <w:r w:rsidR="00D957B2">
        <w:t xml:space="preserve">Hunters are also more efficient with snow on the ground as it allows them to more easily track ungulate movement. </w:t>
      </w:r>
      <w:r w:rsidR="00E575DE">
        <w:t>This tracking of</w:t>
      </w:r>
      <w:r w:rsidR="00B42C7C">
        <w:t xml:space="preserve"> weather patterns</w:t>
      </w:r>
      <w:r w:rsidR="00E575DE">
        <w:t xml:space="preserve"> to optimize foraging </w:t>
      </w:r>
      <w:r w:rsidR="00D15E65">
        <w:t>movement efficiency</w:t>
      </w:r>
      <w:r w:rsidR="00E575DE">
        <w:t xml:space="preserve"> is</w:t>
      </w:r>
      <w:r w:rsidR="00B42C7C">
        <w:t xml:space="preserve"> si</w:t>
      </w:r>
      <w:r w:rsidR="00554634">
        <w:t xml:space="preserve">milar to </w:t>
      </w:r>
      <w:r w:rsidR="0003139C">
        <w:t>gray-cheeked mangabeys</w:t>
      </w:r>
      <w:r w:rsidR="00554634">
        <w:t xml:space="preserve"> in Uganda considering </w:t>
      </w:r>
      <w:r w:rsidR="0066623D">
        <w:t xml:space="preserve">recent </w:t>
      </w:r>
      <w:r w:rsidR="00554634">
        <w:t>weather</w:t>
      </w:r>
      <w:r w:rsidR="0066623D">
        <w:t xml:space="preserve"> patterns</w:t>
      </w:r>
      <w:r w:rsidR="005A5FE0">
        <w:t xml:space="preserve"> </w:t>
      </w:r>
      <w:r w:rsidR="0061252E">
        <w:t>e</w:t>
      </w:r>
      <w:r w:rsidR="005A5FE0">
        <w:t>ffects o</w:t>
      </w:r>
      <w:r w:rsidR="00895E4D">
        <w:t>n</w:t>
      </w:r>
      <w:r w:rsidR="00E575DE">
        <w:t xml:space="preserve"> the</w:t>
      </w:r>
      <w:r w:rsidR="005A5FE0">
        <w:t xml:space="preserve"> maturation of fruit</w:t>
      </w:r>
      <w:r w:rsidR="00554634">
        <w:t xml:space="preserve"> </w:t>
      </w:r>
      <w:r w:rsidR="0003139C">
        <w:fldChar w:fldCharType="begin"/>
      </w:r>
      <w:r w:rsidR="00475DB8">
        <w:instrText xml:space="preserve"> ADDIN ZOTERO_ITEM CSL_CITATION {"citationID":"RKCMj6UP","properties":{"formattedCitation":"(Janmaat et al. 2006)","plainCitation":"(Janmaat et al. 2006)","noteIndex":0},"citationItems":[{"id":1117,"uris":["http://zotero.org/users/9968163/items/TRJDVAP8"],"itemData":{"id":1117,"type":"article-journal","abstract":"Temperature and solar radiation are known to influence maturation of fruits and insect larvae inside them 1, 2, 3, 4, 5, 6, 7, 8. We investigated whether gray-cheeked mangabeys (Lophocebus albigena johnstonii) of Kibale Forest, Uganda, take these weather variables into account when searching for ripe figs or unripe figs containing insect larvae. We predicted that monkeys would be more likely to revisit a tree with fruit after several days of warm and sunny weather compared to a cooler and more cloudy period. We preselected 80 target fig trees and monitored whether they contained ripe, unripe, or no fruit. We followed one habituated monkey group from dawn to dusk for three continuous observation periods totalling 210 days. Whenever the group came within a 100 m circle of a previously visited target tree for a second time, we noted whether or not individuals proceeded to the trunk, i.e., whether they “revisited” or simply “bypassed” the tree. We found that average daily maximum temperature was significantly higher for days preceding revisits than bypasses. The probability of a revisit was additionally influenced by solar radiation experienced on the day of reapproach. These effects were found only for trees that carried fruit at the previous visit but not for trees that had carried none. We concluded that these nonhuman primates were capable of taking into account past weather conditions when searching for food. We discuss the implication of these findings for theories of primate cognitive evolution.","container-title":"Current Biology","DOI":"10.1016/j.cub.2006.04.031","ISSN":"0960-9822","issue":"12","journalAbbreviation":"Current Biology","page":"1232-1237","source":"ScienceDirect","title":"Primates Take Weather into Account when Searching for Fruits","volume":"16","author":[{"family":"Janmaat","given":"Karline R. L."},{"family":"Byrne","given":"Richard W."},{"family":"Zuberbühler","given":"Klaus"}],"issued":{"date-parts":[["2006",6,20]]}}}],"schema":"https://github.com/citation-style-language/schema/raw/master/csl-citation.json"} </w:instrText>
      </w:r>
      <w:r w:rsidR="0003139C">
        <w:fldChar w:fldCharType="separate"/>
      </w:r>
      <w:r w:rsidR="0003139C" w:rsidRPr="0003139C">
        <w:rPr>
          <w:rFonts w:ascii="Aptos" w:hAnsi="Aptos"/>
        </w:rPr>
        <w:t>(Janmaat et al. 2006)</w:t>
      </w:r>
      <w:r w:rsidR="0003139C">
        <w:fldChar w:fldCharType="end"/>
      </w:r>
      <w:r w:rsidR="00554634">
        <w:t xml:space="preserve">. </w:t>
      </w:r>
    </w:p>
    <w:p w14:paraId="45D70B57" w14:textId="7EFB5A06" w:rsidR="005B1445" w:rsidRDefault="005B1445" w:rsidP="00F11CE7">
      <w:pPr>
        <w:spacing w:line="480" w:lineRule="auto"/>
        <w:ind w:firstLine="720"/>
      </w:pPr>
      <w:r>
        <w:t>The amount of hunter biomass available d</w:t>
      </w:r>
      <w:r w:rsidR="004B5527">
        <w:t>id</w:t>
      </w:r>
      <w:r>
        <w:t xml:space="preserve"> not alter a raven’s perception of wolf kills, making their </w:t>
      </w:r>
      <w:r w:rsidR="00AF1C3B">
        <w:t>movement</w:t>
      </w:r>
      <w:r>
        <w:t xml:space="preserve"> a linear decision-making process with the immediate resource taking precedence. This includes wolf kills that were found outside of the territory.</w:t>
      </w:r>
      <w:r w:rsidR="001D2F32">
        <w:t xml:space="preserve"> When</w:t>
      </w:r>
      <w:r>
        <w:t xml:space="preserve"> </w:t>
      </w:r>
      <w:r w:rsidR="0002729A">
        <w:t xml:space="preserve">a </w:t>
      </w:r>
      <w:r>
        <w:t>raven decide</w:t>
      </w:r>
      <w:r w:rsidR="00414618">
        <w:t>d</w:t>
      </w:r>
      <w:r w:rsidR="000656F2">
        <w:t xml:space="preserve"> to leave </w:t>
      </w:r>
      <w:r w:rsidR="0002729A">
        <w:t>its</w:t>
      </w:r>
      <w:r w:rsidR="000656F2">
        <w:t xml:space="preserve"> territory, it </w:t>
      </w:r>
      <w:r w:rsidR="00414618">
        <w:t>wa</w:t>
      </w:r>
      <w:r w:rsidR="000656F2">
        <w:t xml:space="preserve">s unlikely that they </w:t>
      </w:r>
      <w:r w:rsidR="00206315">
        <w:t>were</w:t>
      </w:r>
      <w:r w:rsidR="000656F2">
        <w:t xml:space="preserve"> leaving with the </w:t>
      </w:r>
      <w:r w:rsidR="000656F2">
        <w:lastRenderedPageBreak/>
        <w:t xml:space="preserve">purpose of </w:t>
      </w:r>
      <w:r w:rsidR="000A3479">
        <w:t>locating a previously unknown,</w:t>
      </w:r>
      <w:r w:rsidR="000656F2">
        <w:t xml:space="preserve"> naturally occurring carcass. </w:t>
      </w:r>
      <w:r w:rsidR="001E1310">
        <w:t xml:space="preserve">All </w:t>
      </w:r>
      <w:r w:rsidR="000F2CFC">
        <w:t>wolf kills</w:t>
      </w:r>
      <w:r w:rsidR="001E1310">
        <w:t xml:space="preserve"> that were visited outside of territor</w:t>
      </w:r>
      <w:r w:rsidR="00F566E7">
        <w:t>ies</w:t>
      </w:r>
      <w:r w:rsidR="008D3614">
        <w:t>,</w:t>
      </w:r>
      <w:r w:rsidR="00764580">
        <w:t xml:space="preserve"> except for one</w:t>
      </w:r>
      <w:r w:rsidR="008D3614">
        <w:t>,</w:t>
      </w:r>
      <w:r w:rsidR="001E1310">
        <w:t xml:space="preserve"> are within the travel corridor ravens take </w:t>
      </w:r>
      <w:r w:rsidR="005D583A">
        <w:t>to reach</w:t>
      </w:r>
      <w:r w:rsidR="001E1310">
        <w:t xml:space="preserve"> the </w:t>
      </w:r>
      <w:r w:rsidR="00C53579">
        <w:t xml:space="preserve">Gardiner </w:t>
      </w:r>
      <w:r w:rsidR="001E1310">
        <w:t>hunting regions</w:t>
      </w:r>
      <w:r w:rsidR="00CB0D4D">
        <w:t xml:space="preserve"> (Fig </w:t>
      </w:r>
      <w:r w:rsidR="00C27985">
        <w:t>1</w:t>
      </w:r>
      <w:r w:rsidR="00CB0D4D">
        <w:t>)</w:t>
      </w:r>
      <w:r w:rsidR="001E1310">
        <w:t xml:space="preserve">. </w:t>
      </w:r>
      <w:r w:rsidR="00685CF6">
        <w:t xml:space="preserve">Territorial ravens in the northern range frequently travel the </w:t>
      </w:r>
      <w:r w:rsidR="0039424C">
        <w:t>~</w:t>
      </w:r>
      <w:r w:rsidR="00685CF6">
        <w:t>30 km commuting distance</w:t>
      </w:r>
      <w:r w:rsidR="0086127B">
        <w:t xml:space="preserve"> to the hunting areas</w:t>
      </w:r>
      <w:r w:rsidR="00685CF6">
        <w:t xml:space="preserve"> while uploading 0 or 1 intermediate travel points which indicates direct, non-stop flight. </w:t>
      </w:r>
      <w:r w:rsidR="001A1533">
        <w:t xml:space="preserve">The presence of the newly located resource during transit likely altered their plan but was likely not the intended destination. </w:t>
      </w:r>
      <w:r w:rsidR="0038667B">
        <w:t xml:space="preserve">This sort of route planning </w:t>
      </w:r>
      <w:r w:rsidR="0023042D">
        <w:t xml:space="preserve">between </w:t>
      </w:r>
      <w:r w:rsidR="009223F7">
        <w:t>distant</w:t>
      </w:r>
      <w:r w:rsidR="006B385A">
        <w:t>,</w:t>
      </w:r>
      <w:r w:rsidR="009223F7">
        <w:t xml:space="preserve"> </w:t>
      </w:r>
      <w:r w:rsidR="00B33805">
        <w:t xml:space="preserve">known </w:t>
      </w:r>
      <w:r w:rsidR="0023042D">
        <w:t xml:space="preserve">resources </w:t>
      </w:r>
      <w:r w:rsidR="0038667B">
        <w:t>has been documented in primates</w:t>
      </w:r>
      <w:r w:rsidR="007D265E">
        <w:t xml:space="preserve"> </w:t>
      </w:r>
      <w:r w:rsidR="007D265E">
        <w:fldChar w:fldCharType="begin"/>
      </w:r>
      <w:r w:rsidR="00475DB8">
        <w:instrText xml:space="preserve"> ADDIN ZOTERO_ITEM CSL_CITATION {"citationID":"MXMmI4Bk","properties":{"formattedCitation":"(Noser and Byrne 2007)","plainCitation":"(Noser and Byrne 2007)","noteIndex":0},"citationItems":[{"id":1108,"uris":["http://zotero.org/users/9968163/items/JRVDYD5R"],"itemData":{"id":1108,"type":"article-journal","abstract":"The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W."}],"issued":{"date-parts":[["2007",2,1]]}}}],"schema":"https://github.com/citation-style-language/schema/raw/master/csl-citation.json"} </w:instrText>
      </w:r>
      <w:r w:rsidR="007D265E">
        <w:fldChar w:fldCharType="separate"/>
      </w:r>
      <w:r w:rsidR="007D265E" w:rsidRPr="00A9686F">
        <w:rPr>
          <w:rFonts w:ascii="Aptos" w:hAnsi="Aptos"/>
        </w:rPr>
        <w:t>(Noser and Byrne 2007)</w:t>
      </w:r>
      <w:r w:rsidR="007D265E">
        <w:fldChar w:fldCharType="end"/>
      </w:r>
      <w:r w:rsidR="00315F2C">
        <w:t xml:space="preserve">, </w:t>
      </w:r>
      <w:r w:rsidR="00C979DD">
        <w:t xml:space="preserve">elephants </w:t>
      </w:r>
      <w:r w:rsidR="00C979DD">
        <w:fldChar w:fldCharType="begin"/>
      </w:r>
      <w:r w:rsidR="00475DB8">
        <w:instrText xml:space="preserve"> ADDIN ZOTERO_ITEM CSL_CITATION {"citationID":"UYREaobF","properties":{"formattedCitation":"(Polansky et al. 2015)","plainCitation":"(Polansky et al. 2015)","noteIndex":0},"citationItems":[{"id":1107,"uris":["http://zotero.org/users/9968163/items/DGHD5DI8"],"itemData":{"id":1107,"type":"article-journal","abstract":"Spatial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C979DD">
        <w:fldChar w:fldCharType="separate"/>
      </w:r>
      <w:r w:rsidR="00C979DD" w:rsidRPr="00C979DD">
        <w:rPr>
          <w:rFonts w:ascii="Aptos" w:hAnsi="Aptos"/>
        </w:rPr>
        <w:t>(Polansky et al. 2015)</w:t>
      </w:r>
      <w:r w:rsidR="00C979DD">
        <w:fldChar w:fldCharType="end"/>
      </w:r>
      <w:r w:rsidR="00315F2C">
        <w:t>,</w:t>
      </w:r>
      <w:r w:rsidR="0038667B">
        <w:t xml:space="preserve"> and is</w:t>
      </w:r>
      <w:r w:rsidR="00A43129">
        <w:t xml:space="preserve"> likely</w:t>
      </w:r>
      <w:r w:rsidR="0038667B">
        <w:t xml:space="preserve"> </w:t>
      </w:r>
      <w:r w:rsidR="009964A0">
        <w:t xml:space="preserve">performed by ravens (Loretto et al. </w:t>
      </w:r>
      <w:r w:rsidR="009964A0">
        <w:rPr>
          <w:i/>
          <w:iCs/>
        </w:rPr>
        <w:t>in review</w:t>
      </w:r>
      <w:r w:rsidR="009964A0">
        <w:t xml:space="preserve">). </w:t>
      </w:r>
      <w:r w:rsidR="008C5DC8">
        <w:t>The presence of</w:t>
      </w:r>
      <w:r w:rsidR="00B62F40">
        <w:t xml:space="preserve"> dependable,</w:t>
      </w:r>
      <w:r w:rsidR="008C5DC8">
        <w:t xml:space="preserve"> alternative anthropogenic resources within </w:t>
      </w:r>
      <w:proofErr w:type="gramStart"/>
      <w:r w:rsidR="008C5DC8">
        <w:t>close proximity</w:t>
      </w:r>
      <w:proofErr w:type="gramEnd"/>
      <w:r w:rsidR="008C5DC8">
        <w:t xml:space="preserve"> of the hunting regions</w:t>
      </w:r>
      <w:r w:rsidR="008C5DC8" w:rsidRPr="00167186">
        <w:t xml:space="preserve"> </w:t>
      </w:r>
      <w:r w:rsidR="008C5DC8">
        <w:t>such as</w:t>
      </w:r>
      <w:r w:rsidR="00362BDD">
        <w:t xml:space="preserve"> the Gardiner</w:t>
      </w:r>
      <w:r w:rsidR="008C5DC8">
        <w:t xml:space="preserve"> landfill and sewage treatment ponds, buffers the risk for ravens in deciding to commute</w:t>
      </w:r>
      <w:r w:rsidR="00F07426">
        <w:t xml:space="preserve"> by</w:t>
      </w:r>
      <w:r w:rsidR="008C5DC8">
        <w:t xml:space="preserve"> providing an alternative foraging location that </w:t>
      </w:r>
      <w:r w:rsidR="001C2C92">
        <w:t xml:space="preserve">is </w:t>
      </w:r>
      <w:r w:rsidR="008C5DC8">
        <w:t>still calorie efficient.</w:t>
      </w:r>
      <w:r w:rsidR="00B62F40">
        <w:t xml:space="preserve"> </w:t>
      </w:r>
    </w:p>
    <w:p w14:paraId="4EF69D51" w14:textId="65F37344" w:rsidR="00DE5551" w:rsidRDefault="00DE5551" w:rsidP="00DE5551">
      <w:pPr>
        <w:spacing w:line="480" w:lineRule="auto"/>
        <w:ind w:firstLine="720"/>
      </w:pPr>
      <w:r>
        <w:t xml:space="preserve">Ravens did not consider the productivity of their territories when making movement decisions, despite their ability to remember this attribute at a broader spatial scale (Loretto et al. </w:t>
      </w:r>
      <w:r>
        <w:rPr>
          <w:i/>
          <w:iCs/>
        </w:rPr>
        <w:t>in review</w:t>
      </w:r>
      <w:r>
        <w:t xml:space="preserve">). </w:t>
      </w:r>
      <w:r w:rsidR="005E64A5">
        <w:t>Localized</w:t>
      </w:r>
      <w:r>
        <w:t xml:space="preserve"> kills are apparent to the local breeders and wolf hunting activity most often occurs at dawn and dusk due to wolves’ crepuscular nature. Since territorial ravens often spend the first few hours after sunrise within their territory preening and performing pair-bonding activities, this would allow ample time for most wolf kills to have occurred before they have decided whether to travel.</w:t>
      </w:r>
      <w:r w:rsidR="006C1115">
        <w:t xml:space="preserve"> </w:t>
      </w:r>
    </w:p>
    <w:p w14:paraId="21476E7A" w14:textId="744B0FA9" w:rsidR="002435EA" w:rsidRDefault="002435EA" w:rsidP="00DE5551">
      <w:pPr>
        <w:spacing w:line="480" w:lineRule="auto"/>
        <w:ind w:firstLine="720"/>
      </w:pPr>
      <w:r>
        <w:t xml:space="preserve">Despite being social creatures that have the ability to share and receive information about potential food resource </w:t>
      </w:r>
      <w:r>
        <w:fldChar w:fldCharType="begin"/>
      </w:r>
      <w:r w:rsidR="00475DB8">
        <w:instrText xml:space="preserve"> ADDIN ZOTERO_ITEM CSL_CITATION {"citationID":"yE9vXQzD","properties":{"formattedCitation":"(Marzluff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435EA">
        <w:rPr>
          <w:rFonts w:ascii="Aptos" w:hAnsi="Aptos"/>
        </w:rPr>
        <w:t>(Marzluff et al. 1996)</w:t>
      </w:r>
      <w:r>
        <w:fldChar w:fldCharType="end"/>
      </w:r>
      <w:r>
        <w:t>, ravens</w:t>
      </w:r>
      <w:r w:rsidR="004B0A8E" w:rsidRPr="004B0A8E">
        <w:t xml:space="preserve"> </w:t>
      </w:r>
      <w:r w:rsidR="004B0A8E">
        <w:t>deciding whether to consider</w:t>
      </w:r>
      <w:r>
        <w:t xml:space="preserve"> were not influenced by the movement of other territorial ravens</w:t>
      </w:r>
      <w:commentRangeStart w:id="170"/>
      <w:r>
        <w:t xml:space="preserve">. </w:t>
      </w:r>
      <w:commentRangeEnd w:id="170"/>
      <w:r w:rsidR="00560440">
        <w:rPr>
          <w:rStyle w:val="CommentReference"/>
          <w:sz w:val="24"/>
          <w:szCs w:val="24"/>
        </w:rPr>
        <w:commentReference w:id="170"/>
      </w:r>
      <w:r w:rsidR="00560440">
        <w:t xml:space="preserve">This decision </w:t>
      </w:r>
      <w:r w:rsidR="001955C1">
        <w:t>was based</w:t>
      </w:r>
      <w:r w:rsidR="00560440">
        <w:t xml:space="preserve"> </w:t>
      </w:r>
      <w:r w:rsidR="00560440">
        <w:lastRenderedPageBreak/>
        <w:t>on factors that each raven could interpret independently such as active kills</w:t>
      </w:r>
      <w:r w:rsidR="00B02A39">
        <w:t xml:space="preserve"> within their territory</w:t>
      </w:r>
      <w:r w:rsidR="00560440">
        <w:t xml:space="preserve"> or weather conditions. </w:t>
      </w:r>
      <w:r w:rsidR="00300541">
        <w:t>Once a raven</w:t>
      </w:r>
      <w:r w:rsidR="00110D4B">
        <w:t xml:space="preserve"> has</w:t>
      </w:r>
      <w:r w:rsidR="00300541">
        <w:t xml:space="preserve"> left its territory, it was influenced by the movement of other ravens</w:t>
      </w:r>
      <w:r w:rsidR="00FE5C2E">
        <w:t xml:space="preserve">, often traveling in concert with </w:t>
      </w:r>
      <w:proofErr w:type="gramStart"/>
      <w:r w:rsidR="00FE5C2E">
        <w:t>conspecifics</w:t>
      </w:r>
      <w:proofErr w:type="gramEnd"/>
      <w:r w:rsidR="00FE5C2E">
        <w:t>.</w:t>
      </w:r>
      <w:r w:rsidR="00583FAA">
        <w:t xml:space="preserve"> </w:t>
      </w:r>
    </w:p>
    <w:p w14:paraId="0F7DD800" w14:textId="2472C76E" w:rsidR="00C15F59" w:rsidRDefault="008630CD" w:rsidP="00FB2EA9">
      <w:pPr>
        <w:spacing w:line="480" w:lineRule="auto"/>
        <w:ind w:firstLine="720"/>
      </w:pPr>
      <w:r>
        <w:t>Our results suggest that</w:t>
      </w:r>
      <w:r w:rsidR="00F7482D">
        <w:t xml:space="preserve"> </w:t>
      </w:r>
      <w:r w:rsidR="00EC5B35">
        <w:t xml:space="preserve">the </w:t>
      </w:r>
      <w:r w:rsidR="00F7482D">
        <w:t xml:space="preserve">breeding population of </w:t>
      </w:r>
      <w:r w:rsidR="00EC5B35">
        <w:t xml:space="preserve">common </w:t>
      </w:r>
      <w:r w:rsidR="00F7482D">
        <w:t xml:space="preserve">ravens within Yellowstone </w:t>
      </w:r>
      <w:r>
        <w:t>N</w:t>
      </w:r>
      <w:r w:rsidR="00F7482D">
        <w:t xml:space="preserve">ational Park </w:t>
      </w:r>
      <w:r w:rsidR="002A14C4">
        <w:t xml:space="preserve">utilize </w:t>
      </w:r>
      <w:r w:rsidR="00A134DB">
        <w:t xml:space="preserve">recreational hunting as a </w:t>
      </w:r>
      <w:r w:rsidR="00366E3D">
        <w:t>supplementary</w:t>
      </w:r>
      <w:r w:rsidR="00A134DB">
        <w:t xml:space="preserve"> </w:t>
      </w:r>
      <w:r w:rsidR="00744C15">
        <w:t>food source</w:t>
      </w:r>
      <w:r w:rsidR="00A134DB">
        <w:t xml:space="preserve"> with their primary target being naturally occurring carrion</w:t>
      </w:r>
      <w:r w:rsidR="00913F53">
        <w:t xml:space="preserve"> created</w:t>
      </w:r>
      <w:r w:rsidR="00A134DB">
        <w:t xml:space="preserve"> through predation</w:t>
      </w:r>
      <w:r w:rsidR="00F7482D">
        <w:t xml:space="preserve">. </w:t>
      </w:r>
      <w:r w:rsidR="00D24DC2">
        <w:t>As a foraging generalist, the</w:t>
      </w:r>
      <w:r w:rsidR="006A4F0D">
        <w:t>ir ability to forage efficiently based on daily</w:t>
      </w:r>
      <w:r w:rsidR="00D24DC2">
        <w:t xml:space="preserve"> changes in food availability</w:t>
      </w:r>
      <w:r w:rsidR="006A4F0D">
        <w:t xml:space="preserve"> allows them to be successful</w:t>
      </w:r>
      <w:r w:rsidR="00D24DC2">
        <w:t>.</w:t>
      </w:r>
      <w:r w:rsidR="006A4F0D">
        <w:t xml:space="preserve"> </w:t>
      </w:r>
      <w:r w:rsidR="002B6423">
        <w:t>Since m</w:t>
      </w:r>
      <w:r w:rsidR="00A50F75">
        <w:t xml:space="preserve">ovement decisions are not influenced by the amount of biomass made available by hunters, it is unlikely that efforts to reduce </w:t>
      </w:r>
      <w:r w:rsidR="00E759B8">
        <w:t xml:space="preserve">its </w:t>
      </w:r>
      <w:r w:rsidR="00A50F75">
        <w:t xml:space="preserve">availability would be effective at </w:t>
      </w:r>
      <w:r w:rsidR="00113689">
        <w:t>preventing</w:t>
      </w:r>
      <w:r w:rsidR="00A50F75">
        <w:t xml:space="preserve"> the exploitation of </w:t>
      </w:r>
      <w:r w:rsidR="00DA2453">
        <w:t>the</w:t>
      </w:r>
      <w:r w:rsidR="00A50F75">
        <w:t xml:space="preserve"> resource. </w:t>
      </w:r>
      <w:r w:rsidR="00D9316F">
        <w:t>Other studies have shown moderate success in</w:t>
      </w:r>
      <w:r w:rsidR="00547012">
        <w:t xml:space="preserve"> using</w:t>
      </w:r>
      <w:r w:rsidR="00D9316F">
        <w:t xml:space="preserve"> supplemental feeding</w:t>
      </w:r>
      <w:r w:rsidR="00B4227D">
        <w:t xml:space="preserve"> within protected areas</w:t>
      </w:r>
      <w:r w:rsidR="00D9316F">
        <w:t xml:space="preserve"> to reduce movements outside the protected area for large </w:t>
      </w:r>
      <w:r w:rsidR="008541EF">
        <w:t>avian scavengers</w:t>
      </w:r>
      <w:r w:rsidR="00D9316F">
        <w:t xml:space="preserve"> </w:t>
      </w:r>
      <w:r w:rsidR="00D9316F">
        <w:fldChar w:fldCharType="begin"/>
      </w:r>
      <w:r w:rsidR="00475DB8">
        <w:instrText xml:space="preserve"> ADDIN ZOTERO_ITEM CSL_CITATION {"citationID":"HZyvfh1L","properties":{"formattedCitation":"(L\\uc0\\u243{}pez-Peinado et al. 2023)","plainCitation":"(López-Peinado et al. 2023)","noteIndex":0},"citationItems":[{"id":920,"uris":["http://zotero.org/users/9968163/items/XBURZLPT"],"itemData":{"id":920,"type":"article-journal","abstract":"The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00D9316F">
        <w:fldChar w:fldCharType="separate"/>
      </w:r>
      <w:r w:rsidR="00D9316F" w:rsidRPr="00C15F59">
        <w:rPr>
          <w:rFonts w:ascii="Aptos" w:hAnsi="Aptos" w:cs="Times New Roman"/>
          <w:kern w:val="0"/>
        </w:rPr>
        <w:t>(López-Peinado et al. 2023)</w:t>
      </w:r>
      <w:r w:rsidR="00D9316F">
        <w:fldChar w:fldCharType="end"/>
      </w:r>
      <w:r w:rsidR="00D9316F">
        <w:t>.</w:t>
      </w:r>
      <w:r w:rsidR="00681D97">
        <w:t xml:space="preserve"> </w:t>
      </w:r>
      <w:r w:rsidR="00556F2F">
        <w:t xml:space="preserve">However, until the resource is either </w:t>
      </w:r>
      <w:r w:rsidR="00347298">
        <w:t>eliminated</w:t>
      </w:r>
      <w:r w:rsidR="00556F2F">
        <w:t xml:space="preserve"> or an </w:t>
      </w:r>
      <w:r w:rsidR="005400AE">
        <w:t>alternative resource</w:t>
      </w:r>
      <w:r w:rsidR="00556F2F">
        <w:t xml:space="preserve"> is available on a daily scale, ravens</w:t>
      </w:r>
      <w:r w:rsidR="006829E7">
        <w:t xml:space="preserve"> </w:t>
      </w:r>
      <w:r w:rsidR="00556F2F">
        <w:t>will</w:t>
      </w:r>
      <w:r w:rsidR="008F1F5C">
        <w:t xml:space="preserve"> likely</w:t>
      </w:r>
      <w:r w:rsidR="00556F2F">
        <w:t xml:space="preserve"> continue to </w:t>
      </w:r>
      <w:r w:rsidR="00241961">
        <w:t>return to</w:t>
      </w:r>
      <w:r w:rsidR="00640ACB">
        <w:t xml:space="preserve"> </w:t>
      </w:r>
      <w:r w:rsidR="00556F2F">
        <w:t>recreational hunting areas</w:t>
      </w:r>
      <w:r w:rsidR="00241961">
        <w:t xml:space="preserve"> on days where no other foraging opportunity is available</w:t>
      </w:r>
      <w:r w:rsidR="00556F2F">
        <w:t xml:space="preserve">. </w:t>
      </w:r>
      <w:r w:rsidR="00D9316F">
        <w:t xml:space="preserve">At small scales, the removal of </w:t>
      </w:r>
      <w:r w:rsidR="007F6D92">
        <w:t xml:space="preserve">a </w:t>
      </w:r>
      <w:r w:rsidR="00D9316F">
        <w:t>landfill site</w:t>
      </w:r>
      <w:r w:rsidR="007446BC">
        <w:t xml:space="preserve"> can</w:t>
      </w:r>
      <w:r w:rsidR="00D9316F">
        <w:t xml:space="preserve"> </w:t>
      </w:r>
      <w:r w:rsidR="007F6D92">
        <w:t>completely eliminate the</w:t>
      </w:r>
      <w:r w:rsidR="00D9316F">
        <w:t xml:space="preserve"> presence of ravens </w:t>
      </w:r>
      <w:r w:rsidR="00D9316F">
        <w:fldChar w:fldCharType="begin"/>
      </w:r>
      <w:r w:rsidR="00475DB8">
        <w:instrText xml:space="preserve"> ADDIN ZOTERO_ITEM CSL_CITATION {"citationID":"qkzjuj5P","properties":{"formattedCitation":"(Marzluff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D9316F">
        <w:fldChar w:fldCharType="separate"/>
      </w:r>
      <w:r w:rsidR="00D9316F" w:rsidRPr="00EA3D45">
        <w:rPr>
          <w:rFonts w:ascii="Aptos" w:hAnsi="Aptos"/>
        </w:rPr>
        <w:t>(Marzluff et al. 2021)</w:t>
      </w:r>
      <w:r w:rsidR="00D9316F">
        <w:fldChar w:fldCharType="end"/>
      </w:r>
      <w:r w:rsidR="00D9316F">
        <w:t xml:space="preserve">. </w:t>
      </w:r>
      <w:r w:rsidR="00245419">
        <w:t>This continued usage of anthropogenic resource</w:t>
      </w:r>
      <w:r w:rsidR="0007406D">
        <w:t>s</w:t>
      </w:r>
      <w:r w:rsidR="00245419">
        <w:t xml:space="preserve"> buffer</w:t>
      </w:r>
      <w:r w:rsidR="00F72AC1">
        <w:t>s</w:t>
      </w:r>
      <w:r w:rsidR="00245419">
        <w:t xml:space="preserve"> raven populations against any </w:t>
      </w:r>
      <w:r w:rsidR="00DF2BFA">
        <w:t>decreases in</w:t>
      </w:r>
      <w:r w:rsidR="00245419">
        <w:t xml:space="preserve"> natural carrion availability.</w:t>
      </w:r>
      <w:r w:rsidR="00DF2BFA">
        <w:t xml:space="preserve"> </w:t>
      </w:r>
      <w:r w:rsidR="001E2CDB">
        <w:t>I</w:t>
      </w:r>
      <w:r w:rsidR="00DF2BFA">
        <w:t>ncreasing the availability of natural carrion through the recovery of carnivore populations will only reduce the time spent outside of the protected area and in anthropogenic areas.</w:t>
      </w:r>
    </w:p>
    <w:p w14:paraId="30FCE66E" w14:textId="4B895094" w:rsidR="004548F8" w:rsidRDefault="004548F8" w:rsidP="00C15F59">
      <w:pPr>
        <w:spacing w:line="480" w:lineRule="auto"/>
      </w:pPr>
      <w:r>
        <w:br w:type="page"/>
      </w:r>
    </w:p>
    <w:p w14:paraId="131FE7EC" w14:textId="194D506F" w:rsidR="001F1C61" w:rsidRDefault="00E46DA3" w:rsidP="00C329E8">
      <w:pPr>
        <w:spacing w:line="480" w:lineRule="auto"/>
      </w:pPr>
      <w:r>
        <w:rPr>
          <w:noProof/>
        </w:rPr>
        <w:lastRenderedPageBreak/>
        <w:drawing>
          <wp:inline distT="0" distB="0" distL="0" distR="0" wp14:anchorId="1A878BBC" wp14:editId="7FD91955">
            <wp:extent cx="5937250" cy="4546600"/>
            <wp:effectExtent l="0" t="0" r="6350" b="6350"/>
            <wp:docPr id="13696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4546600"/>
                    </a:xfrm>
                    <a:prstGeom prst="rect">
                      <a:avLst/>
                    </a:prstGeom>
                    <a:noFill/>
                    <a:ln>
                      <a:noFill/>
                    </a:ln>
                  </pic:spPr>
                </pic:pic>
              </a:graphicData>
            </a:graphic>
          </wp:inline>
        </w:drawing>
      </w:r>
    </w:p>
    <w:p w14:paraId="0700560F" w14:textId="47647525" w:rsidR="001F1C61" w:rsidRDefault="001F1C61" w:rsidP="00BA0A3B">
      <w:pPr>
        <w:spacing w:line="480" w:lineRule="auto"/>
      </w:pPr>
      <w:r>
        <w:t xml:space="preserve">Figure 1. </w:t>
      </w:r>
      <w:r w:rsidR="003950B2">
        <w:t>Map of Yellowstone National Park</w:t>
      </w:r>
      <w:r w:rsidR="00A92ABF">
        <w:t xml:space="preserve"> showing the locations of tagged raven territories as colored polygons inside the boundaries</w:t>
      </w:r>
      <w:r w:rsidR="003950B2">
        <w:t xml:space="preserve">. </w:t>
      </w:r>
      <w:r w:rsidR="006F14B1">
        <w:t xml:space="preserve">The </w:t>
      </w:r>
      <w:r w:rsidR="003950B2">
        <w:t>MTFWP (red) and bison (blue) hunting region</w:t>
      </w:r>
      <w:r w:rsidR="006F14B1">
        <w:t>s</w:t>
      </w:r>
      <w:r w:rsidR="003950B2">
        <w:t xml:space="preserve"> are highlighted outside the north-western boundary of the national park</w:t>
      </w:r>
      <w:del w:id="171" w:author="John M. Marzluff" w:date="2026-01-30T16:34:00Z" w16du:dateUtc="2026-01-30T23:34:00Z">
        <w:r w:rsidR="00613C73" w:rsidDel="006D26FD">
          <w:delText xml:space="preserve"> as the locations used to determine if ravens attempted to locate hunter created carrion</w:delText>
        </w:r>
      </w:del>
      <w:r w:rsidR="003950B2">
        <w:t>.</w:t>
      </w:r>
      <w:r w:rsidR="000C2178">
        <w:t xml:space="preserve"> </w:t>
      </w:r>
      <w:r w:rsidR="00EB29BA">
        <w:t>The MTFWP region was used during the duration of the rifle hunting season. The bison region was used after the end of the MTFWP rifle hunting season and ran until the end of the winter</w:t>
      </w:r>
      <w:r w:rsidR="00A52F50">
        <w:t xml:space="preserve"> study period</w:t>
      </w:r>
      <w:r w:rsidR="00EB29BA">
        <w:t xml:space="preserve"> (March 30)</w:t>
      </w:r>
      <w:r w:rsidR="0026562B">
        <w:t xml:space="preserve">. </w:t>
      </w:r>
    </w:p>
    <w:p w14:paraId="0117B1CB" w14:textId="5A17CFA5" w:rsidR="00BA0A3B" w:rsidRDefault="00E46DA3" w:rsidP="00BA0A3B">
      <w:pPr>
        <w:spacing w:line="480" w:lineRule="auto"/>
      </w:pPr>
      <w:r>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7382A0EE" w:rsidR="00693715" w:rsidRDefault="00BA0A3B" w:rsidP="00BA0A3B">
      <w:pPr>
        <w:spacing w:line="480" w:lineRule="auto"/>
      </w:pPr>
      <w:commentRangeStart w:id="172"/>
      <w:r>
        <w:lastRenderedPageBreak/>
        <w:t>Figure 2.</w:t>
      </w:r>
      <w:r w:rsidR="00C54500">
        <w:t xml:space="preserve"> </w:t>
      </w:r>
      <w:commentRangeEnd w:id="172"/>
      <w:r w:rsidR="00C54500">
        <w:rPr>
          <w:rStyle w:val="CommentReference"/>
          <w:sz w:val="24"/>
          <w:szCs w:val="24"/>
        </w:rPr>
        <w:commentReference w:id="172"/>
      </w:r>
      <w:r w:rsidR="00C54500">
        <w:t xml:space="preserve">Maps showing the MTFWP hunting region (A) and the bison hunting region (B) compared to </w:t>
      </w:r>
      <w:r w:rsidR="00AE2C83">
        <w:t>a heatmap of the</w:t>
      </w:r>
      <w:r w:rsidR="00C54500">
        <w:t xml:space="preserve"> raven GPS points outside of the Yellowstone National Park during November </w:t>
      </w:r>
      <w:ins w:id="173" w:author="John M. Marzluff" w:date="2026-01-30T16:35:00Z" w16du:dateUtc="2026-01-30T23:35:00Z">
        <w:r w:rsidR="006D26FD">
          <w:t xml:space="preserve">(A) </w:t>
        </w:r>
      </w:ins>
      <w:r w:rsidR="00C54500">
        <w:t xml:space="preserve">and March </w:t>
      </w:r>
      <w:ins w:id="174" w:author="John M. Marzluff" w:date="2026-01-30T16:35:00Z" w16du:dateUtc="2026-01-30T23:35:00Z">
        <w:r w:rsidR="006D26FD">
          <w:t xml:space="preserve">(B) </w:t>
        </w:r>
      </w:ins>
      <w:r w:rsidR="00C54500">
        <w:t xml:space="preserve">respectively. </w:t>
      </w:r>
      <w:r w:rsidR="008A5885">
        <w:t xml:space="preserve">Warmer colors indicate higher point </w:t>
      </w:r>
      <w:commentRangeStart w:id="175"/>
      <w:r w:rsidR="008A5885">
        <w:t>densities</w:t>
      </w:r>
      <w:commentRangeEnd w:id="175"/>
      <w:r w:rsidR="006D26FD">
        <w:rPr>
          <w:rStyle w:val="CommentReference"/>
          <w:sz w:val="24"/>
          <w:szCs w:val="24"/>
        </w:rPr>
        <w:commentReference w:id="175"/>
      </w:r>
      <w:r w:rsidR="008A5885">
        <w:t>.</w:t>
      </w:r>
    </w:p>
    <w:p w14:paraId="49C45867" w14:textId="77777777" w:rsidR="00693715" w:rsidRDefault="00693715">
      <w:r>
        <w:br w:type="page"/>
      </w:r>
    </w:p>
    <w:p w14:paraId="1159582F" w14:textId="17FE2709" w:rsidR="005C4B00" w:rsidRDefault="008964F9" w:rsidP="00C329E8">
      <w:pPr>
        <w:spacing w:line="480" w:lineRule="auto"/>
      </w:pPr>
      <w:r w:rsidRPr="008964F9">
        <w:rPr>
          <w:noProof/>
        </w:rPr>
        <w:lastRenderedPageBreak/>
        <w:drawing>
          <wp:inline distT="0" distB="0" distL="0" distR="0" wp14:anchorId="498EF746" wp14:editId="494C396E">
            <wp:extent cx="6089650" cy="4072821"/>
            <wp:effectExtent l="0" t="0" r="6350" b="4445"/>
            <wp:docPr id="12276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33547" b="33333"/>
                    <a:stretch>
                      <a:fillRect/>
                    </a:stretch>
                  </pic:blipFill>
                  <pic:spPr bwMode="auto">
                    <a:xfrm>
                      <a:off x="0" y="0"/>
                      <a:ext cx="6104341" cy="4082646"/>
                    </a:xfrm>
                    <a:prstGeom prst="rect">
                      <a:avLst/>
                    </a:prstGeom>
                    <a:noFill/>
                    <a:ln>
                      <a:noFill/>
                    </a:ln>
                    <a:extLst>
                      <a:ext uri="{53640926-AAD7-44D8-BBD7-CCE9431645EC}">
                        <a14:shadowObscured xmlns:a14="http://schemas.microsoft.com/office/drawing/2010/main"/>
                      </a:ext>
                    </a:extLst>
                  </pic:spPr>
                </pic:pic>
              </a:graphicData>
            </a:graphic>
          </wp:inline>
        </w:drawing>
      </w:r>
    </w:p>
    <w:p w14:paraId="54029743" w14:textId="2567C621" w:rsidR="005C4B00" w:rsidRDefault="005C4B00" w:rsidP="00C329E8">
      <w:pPr>
        <w:spacing w:line="480" w:lineRule="auto"/>
      </w:pPr>
      <w:r>
        <w:t xml:space="preserve">Figure 3. </w:t>
      </w:r>
      <w:r w:rsidR="003C7E7C">
        <w:t>T</w:t>
      </w:r>
      <w:r>
        <w:t xml:space="preserve">he proportion of </w:t>
      </w:r>
      <w:r w:rsidR="003C7E7C">
        <w:t>decision days</w:t>
      </w:r>
      <w:r>
        <w:t xml:space="preserve"> that each raven made a</w:t>
      </w:r>
      <w:r w:rsidR="007234E2">
        <w:t xml:space="preserve"> particular</w:t>
      </w:r>
      <w:r>
        <w:t xml:space="preserve"> movement decision. The total number of decision days for each raven is displayed on the righ</w:t>
      </w:r>
      <w:r w:rsidR="00862912">
        <w:t>t</w:t>
      </w:r>
      <w:r>
        <w:t xml:space="preserve">-hand side of the plot. </w:t>
      </w:r>
      <w:r w:rsidR="00862912">
        <w:t xml:space="preserve">The </w:t>
      </w:r>
      <w:r w:rsidR="00BD0EE8">
        <w:t>“</w:t>
      </w:r>
      <w:r w:rsidR="00862912">
        <w:t>other</w:t>
      </w:r>
      <w:r w:rsidR="00BD0EE8">
        <w:t>”</w:t>
      </w:r>
      <w:r w:rsidR="00862912">
        <w:t xml:space="preserve"> category is used to encapsulate all extra-territorial movements that did not result in a visit to the hunting </w:t>
      </w:r>
      <w:commentRangeStart w:id="176"/>
      <w:commentRangeStart w:id="177"/>
      <w:r w:rsidR="00862912">
        <w:t>regions</w:t>
      </w:r>
      <w:commentRangeEnd w:id="176"/>
      <w:r w:rsidR="006D26FD">
        <w:rPr>
          <w:rStyle w:val="CommentReference"/>
          <w:sz w:val="24"/>
          <w:szCs w:val="24"/>
        </w:rPr>
        <w:commentReference w:id="176"/>
      </w:r>
      <w:commentRangeEnd w:id="177"/>
      <w:r w:rsidR="006D26FD">
        <w:rPr>
          <w:rStyle w:val="CommentReference"/>
          <w:sz w:val="24"/>
          <w:szCs w:val="24"/>
        </w:rPr>
        <w:commentReference w:id="177"/>
      </w:r>
      <w:r w:rsidR="00862912">
        <w:t xml:space="preserve">.  </w:t>
      </w:r>
    </w:p>
    <w:p w14:paraId="357AD578" w14:textId="0CA09158" w:rsidR="005C4B00" w:rsidRDefault="005C4B00" w:rsidP="00C329E8">
      <w:pPr>
        <w:spacing w:line="480" w:lineRule="auto"/>
      </w:pPr>
    </w:p>
    <w:p w14:paraId="698C8359" w14:textId="57B1BC6C" w:rsidR="005B684D" w:rsidRDefault="00E46DA3" w:rsidP="00C329E8">
      <w:pPr>
        <w:spacing w:line="480" w:lineRule="auto"/>
      </w:pPr>
      <w:r>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158CEC3E" w:rsidR="00BD1086" w:rsidRDefault="004548F8" w:rsidP="00BA0A3B">
      <w:pPr>
        <w:spacing w:line="480" w:lineRule="auto"/>
      </w:pPr>
      <w:r>
        <w:lastRenderedPageBreak/>
        <w:t xml:space="preserve">Figure </w:t>
      </w:r>
      <w:r w:rsidR="00BA0A3B">
        <w:t>3</w:t>
      </w:r>
      <w:r>
        <w:t xml:space="preserve">. </w:t>
      </w:r>
      <w:r w:rsidR="005B2D5A">
        <w:t>Map A shows the GPS movements of 3 common ravens at varying distances from the hunting region</w:t>
      </w:r>
      <w:r w:rsidR="00D27899">
        <w:t>s</w:t>
      </w:r>
      <w:r w:rsidR="005B2D5A">
        <w:t xml:space="preserve">. </w:t>
      </w:r>
      <w:r w:rsidR="006F6231">
        <w:t>Map B shows the GPS movements of these 3 ravens when they decide to leave their territory</w:t>
      </w:r>
      <w:r w:rsidR="003E669B">
        <w:t>, but do not end up visiting the hunting regions</w:t>
      </w:r>
      <w:r w:rsidR="006F6231">
        <w:t>. Each raven</w:t>
      </w:r>
      <w:r w:rsidR="0008712D">
        <w:t>’</w:t>
      </w:r>
      <w:r w:rsidR="006F6231">
        <w:t xml:space="preserve">s territory is shown as a polygon with a red border in their color. </w:t>
      </w:r>
    </w:p>
    <w:p w14:paraId="0C066F0E" w14:textId="77777777" w:rsidR="00BD1086" w:rsidRDefault="00BD1086">
      <w:r>
        <w:br w:type="page"/>
      </w:r>
    </w:p>
    <w:p w14:paraId="41E29542" w14:textId="6A54822A" w:rsidR="00216BBD" w:rsidRDefault="00216BBD" w:rsidP="00BA0A3B">
      <w:pPr>
        <w:spacing w:line="480" w:lineRule="auto"/>
      </w:pPr>
      <w:r>
        <w:lastRenderedPageBreak/>
        <w:t>Table 1. Model results from the binomial generalized linear mixed model look</w:t>
      </w:r>
      <w:r w:rsidR="00F65D1C">
        <w:t>ing</w:t>
      </w:r>
      <w:r>
        <w:t xml:space="preserve"> at the impact of covariates on the probability of ravens leaving their territory daily. </w:t>
      </w:r>
      <w:r w:rsidR="001D2EB1">
        <w:t>N = 2115.</w:t>
      </w:r>
    </w:p>
    <w:tbl>
      <w:tblPr>
        <w:tblStyle w:val="TableGrid"/>
        <w:tblW w:w="0" w:type="auto"/>
        <w:tblLook w:val="04A0" w:firstRow="1" w:lastRow="0" w:firstColumn="1" w:lastColumn="0" w:noHBand="0" w:noVBand="1"/>
      </w:tblPr>
      <w:tblGrid>
        <w:gridCol w:w="2337"/>
        <w:gridCol w:w="2337"/>
        <w:gridCol w:w="2338"/>
        <w:gridCol w:w="2338"/>
      </w:tblGrid>
      <w:tr w:rsidR="00C44ABC" w14:paraId="5FEC1E5D" w14:textId="77777777" w:rsidTr="00C44ABC">
        <w:tc>
          <w:tcPr>
            <w:tcW w:w="2337" w:type="dxa"/>
          </w:tcPr>
          <w:p w14:paraId="7C6A9DB7" w14:textId="77777777" w:rsidR="00C44ABC" w:rsidRDefault="00C44ABC" w:rsidP="00BA0A3B">
            <w:pPr>
              <w:spacing w:line="480" w:lineRule="auto"/>
            </w:pPr>
          </w:p>
        </w:tc>
        <w:tc>
          <w:tcPr>
            <w:tcW w:w="2337" w:type="dxa"/>
          </w:tcPr>
          <w:p w14:paraId="21317F80" w14:textId="7E2C599F" w:rsidR="00C44ABC" w:rsidRDefault="00C6562A" w:rsidP="00BA0A3B">
            <w:pPr>
              <w:spacing w:line="480" w:lineRule="auto"/>
            </w:pPr>
            <w:r>
              <w:t>Estimate</w:t>
            </w:r>
          </w:p>
        </w:tc>
        <w:tc>
          <w:tcPr>
            <w:tcW w:w="2338" w:type="dxa"/>
          </w:tcPr>
          <w:p w14:paraId="02F51B75" w14:textId="68CB558A" w:rsidR="00C44ABC" w:rsidRDefault="00C6562A" w:rsidP="00BA0A3B">
            <w:pPr>
              <w:spacing w:line="480" w:lineRule="auto"/>
            </w:pPr>
            <w:r>
              <w:t>Standard Error</w:t>
            </w:r>
          </w:p>
        </w:tc>
        <w:tc>
          <w:tcPr>
            <w:tcW w:w="2338" w:type="dxa"/>
          </w:tcPr>
          <w:p w14:paraId="102B15B3" w14:textId="0E4C2324" w:rsidR="00C44ABC" w:rsidRDefault="00C6562A" w:rsidP="00BA0A3B">
            <w:pPr>
              <w:spacing w:line="480" w:lineRule="auto"/>
            </w:pPr>
            <w:r>
              <w:t>p-value</w:t>
            </w:r>
          </w:p>
        </w:tc>
      </w:tr>
      <w:tr w:rsidR="00C44ABC" w14:paraId="26FE6E3E" w14:textId="77777777" w:rsidTr="00C44ABC">
        <w:tc>
          <w:tcPr>
            <w:tcW w:w="2337" w:type="dxa"/>
          </w:tcPr>
          <w:p w14:paraId="0055B852" w14:textId="1C7E06C8" w:rsidR="00C44ABC" w:rsidRDefault="00C44ABC" w:rsidP="00BA0A3B">
            <w:pPr>
              <w:spacing w:line="480" w:lineRule="auto"/>
            </w:pPr>
            <w:r>
              <w:t>Intercept</w:t>
            </w:r>
          </w:p>
        </w:tc>
        <w:tc>
          <w:tcPr>
            <w:tcW w:w="2337" w:type="dxa"/>
          </w:tcPr>
          <w:p w14:paraId="738CCFCB" w14:textId="6D27C299" w:rsidR="00C44ABC" w:rsidRDefault="00CC7A09" w:rsidP="00BA0A3B">
            <w:pPr>
              <w:spacing w:line="480" w:lineRule="auto"/>
            </w:pPr>
            <w:r>
              <w:t>2.</w:t>
            </w:r>
            <w:r w:rsidR="00E93F21">
              <w:t>9523176</w:t>
            </w:r>
          </w:p>
        </w:tc>
        <w:tc>
          <w:tcPr>
            <w:tcW w:w="2338" w:type="dxa"/>
          </w:tcPr>
          <w:p w14:paraId="7C0C8CD0" w14:textId="47BF3677" w:rsidR="00C44ABC" w:rsidRDefault="00CC7A09" w:rsidP="00BA0A3B">
            <w:pPr>
              <w:spacing w:line="480" w:lineRule="auto"/>
            </w:pPr>
            <w:r>
              <w:t>0.</w:t>
            </w:r>
            <w:r w:rsidR="00E93F21">
              <w:t>4305425</w:t>
            </w:r>
          </w:p>
        </w:tc>
        <w:tc>
          <w:tcPr>
            <w:tcW w:w="2338" w:type="dxa"/>
          </w:tcPr>
          <w:p w14:paraId="08830FB6" w14:textId="27C10826" w:rsidR="00C44ABC" w:rsidRDefault="00E93F21" w:rsidP="00BA0A3B">
            <w:pPr>
              <w:spacing w:line="480" w:lineRule="auto"/>
            </w:pPr>
            <w:r>
              <w:t>7.02e-12</w:t>
            </w:r>
          </w:p>
        </w:tc>
      </w:tr>
      <w:tr w:rsidR="00C44ABC" w14:paraId="6EBFDDAA" w14:textId="77777777" w:rsidTr="00C44ABC">
        <w:tc>
          <w:tcPr>
            <w:tcW w:w="2337" w:type="dxa"/>
          </w:tcPr>
          <w:p w14:paraId="09D8120D" w14:textId="2811C8C5" w:rsidR="00C44ABC" w:rsidRDefault="00CC7A09" w:rsidP="00BA0A3B">
            <w:pPr>
              <w:spacing w:line="480" w:lineRule="auto"/>
            </w:pPr>
            <w:r>
              <w:t>Wolf</w:t>
            </w:r>
            <w:r w:rsidR="00C44ABC">
              <w:t xml:space="preserve"> </w:t>
            </w:r>
            <w:r w:rsidR="00162C02">
              <w:t>k</w:t>
            </w:r>
            <w:r w:rsidR="00C44ABC">
              <w:t>ill</w:t>
            </w:r>
          </w:p>
        </w:tc>
        <w:tc>
          <w:tcPr>
            <w:tcW w:w="2337" w:type="dxa"/>
          </w:tcPr>
          <w:p w14:paraId="413921D0" w14:textId="2E55A587" w:rsidR="00C44ABC" w:rsidRDefault="00CC7A09" w:rsidP="00BA0A3B">
            <w:pPr>
              <w:spacing w:line="480" w:lineRule="auto"/>
            </w:pPr>
            <w:r>
              <w:t>-0.</w:t>
            </w:r>
            <w:r w:rsidR="00E93F21">
              <w:t>950699</w:t>
            </w:r>
          </w:p>
        </w:tc>
        <w:tc>
          <w:tcPr>
            <w:tcW w:w="2338" w:type="dxa"/>
          </w:tcPr>
          <w:p w14:paraId="47D2FF08" w14:textId="58BA140A" w:rsidR="00C44ABC" w:rsidRDefault="005B0B91" w:rsidP="00BA0A3B">
            <w:pPr>
              <w:spacing w:line="480" w:lineRule="auto"/>
            </w:pPr>
            <w:r>
              <w:t>0.</w:t>
            </w:r>
            <w:r w:rsidR="00E93F21">
              <w:t>3361002</w:t>
            </w:r>
          </w:p>
        </w:tc>
        <w:tc>
          <w:tcPr>
            <w:tcW w:w="2338" w:type="dxa"/>
          </w:tcPr>
          <w:p w14:paraId="048EA0EA" w14:textId="134F344F" w:rsidR="00C44ABC" w:rsidRDefault="005B0B91" w:rsidP="00BA0A3B">
            <w:pPr>
              <w:spacing w:line="480" w:lineRule="auto"/>
            </w:pPr>
            <w:r>
              <w:t>0.</w:t>
            </w:r>
            <w:r w:rsidR="00E93F21">
              <w:t>00467</w:t>
            </w:r>
          </w:p>
        </w:tc>
      </w:tr>
      <w:tr w:rsidR="00C44ABC" w14:paraId="60081384" w14:textId="77777777" w:rsidTr="00C44ABC">
        <w:tc>
          <w:tcPr>
            <w:tcW w:w="2337" w:type="dxa"/>
          </w:tcPr>
          <w:p w14:paraId="51A7A67D" w14:textId="13793E7C" w:rsidR="00C44ABC" w:rsidRDefault="00D422D3" w:rsidP="00BA0A3B">
            <w:pPr>
              <w:spacing w:line="480" w:lineRule="auto"/>
            </w:pPr>
            <w:r>
              <w:t xml:space="preserve">Hunting </w:t>
            </w:r>
            <w:r w:rsidR="00162C02">
              <w:t>b</w:t>
            </w:r>
            <w:r>
              <w:t>iomass</w:t>
            </w:r>
          </w:p>
        </w:tc>
        <w:tc>
          <w:tcPr>
            <w:tcW w:w="2337" w:type="dxa"/>
          </w:tcPr>
          <w:p w14:paraId="27AADA42" w14:textId="307BEB14" w:rsidR="00C44ABC" w:rsidRDefault="00CC7A09" w:rsidP="00BA0A3B">
            <w:pPr>
              <w:spacing w:line="480" w:lineRule="auto"/>
            </w:pPr>
            <w:r>
              <w:t>-0.</w:t>
            </w:r>
            <w:r w:rsidR="00CA37B7">
              <w:t>0</w:t>
            </w:r>
            <w:r w:rsidR="00E93F21">
              <w:t>006909</w:t>
            </w:r>
          </w:p>
        </w:tc>
        <w:tc>
          <w:tcPr>
            <w:tcW w:w="2338" w:type="dxa"/>
          </w:tcPr>
          <w:p w14:paraId="6083EF70" w14:textId="3BD0CF5B" w:rsidR="00C44ABC" w:rsidRDefault="005B0B91" w:rsidP="00BA0A3B">
            <w:pPr>
              <w:spacing w:line="480" w:lineRule="auto"/>
            </w:pPr>
            <w:r>
              <w:t>0.</w:t>
            </w:r>
            <w:r w:rsidR="00E93F21">
              <w:t>0799271</w:t>
            </w:r>
          </w:p>
        </w:tc>
        <w:tc>
          <w:tcPr>
            <w:tcW w:w="2338" w:type="dxa"/>
          </w:tcPr>
          <w:p w14:paraId="4085973F" w14:textId="196B8E09" w:rsidR="00C44ABC" w:rsidRDefault="005B0B91" w:rsidP="00BA0A3B">
            <w:pPr>
              <w:spacing w:line="480" w:lineRule="auto"/>
            </w:pPr>
            <w:r>
              <w:t>0.</w:t>
            </w:r>
            <w:r w:rsidR="00E93F21">
              <w:t>9931</w:t>
            </w:r>
          </w:p>
        </w:tc>
      </w:tr>
      <w:tr w:rsidR="00CA37B7" w14:paraId="5181A760" w14:textId="77777777" w:rsidTr="00C44ABC">
        <w:tc>
          <w:tcPr>
            <w:tcW w:w="2337" w:type="dxa"/>
          </w:tcPr>
          <w:p w14:paraId="68F3E955" w14:textId="1C427083" w:rsidR="00CA37B7" w:rsidRDefault="00CA37B7" w:rsidP="00BA0A3B">
            <w:pPr>
              <w:spacing w:line="480" w:lineRule="auto"/>
            </w:pPr>
            <w:r>
              <w:t xml:space="preserve">Hunting </w:t>
            </w:r>
            <w:r w:rsidR="00162C02">
              <w:t>s</w:t>
            </w:r>
            <w:r>
              <w:t>eason</w:t>
            </w:r>
          </w:p>
        </w:tc>
        <w:tc>
          <w:tcPr>
            <w:tcW w:w="2337" w:type="dxa"/>
          </w:tcPr>
          <w:p w14:paraId="704B59C3" w14:textId="2D642F37" w:rsidR="00CA37B7" w:rsidRDefault="00E93F21" w:rsidP="00BA0A3B">
            <w:pPr>
              <w:spacing w:line="480" w:lineRule="auto"/>
            </w:pPr>
            <w:r>
              <w:t>-0.1173553</w:t>
            </w:r>
          </w:p>
        </w:tc>
        <w:tc>
          <w:tcPr>
            <w:tcW w:w="2338" w:type="dxa"/>
          </w:tcPr>
          <w:p w14:paraId="15BF7FA9" w14:textId="27E437D0" w:rsidR="00CA37B7" w:rsidRDefault="00CA37B7" w:rsidP="00BA0A3B">
            <w:pPr>
              <w:spacing w:line="480" w:lineRule="auto"/>
            </w:pPr>
            <w:r>
              <w:t>0.</w:t>
            </w:r>
            <w:r w:rsidR="00E93F21">
              <w:t>2032099</w:t>
            </w:r>
          </w:p>
        </w:tc>
        <w:tc>
          <w:tcPr>
            <w:tcW w:w="2338" w:type="dxa"/>
          </w:tcPr>
          <w:p w14:paraId="6E912692" w14:textId="703676E0" w:rsidR="00CA37B7" w:rsidRDefault="00CA37B7" w:rsidP="00BA0A3B">
            <w:pPr>
              <w:spacing w:line="480" w:lineRule="auto"/>
            </w:pPr>
            <w:r>
              <w:t>0.</w:t>
            </w:r>
            <w:r w:rsidR="00E93F21">
              <w:t>5636</w:t>
            </w:r>
          </w:p>
        </w:tc>
      </w:tr>
      <w:tr w:rsidR="00C44ABC" w14:paraId="65F5F7EF" w14:textId="77777777" w:rsidTr="00C44ABC">
        <w:tc>
          <w:tcPr>
            <w:tcW w:w="2337" w:type="dxa"/>
          </w:tcPr>
          <w:p w14:paraId="30E1A1AB" w14:textId="0E33E0C1" w:rsidR="00C44ABC" w:rsidRDefault="00C44ABC" w:rsidP="00BA0A3B">
            <w:pPr>
              <w:spacing w:line="480" w:lineRule="auto"/>
            </w:pPr>
            <w:r>
              <w:t xml:space="preserve">Kill </w:t>
            </w:r>
            <w:r w:rsidR="00162C02">
              <w:t>d</w:t>
            </w:r>
            <w:r>
              <w:t>ensity</w:t>
            </w:r>
          </w:p>
        </w:tc>
        <w:tc>
          <w:tcPr>
            <w:tcW w:w="2337" w:type="dxa"/>
          </w:tcPr>
          <w:p w14:paraId="5B03FA7B" w14:textId="6B7A56E1" w:rsidR="00C44ABC" w:rsidRDefault="00CA37B7" w:rsidP="00BA0A3B">
            <w:pPr>
              <w:spacing w:line="480" w:lineRule="auto"/>
            </w:pPr>
            <w:r>
              <w:t>0.</w:t>
            </w:r>
            <w:r w:rsidR="00E93F21">
              <w:t>1542735</w:t>
            </w:r>
          </w:p>
        </w:tc>
        <w:tc>
          <w:tcPr>
            <w:tcW w:w="2338" w:type="dxa"/>
          </w:tcPr>
          <w:p w14:paraId="42AD26F6" w14:textId="609F7222" w:rsidR="00C44ABC" w:rsidRDefault="00CA37B7" w:rsidP="00BA0A3B">
            <w:pPr>
              <w:spacing w:line="480" w:lineRule="auto"/>
            </w:pPr>
            <w:r>
              <w:t>0.</w:t>
            </w:r>
            <w:r w:rsidR="00E93F21">
              <w:t>4322348</w:t>
            </w:r>
          </w:p>
        </w:tc>
        <w:tc>
          <w:tcPr>
            <w:tcW w:w="2338" w:type="dxa"/>
          </w:tcPr>
          <w:p w14:paraId="07BC82E3" w14:textId="2FD71E27" w:rsidR="00C44ABC" w:rsidRDefault="005B0B91" w:rsidP="00BA0A3B">
            <w:pPr>
              <w:spacing w:line="480" w:lineRule="auto"/>
            </w:pPr>
            <w:r>
              <w:t>0.</w:t>
            </w:r>
            <w:r w:rsidR="00E93F21">
              <w:t>72115</w:t>
            </w:r>
          </w:p>
        </w:tc>
      </w:tr>
      <w:tr w:rsidR="00C44ABC" w14:paraId="227CD5A3" w14:textId="77777777" w:rsidTr="00C44ABC">
        <w:tc>
          <w:tcPr>
            <w:tcW w:w="2337" w:type="dxa"/>
          </w:tcPr>
          <w:p w14:paraId="283571E1" w14:textId="79FC81F9" w:rsidR="00C44ABC" w:rsidRDefault="00C44ABC" w:rsidP="00BA0A3B">
            <w:pPr>
              <w:spacing w:line="480" w:lineRule="auto"/>
            </w:pPr>
            <w:r>
              <w:t>Distance</w:t>
            </w:r>
          </w:p>
        </w:tc>
        <w:tc>
          <w:tcPr>
            <w:tcW w:w="2337" w:type="dxa"/>
          </w:tcPr>
          <w:p w14:paraId="255E875A" w14:textId="529A4D7A" w:rsidR="00C44ABC" w:rsidRDefault="00CA37B7" w:rsidP="00BA0A3B">
            <w:pPr>
              <w:spacing w:line="480" w:lineRule="auto"/>
            </w:pPr>
            <w:r>
              <w:t>-0.</w:t>
            </w:r>
            <w:r w:rsidR="00E93F21">
              <w:t>272044</w:t>
            </w:r>
          </w:p>
        </w:tc>
        <w:tc>
          <w:tcPr>
            <w:tcW w:w="2338" w:type="dxa"/>
          </w:tcPr>
          <w:p w14:paraId="367B4D88" w14:textId="02E102D1" w:rsidR="00C44ABC" w:rsidRDefault="00CA37B7" w:rsidP="00BA0A3B">
            <w:pPr>
              <w:spacing w:line="480" w:lineRule="auto"/>
            </w:pPr>
            <w:r>
              <w:t>0.</w:t>
            </w:r>
            <w:r w:rsidR="00E93F21">
              <w:t>3932647</w:t>
            </w:r>
          </w:p>
        </w:tc>
        <w:tc>
          <w:tcPr>
            <w:tcW w:w="2338" w:type="dxa"/>
          </w:tcPr>
          <w:p w14:paraId="335A18F9" w14:textId="068491A0" w:rsidR="00C44ABC" w:rsidRDefault="005B0B91" w:rsidP="00BA0A3B">
            <w:pPr>
              <w:spacing w:line="480" w:lineRule="auto"/>
            </w:pPr>
            <w:r>
              <w:t>0.</w:t>
            </w:r>
            <w:r w:rsidR="00E93F21">
              <w:t>48909</w:t>
            </w:r>
          </w:p>
        </w:tc>
      </w:tr>
      <w:tr w:rsidR="00C44ABC" w14:paraId="57E80A54" w14:textId="77777777" w:rsidTr="00C44ABC">
        <w:tc>
          <w:tcPr>
            <w:tcW w:w="2337" w:type="dxa"/>
          </w:tcPr>
          <w:p w14:paraId="0BCEC305" w14:textId="3C86780B" w:rsidR="00C44ABC" w:rsidRDefault="00C44ABC" w:rsidP="00BA0A3B">
            <w:pPr>
              <w:spacing w:line="480" w:lineRule="auto"/>
            </w:pPr>
            <w:r>
              <w:t xml:space="preserve">Study </w:t>
            </w:r>
            <w:r w:rsidR="00162C02">
              <w:t>p</w:t>
            </w:r>
            <w:r>
              <w:t>eriod</w:t>
            </w:r>
          </w:p>
        </w:tc>
        <w:tc>
          <w:tcPr>
            <w:tcW w:w="2337" w:type="dxa"/>
          </w:tcPr>
          <w:p w14:paraId="161C516A" w14:textId="116E7FAE" w:rsidR="00C44ABC" w:rsidRDefault="00CA37B7" w:rsidP="00BA0A3B">
            <w:pPr>
              <w:spacing w:line="480" w:lineRule="auto"/>
            </w:pPr>
            <w:r>
              <w:t>-0.</w:t>
            </w:r>
            <w:r w:rsidR="00E93F21">
              <w:t>3754031</w:t>
            </w:r>
          </w:p>
        </w:tc>
        <w:tc>
          <w:tcPr>
            <w:tcW w:w="2338" w:type="dxa"/>
          </w:tcPr>
          <w:p w14:paraId="576C04A2" w14:textId="3EBFD717" w:rsidR="00C44ABC" w:rsidRDefault="00CA37B7" w:rsidP="00BA0A3B">
            <w:pPr>
              <w:spacing w:line="480" w:lineRule="auto"/>
            </w:pPr>
            <w:r>
              <w:t>0.</w:t>
            </w:r>
            <w:r w:rsidR="00E93F21">
              <w:t>2034761</w:t>
            </w:r>
          </w:p>
        </w:tc>
        <w:tc>
          <w:tcPr>
            <w:tcW w:w="2338" w:type="dxa"/>
          </w:tcPr>
          <w:p w14:paraId="65FA8C5F" w14:textId="5F6ED46D" w:rsidR="00C44ABC" w:rsidRDefault="005B0B91" w:rsidP="00BA0A3B">
            <w:pPr>
              <w:spacing w:line="480" w:lineRule="auto"/>
            </w:pPr>
            <w:r>
              <w:t>0.</w:t>
            </w:r>
            <w:commentRangeStart w:id="178"/>
            <w:r w:rsidR="00E93F21">
              <w:t>06504</w:t>
            </w:r>
            <w:commentRangeEnd w:id="178"/>
            <w:r w:rsidR="006D26FD">
              <w:rPr>
                <w:rStyle w:val="CommentReference"/>
                <w:sz w:val="24"/>
                <w:szCs w:val="24"/>
              </w:rPr>
              <w:commentReference w:id="178"/>
            </w:r>
          </w:p>
        </w:tc>
      </w:tr>
      <w:tr w:rsidR="00C44ABC" w14:paraId="16577648" w14:textId="77777777" w:rsidTr="00C44ABC">
        <w:tc>
          <w:tcPr>
            <w:tcW w:w="2337" w:type="dxa"/>
          </w:tcPr>
          <w:p w14:paraId="7BE10EFB" w14:textId="67975F85" w:rsidR="00C44ABC" w:rsidRDefault="00C44ABC" w:rsidP="00BA0A3B">
            <w:pPr>
              <w:spacing w:line="480" w:lineRule="auto"/>
            </w:pPr>
            <w:r>
              <w:t xml:space="preserve">Max </w:t>
            </w:r>
            <w:r w:rsidR="00162C02">
              <w:t>t</w:t>
            </w:r>
            <w:r>
              <w:t>emp</w:t>
            </w:r>
          </w:p>
        </w:tc>
        <w:tc>
          <w:tcPr>
            <w:tcW w:w="2337" w:type="dxa"/>
          </w:tcPr>
          <w:p w14:paraId="0408A48E" w14:textId="40211C7C" w:rsidR="00C44ABC" w:rsidRDefault="00CA37B7" w:rsidP="00BA0A3B">
            <w:pPr>
              <w:spacing w:line="480" w:lineRule="auto"/>
            </w:pPr>
            <w:r>
              <w:t>-0.</w:t>
            </w:r>
            <w:r w:rsidR="00E93F21">
              <w:t>1342267</w:t>
            </w:r>
          </w:p>
        </w:tc>
        <w:tc>
          <w:tcPr>
            <w:tcW w:w="2338" w:type="dxa"/>
          </w:tcPr>
          <w:p w14:paraId="5A9D8851" w14:textId="4F1116CF" w:rsidR="00C44ABC" w:rsidRDefault="005B0B91" w:rsidP="00BA0A3B">
            <w:pPr>
              <w:spacing w:line="480" w:lineRule="auto"/>
            </w:pPr>
            <w:r>
              <w:t>0.</w:t>
            </w:r>
            <w:r w:rsidR="00E93F21">
              <w:t>1504567</w:t>
            </w:r>
          </w:p>
        </w:tc>
        <w:tc>
          <w:tcPr>
            <w:tcW w:w="2338" w:type="dxa"/>
          </w:tcPr>
          <w:p w14:paraId="6883761F" w14:textId="494E081B" w:rsidR="00C44ABC" w:rsidRDefault="005B0B91" w:rsidP="00BA0A3B">
            <w:pPr>
              <w:spacing w:line="480" w:lineRule="auto"/>
            </w:pPr>
            <w:r>
              <w:t>0.</w:t>
            </w:r>
            <w:r w:rsidR="00E93F21">
              <w:t>37232</w:t>
            </w:r>
          </w:p>
        </w:tc>
      </w:tr>
      <w:tr w:rsidR="00C44ABC" w14:paraId="1C800EA4" w14:textId="77777777" w:rsidTr="00C44ABC">
        <w:tc>
          <w:tcPr>
            <w:tcW w:w="2337" w:type="dxa"/>
          </w:tcPr>
          <w:p w14:paraId="346154AA" w14:textId="4E76AEDF" w:rsidR="00C44ABC" w:rsidRDefault="00C44ABC" w:rsidP="00BA0A3B">
            <w:pPr>
              <w:spacing w:line="480" w:lineRule="auto"/>
            </w:pPr>
            <w:r>
              <w:t xml:space="preserve">Snow </w:t>
            </w:r>
            <w:r w:rsidR="00162C02">
              <w:t>d</w:t>
            </w:r>
            <w:r>
              <w:t>epth</w:t>
            </w:r>
          </w:p>
        </w:tc>
        <w:tc>
          <w:tcPr>
            <w:tcW w:w="2337" w:type="dxa"/>
          </w:tcPr>
          <w:p w14:paraId="14F9D38E" w14:textId="61B5F6AC" w:rsidR="00C44ABC" w:rsidRDefault="00CA37B7" w:rsidP="00BA0A3B">
            <w:pPr>
              <w:spacing w:line="480" w:lineRule="auto"/>
            </w:pPr>
            <w:r>
              <w:t>0.1</w:t>
            </w:r>
            <w:r w:rsidR="00E93F21">
              <w:t>691263</w:t>
            </w:r>
          </w:p>
        </w:tc>
        <w:tc>
          <w:tcPr>
            <w:tcW w:w="2338" w:type="dxa"/>
          </w:tcPr>
          <w:p w14:paraId="4F35A13D" w14:textId="654D3152" w:rsidR="00C44ABC" w:rsidRDefault="005B0B91" w:rsidP="00BA0A3B">
            <w:pPr>
              <w:spacing w:line="480" w:lineRule="auto"/>
            </w:pPr>
            <w:r>
              <w:t>0.</w:t>
            </w:r>
            <w:r w:rsidR="00E93F21">
              <w:t>1002070</w:t>
            </w:r>
          </w:p>
        </w:tc>
        <w:tc>
          <w:tcPr>
            <w:tcW w:w="2338" w:type="dxa"/>
          </w:tcPr>
          <w:p w14:paraId="577772E8" w14:textId="2F919471" w:rsidR="00C44ABC" w:rsidRDefault="005B0B91" w:rsidP="00BA0A3B">
            <w:pPr>
              <w:spacing w:line="480" w:lineRule="auto"/>
            </w:pPr>
            <w:r>
              <w:t>0.</w:t>
            </w:r>
            <w:r w:rsidR="00E93F21">
              <w:t>09146</w:t>
            </w:r>
          </w:p>
        </w:tc>
      </w:tr>
      <w:tr w:rsidR="00C44ABC" w14:paraId="44ACFA90" w14:textId="77777777" w:rsidTr="00C44ABC">
        <w:tc>
          <w:tcPr>
            <w:tcW w:w="2337" w:type="dxa"/>
          </w:tcPr>
          <w:p w14:paraId="77BE73AE" w14:textId="297C320A" w:rsidR="00C44ABC" w:rsidRDefault="00C44ABC" w:rsidP="00BA0A3B">
            <w:pPr>
              <w:spacing w:line="480" w:lineRule="auto"/>
            </w:pPr>
            <w:r>
              <w:t xml:space="preserve">Proportion </w:t>
            </w:r>
            <w:r w:rsidR="00162C02">
              <w:t>t</w:t>
            </w:r>
            <w:r>
              <w:t>raveling</w:t>
            </w:r>
          </w:p>
        </w:tc>
        <w:tc>
          <w:tcPr>
            <w:tcW w:w="2337" w:type="dxa"/>
          </w:tcPr>
          <w:p w14:paraId="6068CCB3" w14:textId="227F2AE1" w:rsidR="00C44ABC" w:rsidRDefault="00CC7A09" w:rsidP="00BA0A3B">
            <w:pPr>
              <w:spacing w:line="480" w:lineRule="auto"/>
            </w:pPr>
            <w:r>
              <w:t>0.</w:t>
            </w:r>
            <w:r w:rsidR="00E93F21">
              <w:t>0937923</w:t>
            </w:r>
          </w:p>
        </w:tc>
        <w:tc>
          <w:tcPr>
            <w:tcW w:w="2338" w:type="dxa"/>
          </w:tcPr>
          <w:p w14:paraId="2F81DDD9" w14:textId="6A83609F" w:rsidR="00C44ABC" w:rsidRDefault="005B0B91" w:rsidP="00BA0A3B">
            <w:pPr>
              <w:spacing w:line="480" w:lineRule="auto"/>
            </w:pPr>
            <w:r>
              <w:t>0.</w:t>
            </w:r>
            <w:r w:rsidR="00E93F21">
              <w:t>0797717</w:t>
            </w:r>
          </w:p>
        </w:tc>
        <w:tc>
          <w:tcPr>
            <w:tcW w:w="2338" w:type="dxa"/>
          </w:tcPr>
          <w:p w14:paraId="24289A1C" w14:textId="1F22AEF4" w:rsidR="00C44ABC" w:rsidRDefault="005B0B91" w:rsidP="00BA0A3B">
            <w:pPr>
              <w:spacing w:line="480" w:lineRule="auto"/>
            </w:pPr>
            <w:r>
              <w:t>0.</w:t>
            </w:r>
            <w:r w:rsidR="00E93F21">
              <w:t>23969</w:t>
            </w:r>
          </w:p>
        </w:tc>
      </w:tr>
      <w:tr w:rsidR="00CC7A09" w14:paraId="2F112E44" w14:textId="77777777" w:rsidTr="00C44ABC">
        <w:tc>
          <w:tcPr>
            <w:tcW w:w="2337" w:type="dxa"/>
          </w:tcPr>
          <w:p w14:paraId="61A46E31" w14:textId="463D40AB" w:rsidR="00CC7A09" w:rsidRDefault="00CC7A09" w:rsidP="00BA0A3B">
            <w:pPr>
              <w:spacing w:line="480" w:lineRule="auto"/>
            </w:pPr>
            <w:r>
              <w:t xml:space="preserve">Wolf </w:t>
            </w:r>
            <w:r w:rsidR="00162C02">
              <w:t>k</w:t>
            </w:r>
            <w:r>
              <w:t xml:space="preserve">ill * </w:t>
            </w:r>
            <w:r w:rsidR="00162C02">
              <w:t>h</w:t>
            </w:r>
            <w:r>
              <w:t>unting Biomass</w:t>
            </w:r>
          </w:p>
        </w:tc>
        <w:tc>
          <w:tcPr>
            <w:tcW w:w="2337" w:type="dxa"/>
          </w:tcPr>
          <w:p w14:paraId="7C243234" w14:textId="2E4A357A" w:rsidR="00CC7A09" w:rsidRDefault="00E93F21" w:rsidP="00BA0A3B">
            <w:pPr>
              <w:spacing w:line="480" w:lineRule="auto"/>
            </w:pPr>
            <w:r>
              <w:t>-0.1567256</w:t>
            </w:r>
          </w:p>
        </w:tc>
        <w:tc>
          <w:tcPr>
            <w:tcW w:w="2338" w:type="dxa"/>
          </w:tcPr>
          <w:p w14:paraId="13A6DE05" w14:textId="683C4186" w:rsidR="00CC7A09" w:rsidRDefault="005B0B91" w:rsidP="00BA0A3B">
            <w:pPr>
              <w:spacing w:line="480" w:lineRule="auto"/>
            </w:pPr>
            <w:r>
              <w:t>0.</w:t>
            </w:r>
            <w:r w:rsidR="00E93F21">
              <w:t>3734736</w:t>
            </w:r>
          </w:p>
        </w:tc>
        <w:tc>
          <w:tcPr>
            <w:tcW w:w="2338" w:type="dxa"/>
          </w:tcPr>
          <w:p w14:paraId="03A0134D" w14:textId="3FB0EA84" w:rsidR="00CC7A09" w:rsidRDefault="005B0B91" w:rsidP="00BA0A3B">
            <w:pPr>
              <w:spacing w:line="480" w:lineRule="auto"/>
            </w:pPr>
            <w:r>
              <w:t>0.</w:t>
            </w:r>
            <w:r w:rsidR="00E93F21">
              <w:t>67475</w:t>
            </w:r>
          </w:p>
        </w:tc>
      </w:tr>
      <w:tr w:rsidR="00C44ABC" w14:paraId="75C749E7" w14:textId="77777777" w:rsidTr="00C44ABC">
        <w:tc>
          <w:tcPr>
            <w:tcW w:w="2337" w:type="dxa"/>
          </w:tcPr>
          <w:p w14:paraId="6B165D4F" w14:textId="737490B6" w:rsidR="00C44ABC" w:rsidRDefault="00C44ABC" w:rsidP="00BA0A3B">
            <w:pPr>
              <w:spacing w:line="480" w:lineRule="auto"/>
            </w:pPr>
            <w:r>
              <w:t xml:space="preserve">Study </w:t>
            </w:r>
            <w:r w:rsidR="00162C02">
              <w:t>p</w:t>
            </w:r>
            <w:r>
              <w:t xml:space="preserve">eriod * Max </w:t>
            </w:r>
            <w:r w:rsidR="00162C02">
              <w:t>t</w:t>
            </w:r>
            <w:r>
              <w:t>emp</w:t>
            </w:r>
          </w:p>
        </w:tc>
        <w:tc>
          <w:tcPr>
            <w:tcW w:w="2337" w:type="dxa"/>
          </w:tcPr>
          <w:p w14:paraId="54068D05" w14:textId="63BB6A77" w:rsidR="00C44ABC" w:rsidRDefault="00CC7A09" w:rsidP="00BA0A3B">
            <w:pPr>
              <w:spacing w:line="480" w:lineRule="auto"/>
            </w:pPr>
            <w:r>
              <w:t>0.</w:t>
            </w:r>
            <w:r w:rsidR="00E93F21">
              <w:t>0252383</w:t>
            </w:r>
          </w:p>
        </w:tc>
        <w:tc>
          <w:tcPr>
            <w:tcW w:w="2338" w:type="dxa"/>
          </w:tcPr>
          <w:p w14:paraId="1A5CD342" w14:textId="5BD868E3" w:rsidR="00C44ABC" w:rsidRDefault="005B0B91" w:rsidP="00BA0A3B">
            <w:pPr>
              <w:spacing w:line="480" w:lineRule="auto"/>
            </w:pPr>
            <w:r>
              <w:t>0.</w:t>
            </w:r>
            <w:r w:rsidR="00E93F21">
              <w:t>1756509</w:t>
            </w:r>
          </w:p>
        </w:tc>
        <w:tc>
          <w:tcPr>
            <w:tcW w:w="2338" w:type="dxa"/>
          </w:tcPr>
          <w:p w14:paraId="762147AA" w14:textId="087AB4FD" w:rsidR="00C44ABC" w:rsidRDefault="005B0B91" w:rsidP="00BA0A3B">
            <w:pPr>
              <w:spacing w:line="480" w:lineRule="auto"/>
            </w:pPr>
            <w:r>
              <w:t>0.</w:t>
            </w:r>
            <w:r w:rsidR="00E93F21">
              <w:t>88575</w:t>
            </w:r>
          </w:p>
        </w:tc>
      </w:tr>
    </w:tbl>
    <w:p w14:paraId="27585055" w14:textId="77777777" w:rsidR="00C64BBA" w:rsidRDefault="00C64BBA" w:rsidP="00812877">
      <w:pPr>
        <w:spacing w:line="480" w:lineRule="auto"/>
      </w:pPr>
    </w:p>
    <w:p w14:paraId="025903E7" w14:textId="2A13EF18" w:rsidR="00BD1086" w:rsidRDefault="00BD1086">
      <w:r>
        <w:br w:type="page"/>
      </w:r>
    </w:p>
    <w:p w14:paraId="380ADFAE" w14:textId="7CC51CCF" w:rsidR="00967A53" w:rsidRDefault="00967A53" w:rsidP="00967A53">
      <w:pPr>
        <w:spacing w:line="480" w:lineRule="auto"/>
      </w:pPr>
      <w:r>
        <w:lastRenderedPageBreak/>
        <w:t xml:space="preserve">Table </w:t>
      </w:r>
      <w:r w:rsidR="00CA37B7">
        <w:t>2</w:t>
      </w:r>
      <w:r>
        <w:t>. Model results from the binomial generalized linear mixed model look</w:t>
      </w:r>
      <w:r w:rsidR="001C4179">
        <w:t>ing</w:t>
      </w:r>
      <w:r>
        <w:t xml:space="preserve"> at the impact of covariates on the probability of ravens</w:t>
      </w:r>
      <w:r w:rsidR="00007B94">
        <w:t xml:space="preserve"> visiting the hunting areas surrounding Gardiner, MT when they choose to</w:t>
      </w:r>
      <w:r>
        <w:t xml:space="preserve"> </w:t>
      </w:r>
      <w:r w:rsidR="003050D3">
        <w:t>leave</w:t>
      </w:r>
      <w:r>
        <w:t xml:space="preserve"> their territory daily. </w:t>
      </w:r>
      <w:r w:rsidR="005D7598">
        <w:t>n = 1716.</w:t>
      </w:r>
    </w:p>
    <w:tbl>
      <w:tblPr>
        <w:tblStyle w:val="TableGrid"/>
        <w:tblW w:w="0" w:type="auto"/>
        <w:tblLook w:val="04A0" w:firstRow="1" w:lastRow="0" w:firstColumn="1" w:lastColumn="0" w:noHBand="0" w:noVBand="1"/>
      </w:tblPr>
      <w:tblGrid>
        <w:gridCol w:w="2337"/>
        <w:gridCol w:w="2337"/>
        <w:gridCol w:w="2338"/>
        <w:gridCol w:w="2338"/>
      </w:tblGrid>
      <w:tr w:rsidR="00967A53" w14:paraId="410E1E1E" w14:textId="77777777" w:rsidTr="0037585F">
        <w:tc>
          <w:tcPr>
            <w:tcW w:w="2337" w:type="dxa"/>
          </w:tcPr>
          <w:p w14:paraId="1433E470" w14:textId="77777777" w:rsidR="00967A53" w:rsidRDefault="00967A53" w:rsidP="0037585F">
            <w:pPr>
              <w:spacing w:line="480" w:lineRule="auto"/>
            </w:pPr>
          </w:p>
        </w:tc>
        <w:tc>
          <w:tcPr>
            <w:tcW w:w="2337" w:type="dxa"/>
          </w:tcPr>
          <w:p w14:paraId="25CF6871" w14:textId="77777777" w:rsidR="00967A53" w:rsidRDefault="00967A53" w:rsidP="0037585F">
            <w:pPr>
              <w:spacing w:line="480" w:lineRule="auto"/>
            </w:pPr>
            <w:r>
              <w:t>Estimate</w:t>
            </w:r>
          </w:p>
        </w:tc>
        <w:tc>
          <w:tcPr>
            <w:tcW w:w="2338" w:type="dxa"/>
          </w:tcPr>
          <w:p w14:paraId="20E68308" w14:textId="77777777" w:rsidR="00967A53" w:rsidRDefault="00967A53" w:rsidP="0037585F">
            <w:pPr>
              <w:spacing w:line="480" w:lineRule="auto"/>
            </w:pPr>
            <w:r>
              <w:t>Standard Error</w:t>
            </w:r>
          </w:p>
        </w:tc>
        <w:tc>
          <w:tcPr>
            <w:tcW w:w="2338" w:type="dxa"/>
          </w:tcPr>
          <w:p w14:paraId="463D846D" w14:textId="77777777" w:rsidR="00967A53" w:rsidRDefault="00967A53" w:rsidP="0037585F">
            <w:pPr>
              <w:spacing w:line="480" w:lineRule="auto"/>
            </w:pPr>
            <w:r>
              <w:t>p-value</w:t>
            </w:r>
          </w:p>
        </w:tc>
      </w:tr>
      <w:tr w:rsidR="00967A53" w14:paraId="6B3C7555" w14:textId="77777777" w:rsidTr="0037585F">
        <w:tc>
          <w:tcPr>
            <w:tcW w:w="2337" w:type="dxa"/>
          </w:tcPr>
          <w:p w14:paraId="55A63A8A" w14:textId="77777777" w:rsidR="00967A53" w:rsidRDefault="00967A53" w:rsidP="0037585F">
            <w:pPr>
              <w:spacing w:line="480" w:lineRule="auto"/>
            </w:pPr>
            <w:r>
              <w:t>Intercept</w:t>
            </w:r>
          </w:p>
        </w:tc>
        <w:tc>
          <w:tcPr>
            <w:tcW w:w="2337" w:type="dxa"/>
          </w:tcPr>
          <w:p w14:paraId="6520B193" w14:textId="7D34B54D" w:rsidR="00967A53" w:rsidRDefault="00E93F21" w:rsidP="0037585F">
            <w:pPr>
              <w:spacing w:line="480" w:lineRule="auto"/>
            </w:pPr>
            <w:r>
              <w:t>0.</w:t>
            </w:r>
            <w:r w:rsidR="004E7801">
              <w:t>23776</w:t>
            </w:r>
          </w:p>
        </w:tc>
        <w:tc>
          <w:tcPr>
            <w:tcW w:w="2338" w:type="dxa"/>
          </w:tcPr>
          <w:p w14:paraId="32492E64" w14:textId="3E0959E6" w:rsidR="00967A53" w:rsidRDefault="00967A53" w:rsidP="0037585F">
            <w:pPr>
              <w:spacing w:line="480" w:lineRule="auto"/>
            </w:pPr>
            <w:r>
              <w:t>0.</w:t>
            </w:r>
            <w:r w:rsidR="00E93F21">
              <w:t>39</w:t>
            </w:r>
            <w:r w:rsidR="004E7801">
              <w:t>677</w:t>
            </w:r>
          </w:p>
        </w:tc>
        <w:tc>
          <w:tcPr>
            <w:tcW w:w="2338" w:type="dxa"/>
          </w:tcPr>
          <w:p w14:paraId="3C8591F0" w14:textId="40CEBBBB" w:rsidR="00967A53" w:rsidRDefault="00D6755F" w:rsidP="0037585F">
            <w:pPr>
              <w:spacing w:line="480" w:lineRule="auto"/>
            </w:pPr>
            <w:r>
              <w:t>0.</w:t>
            </w:r>
            <w:r w:rsidR="00E93F21">
              <w:t>5</w:t>
            </w:r>
            <w:r w:rsidR="004E7801">
              <w:t>4902</w:t>
            </w:r>
          </w:p>
        </w:tc>
      </w:tr>
      <w:tr w:rsidR="00087FFA" w14:paraId="1FFBDA7A" w14:textId="77777777" w:rsidTr="0037585F">
        <w:tc>
          <w:tcPr>
            <w:tcW w:w="2337" w:type="dxa"/>
          </w:tcPr>
          <w:p w14:paraId="50B4FA6E" w14:textId="4903F6F3" w:rsidR="00087FFA" w:rsidRDefault="00087FFA" w:rsidP="0037585F">
            <w:pPr>
              <w:spacing w:line="480" w:lineRule="auto"/>
            </w:pPr>
            <w:r>
              <w:t>Visit kill</w:t>
            </w:r>
          </w:p>
        </w:tc>
        <w:tc>
          <w:tcPr>
            <w:tcW w:w="2337" w:type="dxa"/>
          </w:tcPr>
          <w:p w14:paraId="49F83F67" w14:textId="6B20B678" w:rsidR="00087FFA" w:rsidRDefault="00087FFA" w:rsidP="0037585F">
            <w:pPr>
              <w:spacing w:line="480" w:lineRule="auto"/>
            </w:pPr>
            <w:r>
              <w:t>-1.</w:t>
            </w:r>
            <w:r w:rsidR="004E7801">
              <w:t>29118</w:t>
            </w:r>
          </w:p>
        </w:tc>
        <w:tc>
          <w:tcPr>
            <w:tcW w:w="2338" w:type="dxa"/>
          </w:tcPr>
          <w:p w14:paraId="53A52C68" w14:textId="2265117A" w:rsidR="00087FFA" w:rsidRDefault="00087FFA" w:rsidP="0037585F">
            <w:pPr>
              <w:spacing w:line="480" w:lineRule="auto"/>
            </w:pPr>
            <w:r>
              <w:t>0.2</w:t>
            </w:r>
            <w:r w:rsidR="004E7801">
              <w:t>7139</w:t>
            </w:r>
          </w:p>
        </w:tc>
        <w:tc>
          <w:tcPr>
            <w:tcW w:w="2338" w:type="dxa"/>
          </w:tcPr>
          <w:p w14:paraId="02A57165" w14:textId="1C98ECE7" w:rsidR="00087FFA" w:rsidRDefault="004E7801" w:rsidP="0037585F">
            <w:pPr>
              <w:spacing w:line="480" w:lineRule="auto"/>
            </w:pPr>
            <w:r>
              <w:t>1.96</w:t>
            </w:r>
            <w:r w:rsidR="00087FFA">
              <w:t>e-</w:t>
            </w:r>
            <w:r>
              <w:t>6</w:t>
            </w:r>
          </w:p>
        </w:tc>
      </w:tr>
      <w:tr w:rsidR="00967A53" w14:paraId="06B12322" w14:textId="77777777" w:rsidTr="0037585F">
        <w:tc>
          <w:tcPr>
            <w:tcW w:w="2337" w:type="dxa"/>
          </w:tcPr>
          <w:p w14:paraId="209EA3C1" w14:textId="18CA2C35" w:rsidR="00967A53" w:rsidRDefault="00967A53" w:rsidP="0037585F">
            <w:pPr>
              <w:spacing w:line="480" w:lineRule="auto"/>
            </w:pPr>
            <w:r>
              <w:t xml:space="preserve">Hunting </w:t>
            </w:r>
            <w:r w:rsidR="00162C02">
              <w:t>b</w:t>
            </w:r>
            <w:r>
              <w:t>iomass</w:t>
            </w:r>
          </w:p>
        </w:tc>
        <w:tc>
          <w:tcPr>
            <w:tcW w:w="2337" w:type="dxa"/>
          </w:tcPr>
          <w:p w14:paraId="00FCD7B8" w14:textId="508B05B5" w:rsidR="00967A53" w:rsidRDefault="00087FFA" w:rsidP="0037585F">
            <w:pPr>
              <w:spacing w:line="480" w:lineRule="auto"/>
            </w:pPr>
            <w:r>
              <w:t>-0.</w:t>
            </w:r>
            <w:r w:rsidR="004E7801">
              <w:t>09048</w:t>
            </w:r>
          </w:p>
        </w:tc>
        <w:tc>
          <w:tcPr>
            <w:tcW w:w="2338" w:type="dxa"/>
          </w:tcPr>
          <w:p w14:paraId="7EEC4E95" w14:textId="707845F4" w:rsidR="00967A53" w:rsidRDefault="00967A53" w:rsidP="0037585F">
            <w:pPr>
              <w:spacing w:line="480" w:lineRule="auto"/>
            </w:pPr>
            <w:r>
              <w:t>0.</w:t>
            </w:r>
            <w:r w:rsidR="00D6755F">
              <w:t>0</w:t>
            </w:r>
            <w:r w:rsidR="00087FFA">
              <w:t>7</w:t>
            </w:r>
            <w:r w:rsidR="00E93F21">
              <w:t>6</w:t>
            </w:r>
            <w:r w:rsidR="004E7801">
              <w:t>78</w:t>
            </w:r>
          </w:p>
        </w:tc>
        <w:tc>
          <w:tcPr>
            <w:tcW w:w="2338" w:type="dxa"/>
          </w:tcPr>
          <w:p w14:paraId="4A8FB8CB" w14:textId="6E5C013F" w:rsidR="00967A53" w:rsidRDefault="00967A53" w:rsidP="0037585F">
            <w:pPr>
              <w:spacing w:line="480" w:lineRule="auto"/>
            </w:pPr>
            <w:r>
              <w:t>0.</w:t>
            </w:r>
            <w:r w:rsidR="00E93F21">
              <w:t>2</w:t>
            </w:r>
            <w:r w:rsidR="004E7801">
              <w:t>3864</w:t>
            </w:r>
          </w:p>
        </w:tc>
      </w:tr>
      <w:tr w:rsidR="00CA37B7" w14:paraId="6C9EF4E9" w14:textId="77777777" w:rsidTr="0037585F">
        <w:tc>
          <w:tcPr>
            <w:tcW w:w="2337" w:type="dxa"/>
          </w:tcPr>
          <w:p w14:paraId="06CB1919" w14:textId="132F3272" w:rsidR="00CA37B7" w:rsidRDefault="00CA37B7" w:rsidP="0037585F">
            <w:pPr>
              <w:spacing w:line="480" w:lineRule="auto"/>
            </w:pPr>
            <w:r>
              <w:t>Hunting season</w:t>
            </w:r>
          </w:p>
        </w:tc>
        <w:tc>
          <w:tcPr>
            <w:tcW w:w="2337" w:type="dxa"/>
          </w:tcPr>
          <w:p w14:paraId="388E7FFE" w14:textId="376DB0DB" w:rsidR="00CA37B7" w:rsidRDefault="00087FFA" w:rsidP="0037585F">
            <w:pPr>
              <w:spacing w:line="480" w:lineRule="auto"/>
            </w:pPr>
            <w:r>
              <w:t>0.</w:t>
            </w:r>
            <w:r w:rsidR="004E7801">
              <w:t>71482</w:t>
            </w:r>
          </w:p>
        </w:tc>
        <w:tc>
          <w:tcPr>
            <w:tcW w:w="2338" w:type="dxa"/>
          </w:tcPr>
          <w:p w14:paraId="4DD0F7AF" w14:textId="789B699F" w:rsidR="00CA37B7" w:rsidRDefault="00087FFA" w:rsidP="0037585F">
            <w:pPr>
              <w:spacing w:line="480" w:lineRule="auto"/>
            </w:pPr>
            <w:r>
              <w:t>0.</w:t>
            </w:r>
            <w:r w:rsidR="00E93F21">
              <w:t>177</w:t>
            </w:r>
            <w:r w:rsidR="004E7801">
              <w:t>6</w:t>
            </w:r>
          </w:p>
        </w:tc>
        <w:tc>
          <w:tcPr>
            <w:tcW w:w="2338" w:type="dxa"/>
          </w:tcPr>
          <w:p w14:paraId="64BAC831" w14:textId="21527E01" w:rsidR="00CA37B7" w:rsidRDefault="00E93F21" w:rsidP="0037585F">
            <w:pPr>
              <w:spacing w:line="480" w:lineRule="auto"/>
            </w:pPr>
            <w:r>
              <w:t>5.</w:t>
            </w:r>
            <w:r w:rsidR="004E7801">
              <w:t>7</w:t>
            </w:r>
            <w:r>
              <w:t>e-5</w:t>
            </w:r>
          </w:p>
        </w:tc>
      </w:tr>
      <w:tr w:rsidR="00967A53" w14:paraId="5A4589D0" w14:textId="77777777" w:rsidTr="0037585F">
        <w:tc>
          <w:tcPr>
            <w:tcW w:w="2337" w:type="dxa"/>
          </w:tcPr>
          <w:p w14:paraId="36165753" w14:textId="77777777" w:rsidR="00967A53" w:rsidRDefault="00967A53" w:rsidP="0037585F">
            <w:pPr>
              <w:spacing w:line="480" w:lineRule="auto"/>
            </w:pPr>
            <w:r>
              <w:t>Distance</w:t>
            </w:r>
          </w:p>
        </w:tc>
        <w:tc>
          <w:tcPr>
            <w:tcW w:w="2337" w:type="dxa"/>
          </w:tcPr>
          <w:p w14:paraId="1220E106" w14:textId="5A302C13" w:rsidR="00967A53" w:rsidRDefault="00967A53" w:rsidP="0037585F">
            <w:pPr>
              <w:spacing w:line="480" w:lineRule="auto"/>
            </w:pPr>
            <w:r>
              <w:t>-</w:t>
            </w:r>
            <w:r w:rsidR="00D6755F">
              <w:t>1.</w:t>
            </w:r>
            <w:r w:rsidR="00E93F21">
              <w:t>83</w:t>
            </w:r>
            <w:r w:rsidR="004E7801">
              <w:t>694</w:t>
            </w:r>
          </w:p>
        </w:tc>
        <w:tc>
          <w:tcPr>
            <w:tcW w:w="2338" w:type="dxa"/>
          </w:tcPr>
          <w:p w14:paraId="12655CCD" w14:textId="2EBC0A6C" w:rsidR="00967A53" w:rsidRDefault="00967A53" w:rsidP="0037585F">
            <w:pPr>
              <w:spacing w:line="480" w:lineRule="auto"/>
            </w:pPr>
            <w:r>
              <w:t>0.</w:t>
            </w:r>
            <w:r w:rsidR="00087FFA">
              <w:t>4</w:t>
            </w:r>
            <w:r w:rsidR="00E93F21">
              <w:t>0</w:t>
            </w:r>
            <w:r w:rsidR="004E7801">
              <w:t>598</w:t>
            </w:r>
          </w:p>
        </w:tc>
        <w:tc>
          <w:tcPr>
            <w:tcW w:w="2338" w:type="dxa"/>
          </w:tcPr>
          <w:p w14:paraId="55A5F219" w14:textId="45889FA1" w:rsidR="00967A53" w:rsidRDefault="004E7801" w:rsidP="0037585F">
            <w:pPr>
              <w:spacing w:line="480" w:lineRule="auto"/>
            </w:pPr>
            <w:r>
              <w:t>6.05</w:t>
            </w:r>
            <w:r w:rsidR="00087FFA">
              <w:t>e-</w:t>
            </w:r>
            <w:r>
              <w:t>6</w:t>
            </w:r>
          </w:p>
        </w:tc>
      </w:tr>
      <w:tr w:rsidR="00D6755F" w14:paraId="44371D57" w14:textId="77777777" w:rsidTr="0037585F">
        <w:tc>
          <w:tcPr>
            <w:tcW w:w="2337" w:type="dxa"/>
          </w:tcPr>
          <w:p w14:paraId="737A416D" w14:textId="240EE530" w:rsidR="00D6755F" w:rsidRDefault="00D6755F" w:rsidP="0037585F">
            <w:pPr>
              <w:spacing w:line="480" w:lineRule="auto"/>
            </w:pPr>
            <w:r>
              <w:t xml:space="preserve">Proportion </w:t>
            </w:r>
            <w:r w:rsidR="00162C02">
              <w:t>t</w:t>
            </w:r>
            <w:r>
              <w:t>raveling</w:t>
            </w:r>
          </w:p>
        </w:tc>
        <w:tc>
          <w:tcPr>
            <w:tcW w:w="2337" w:type="dxa"/>
          </w:tcPr>
          <w:p w14:paraId="342CF965" w14:textId="2EBC8A0C" w:rsidR="00D6755F" w:rsidRDefault="00D6755F" w:rsidP="0037585F">
            <w:pPr>
              <w:spacing w:line="480" w:lineRule="auto"/>
            </w:pPr>
            <w:r>
              <w:t>0.</w:t>
            </w:r>
            <w:r w:rsidR="00E93F21">
              <w:t>40</w:t>
            </w:r>
            <w:r w:rsidR="004E7801">
              <w:t>688</w:t>
            </w:r>
          </w:p>
        </w:tc>
        <w:tc>
          <w:tcPr>
            <w:tcW w:w="2338" w:type="dxa"/>
          </w:tcPr>
          <w:p w14:paraId="3C6868D7" w14:textId="4E47B09C" w:rsidR="00D6755F" w:rsidRDefault="00D6755F" w:rsidP="0037585F">
            <w:pPr>
              <w:spacing w:line="480" w:lineRule="auto"/>
            </w:pPr>
            <w:r>
              <w:t>0.</w:t>
            </w:r>
            <w:r w:rsidR="00087FFA">
              <w:t>0</w:t>
            </w:r>
            <w:r w:rsidR="00E93F21">
              <w:t>76</w:t>
            </w:r>
            <w:r w:rsidR="004E7801">
              <w:t>63</w:t>
            </w:r>
          </w:p>
        </w:tc>
        <w:tc>
          <w:tcPr>
            <w:tcW w:w="2338" w:type="dxa"/>
          </w:tcPr>
          <w:p w14:paraId="0C8ACF15" w14:textId="5C6471A0" w:rsidR="00D6755F" w:rsidRDefault="004E7801" w:rsidP="0037585F">
            <w:pPr>
              <w:spacing w:line="480" w:lineRule="auto"/>
            </w:pPr>
            <w:r>
              <w:t>1.1</w:t>
            </w:r>
            <w:r w:rsidR="00087FFA">
              <w:t>e-</w:t>
            </w:r>
            <w:r>
              <w:t>7</w:t>
            </w:r>
          </w:p>
        </w:tc>
      </w:tr>
      <w:tr w:rsidR="00967A53" w14:paraId="6502DE11" w14:textId="77777777" w:rsidTr="0037585F">
        <w:tc>
          <w:tcPr>
            <w:tcW w:w="2337" w:type="dxa"/>
          </w:tcPr>
          <w:p w14:paraId="470D9F81" w14:textId="3E6E2223" w:rsidR="00967A53" w:rsidRDefault="00967A53" w:rsidP="0037585F">
            <w:pPr>
              <w:spacing w:line="480" w:lineRule="auto"/>
            </w:pPr>
            <w:r>
              <w:t xml:space="preserve">Max </w:t>
            </w:r>
            <w:r w:rsidR="00162C02">
              <w:t>t</w:t>
            </w:r>
            <w:r>
              <w:t>emp</w:t>
            </w:r>
          </w:p>
        </w:tc>
        <w:tc>
          <w:tcPr>
            <w:tcW w:w="2337" w:type="dxa"/>
          </w:tcPr>
          <w:p w14:paraId="70ACE3B0" w14:textId="044FA43F" w:rsidR="00967A53" w:rsidRDefault="00967A53" w:rsidP="0037585F">
            <w:pPr>
              <w:spacing w:line="480" w:lineRule="auto"/>
            </w:pPr>
            <w:r>
              <w:t>-0.</w:t>
            </w:r>
            <w:r w:rsidR="00E93F21">
              <w:t>168</w:t>
            </w:r>
            <w:r w:rsidR="004E7801">
              <w:t>89</w:t>
            </w:r>
          </w:p>
        </w:tc>
        <w:tc>
          <w:tcPr>
            <w:tcW w:w="2338" w:type="dxa"/>
          </w:tcPr>
          <w:p w14:paraId="33A7D03F" w14:textId="387D3A0E" w:rsidR="00967A53" w:rsidRDefault="00967A53" w:rsidP="0037585F">
            <w:pPr>
              <w:spacing w:line="480" w:lineRule="auto"/>
            </w:pPr>
            <w:r>
              <w:t>0.</w:t>
            </w:r>
            <w:r w:rsidR="00087FFA">
              <w:t>07</w:t>
            </w:r>
            <w:r w:rsidR="00E93F21">
              <w:t>2</w:t>
            </w:r>
            <w:r w:rsidR="004E7801">
              <w:t>26</w:t>
            </w:r>
          </w:p>
        </w:tc>
        <w:tc>
          <w:tcPr>
            <w:tcW w:w="2338" w:type="dxa"/>
          </w:tcPr>
          <w:p w14:paraId="47ECDDB9" w14:textId="18076343" w:rsidR="00967A53" w:rsidRDefault="00967A53" w:rsidP="0037585F">
            <w:pPr>
              <w:spacing w:line="480" w:lineRule="auto"/>
            </w:pPr>
            <w:r>
              <w:t>0.</w:t>
            </w:r>
            <w:r w:rsidR="00E93F21">
              <w:t>019</w:t>
            </w:r>
            <w:r w:rsidR="004E7801">
              <w:t>42</w:t>
            </w:r>
          </w:p>
        </w:tc>
      </w:tr>
      <w:tr w:rsidR="00967A53" w14:paraId="398B8A97" w14:textId="77777777" w:rsidTr="0037585F">
        <w:tc>
          <w:tcPr>
            <w:tcW w:w="2337" w:type="dxa"/>
          </w:tcPr>
          <w:p w14:paraId="3A0E268A" w14:textId="52E896F9" w:rsidR="00967A53" w:rsidRDefault="00967A53" w:rsidP="0037585F">
            <w:pPr>
              <w:spacing w:line="480" w:lineRule="auto"/>
            </w:pPr>
            <w:r>
              <w:t xml:space="preserve">Snow </w:t>
            </w:r>
            <w:r w:rsidR="00162C02">
              <w:t>d</w:t>
            </w:r>
            <w:r>
              <w:t>epth</w:t>
            </w:r>
          </w:p>
        </w:tc>
        <w:tc>
          <w:tcPr>
            <w:tcW w:w="2337" w:type="dxa"/>
          </w:tcPr>
          <w:p w14:paraId="4BE95958" w14:textId="2629FD4F" w:rsidR="00967A53" w:rsidRDefault="00967A53" w:rsidP="0037585F">
            <w:pPr>
              <w:spacing w:line="480" w:lineRule="auto"/>
            </w:pPr>
            <w:r>
              <w:t>0.</w:t>
            </w:r>
            <w:r w:rsidR="00E93F21">
              <w:t>29</w:t>
            </w:r>
            <w:r w:rsidR="004E7801">
              <w:t>086</w:t>
            </w:r>
          </w:p>
        </w:tc>
        <w:tc>
          <w:tcPr>
            <w:tcW w:w="2338" w:type="dxa"/>
          </w:tcPr>
          <w:p w14:paraId="52155D4F" w14:textId="3728EA8D" w:rsidR="00967A53" w:rsidRDefault="00967A53" w:rsidP="0037585F">
            <w:pPr>
              <w:spacing w:line="480" w:lineRule="auto"/>
            </w:pPr>
            <w:r>
              <w:t>0.</w:t>
            </w:r>
            <w:r w:rsidR="00087FFA">
              <w:t>0</w:t>
            </w:r>
            <w:r w:rsidR="00E93F21">
              <w:t>89</w:t>
            </w:r>
            <w:r w:rsidR="004E7801">
              <w:t>2</w:t>
            </w:r>
          </w:p>
        </w:tc>
        <w:tc>
          <w:tcPr>
            <w:tcW w:w="2338" w:type="dxa"/>
          </w:tcPr>
          <w:p w14:paraId="18A97F76" w14:textId="57135777" w:rsidR="00967A53" w:rsidRDefault="00967A53" w:rsidP="0037585F">
            <w:pPr>
              <w:spacing w:line="480" w:lineRule="auto"/>
            </w:pPr>
            <w:r>
              <w:t>0.</w:t>
            </w:r>
            <w:r w:rsidR="00EF50DE">
              <w:t>0</w:t>
            </w:r>
            <w:r w:rsidR="00E93F21">
              <w:t>01</w:t>
            </w:r>
            <w:r w:rsidR="004E7801">
              <w:t>11</w:t>
            </w:r>
          </w:p>
        </w:tc>
      </w:tr>
      <w:tr w:rsidR="00CA37B7" w14:paraId="53F45F39" w14:textId="77777777" w:rsidTr="0037585F">
        <w:tc>
          <w:tcPr>
            <w:tcW w:w="2337" w:type="dxa"/>
          </w:tcPr>
          <w:p w14:paraId="451A9CA0" w14:textId="1B799777" w:rsidR="00CA37B7" w:rsidRDefault="00087FFA" w:rsidP="0037585F">
            <w:pPr>
              <w:spacing w:line="480" w:lineRule="auto"/>
            </w:pPr>
            <w:r>
              <w:t>Visit kill</w:t>
            </w:r>
            <w:r w:rsidR="00267741">
              <w:t xml:space="preserve"> </w:t>
            </w:r>
            <w:r>
              <w:t>*</w:t>
            </w:r>
            <w:r w:rsidR="00267741">
              <w:t xml:space="preserve"> </w:t>
            </w:r>
            <w:r>
              <w:t>Hunting biomass</w:t>
            </w:r>
          </w:p>
        </w:tc>
        <w:tc>
          <w:tcPr>
            <w:tcW w:w="2337" w:type="dxa"/>
          </w:tcPr>
          <w:p w14:paraId="28F79026" w14:textId="63B7B115" w:rsidR="00CA37B7" w:rsidRDefault="00087FFA" w:rsidP="0037585F">
            <w:pPr>
              <w:spacing w:line="480" w:lineRule="auto"/>
            </w:pPr>
            <w:r>
              <w:t>-0.</w:t>
            </w:r>
            <w:r w:rsidR="004E7801">
              <w:t>61927</w:t>
            </w:r>
          </w:p>
        </w:tc>
        <w:tc>
          <w:tcPr>
            <w:tcW w:w="2338" w:type="dxa"/>
          </w:tcPr>
          <w:p w14:paraId="3C61DC78" w14:textId="24A7DCA4" w:rsidR="00CA37B7" w:rsidRDefault="00087FFA" w:rsidP="0037585F">
            <w:pPr>
              <w:spacing w:line="480" w:lineRule="auto"/>
            </w:pPr>
            <w:r>
              <w:t>0.3</w:t>
            </w:r>
            <w:r w:rsidR="004E7801">
              <w:t>5461</w:t>
            </w:r>
          </w:p>
        </w:tc>
        <w:tc>
          <w:tcPr>
            <w:tcW w:w="2338" w:type="dxa"/>
          </w:tcPr>
          <w:p w14:paraId="1153B932" w14:textId="435D13DF" w:rsidR="00CA37B7" w:rsidRDefault="00087FFA" w:rsidP="0037585F">
            <w:pPr>
              <w:spacing w:line="480" w:lineRule="auto"/>
            </w:pPr>
            <w:r>
              <w:t>0.0</w:t>
            </w:r>
            <w:r w:rsidR="004E7801">
              <w:t>8075</w:t>
            </w:r>
          </w:p>
        </w:tc>
      </w:tr>
    </w:tbl>
    <w:p w14:paraId="64715BE0" w14:textId="77777777" w:rsidR="002716ED" w:rsidRDefault="002716ED" w:rsidP="002716ED">
      <w:pPr>
        <w:spacing w:line="480" w:lineRule="auto"/>
      </w:pPr>
    </w:p>
    <w:p w14:paraId="30D870B3" w14:textId="77777777" w:rsidR="00BD1086" w:rsidRDefault="00BD1086">
      <w:r>
        <w:br w:type="page"/>
      </w:r>
    </w:p>
    <w:p w14:paraId="33F7ECAF" w14:textId="27472623" w:rsidR="00487FF2" w:rsidRDefault="005F161B" w:rsidP="00BA0A3B">
      <w:pPr>
        <w:spacing w:line="480" w:lineRule="auto"/>
      </w:pPr>
      <w:r>
        <w:rPr>
          <w:noProof/>
        </w:rPr>
        <w:lastRenderedPageBreak/>
        <w:drawing>
          <wp:inline distT="0" distB="0" distL="0" distR="0" wp14:anchorId="7D5F36A5" wp14:editId="5297DEB2">
            <wp:extent cx="5943600" cy="4638675"/>
            <wp:effectExtent l="0" t="0" r="0" b="9525"/>
            <wp:docPr id="7608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398DD7D3" w14:textId="05607BA9" w:rsidR="00827818" w:rsidRDefault="00827818" w:rsidP="00BA0A3B">
      <w:pPr>
        <w:spacing w:line="480" w:lineRule="auto"/>
      </w:pPr>
      <w:r>
        <w:t>Figure 4. Bootstrapped</w:t>
      </w:r>
      <w:r w:rsidR="007F39E4">
        <w:t xml:space="preserve"> 95%</w:t>
      </w:r>
      <w:r>
        <w:t xml:space="preserve"> confidence intervals for model parameters from the </w:t>
      </w:r>
      <w:r w:rsidR="002324CE">
        <w:t>territory</w:t>
      </w:r>
      <w:r>
        <w:t xml:space="preserve"> model showing probability of</w:t>
      </w:r>
      <w:r w:rsidR="00531F60">
        <w:t xml:space="preserve"> ravens</w:t>
      </w:r>
      <w:r>
        <w:t xml:space="preserve"> leaving their territor</w:t>
      </w:r>
      <w:r w:rsidR="00531F60">
        <w:t>y</w:t>
      </w:r>
      <w:r>
        <w:t xml:space="preserve">. </w:t>
      </w:r>
      <w:r w:rsidR="00BC73AD">
        <w:t xml:space="preserve">Values are back transformed </w:t>
      </w:r>
      <w:r w:rsidR="00272166">
        <w:t>to the</w:t>
      </w:r>
      <w:r w:rsidR="00BC73AD">
        <w:t xml:space="preserve"> probability </w:t>
      </w:r>
      <w:commentRangeStart w:id="179"/>
      <w:r w:rsidR="00BC73AD">
        <w:t>scale</w:t>
      </w:r>
      <w:commentRangeEnd w:id="179"/>
      <w:r w:rsidR="00D56C5D">
        <w:rPr>
          <w:rStyle w:val="CommentReference"/>
          <w:sz w:val="24"/>
          <w:szCs w:val="24"/>
        </w:rPr>
        <w:commentReference w:id="179"/>
      </w:r>
      <w:r w:rsidR="00BC73AD">
        <w:t xml:space="preserve">. </w:t>
      </w:r>
    </w:p>
    <w:p w14:paraId="095BEF06" w14:textId="589CE289" w:rsidR="00683CD8" w:rsidRDefault="005F161B" w:rsidP="00BA0A3B">
      <w:pPr>
        <w:spacing w:line="480" w:lineRule="auto"/>
      </w:pPr>
      <w:r>
        <w:rPr>
          <w:noProof/>
        </w:rPr>
        <w:lastRenderedPageBreak/>
        <w:drawing>
          <wp:inline distT="0" distB="0" distL="0" distR="0" wp14:anchorId="666D78A7" wp14:editId="5775ADE4">
            <wp:extent cx="5943600" cy="4638675"/>
            <wp:effectExtent l="0" t="0" r="0" b="9525"/>
            <wp:docPr id="165402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5CD11639" w14:textId="4A4524E8" w:rsidR="00FD197A" w:rsidRDefault="00AC2A5C" w:rsidP="00BA0A3B">
      <w:pPr>
        <w:spacing w:line="480" w:lineRule="auto"/>
      </w:pPr>
      <w:r>
        <w:t xml:space="preserve">Figure 5. </w:t>
      </w:r>
      <w:r w:rsidR="00EA452E">
        <w:t>Bootstrapped p</w:t>
      </w:r>
      <w:r>
        <w:t>redicted probability</w:t>
      </w:r>
      <w:r w:rsidR="00E605D6">
        <w:t xml:space="preserve"> and 95% prediction intervals</w:t>
      </w:r>
      <w:r>
        <w:t xml:space="preserve"> of ravens leaving their territory based on active wolf kills within their territories and whether the timing of the </w:t>
      </w:r>
      <w:r w:rsidR="00721C8A">
        <w:t>hunting season.</w:t>
      </w:r>
      <w:r>
        <w:t xml:space="preserve"> </w:t>
      </w:r>
      <w:r w:rsidR="00AF47CC">
        <w:t xml:space="preserve">All other continuous scaled covariates are held at 0 and the study period was set </w:t>
      </w:r>
      <w:proofErr w:type="gramStart"/>
      <w:r w:rsidR="00AF47CC">
        <w:t>to</w:t>
      </w:r>
      <w:proofErr w:type="gramEnd"/>
      <w:r w:rsidR="00AF47CC">
        <w:t xml:space="preserve"> early.</w:t>
      </w:r>
    </w:p>
    <w:p w14:paraId="27820C18" w14:textId="68BE12DC" w:rsidR="00AC2A5C" w:rsidRDefault="004B4205" w:rsidP="00BA0A3B">
      <w:pPr>
        <w:spacing w:line="480" w:lineRule="auto"/>
      </w:pPr>
      <w:r>
        <w:rPr>
          <w:noProof/>
        </w:rPr>
        <w:lastRenderedPageBreak/>
        <w:drawing>
          <wp:inline distT="0" distB="0" distL="0" distR="0" wp14:anchorId="5B5C405A" wp14:editId="71E13BBF">
            <wp:extent cx="5953125" cy="5314950"/>
            <wp:effectExtent l="0" t="0" r="9525" b="0"/>
            <wp:docPr id="1998628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3EEFD977" w14:textId="5D42B889" w:rsidR="00FD197A" w:rsidRDefault="00FD197A" w:rsidP="00BA0A3B">
      <w:pPr>
        <w:spacing w:line="480" w:lineRule="auto"/>
      </w:pPr>
      <w:r>
        <w:t>Figure 6. Bootstrapped</w:t>
      </w:r>
      <w:r w:rsidR="000F29D1">
        <w:t xml:space="preserve"> 95%</w:t>
      </w:r>
      <w:r>
        <w:t xml:space="preserve"> confidence intervals for model parameters from the </w:t>
      </w:r>
      <w:r w:rsidR="001F488B">
        <w:t>hunting model sh</w:t>
      </w:r>
      <w:r>
        <w:t>owing probability of ravens visiting the hunting regions when they choose to leave their territory.</w:t>
      </w:r>
      <w:r w:rsidR="00A02B83">
        <w:t xml:space="preserve"> Values </w:t>
      </w:r>
      <w:proofErr w:type="gramStart"/>
      <w:r w:rsidR="00260FCB">
        <w:t>are</w:t>
      </w:r>
      <w:r w:rsidR="00A02B83">
        <w:t xml:space="preserve"> </w:t>
      </w:r>
      <w:r w:rsidR="00260FCB">
        <w:t>back</w:t>
      </w:r>
      <w:proofErr w:type="gramEnd"/>
      <w:r w:rsidR="00260FCB">
        <w:t xml:space="preserve"> </w:t>
      </w:r>
      <w:r w:rsidR="00A02B83">
        <w:t xml:space="preserve">transformed to the probability scale. </w:t>
      </w:r>
    </w:p>
    <w:p w14:paraId="16B854B0" w14:textId="77A75DE8" w:rsidR="00FD197A" w:rsidRDefault="004B4205" w:rsidP="00BA0A3B">
      <w:pPr>
        <w:spacing w:line="480" w:lineRule="auto"/>
      </w:pPr>
      <w:r>
        <w:rPr>
          <w:noProof/>
        </w:rPr>
        <w:lastRenderedPageBreak/>
        <w:drawing>
          <wp:inline distT="0" distB="0" distL="0" distR="0" wp14:anchorId="349387F4" wp14:editId="0DFB2AD8">
            <wp:extent cx="5953125" cy="5314950"/>
            <wp:effectExtent l="0" t="0" r="9525" b="0"/>
            <wp:docPr id="1399984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1DF756C0" w14:textId="116AF21B" w:rsidR="00575067" w:rsidRDefault="00575067" w:rsidP="00575067">
      <w:pPr>
        <w:spacing w:line="480" w:lineRule="auto"/>
      </w:pPr>
      <w:r>
        <w:t>Figure 7. Bootstrapped predicted probability</w:t>
      </w:r>
      <w:r w:rsidR="009D2C41">
        <w:t xml:space="preserve"> and 95% prediction intervals</w:t>
      </w:r>
      <w:r>
        <w:t xml:space="preserve"> of ravens </w:t>
      </w:r>
      <w:r w:rsidR="00B61522">
        <w:t xml:space="preserve">visiting the hunting </w:t>
      </w:r>
      <w:r w:rsidR="00524D16">
        <w:t xml:space="preserve">regions based on </w:t>
      </w:r>
      <w:r>
        <w:t>the timing of the hunting season</w:t>
      </w:r>
      <w:r w:rsidR="00B61522">
        <w:t xml:space="preserve"> and whether they located a wolf kill after leaving their territory</w:t>
      </w:r>
      <w:r>
        <w:t xml:space="preserve">. </w:t>
      </w:r>
      <w:r w:rsidR="00F40C70">
        <w:t xml:space="preserve">All other continuous </w:t>
      </w:r>
      <w:r w:rsidR="00A91F46">
        <w:t xml:space="preserve">scaled </w:t>
      </w:r>
      <w:r w:rsidR="00F40C70">
        <w:t>covariates are held at 0.</w:t>
      </w:r>
    </w:p>
    <w:p w14:paraId="08D6C24D" w14:textId="6BF802EE" w:rsidR="0008367A" w:rsidRDefault="0008367A">
      <w:r>
        <w:br w:type="page"/>
      </w:r>
    </w:p>
    <w:p w14:paraId="24954A84" w14:textId="574BA3D8" w:rsidR="00575067" w:rsidRDefault="0008367A" w:rsidP="00BA0A3B">
      <w:pPr>
        <w:spacing w:line="480" w:lineRule="auto"/>
      </w:pPr>
      <w:r>
        <w:rPr>
          <w:noProof/>
        </w:rPr>
        <w:lastRenderedPageBreak/>
        <w:drawing>
          <wp:inline distT="0" distB="0" distL="0" distR="0" wp14:anchorId="24A6572C" wp14:editId="1DF83D12">
            <wp:extent cx="5934075" cy="5657850"/>
            <wp:effectExtent l="0" t="0" r="9525" b="0"/>
            <wp:docPr id="1229175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p>
    <w:p w14:paraId="468B88FE" w14:textId="17FE87EB" w:rsidR="0008367A" w:rsidRDefault="0008367A" w:rsidP="0008367A">
      <w:pPr>
        <w:spacing w:line="480" w:lineRule="auto"/>
      </w:pPr>
      <w:r>
        <w:t xml:space="preserve">Figure 8. Bootstrapped predicted probability and 95% prediction intervals of ravens visiting the hunting regions based on </w:t>
      </w:r>
      <w:r w:rsidR="00976D80">
        <w:t>snow depth and</w:t>
      </w:r>
      <w:r>
        <w:t xml:space="preserve"> whether they located a wolf kill after leaving their territory. All other continuous scaled covariates are held at 0</w:t>
      </w:r>
      <w:r w:rsidR="00504242">
        <w:t xml:space="preserve"> and hunting season was set </w:t>
      </w:r>
      <w:proofErr w:type="gramStart"/>
      <w:r w:rsidR="00504242">
        <w:t>to</w:t>
      </w:r>
      <w:proofErr w:type="gramEnd"/>
      <w:r w:rsidR="00504242">
        <w:t xml:space="preserve"> true</w:t>
      </w:r>
      <w:r>
        <w:t>.</w:t>
      </w:r>
    </w:p>
    <w:p w14:paraId="0AE018AD" w14:textId="77777777" w:rsidR="0008367A" w:rsidRDefault="0008367A" w:rsidP="00BA0A3B">
      <w:pPr>
        <w:spacing w:line="480" w:lineRule="auto"/>
      </w:pPr>
    </w:p>
    <w:sectPr w:rsidR="0008367A"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ohn M. Marzluff" w:date="2026-01-30T13:59:00Z" w:initials="JM">
    <w:p w14:paraId="57678AB0" w14:textId="77777777" w:rsidR="005504FA" w:rsidRDefault="005504FA" w:rsidP="005504FA">
      <w:r>
        <w:rPr>
          <w:rStyle w:val="CommentReference"/>
        </w:rPr>
        <w:annotationRef/>
      </w:r>
      <w:r>
        <w:rPr>
          <w:sz w:val="20"/>
          <w:szCs w:val="20"/>
        </w:rPr>
        <w:t>start this paragraph with statement about scavengers and their conservation in protected areas, then make point about importance of area beyond the protection</w:t>
      </w:r>
    </w:p>
  </w:comment>
  <w:comment w:id="9" w:author="John M. Marzluff" w:date="2026-01-30T15:34:00Z" w:initials="JM">
    <w:p w14:paraId="35F159A3" w14:textId="77777777" w:rsidR="00521AD3" w:rsidRDefault="00521AD3" w:rsidP="00521AD3">
      <w:r>
        <w:rPr>
          <w:rStyle w:val="CommentReference"/>
        </w:rPr>
        <w:annotationRef/>
      </w:r>
      <w:r>
        <w:rPr>
          <w:sz w:val="20"/>
          <w:szCs w:val="20"/>
        </w:rPr>
        <w:t>and you might work on the idea that place bound animals (those holding territory) have complex decision to leave or not because need to show presence to potential interlopers??</w:t>
      </w:r>
    </w:p>
  </w:comment>
  <w:comment w:id="11" w:author="John M. Marzluff" w:date="2026-01-30T14:18:00Z" w:initials="JM">
    <w:p w14:paraId="58233FE0" w14:textId="77777777" w:rsidR="00FB7EC3" w:rsidRDefault="00FB7EC3" w:rsidP="00FB7EC3">
      <w:r>
        <w:rPr>
          <w:rStyle w:val="CommentReference"/>
        </w:rPr>
        <w:annotationRef/>
      </w:r>
      <w:r>
        <w:rPr>
          <w:sz w:val="20"/>
          <w:szCs w:val="20"/>
        </w:rPr>
        <w:t>I think this paragraph might be better to talk about decision making by animals in general, then bring in the decision that scavengers are confronted with.</w:t>
      </w:r>
    </w:p>
    <w:p w14:paraId="676F9D15" w14:textId="77777777" w:rsidR="00FB7EC3" w:rsidRDefault="00FB7EC3" w:rsidP="00FB7EC3"/>
  </w:comment>
  <w:comment w:id="12" w:author="John M. Marzluff" w:date="2026-01-30T14:19:00Z" w:initials="JM">
    <w:p w14:paraId="560891A1" w14:textId="77777777" w:rsidR="00FB7EC3" w:rsidRDefault="00FB7EC3" w:rsidP="00FB7EC3">
      <w:r>
        <w:rPr>
          <w:rStyle w:val="CommentReference"/>
        </w:rPr>
        <w:annotationRef/>
      </w:r>
      <w:r>
        <w:rPr>
          <w:sz w:val="20"/>
          <w:szCs w:val="20"/>
        </w:rPr>
        <w:t>too much in this sentence. growth of pop isn't really relevant here...stick to decisions, options, etc that face ravens.</w:t>
      </w:r>
    </w:p>
  </w:comment>
  <w:comment w:id="35" w:author="John M. Marzluff" w:date="2026-01-30T14:37:00Z" w:initials="JM">
    <w:p w14:paraId="67CF275F" w14:textId="77777777" w:rsidR="007564AD" w:rsidRDefault="007564AD" w:rsidP="007564AD">
      <w:r>
        <w:rPr>
          <w:rStyle w:val="CommentReference"/>
        </w:rPr>
        <w:annotationRef/>
      </w:r>
      <w:r>
        <w:rPr>
          <w:sz w:val="20"/>
          <w:szCs w:val="20"/>
        </w:rPr>
        <w:t>add date range of analysis here..</w:t>
      </w:r>
    </w:p>
  </w:comment>
  <w:comment w:id="48" w:author="John M. Marzluff" w:date="2026-01-30T14:48:00Z" w:initials="JM">
    <w:p w14:paraId="6B935440" w14:textId="77777777" w:rsidR="00BD1FB2" w:rsidRDefault="00BD1FB2" w:rsidP="00BD1FB2">
      <w:r>
        <w:rPr>
          <w:rStyle w:val="CommentReference"/>
        </w:rPr>
        <w:annotationRef/>
      </w:r>
      <w:r>
        <w:rPr>
          <w:sz w:val="20"/>
          <w:szCs w:val="20"/>
        </w:rPr>
        <w:t>this is out of order. you should first talk about the areas where hunting occurs and where wolf kills are located. then go into decision to choose among those resources.</w:t>
      </w:r>
    </w:p>
  </w:comment>
  <w:comment w:id="50" w:author="John M. Marzluff" w:date="2026-01-30T14:32:00Z" w:initials="JM">
    <w:p w14:paraId="5D8E4558" w14:textId="77777777" w:rsidR="007564AD" w:rsidRDefault="007564AD" w:rsidP="007564AD">
      <w:r>
        <w:rPr>
          <w:rStyle w:val="CommentReference"/>
        </w:rPr>
        <w:annotationRef/>
      </w:r>
      <w:r>
        <w:rPr>
          <w:sz w:val="20"/>
          <w:szCs w:val="20"/>
        </w:rPr>
        <w:t>why 90%? this makes range smaller and departures more likely, so need a statement as to why you picked this value</w:t>
      </w:r>
    </w:p>
  </w:comment>
  <w:comment w:id="51" w:author="Cameron Ho" w:date="2025-10-17T20:51:00Z" w:initials="CH">
    <w:p w14:paraId="242508AE" w14:textId="77777777" w:rsidR="00BA7CE9" w:rsidRDefault="00BA7CE9" w:rsidP="00BA7CE9">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53" w:author="Cameron Ho" w:date="2025-05-28T17:15:00Z" w:initials="CH">
    <w:p w14:paraId="3BCAC4C1" w14:textId="77777777" w:rsidR="00BA7CE9" w:rsidRDefault="00BA7CE9" w:rsidP="00BA7CE9">
      <w:pPr>
        <w:pStyle w:val="CommentText"/>
      </w:pPr>
      <w:r>
        <w:rPr>
          <w:rStyle w:val="CommentReference"/>
        </w:rPr>
        <w:annotationRef/>
      </w:r>
      <w:r>
        <w:t>Maybe use a short time span so that there is less chance of capturing movements after nesting failure</w:t>
      </w:r>
    </w:p>
  </w:comment>
  <w:comment w:id="56" w:author="John M. Marzluff" w:date="2026-01-30T14:35:00Z" w:initials="JM">
    <w:p w14:paraId="33DED7E7" w14:textId="77777777" w:rsidR="007564AD" w:rsidRDefault="007564AD" w:rsidP="007564AD">
      <w:r>
        <w:rPr>
          <w:rStyle w:val="CommentReference"/>
        </w:rPr>
        <w:annotationRef/>
      </w:r>
      <w:r>
        <w:rPr>
          <w:sz w:val="20"/>
          <w:szCs w:val="20"/>
        </w:rPr>
        <w:t>farther than what?</w:t>
      </w:r>
    </w:p>
  </w:comment>
  <w:comment w:id="60" w:author="John M. Marzluff" w:date="2026-01-30T14:36:00Z" w:initials="JM">
    <w:p w14:paraId="0219EACC" w14:textId="77777777" w:rsidR="007564AD" w:rsidRDefault="007564AD" w:rsidP="007564AD">
      <w:r>
        <w:rPr>
          <w:rStyle w:val="CommentReference"/>
        </w:rPr>
        <w:annotationRef/>
      </w:r>
      <w:r>
        <w:rPr>
          <w:sz w:val="20"/>
          <w:szCs w:val="20"/>
        </w:rPr>
        <w:t>stay with active voice...we created...</w:t>
      </w:r>
    </w:p>
  </w:comment>
  <w:comment w:id="62" w:author="John M. Marzluff" w:date="2026-01-30T14:36:00Z" w:initials="JM">
    <w:p w14:paraId="45137842" w14:textId="77777777" w:rsidR="007564AD" w:rsidRDefault="007564AD" w:rsidP="007564AD">
      <w:r>
        <w:rPr>
          <w:rStyle w:val="CommentReference"/>
        </w:rPr>
        <w:annotationRef/>
      </w:r>
      <w:r>
        <w:rPr>
          <w:sz w:val="20"/>
          <w:szCs w:val="20"/>
        </w:rPr>
        <w:t>?</w:t>
      </w:r>
    </w:p>
  </w:comment>
  <w:comment w:id="63" w:author="John M. Marzluff" w:date="2026-01-30T14:38:00Z" w:initials="JM">
    <w:p w14:paraId="3673FB6A" w14:textId="77777777" w:rsidR="00BD1FB2" w:rsidRDefault="00BD1FB2" w:rsidP="00BD1FB2">
      <w:r>
        <w:rPr>
          <w:rStyle w:val="CommentReference"/>
        </w:rPr>
        <w:annotationRef/>
      </w:r>
      <w:r>
        <w:rPr>
          <w:sz w:val="20"/>
          <w:szCs w:val="20"/>
        </w:rPr>
        <w:t>keep active voice</w:t>
      </w:r>
    </w:p>
  </w:comment>
  <w:comment w:id="67" w:author="John M. Marzluff" w:date="2026-01-30T14:41:00Z" w:initials="JM">
    <w:p w14:paraId="7127AE5C" w14:textId="77777777" w:rsidR="00BD1FB2" w:rsidRDefault="00BD1FB2" w:rsidP="00BD1FB2">
      <w:r>
        <w:rPr>
          <w:rStyle w:val="CommentReference"/>
        </w:rPr>
        <w:annotationRef/>
      </w:r>
      <w:r>
        <w:rPr>
          <w:sz w:val="20"/>
          <w:szCs w:val="20"/>
        </w:rPr>
        <w:t>again you should provide some rationale for 5 fixes, over what time frame of the whole day, for example?</w:t>
      </w:r>
    </w:p>
  </w:comment>
  <w:comment w:id="71" w:author="Cameron Ho" w:date="2026-01-28T11:32:00Z" w:initials="CH">
    <w:p w14:paraId="15E4EDF4" w14:textId="77777777" w:rsidR="00E4696B" w:rsidRDefault="00E4696B" w:rsidP="00E4696B">
      <w:pPr>
        <w:pStyle w:val="CommentText"/>
      </w:pPr>
      <w:r>
        <w:rPr>
          <w:rStyle w:val="CommentReference"/>
        </w:rPr>
        <w:annotationRef/>
      </w:r>
      <w:r>
        <w:t>Include citation in bib</w:t>
      </w:r>
    </w:p>
  </w:comment>
  <w:comment w:id="78" w:author="Cameron Ho" w:date="2026-01-28T11:18:00Z" w:initials="CH">
    <w:p w14:paraId="71ED359B" w14:textId="1D8AB242" w:rsidR="00267C1E" w:rsidRDefault="00267C1E" w:rsidP="00267C1E">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82" w:author="Cameron Ho" w:date="2025-10-17T19:12:00Z" w:initials="CH">
    <w:p w14:paraId="2B76E617" w14:textId="77777777" w:rsidR="00ED1012" w:rsidRDefault="00ED1012" w:rsidP="00ED1012">
      <w:pPr>
        <w:pStyle w:val="CommentText"/>
      </w:pPr>
      <w:r>
        <w:rPr>
          <w:rStyle w:val="CommentReference"/>
        </w:rPr>
        <w:annotationRef/>
      </w:r>
      <w:r>
        <w:t>Unpublished data from the Ho et al. or if something from Matthias and the raven GPs vs predator GPS paper</w:t>
      </w:r>
    </w:p>
  </w:comment>
  <w:comment w:id="81" w:author="John M. Marzluff" w:date="2026-01-30T14:46:00Z" w:initials="JM">
    <w:p w14:paraId="5D91884E" w14:textId="77777777" w:rsidR="00BD1FB2" w:rsidRDefault="00BD1FB2" w:rsidP="00BD1FB2">
      <w:r>
        <w:rPr>
          <w:rStyle w:val="CommentReference"/>
        </w:rPr>
        <w:annotationRef/>
      </w:r>
      <w:r>
        <w:rPr>
          <w:sz w:val="20"/>
          <w:szCs w:val="20"/>
        </w:rPr>
        <w:t>don't think cougar kills need mention as you are only using wolf kills. and the paper is now "in press"</w:t>
      </w:r>
    </w:p>
  </w:comment>
  <w:comment w:id="83" w:author="Cameron Ho" w:date="2025-10-17T19:18:00Z" w:initials="CH">
    <w:p w14:paraId="0240B381" w14:textId="77777777" w:rsidR="006C3AC1" w:rsidRDefault="00BA7CE9" w:rsidP="006C3AC1">
      <w:pPr>
        <w:pStyle w:val="CommentText"/>
      </w:pPr>
      <w:r>
        <w:rPr>
          <w:rStyle w:val="CommentReference"/>
        </w:rPr>
        <w:annotationRef/>
      </w:r>
      <w:r w:rsidR="006C3AC1">
        <w:t>Is this fine? Or should I include 314 as well?</w:t>
      </w:r>
    </w:p>
  </w:comment>
  <w:comment w:id="84"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90"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92" w:author="John M. Marzluff" w:date="2026-01-30T14:52:00Z" w:initials="JM">
    <w:p w14:paraId="44B4E6C0" w14:textId="77777777" w:rsidR="0072268C" w:rsidRDefault="0072268C" w:rsidP="0072268C">
      <w:r>
        <w:rPr>
          <w:rStyle w:val="CommentReference"/>
        </w:rPr>
        <w:annotationRef/>
      </w:r>
      <w:r>
        <w:rPr>
          <w:sz w:val="20"/>
          <w:szCs w:val="20"/>
        </w:rPr>
        <w:t>not sure what this graph is. all figures in paper need proper captions and ref to them in the paper. maybe this is something for supplemental material?</w:t>
      </w:r>
    </w:p>
  </w:comment>
  <w:comment w:id="91"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104" w:author="John M. Marzluff" w:date="2026-01-30T14:58:00Z" w:initials="JM">
    <w:p w14:paraId="7CF571C8" w14:textId="77777777" w:rsidR="0072268C" w:rsidRDefault="0072268C" w:rsidP="0072268C">
      <w:r>
        <w:rPr>
          <w:rStyle w:val="CommentReference"/>
        </w:rPr>
        <w:annotationRef/>
      </w:r>
      <w:r>
        <w:rPr>
          <w:sz w:val="20"/>
          <w:szCs w:val="20"/>
        </w:rPr>
        <w:t>makes sense, but earlier you tried to relate this to breeding. drop the earlier stuff and just state that these times are also outside raven breeding season and therefore decisions to forage are not constrained by proximity to nests or need to provide for nestlings.</w:t>
      </w:r>
    </w:p>
  </w:comment>
  <w:comment w:id="105" w:author="John M. Marzluff" w:date="2026-01-30T16:33:00Z" w:initials="JM">
    <w:p w14:paraId="1AC9D5E1" w14:textId="77777777" w:rsidR="006D26FD" w:rsidRDefault="006D26FD" w:rsidP="006D26FD">
      <w:r>
        <w:rPr>
          <w:rStyle w:val="CommentReference"/>
        </w:rPr>
        <w:annotationRef/>
      </w:r>
      <w:r>
        <w:rPr>
          <w:sz w:val="20"/>
          <w:szCs w:val="20"/>
        </w:rPr>
        <w:t>give us some more general results. how often do ravens leave terr? how far do they go? does this vary with season? How often do they use hunting vs wolf kills (kill data below, but what about the other resources?? the general stats about the decision making should open the results</w:t>
      </w:r>
    </w:p>
  </w:comment>
  <w:comment w:id="106" w:author="Cameron Ho" w:date="2026-01-06T10:08:00Z" w:initials="CH">
    <w:p w14:paraId="705E33CE" w14:textId="6E103388" w:rsidR="00D57F0B" w:rsidRDefault="00D57F0B" w:rsidP="00D57F0B">
      <w:pPr>
        <w:pStyle w:val="CommentText"/>
      </w:pPr>
      <w:r>
        <w:rPr>
          <w:rStyle w:val="CommentReference"/>
        </w:rPr>
        <w:annotationRef/>
      </w:r>
      <w:r>
        <w:t>These numbers already exclude the 2 males</w:t>
      </w:r>
    </w:p>
  </w:comment>
  <w:comment w:id="108" w:author="John M. Marzluff" w:date="2026-01-30T15:07:00Z" w:initials="JM">
    <w:p w14:paraId="0B3A3EF9" w14:textId="77777777" w:rsidR="003735B8" w:rsidRDefault="003735B8" w:rsidP="003735B8">
      <w:r>
        <w:rPr>
          <w:rStyle w:val="CommentReference"/>
        </w:rPr>
        <w:annotationRef/>
      </w:r>
      <w:r>
        <w:rPr>
          <w:sz w:val="20"/>
          <w:szCs w:val="20"/>
        </w:rPr>
        <w:t>this info belongs (or is already in) the methods.</w:t>
      </w:r>
    </w:p>
  </w:comment>
  <w:comment w:id="130" w:author="Cameron Ho" w:date="2026-01-06T12:14:00Z" w:initials="CH">
    <w:p w14:paraId="7ACFA91A" w14:textId="77777777" w:rsidR="0001029D" w:rsidRDefault="0001029D" w:rsidP="0001029D">
      <w:pPr>
        <w:pStyle w:val="CommentText"/>
      </w:pPr>
      <w:r>
        <w:rPr>
          <w:rStyle w:val="CommentReference"/>
        </w:rPr>
        <w:annotationRef/>
      </w:r>
      <w:r>
        <w:t xml:space="preserve">Since there are 2 models for each part of the model with mostly overlapping covariates, for the model reporting I am going to report the effect sizes/p value for the model that has the better AIC. </w:t>
      </w:r>
    </w:p>
    <w:p w14:paraId="0B973393" w14:textId="77777777" w:rsidR="0001029D" w:rsidRDefault="0001029D" w:rsidP="0001029D">
      <w:pPr>
        <w:pStyle w:val="CommentText"/>
      </w:pPr>
    </w:p>
    <w:p w14:paraId="42A23BE2" w14:textId="77777777" w:rsidR="0001029D" w:rsidRDefault="0001029D" w:rsidP="0001029D">
      <w:pPr>
        <w:pStyle w:val="CommentText"/>
      </w:pPr>
      <w:r>
        <w:t>For example</w:t>
      </w:r>
    </w:p>
    <w:p w14:paraId="6047C553" w14:textId="77777777" w:rsidR="0001029D" w:rsidRDefault="0001029D" w:rsidP="0001029D">
      <w:pPr>
        <w:pStyle w:val="CommentText"/>
      </w:pPr>
      <w:r>
        <w:t>Active kill is significant in both models, but I will only show the model results in text from the hunting season model because it had the better AIC. Both models in full will be available as effect plots and in supplemental anyways.</w:t>
      </w:r>
    </w:p>
  </w:comment>
  <w:comment w:id="131" w:author="John M. Marzluff" w:date="2026-01-30T15:19:00Z" w:initials="JM">
    <w:p w14:paraId="0783627F" w14:textId="77777777" w:rsidR="00D51541" w:rsidRDefault="00D51541" w:rsidP="00D51541">
      <w:r>
        <w:rPr>
          <w:rStyle w:val="CommentReference"/>
        </w:rPr>
        <w:annotationRef/>
      </w:r>
      <w:r>
        <w:rPr>
          <w:sz w:val="20"/>
          <w:szCs w:val="20"/>
        </w:rPr>
        <w:t>Do we have a problem in that you only use data from time when humans can hunt (early and later winter season)? we can't show that they don't leave when hunting doesn't occur???</w:t>
      </w:r>
    </w:p>
  </w:comment>
  <w:comment w:id="137" w:author="John M. Marzluff" w:date="2026-01-30T15:18:00Z" w:initials="JM">
    <w:p w14:paraId="79FE86B4" w14:textId="77777777" w:rsidR="00E3517F" w:rsidRDefault="00E3517F" w:rsidP="00E3517F">
      <w:r>
        <w:rPr>
          <w:rStyle w:val="CommentReference"/>
        </w:rPr>
        <w:annotationRef/>
      </w:r>
      <w:r>
        <w:rPr>
          <w:sz w:val="20"/>
          <w:szCs w:val="20"/>
        </w:rPr>
        <w:t xml:space="preserve">do you account for decisions in march differently than during nov-dec? I would think the hunting season would affect decisions in autumn (regular dates each year) more than spring (variable depending on weather, etc). </w:t>
      </w:r>
    </w:p>
  </w:comment>
  <w:comment w:id="163" w:author="John M. Marzluff" w:date="2026-01-30T15:25:00Z" w:initials="JM">
    <w:p w14:paraId="0B1DDD1A" w14:textId="77777777" w:rsidR="005C7520" w:rsidRDefault="005C7520" w:rsidP="005C7520">
      <w:r>
        <w:rPr>
          <w:rStyle w:val="CommentReference"/>
        </w:rPr>
        <w:annotationRef/>
      </w:r>
      <w:r>
        <w:rPr>
          <w:sz w:val="20"/>
          <w:szCs w:val="20"/>
        </w:rPr>
        <w:t>start discussion with a broad paragraph that puts the findings into more global context. why is this important? how does it advance what we know about animal decision making, scavenging, etc?? Then move on to ravens</w:t>
      </w:r>
    </w:p>
  </w:comment>
  <w:comment w:id="164" w:author="John M. Marzluff" w:date="2026-01-30T15:25:00Z" w:initials="JM">
    <w:p w14:paraId="7055C93D" w14:textId="77777777" w:rsidR="005C7520" w:rsidRDefault="005C7520" w:rsidP="005C7520">
      <w:r>
        <w:rPr>
          <w:rStyle w:val="CommentReference"/>
        </w:rPr>
        <w:annotationRef/>
      </w:r>
      <w:r>
        <w:rPr>
          <w:sz w:val="20"/>
          <w:szCs w:val="20"/>
        </w:rPr>
        <w:t>result, not discussion</w:t>
      </w:r>
    </w:p>
  </w:comment>
  <w:comment w:id="165" w:author="Cameron Ho" w:date="2026-01-07T12:49:00Z" w:initials="CH">
    <w:p w14:paraId="108C09F5" w14:textId="77777777" w:rsidR="00DD4206" w:rsidRDefault="00DD4206" w:rsidP="00DD4206">
      <w:pPr>
        <w:pStyle w:val="CommentText"/>
      </w:pPr>
      <w:r>
        <w:rPr>
          <w:rStyle w:val="CommentReference"/>
        </w:rPr>
        <w:annotationRef/>
      </w:r>
      <w:r>
        <w:t>And just general observations from carcasses in the park. John?</w:t>
      </w:r>
    </w:p>
  </w:comment>
  <w:comment w:id="166" w:author="John M. Marzluff" w:date="2026-01-30T15:33:00Z" w:initials="JM">
    <w:p w14:paraId="43E560D1" w14:textId="77777777" w:rsidR="00521AD3" w:rsidRDefault="00521AD3" w:rsidP="00521AD3">
      <w:r>
        <w:rPr>
          <w:rStyle w:val="CommentReference"/>
        </w:rPr>
        <w:annotationRef/>
      </w:r>
      <w:r>
        <w:rPr>
          <w:sz w:val="20"/>
          <w:szCs w:val="20"/>
        </w:rPr>
        <w:t>i think we published this either in the current sci paper or in the yell birds chapter?</w:t>
      </w:r>
    </w:p>
  </w:comment>
  <w:comment w:id="167" w:author="John M. Marzluff" w:date="2026-01-30T16:31:00Z" w:initials="JM">
    <w:p w14:paraId="003E5F5D" w14:textId="77777777" w:rsidR="006D26FD" w:rsidRDefault="006D26FD" w:rsidP="006D26FD">
      <w:r>
        <w:rPr>
          <w:rStyle w:val="CommentReference"/>
        </w:rPr>
        <w:annotationRef/>
      </w:r>
      <w:r>
        <w:rPr>
          <w:sz w:val="20"/>
          <w:szCs w:val="20"/>
        </w:rPr>
        <w:t>ok, this is good and sets up another general aspect you can build on...animals have constraints in decision making...ravens need to spend some time on territory and then decide where to find food.</w:t>
      </w:r>
    </w:p>
  </w:comment>
  <w:comment w:id="168" w:author="Cameron Ho" w:date="2026-01-12T13:09:00Z" w:initials="CH">
    <w:p w14:paraId="15B3B3F2" w14:textId="77777777" w:rsidR="001A452E" w:rsidRDefault="001A452E" w:rsidP="001A452E">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69" w:author="Cameron Ho" w:date="2026-01-07T12:56:00Z" w:initials="CH">
    <w:p w14:paraId="349C98E8" w14:textId="197C0344" w:rsidR="00070E79" w:rsidRDefault="00070E79" w:rsidP="00070E79">
      <w:pPr>
        <w:pStyle w:val="CommentText"/>
      </w:pPr>
      <w:r>
        <w:rPr>
          <w:rStyle w:val="CommentReference"/>
        </w:rPr>
        <w:annotationRef/>
      </w:r>
      <w:r>
        <w:t>Tower. There are other instances of ravens losing territory (Specimen, Old Faithful) but we don’t necessarily know what happened to the male in those situations since they weren’t tagged</w:t>
      </w:r>
    </w:p>
  </w:comment>
  <w:comment w:id="170" w:author="Cameron Ho" w:date="2026-01-29T14:20:00Z" w:initials="CH">
    <w:p w14:paraId="0E508A0D" w14:textId="77777777" w:rsidR="00560440" w:rsidRDefault="00560440" w:rsidP="00560440">
      <w:pPr>
        <w:pStyle w:val="CommentText"/>
      </w:pPr>
      <w:r>
        <w:rPr>
          <w:rStyle w:val="CommentReference"/>
        </w:rPr>
        <w:annotationRef/>
      </w:r>
      <w:r>
        <w:t>This effect also becomes important when I remove weather covariates from the model</w:t>
      </w:r>
    </w:p>
  </w:comment>
  <w:comment w:id="172" w:author="Cameron Ho" w:date="2026-01-07T10:05:00Z" w:initials="CH">
    <w:p w14:paraId="57CDA6CD" w14:textId="640C414A" w:rsidR="00C54500" w:rsidRDefault="00C54500" w:rsidP="00C54500">
      <w:pPr>
        <w:pStyle w:val="CommentText"/>
      </w:pPr>
      <w:r>
        <w:rPr>
          <w:rStyle w:val="CommentReference"/>
        </w:rPr>
        <w:annotationRef/>
      </w:r>
      <w:r>
        <w:t>This will probably go in an appendix</w:t>
      </w:r>
    </w:p>
  </w:comment>
  <w:comment w:id="175" w:author="John M. Marzluff" w:date="2026-01-30T16:36:00Z" w:initials="JM">
    <w:p w14:paraId="6C19A716" w14:textId="77777777" w:rsidR="006D26FD" w:rsidRDefault="006D26FD" w:rsidP="006D26FD">
      <w:r>
        <w:rPr>
          <w:rStyle w:val="CommentReference"/>
        </w:rPr>
        <w:annotationRef/>
      </w:r>
      <w:r>
        <w:rPr>
          <w:sz w:val="20"/>
          <w:szCs w:val="20"/>
        </w:rPr>
        <w:t>what about locations outside of nov and march??</w:t>
      </w:r>
    </w:p>
  </w:comment>
  <w:comment w:id="176" w:author="John M. Marzluff" w:date="2026-01-30T16:38:00Z" w:initials="JM">
    <w:p w14:paraId="0DB15157" w14:textId="77777777" w:rsidR="006D26FD" w:rsidRDefault="006D26FD" w:rsidP="006D26FD">
      <w:r>
        <w:rPr>
          <w:rStyle w:val="CommentReference"/>
        </w:rPr>
        <w:annotationRef/>
      </w:r>
      <w:r>
        <w:rPr>
          <w:sz w:val="20"/>
          <w:szCs w:val="20"/>
        </w:rPr>
        <w:t>this is nice and should be fully explored in the first results paragraph. talk about variation among birds as well as averages..for example pointing out the birds that never went to hunting areas (OF birds, etc)</w:t>
      </w:r>
    </w:p>
  </w:comment>
  <w:comment w:id="177" w:author="John M. Marzluff" w:date="2026-01-30T16:38:00Z" w:initials="JM">
    <w:p w14:paraId="0B5217F0" w14:textId="77777777" w:rsidR="006D26FD" w:rsidRDefault="006D26FD" w:rsidP="006D26FD">
      <w:r>
        <w:rPr>
          <w:rStyle w:val="CommentReference"/>
        </w:rPr>
        <w:annotationRef/>
      </w:r>
      <w:r>
        <w:rPr>
          <w:sz w:val="20"/>
          <w:szCs w:val="20"/>
        </w:rPr>
        <w:t>and what about similar stats/graph for use of wolf kills in v out of terr?</w:t>
      </w:r>
    </w:p>
  </w:comment>
  <w:comment w:id="178" w:author="John M. Marzluff" w:date="2026-01-30T16:39:00Z" w:initials="JM">
    <w:p w14:paraId="31D0D67B" w14:textId="77777777" w:rsidR="006D26FD" w:rsidRDefault="006D26FD" w:rsidP="006D26FD">
      <w:r>
        <w:rPr>
          <w:rStyle w:val="CommentReference"/>
        </w:rPr>
        <w:annotationRef/>
      </w:r>
      <w:r>
        <w:rPr>
          <w:sz w:val="20"/>
          <w:szCs w:val="20"/>
        </w:rPr>
        <w:t>did you discuss prob of leaving as function of period?</w:t>
      </w:r>
    </w:p>
  </w:comment>
  <w:comment w:id="179" w:author="John M. Marzluff" w:date="2026-01-30T16:42:00Z" w:initials="JM">
    <w:p w14:paraId="77EABC83" w14:textId="77777777" w:rsidR="00D56C5D" w:rsidRDefault="00D56C5D" w:rsidP="00D56C5D">
      <w:r>
        <w:rPr>
          <w:rStyle w:val="CommentReference"/>
        </w:rPr>
        <w:annotationRef/>
      </w:r>
      <w:r>
        <w:rPr>
          <w:sz w:val="20"/>
          <w:szCs w:val="20"/>
        </w:rPr>
        <w:t>figures like this need to be made prettier by spelling out the variables in english, not the code name in stat analysis. also in next figure spell out the conditions that the two colors refer to, not a true false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678AB0" w15:done="0"/>
  <w15:commentEx w15:paraId="35F159A3" w15:paraIdParent="57678AB0" w15:done="0"/>
  <w15:commentEx w15:paraId="676F9D15" w15:done="0"/>
  <w15:commentEx w15:paraId="560891A1" w15:done="0"/>
  <w15:commentEx w15:paraId="67CF275F" w15:done="0"/>
  <w15:commentEx w15:paraId="6B935440" w15:done="0"/>
  <w15:commentEx w15:paraId="5D8E4558" w15:done="0"/>
  <w15:commentEx w15:paraId="242508AE" w15:done="0"/>
  <w15:commentEx w15:paraId="3BCAC4C1" w15:done="0"/>
  <w15:commentEx w15:paraId="33DED7E7" w15:done="0"/>
  <w15:commentEx w15:paraId="0219EACC" w15:done="0"/>
  <w15:commentEx w15:paraId="45137842" w15:done="0"/>
  <w15:commentEx w15:paraId="3673FB6A" w15:done="0"/>
  <w15:commentEx w15:paraId="7127AE5C" w15:done="0"/>
  <w15:commentEx w15:paraId="15E4EDF4" w15:done="0"/>
  <w15:commentEx w15:paraId="71ED359B" w15:done="0"/>
  <w15:commentEx w15:paraId="2B76E617" w15:done="0"/>
  <w15:commentEx w15:paraId="5D91884E" w15:done="0"/>
  <w15:commentEx w15:paraId="0240B381" w15:done="0"/>
  <w15:commentEx w15:paraId="43C12D61" w15:done="0"/>
  <w15:commentEx w15:paraId="01728E70" w15:done="0"/>
  <w15:commentEx w15:paraId="44B4E6C0" w15:done="0"/>
  <w15:commentEx w15:paraId="0A43FA3A" w15:done="0"/>
  <w15:commentEx w15:paraId="7CF571C8" w15:done="0"/>
  <w15:commentEx w15:paraId="1AC9D5E1" w15:done="0"/>
  <w15:commentEx w15:paraId="705E33CE" w15:done="0"/>
  <w15:commentEx w15:paraId="0B3A3EF9" w15:done="0"/>
  <w15:commentEx w15:paraId="6047C553" w15:done="0"/>
  <w15:commentEx w15:paraId="0783627F" w15:done="0"/>
  <w15:commentEx w15:paraId="79FE86B4" w15:done="0"/>
  <w15:commentEx w15:paraId="0B1DDD1A" w15:done="0"/>
  <w15:commentEx w15:paraId="7055C93D" w15:done="0"/>
  <w15:commentEx w15:paraId="108C09F5" w15:done="0"/>
  <w15:commentEx w15:paraId="43E560D1" w15:paraIdParent="108C09F5" w15:done="0"/>
  <w15:commentEx w15:paraId="003E5F5D" w15:done="0"/>
  <w15:commentEx w15:paraId="15B3B3F2" w15:done="0"/>
  <w15:commentEx w15:paraId="349C98E8" w15:done="0"/>
  <w15:commentEx w15:paraId="0E508A0D" w15:done="0"/>
  <w15:commentEx w15:paraId="57CDA6CD" w15:done="0"/>
  <w15:commentEx w15:paraId="6C19A716" w15:done="0"/>
  <w15:commentEx w15:paraId="0DB15157" w15:done="0"/>
  <w15:commentEx w15:paraId="0B5217F0" w15:paraIdParent="0DB15157" w15:done="0"/>
  <w15:commentEx w15:paraId="31D0D67B" w15:done="0"/>
  <w15:commentEx w15:paraId="77EABC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C8B13" w16cex:dateUtc="2026-01-30T20:59:00Z"/>
  <w16cex:commentExtensible w16cex:durableId="5E34D986" w16cex:dateUtc="2026-01-30T22:34:00Z"/>
  <w16cex:commentExtensible w16cex:durableId="015737C2" w16cex:dateUtc="2026-01-30T21:18:00Z"/>
  <w16cex:commentExtensible w16cex:durableId="4A2CFB71" w16cex:dateUtc="2026-01-30T21:19:00Z"/>
  <w16cex:commentExtensible w16cex:durableId="7CAC1F0C" w16cex:dateUtc="2026-01-30T21:37:00Z"/>
  <w16cex:commentExtensible w16cex:durableId="36E78888" w16cex:dateUtc="2026-01-30T21:48:00Z"/>
  <w16cex:commentExtensible w16cex:durableId="6D7C6C99" w16cex:dateUtc="2026-01-30T21:32:00Z"/>
  <w16cex:commentExtensible w16cex:durableId="035B0419" w16cex:dateUtc="2025-10-18T02:51:00Z"/>
  <w16cex:commentExtensible w16cex:durableId="4E49FF75" w16cex:dateUtc="2025-05-29T00:15:00Z"/>
  <w16cex:commentExtensible w16cex:durableId="40F6CC4F" w16cex:dateUtc="2026-01-30T21:35:00Z"/>
  <w16cex:commentExtensible w16cex:durableId="3A152782" w16cex:dateUtc="2026-01-30T21:36:00Z"/>
  <w16cex:commentExtensible w16cex:durableId="140B0C18" w16cex:dateUtc="2026-01-30T21:36:00Z"/>
  <w16cex:commentExtensible w16cex:durableId="4DD38D8F" w16cex:dateUtc="2026-01-30T21:38:00Z"/>
  <w16cex:commentExtensible w16cex:durableId="191D7627" w16cex:dateUtc="2026-01-30T21:41:00Z"/>
  <w16cex:commentExtensible w16cex:durableId="3483EC3A" w16cex:dateUtc="2026-01-28T19:32:00Z"/>
  <w16cex:commentExtensible w16cex:durableId="74E92380" w16cex:dateUtc="2026-01-28T19:18:00Z"/>
  <w16cex:commentExtensible w16cex:durableId="319580F7" w16cex:dateUtc="2025-10-18T01:12:00Z"/>
  <w16cex:commentExtensible w16cex:durableId="1AF474DC" w16cex:dateUtc="2026-01-30T21:46:00Z"/>
  <w16cex:commentExtensible w16cex:durableId="7C872D6F" w16cex:dateUtc="2025-10-18T01:18:00Z"/>
  <w16cex:commentExtensible w16cex:durableId="06A42265" w16cex:dateUtc="2026-01-28T19:37:00Z"/>
  <w16cex:commentExtensible w16cex:durableId="308A2DDB" w16cex:dateUtc="2026-01-30T19:44:00Z"/>
  <w16cex:commentExtensible w16cex:durableId="2194F8C4" w16cex:dateUtc="2026-01-30T21:52:00Z"/>
  <w16cex:commentExtensible w16cex:durableId="1CAEDA77" w16cex:dateUtc="2026-01-30T19:49:00Z"/>
  <w16cex:commentExtensible w16cex:durableId="2E87FBDF" w16cex:dateUtc="2026-01-30T21:58:00Z"/>
  <w16cex:commentExtensible w16cex:durableId="31D84964" w16cex:dateUtc="2026-01-30T23:33:00Z"/>
  <w16cex:commentExtensible w16cex:durableId="19A71F6D" w16cex:dateUtc="2026-01-06T18:08:00Z"/>
  <w16cex:commentExtensible w16cex:durableId="69FB355D" w16cex:dateUtc="2026-01-30T22:07:00Z"/>
  <w16cex:commentExtensible w16cex:durableId="0AB9309E" w16cex:dateUtc="2026-01-06T20:14:00Z"/>
  <w16cex:commentExtensible w16cex:durableId="202EA9C0" w16cex:dateUtc="2026-01-30T22:19:00Z"/>
  <w16cex:commentExtensible w16cex:durableId="41A22096" w16cex:dateUtc="2026-01-30T22:18:00Z"/>
  <w16cex:commentExtensible w16cex:durableId="359AEDB3" w16cex:dateUtc="2026-01-30T22:25:00Z"/>
  <w16cex:commentExtensible w16cex:durableId="7C817BD5" w16cex:dateUtc="2026-01-30T22:25:00Z"/>
  <w16cex:commentExtensible w16cex:durableId="460D95E0" w16cex:dateUtc="2026-01-07T20:49:00Z"/>
  <w16cex:commentExtensible w16cex:durableId="31B6B1FE" w16cex:dateUtc="2026-01-30T22:33:00Z"/>
  <w16cex:commentExtensible w16cex:durableId="4C257F0C" w16cex:dateUtc="2026-01-30T23:31:00Z"/>
  <w16cex:commentExtensible w16cex:durableId="142E9BFF" w16cex:dateUtc="2026-01-12T21:09:00Z"/>
  <w16cex:commentExtensible w16cex:durableId="1ACDB29C" w16cex:dateUtc="2026-01-07T20:56:00Z"/>
  <w16cex:commentExtensible w16cex:durableId="71401326" w16cex:dateUtc="2026-01-29T22:20:00Z"/>
  <w16cex:commentExtensible w16cex:durableId="30B6CB69" w16cex:dateUtc="2026-01-07T18:05:00Z"/>
  <w16cex:commentExtensible w16cex:durableId="71EF2515" w16cex:dateUtc="2026-01-30T23:36:00Z"/>
  <w16cex:commentExtensible w16cex:durableId="3925C402" w16cex:dateUtc="2026-01-30T23:38:00Z"/>
  <w16cex:commentExtensible w16cex:durableId="5A8538B8" w16cex:dateUtc="2026-01-30T23:38:00Z"/>
  <w16cex:commentExtensible w16cex:durableId="40AEAE4C" w16cex:dateUtc="2026-01-30T23:39:00Z"/>
  <w16cex:commentExtensible w16cex:durableId="7D16376A" w16cex:dateUtc="2026-01-30T2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678AB0" w16cid:durableId="522C8B13"/>
  <w16cid:commentId w16cid:paraId="35F159A3" w16cid:durableId="5E34D986"/>
  <w16cid:commentId w16cid:paraId="676F9D15" w16cid:durableId="015737C2"/>
  <w16cid:commentId w16cid:paraId="560891A1" w16cid:durableId="4A2CFB71"/>
  <w16cid:commentId w16cid:paraId="67CF275F" w16cid:durableId="7CAC1F0C"/>
  <w16cid:commentId w16cid:paraId="6B935440" w16cid:durableId="36E78888"/>
  <w16cid:commentId w16cid:paraId="5D8E4558" w16cid:durableId="6D7C6C99"/>
  <w16cid:commentId w16cid:paraId="242508AE" w16cid:durableId="035B0419"/>
  <w16cid:commentId w16cid:paraId="3BCAC4C1" w16cid:durableId="4E49FF75"/>
  <w16cid:commentId w16cid:paraId="33DED7E7" w16cid:durableId="40F6CC4F"/>
  <w16cid:commentId w16cid:paraId="0219EACC" w16cid:durableId="3A152782"/>
  <w16cid:commentId w16cid:paraId="45137842" w16cid:durableId="140B0C18"/>
  <w16cid:commentId w16cid:paraId="3673FB6A" w16cid:durableId="4DD38D8F"/>
  <w16cid:commentId w16cid:paraId="7127AE5C" w16cid:durableId="191D7627"/>
  <w16cid:commentId w16cid:paraId="15E4EDF4" w16cid:durableId="3483EC3A"/>
  <w16cid:commentId w16cid:paraId="71ED359B" w16cid:durableId="74E92380"/>
  <w16cid:commentId w16cid:paraId="2B76E617" w16cid:durableId="319580F7"/>
  <w16cid:commentId w16cid:paraId="5D91884E" w16cid:durableId="1AF474DC"/>
  <w16cid:commentId w16cid:paraId="0240B381" w16cid:durableId="7C872D6F"/>
  <w16cid:commentId w16cid:paraId="43C12D61" w16cid:durableId="06A42265"/>
  <w16cid:commentId w16cid:paraId="01728E70" w16cid:durableId="308A2DDB"/>
  <w16cid:commentId w16cid:paraId="44B4E6C0" w16cid:durableId="2194F8C4"/>
  <w16cid:commentId w16cid:paraId="0A43FA3A" w16cid:durableId="1CAEDA77"/>
  <w16cid:commentId w16cid:paraId="7CF571C8" w16cid:durableId="2E87FBDF"/>
  <w16cid:commentId w16cid:paraId="1AC9D5E1" w16cid:durableId="31D84964"/>
  <w16cid:commentId w16cid:paraId="705E33CE" w16cid:durableId="19A71F6D"/>
  <w16cid:commentId w16cid:paraId="0B3A3EF9" w16cid:durableId="69FB355D"/>
  <w16cid:commentId w16cid:paraId="6047C553" w16cid:durableId="0AB9309E"/>
  <w16cid:commentId w16cid:paraId="0783627F" w16cid:durableId="202EA9C0"/>
  <w16cid:commentId w16cid:paraId="79FE86B4" w16cid:durableId="41A22096"/>
  <w16cid:commentId w16cid:paraId="0B1DDD1A" w16cid:durableId="359AEDB3"/>
  <w16cid:commentId w16cid:paraId="7055C93D" w16cid:durableId="7C817BD5"/>
  <w16cid:commentId w16cid:paraId="108C09F5" w16cid:durableId="460D95E0"/>
  <w16cid:commentId w16cid:paraId="43E560D1" w16cid:durableId="31B6B1FE"/>
  <w16cid:commentId w16cid:paraId="003E5F5D" w16cid:durableId="4C257F0C"/>
  <w16cid:commentId w16cid:paraId="15B3B3F2" w16cid:durableId="142E9BFF"/>
  <w16cid:commentId w16cid:paraId="349C98E8" w16cid:durableId="1ACDB29C"/>
  <w16cid:commentId w16cid:paraId="0E508A0D" w16cid:durableId="71401326"/>
  <w16cid:commentId w16cid:paraId="57CDA6CD" w16cid:durableId="30B6CB69"/>
  <w16cid:commentId w16cid:paraId="6C19A716" w16cid:durableId="71EF2515"/>
  <w16cid:commentId w16cid:paraId="0DB15157" w16cid:durableId="3925C402"/>
  <w16cid:commentId w16cid:paraId="0B5217F0" w16cid:durableId="5A8538B8"/>
  <w16cid:commentId w16cid:paraId="31D0D67B" w16cid:durableId="40AEAE4C"/>
  <w16cid:commentId w16cid:paraId="77EABC83" w16cid:durableId="7D1637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42D8" w14:textId="77777777" w:rsidR="00AC3C5A" w:rsidRDefault="00AC3C5A" w:rsidP="00595B4C">
      <w:pPr>
        <w:spacing w:after="0" w:line="240" w:lineRule="auto"/>
      </w:pPr>
      <w:r>
        <w:separator/>
      </w:r>
    </w:p>
  </w:endnote>
  <w:endnote w:type="continuationSeparator" w:id="0">
    <w:p w14:paraId="0E8C5D72" w14:textId="77777777" w:rsidR="00AC3C5A" w:rsidRDefault="00AC3C5A"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C054" w14:textId="77777777" w:rsidR="00AC3C5A" w:rsidRDefault="00AC3C5A" w:rsidP="00595B4C">
      <w:pPr>
        <w:spacing w:after="0" w:line="240" w:lineRule="auto"/>
      </w:pPr>
      <w:r>
        <w:separator/>
      </w:r>
    </w:p>
  </w:footnote>
  <w:footnote w:type="continuationSeparator" w:id="0">
    <w:p w14:paraId="57F75B17" w14:textId="77777777" w:rsidR="00AC3C5A" w:rsidRDefault="00AC3C5A"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 Marzluff">
    <w15:presenceInfo w15:providerId="AD" w15:userId="S::corvid@uw.edu::4fda0d47-2bc8-4b6e-a687-9d6d18b2b03e"/>
  </w15:person>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3242"/>
    <w:rsid w:val="00003B83"/>
    <w:rsid w:val="00006698"/>
    <w:rsid w:val="000067E7"/>
    <w:rsid w:val="00007B94"/>
    <w:rsid w:val="000100DC"/>
    <w:rsid w:val="0001029D"/>
    <w:rsid w:val="0001111F"/>
    <w:rsid w:val="00012FA7"/>
    <w:rsid w:val="00016174"/>
    <w:rsid w:val="000165EA"/>
    <w:rsid w:val="00017488"/>
    <w:rsid w:val="00022AC4"/>
    <w:rsid w:val="00026B0C"/>
    <w:rsid w:val="00027210"/>
    <w:rsid w:val="0002729A"/>
    <w:rsid w:val="000274CD"/>
    <w:rsid w:val="0003016C"/>
    <w:rsid w:val="000310CC"/>
    <w:rsid w:val="0003139C"/>
    <w:rsid w:val="000324C8"/>
    <w:rsid w:val="00036F0A"/>
    <w:rsid w:val="00041341"/>
    <w:rsid w:val="0004276D"/>
    <w:rsid w:val="0004378C"/>
    <w:rsid w:val="000437D5"/>
    <w:rsid w:val="000473D9"/>
    <w:rsid w:val="00052D70"/>
    <w:rsid w:val="00053ACC"/>
    <w:rsid w:val="00054F49"/>
    <w:rsid w:val="00055E61"/>
    <w:rsid w:val="00061BD4"/>
    <w:rsid w:val="00062B19"/>
    <w:rsid w:val="000656F2"/>
    <w:rsid w:val="00065FA9"/>
    <w:rsid w:val="000667B6"/>
    <w:rsid w:val="00070E79"/>
    <w:rsid w:val="0007406D"/>
    <w:rsid w:val="00076070"/>
    <w:rsid w:val="000807E1"/>
    <w:rsid w:val="00080970"/>
    <w:rsid w:val="00082876"/>
    <w:rsid w:val="0008367A"/>
    <w:rsid w:val="00085631"/>
    <w:rsid w:val="00085657"/>
    <w:rsid w:val="0008607B"/>
    <w:rsid w:val="0008712D"/>
    <w:rsid w:val="00087FFA"/>
    <w:rsid w:val="00093259"/>
    <w:rsid w:val="0009394B"/>
    <w:rsid w:val="00094B0F"/>
    <w:rsid w:val="000959FC"/>
    <w:rsid w:val="000974D2"/>
    <w:rsid w:val="00097E65"/>
    <w:rsid w:val="000A0720"/>
    <w:rsid w:val="000A2F98"/>
    <w:rsid w:val="000A3479"/>
    <w:rsid w:val="000A3F07"/>
    <w:rsid w:val="000B5D6C"/>
    <w:rsid w:val="000B7E00"/>
    <w:rsid w:val="000C2178"/>
    <w:rsid w:val="000C3922"/>
    <w:rsid w:val="000C3B22"/>
    <w:rsid w:val="000C4BBA"/>
    <w:rsid w:val="000C53DA"/>
    <w:rsid w:val="000D02F7"/>
    <w:rsid w:val="000D0C20"/>
    <w:rsid w:val="000D2C48"/>
    <w:rsid w:val="000D2D87"/>
    <w:rsid w:val="000D3825"/>
    <w:rsid w:val="000D4E90"/>
    <w:rsid w:val="000D6346"/>
    <w:rsid w:val="000E0166"/>
    <w:rsid w:val="000E14EC"/>
    <w:rsid w:val="000E2CFE"/>
    <w:rsid w:val="000E5459"/>
    <w:rsid w:val="000F1132"/>
    <w:rsid w:val="000F154E"/>
    <w:rsid w:val="000F29D1"/>
    <w:rsid w:val="000F2CFC"/>
    <w:rsid w:val="000F4E3E"/>
    <w:rsid w:val="00101366"/>
    <w:rsid w:val="00102DB0"/>
    <w:rsid w:val="001032ED"/>
    <w:rsid w:val="001034B3"/>
    <w:rsid w:val="00106965"/>
    <w:rsid w:val="00107702"/>
    <w:rsid w:val="00110D4B"/>
    <w:rsid w:val="00111E8D"/>
    <w:rsid w:val="00113689"/>
    <w:rsid w:val="001141B3"/>
    <w:rsid w:val="001170B2"/>
    <w:rsid w:val="00120096"/>
    <w:rsid w:val="0012021B"/>
    <w:rsid w:val="0012111E"/>
    <w:rsid w:val="001254A7"/>
    <w:rsid w:val="00126FFF"/>
    <w:rsid w:val="00127017"/>
    <w:rsid w:val="00127D6F"/>
    <w:rsid w:val="00127E7D"/>
    <w:rsid w:val="001320D3"/>
    <w:rsid w:val="001362C3"/>
    <w:rsid w:val="0013717F"/>
    <w:rsid w:val="0013746B"/>
    <w:rsid w:val="00137B71"/>
    <w:rsid w:val="00140A52"/>
    <w:rsid w:val="00142B8C"/>
    <w:rsid w:val="001451E9"/>
    <w:rsid w:val="00146241"/>
    <w:rsid w:val="00147C5B"/>
    <w:rsid w:val="00155265"/>
    <w:rsid w:val="00157CCA"/>
    <w:rsid w:val="00157E49"/>
    <w:rsid w:val="00161D2A"/>
    <w:rsid w:val="00162C02"/>
    <w:rsid w:val="00162D1B"/>
    <w:rsid w:val="00167186"/>
    <w:rsid w:val="00171CB2"/>
    <w:rsid w:val="00177C18"/>
    <w:rsid w:val="001806BA"/>
    <w:rsid w:val="00183193"/>
    <w:rsid w:val="00184D38"/>
    <w:rsid w:val="00190C30"/>
    <w:rsid w:val="00191BA5"/>
    <w:rsid w:val="00193FBE"/>
    <w:rsid w:val="00194953"/>
    <w:rsid w:val="001955C1"/>
    <w:rsid w:val="00195F37"/>
    <w:rsid w:val="001A0152"/>
    <w:rsid w:val="001A1533"/>
    <w:rsid w:val="001A1787"/>
    <w:rsid w:val="001A452E"/>
    <w:rsid w:val="001A51C4"/>
    <w:rsid w:val="001A72F0"/>
    <w:rsid w:val="001B2892"/>
    <w:rsid w:val="001B2A22"/>
    <w:rsid w:val="001B5015"/>
    <w:rsid w:val="001B790E"/>
    <w:rsid w:val="001B7EF8"/>
    <w:rsid w:val="001C2C92"/>
    <w:rsid w:val="001C4179"/>
    <w:rsid w:val="001C5B23"/>
    <w:rsid w:val="001D1661"/>
    <w:rsid w:val="001D2EB1"/>
    <w:rsid w:val="001D2F32"/>
    <w:rsid w:val="001D4507"/>
    <w:rsid w:val="001E1135"/>
    <w:rsid w:val="001E1310"/>
    <w:rsid w:val="001E2CDB"/>
    <w:rsid w:val="001E44EB"/>
    <w:rsid w:val="001E4CFC"/>
    <w:rsid w:val="001E70B8"/>
    <w:rsid w:val="001F18F9"/>
    <w:rsid w:val="001F1B71"/>
    <w:rsid w:val="001F1C61"/>
    <w:rsid w:val="001F488B"/>
    <w:rsid w:val="001F4A47"/>
    <w:rsid w:val="001F521E"/>
    <w:rsid w:val="001F5419"/>
    <w:rsid w:val="001F542C"/>
    <w:rsid w:val="001F64CF"/>
    <w:rsid w:val="001F76F4"/>
    <w:rsid w:val="001F7F0A"/>
    <w:rsid w:val="00200ABD"/>
    <w:rsid w:val="0020135A"/>
    <w:rsid w:val="00203181"/>
    <w:rsid w:val="00206315"/>
    <w:rsid w:val="0021188C"/>
    <w:rsid w:val="00213072"/>
    <w:rsid w:val="0021430C"/>
    <w:rsid w:val="00215233"/>
    <w:rsid w:val="00216BBD"/>
    <w:rsid w:val="00223ECD"/>
    <w:rsid w:val="0022502B"/>
    <w:rsid w:val="00225944"/>
    <w:rsid w:val="00226F08"/>
    <w:rsid w:val="00227BA0"/>
    <w:rsid w:val="0023042D"/>
    <w:rsid w:val="0023175E"/>
    <w:rsid w:val="0023236E"/>
    <w:rsid w:val="002324CE"/>
    <w:rsid w:val="00232CF1"/>
    <w:rsid w:val="002343A7"/>
    <w:rsid w:val="002414AD"/>
    <w:rsid w:val="00241961"/>
    <w:rsid w:val="00242619"/>
    <w:rsid w:val="002435EA"/>
    <w:rsid w:val="00244C43"/>
    <w:rsid w:val="00245419"/>
    <w:rsid w:val="00245446"/>
    <w:rsid w:val="00250C5A"/>
    <w:rsid w:val="00255197"/>
    <w:rsid w:val="002560DD"/>
    <w:rsid w:val="00257A8B"/>
    <w:rsid w:val="00257EF7"/>
    <w:rsid w:val="00260FCB"/>
    <w:rsid w:val="002624EE"/>
    <w:rsid w:val="0026562B"/>
    <w:rsid w:val="00265D83"/>
    <w:rsid w:val="00267741"/>
    <w:rsid w:val="00267C1E"/>
    <w:rsid w:val="00270215"/>
    <w:rsid w:val="0027047C"/>
    <w:rsid w:val="00270560"/>
    <w:rsid w:val="00270BD5"/>
    <w:rsid w:val="002716ED"/>
    <w:rsid w:val="00272166"/>
    <w:rsid w:val="002725BD"/>
    <w:rsid w:val="002729A3"/>
    <w:rsid w:val="0027610D"/>
    <w:rsid w:val="002829DE"/>
    <w:rsid w:val="00284631"/>
    <w:rsid w:val="00285449"/>
    <w:rsid w:val="00285591"/>
    <w:rsid w:val="00287CF0"/>
    <w:rsid w:val="00292D82"/>
    <w:rsid w:val="00293A2B"/>
    <w:rsid w:val="00294AC5"/>
    <w:rsid w:val="00296491"/>
    <w:rsid w:val="00296829"/>
    <w:rsid w:val="002A00A3"/>
    <w:rsid w:val="002A14C4"/>
    <w:rsid w:val="002A2287"/>
    <w:rsid w:val="002A3CEC"/>
    <w:rsid w:val="002A653D"/>
    <w:rsid w:val="002B00DB"/>
    <w:rsid w:val="002B2641"/>
    <w:rsid w:val="002B2C5F"/>
    <w:rsid w:val="002B3189"/>
    <w:rsid w:val="002B56E0"/>
    <w:rsid w:val="002B5EC1"/>
    <w:rsid w:val="002B6423"/>
    <w:rsid w:val="002B649A"/>
    <w:rsid w:val="002C10C6"/>
    <w:rsid w:val="002C1521"/>
    <w:rsid w:val="002C3379"/>
    <w:rsid w:val="002C41F7"/>
    <w:rsid w:val="002D01C2"/>
    <w:rsid w:val="002D0757"/>
    <w:rsid w:val="002D2A1B"/>
    <w:rsid w:val="002D2A45"/>
    <w:rsid w:val="002D2D53"/>
    <w:rsid w:val="002D3FC3"/>
    <w:rsid w:val="002D75C3"/>
    <w:rsid w:val="002D799A"/>
    <w:rsid w:val="002E0E76"/>
    <w:rsid w:val="002E1DF6"/>
    <w:rsid w:val="002E2E3B"/>
    <w:rsid w:val="002F135C"/>
    <w:rsid w:val="002F65E8"/>
    <w:rsid w:val="002F6A30"/>
    <w:rsid w:val="00300541"/>
    <w:rsid w:val="00300977"/>
    <w:rsid w:val="00301767"/>
    <w:rsid w:val="00302565"/>
    <w:rsid w:val="003046AF"/>
    <w:rsid w:val="003050D3"/>
    <w:rsid w:val="003079EB"/>
    <w:rsid w:val="00307BE1"/>
    <w:rsid w:val="003118F2"/>
    <w:rsid w:val="0031230C"/>
    <w:rsid w:val="0031391F"/>
    <w:rsid w:val="0031450D"/>
    <w:rsid w:val="00314989"/>
    <w:rsid w:val="00314A05"/>
    <w:rsid w:val="00314F6C"/>
    <w:rsid w:val="00315F2C"/>
    <w:rsid w:val="003214A2"/>
    <w:rsid w:val="0032699C"/>
    <w:rsid w:val="003269E9"/>
    <w:rsid w:val="00332205"/>
    <w:rsid w:val="003326CF"/>
    <w:rsid w:val="00332952"/>
    <w:rsid w:val="00333EE0"/>
    <w:rsid w:val="00334016"/>
    <w:rsid w:val="00335592"/>
    <w:rsid w:val="00336037"/>
    <w:rsid w:val="00336626"/>
    <w:rsid w:val="00336714"/>
    <w:rsid w:val="003405A6"/>
    <w:rsid w:val="00341CFF"/>
    <w:rsid w:val="003452C8"/>
    <w:rsid w:val="00347298"/>
    <w:rsid w:val="00354908"/>
    <w:rsid w:val="003562A1"/>
    <w:rsid w:val="003571B0"/>
    <w:rsid w:val="00357892"/>
    <w:rsid w:val="0036296E"/>
    <w:rsid w:val="00362BDD"/>
    <w:rsid w:val="00364B2D"/>
    <w:rsid w:val="00365EAA"/>
    <w:rsid w:val="00366E3D"/>
    <w:rsid w:val="00370CA1"/>
    <w:rsid w:val="00373324"/>
    <w:rsid w:val="003735B8"/>
    <w:rsid w:val="00376B59"/>
    <w:rsid w:val="00377006"/>
    <w:rsid w:val="00377FB6"/>
    <w:rsid w:val="003803EC"/>
    <w:rsid w:val="00382DDB"/>
    <w:rsid w:val="00383C85"/>
    <w:rsid w:val="00385DC5"/>
    <w:rsid w:val="0038667B"/>
    <w:rsid w:val="00386F1A"/>
    <w:rsid w:val="00387CDF"/>
    <w:rsid w:val="00390094"/>
    <w:rsid w:val="0039048C"/>
    <w:rsid w:val="00391CFB"/>
    <w:rsid w:val="00393C92"/>
    <w:rsid w:val="00393DD8"/>
    <w:rsid w:val="0039424C"/>
    <w:rsid w:val="00394B05"/>
    <w:rsid w:val="003950B2"/>
    <w:rsid w:val="00395214"/>
    <w:rsid w:val="00396342"/>
    <w:rsid w:val="00397134"/>
    <w:rsid w:val="003A0018"/>
    <w:rsid w:val="003A732B"/>
    <w:rsid w:val="003A7DBE"/>
    <w:rsid w:val="003B19AF"/>
    <w:rsid w:val="003B2B51"/>
    <w:rsid w:val="003B6D03"/>
    <w:rsid w:val="003C32DB"/>
    <w:rsid w:val="003C3310"/>
    <w:rsid w:val="003C4239"/>
    <w:rsid w:val="003C662C"/>
    <w:rsid w:val="003C6A39"/>
    <w:rsid w:val="003C71EF"/>
    <w:rsid w:val="003C7B80"/>
    <w:rsid w:val="003C7E7C"/>
    <w:rsid w:val="003D1E56"/>
    <w:rsid w:val="003E1B6F"/>
    <w:rsid w:val="003E5154"/>
    <w:rsid w:val="003E669B"/>
    <w:rsid w:val="003F193E"/>
    <w:rsid w:val="003F3162"/>
    <w:rsid w:val="003F5142"/>
    <w:rsid w:val="003F5F93"/>
    <w:rsid w:val="003F7639"/>
    <w:rsid w:val="003F77F4"/>
    <w:rsid w:val="0040137A"/>
    <w:rsid w:val="00403975"/>
    <w:rsid w:val="00403AB0"/>
    <w:rsid w:val="00405B82"/>
    <w:rsid w:val="00406A49"/>
    <w:rsid w:val="004076BD"/>
    <w:rsid w:val="004108DF"/>
    <w:rsid w:val="00412306"/>
    <w:rsid w:val="00413087"/>
    <w:rsid w:val="00414618"/>
    <w:rsid w:val="00414F2E"/>
    <w:rsid w:val="004162E7"/>
    <w:rsid w:val="00420EF0"/>
    <w:rsid w:val="0042731C"/>
    <w:rsid w:val="00427B45"/>
    <w:rsid w:val="004344E3"/>
    <w:rsid w:val="004360C3"/>
    <w:rsid w:val="00436A80"/>
    <w:rsid w:val="0044128C"/>
    <w:rsid w:val="004413D7"/>
    <w:rsid w:val="00441D4C"/>
    <w:rsid w:val="00442772"/>
    <w:rsid w:val="004479F1"/>
    <w:rsid w:val="0045213B"/>
    <w:rsid w:val="004548F8"/>
    <w:rsid w:val="00455A13"/>
    <w:rsid w:val="00461E1E"/>
    <w:rsid w:val="00461FCC"/>
    <w:rsid w:val="00462342"/>
    <w:rsid w:val="00462376"/>
    <w:rsid w:val="0046296C"/>
    <w:rsid w:val="004633A6"/>
    <w:rsid w:val="00464AB8"/>
    <w:rsid w:val="00466695"/>
    <w:rsid w:val="00467EC6"/>
    <w:rsid w:val="00473AAA"/>
    <w:rsid w:val="00473AE5"/>
    <w:rsid w:val="00475DB8"/>
    <w:rsid w:val="00476A00"/>
    <w:rsid w:val="004779D0"/>
    <w:rsid w:val="0048299B"/>
    <w:rsid w:val="00484A7D"/>
    <w:rsid w:val="00487FF2"/>
    <w:rsid w:val="004934CD"/>
    <w:rsid w:val="00494BC4"/>
    <w:rsid w:val="00494F32"/>
    <w:rsid w:val="00496B0F"/>
    <w:rsid w:val="00496D3B"/>
    <w:rsid w:val="00496EC1"/>
    <w:rsid w:val="004A06B0"/>
    <w:rsid w:val="004A475E"/>
    <w:rsid w:val="004A5862"/>
    <w:rsid w:val="004A695C"/>
    <w:rsid w:val="004A6BD4"/>
    <w:rsid w:val="004A768E"/>
    <w:rsid w:val="004A7A39"/>
    <w:rsid w:val="004A7E21"/>
    <w:rsid w:val="004B0A8E"/>
    <w:rsid w:val="004B14DF"/>
    <w:rsid w:val="004B31DE"/>
    <w:rsid w:val="004B4205"/>
    <w:rsid w:val="004B5527"/>
    <w:rsid w:val="004B77D7"/>
    <w:rsid w:val="004C0E7B"/>
    <w:rsid w:val="004C5296"/>
    <w:rsid w:val="004C57A4"/>
    <w:rsid w:val="004C5EBE"/>
    <w:rsid w:val="004C6809"/>
    <w:rsid w:val="004C7636"/>
    <w:rsid w:val="004D3A1C"/>
    <w:rsid w:val="004D4BF4"/>
    <w:rsid w:val="004D7082"/>
    <w:rsid w:val="004D7AC1"/>
    <w:rsid w:val="004E498F"/>
    <w:rsid w:val="004E4F22"/>
    <w:rsid w:val="004E5572"/>
    <w:rsid w:val="004E6C3E"/>
    <w:rsid w:val="004E7801"/>
    <w:rsid w:val="004F000D"/>
    <w:rsid w:val="004F1258"/>
    <w:rsid w:val="004F4721"/>
    <w:rsid w:val="004F47A3"/>
    <w:rsid w:val="004F4BD6"/>
    <w:rsid w:val="004F56E7"/>
    <w:rsid w:val="004F73C2"/>
    <w:rsid w:val="00502693"/>
    <w:rsid w:val="00503582"/>
    <w:rsid w:val="00504242"/>
    <w:rsid w:val="00504BF9"/>
    <w:rsid w:val="00505358"/>
    <w:rsid w:val="00510E52"/>
    <w:rsid w:val="005126AB"/>
    <w:rsid w:val="00513587"/>
    <w:rsid w:val="00515913"/>
    <w:rsid w:val="00521AD3"/>
    <w:rsid w:val="00522AA1"/>
    <w:rsid w:val="00524D16"/>
    <w:rsid w:val="005261AF"/>
    <w:rsid w:val="0052639E"/>
    <w:rsid w:val="0052677E"/>
    <w:rsid w:val="005301E9"/>
    <w:rsid w:val="00531F60"/>
    <w:rsid w:val="005334D4"/>
    <w:rsid w:val="00533895"/>
    <w:rsid w:val="00533D6F"/>
    <w:rsid w:val="00534B7A"/>
    <w:rsid w:val="00535271"/>
    <w:rsid w:val="005355CF"/>
    <w:rsid w:val="0053708F"/>
    <w:rsid w:val="005400AE"/>
    <w:rsid w:val="005424D8"/>
    <w:rsid w:val="00542A76"/>
    <w:rsid w:val="00547012"/>
    <w:rsid w:val="0055022A"/>
    <w:rsid w:val="005504FA"/>
    <w:rsid w:val="005510F0"/>
    <w:rsid w:val="00551F72"/>
    <w:rsid w:val="00552F5B"/>
    <w:rsid w:val="00553DC8"/>
    <w:rsid w:val="00554634"/>
    <w:rsid w:val="00556F2F"/>
    <w:rsid w:val="00557047"/>
    <w:rsid w:val="00560440"/>
    <w:rsid w:val="00560500"/>
    <w:rsid w:val="0056121A"/>
    <w:rsid w:val="00562BED"/>
    <w:rsid w:val="00564844"/>
    <w:rsid w:val="005677C2"/>
    <w:rsid w:val="00570947"/>
    <w:rsid w:val="00575067"/>
    <w:rsid w:val="00575693"/>
    <w:rsid w:val="0057660C"/>
    <w:rsid w:val="005766A4"/>
    <w:rsid w:val="00577495"/>
    <w:rsid w:val="00577FA7"/>
    <w:rsid w:val="0058120A"/>
    <w:rsid w:val="005815C9"/>
    <w:rsid w:val="00581DC9"/>
    <w:rsid w:val="00582E12"/>
    <w:rsid w:val="00583FAA"/>
    <w:rsid w:val="005843B0"/>
    <w:rsid w:val="00587CFF"/>
    <w:rsid w:val="005908AC"/>
    <w:rsid w:val="0059123D"/>
    <w:rsid w:val="00591351"/>
    <w:rsid w:val="00591D6B"/>
    <w:rsid w:val="00592E70"/>
    <w:rsid w:val="00593B43"/>
    <w:rsid w:val="0059509B"/>
    <w:rsid w:val="00595B4C"/>
    <w:rsid w:val="0059675A"/>
    <w:rsid w:val="005A2D70"/>
    <w:rsid w:val="005A3ECA"/>
    <w:rsid w:val="005A5256"/>
    <w:rsid w:val="005A5FE0"/>
    <w:rsid w:val="005A6147"/>
    <w:rsid w:val="005A7EAA"/>
    <w:rsid w:val="005B07EF"/>
    <w:rsid w:val="005B0B91"/>
    <w:rsid w:val="005B1445"/>
    <w:rsid w:val="005B2D5A"/>
    <w:rsid w:val="005B300C"/>
    <w:rsid w:val="005B3076"/>
    <w:rsid w:val="005B48B1"/>
    <w:rsid w:val="005B684D"/>
    <w:rsid w:val="005C0B05"/>
    <w:rsid w:val="005C213A"/>
    <w:rsid w:val="005C2AD2"/>
    <w:rsid w:val="005C4B00"/>
    <w:rsid w:val="005C7520"/>
    <w:rsid w:val="005D0F30"/>
    <w:rsid w:val="005D3E6B"/>
    <w:rsid w:val="005D583A"/>
    <w:rsid w:val="005D6625"/>
    <w:rsid w:val="005D6AF6"/>
    <w:rsid w:val="005D7598"/>
    <w:rsid w:val="005D7AB0"/>
    <w:rsid w:val="005E3420"/>
    <w:rsid w:val="005E46CF"/>
    <w:rsid w:val="005E52EF"/>
    <w:rsid w:val="005E58C8"/>
    <w:rsid w:val="005E64A5"/>
    <w:rsid w:val="005E66E9"/>
    <w:rsid w:val="005E67EC"/>
    <w:rsid w:val="005E7119"/>
    <w:rsid w:val="005E7B98"/>
    <w:rsid w:val="005F0D36"/>
    <w:rsid w:val="005F161B"/>
    <w:rsid w:val="005F1DDC"/>
    <w:rsid w:val="005F5F1A"/>
    <w:rsid w:val="005F7516"/>
    <w:rsid w:val="0060236E"/>
    <w:rsid w:val="00602662"/>
    <w:rsid w:val="0061252E"/>
    <w:rsid w:val="00613C73"/>
    <w:rsid w:val="00615873"/>
    <w:rsid w:val="0061771C"/>
    <w:rsid w:val="0062353A"/>
    <w:rsid w:val="00624677"/>
    <w:rsid w:val="00624B25"/>
    <w:rsid w:val="00624BE8"/>
    <w:rsid w:val="00635F2F"/>
    <w:rsid w:val="006362BD"/>
    <w:rsid w:val="00636C3B"/>
    <w:rsid w:val="00637A68"/>
    <w:rsid w:val="00640ACB"/>
    <w:rsid w:val="00640FBD"/>
    <w:rsid w:val="006431B4"/>
    <w:rsid w:val="00644B6D"/>
    <w:rsid w:val="00647EFA"/>
    <w:rsid w:val="00651AC4"/>
    <w:rsid w:val="00652D6C"/>
    <w:rsid w:val="00653500"/>
    <w:rsid w:val="00653652"/>
    <w:rsid w:val="00654809"/>
    <w:rsid w:val="00654E58"/>
    <w:rsid w:val="0066041E"/>
    <w:rsid w:val="0066074F"/>
    <w:rsid w:val="006617F7"/>
    <w:rsid w:val="00662C4F"/>
    <w:rsid w:val="00664539"/>
    <w:rsid w:val="00665AED"/>
    <w:rsid w:val="0066623D"/>
    <w:rsid w:val="0068047E"/>
    <w:rsid w:val="006809D0"/>
    <w:rsid w:val="00681D97"/>
    <w:rsid w:val="006829E7"/>
    <w:rsid w:val="00683CD8"/>
    <w:rsid w:val="0068423C"/>
    <w:rsid w:val="00685CF6"/>
    <w:rsid w:val="00690423"/>
    <w:rsid w:val="00692DA4"/>
    <w:rsid w:val="00693715"/>
    <w:rsid w:val="00695C1A"/>
    <w:rsid w:val="006A25A3"/>
    <w:rsid w:val="006A28A0"/>
    <w:rsid w:val="006A2FAB"/>
    <w:rsid w:val="006A475F"/>
    <w:rsid w:val="006A4F0D"/>
    <w:rsid w:val="006B1D22"/>
    <w:rsid w:val="006B385A"/>
    <w:rsid w:val="006B7D8D"/>
    <w:rsid w:val="006C1115"/>
    <w:rsid w:val="006C155A"/>
    <w:rsid w:val="006C3AC1"/>
    <w:rsid w:val="006C42A1"/>
    <w:rsid w:val="006C4454"/>
    <w:rsid w:val="006C6617"/>
    <w:rsid w:val="006D26FD"/>
    <w:rsid w:val="006D45A6"/>
    <w:rsid w:val="006D5796"/>
    <w:rsid w:val="006D601C"/>
    <w:rsid w:val="006D6FB4"/>
    <w:rsid w:val="006E3275"/>
    <w:rsid w:val="006E4F38"/>
    <w:rsid w:val="006F14B1"/>
    <w:rsid w:val="006F2F31"/>
    <w:rsid w:val="006F3452"/>
    <w:rsid w:val="006F46E3"/>
    <w:rsid w:val="006F5B86"/>
    <w:rsid w:val="006F6231"/>
    <w:rsid w:val="006F677F"/>
    <w:rsid w:val="006F6947"/>
    <w:rsid w:val="006F7645"/>
    <w:rsid w:val="00703CC8"/>
    <w:rsid w:val="00707E1D"/>
    <w:rsid w:val="007105AC"/>
    <w:rsid w:val="00711EA5"/>
    <w:rsid w:val="00715A06"/>
    <w:rsid w:val="00715DA5"/>
    <w:rsid w:val="00716936"/>
    <w:rsid w:val="00721C8A"/>
    <w:rsid w:val="0072268C"/>
    <w:rsid w:val="00722DF1"/>
    <w:rsid w:val="007234E2"/>
    <w:rsid w:val="0072589B"/>
    <w:rsid w:val="00726721"/>
    <w:rsid w:val="00726FDD"/>
    <w:rsid w:val="00730B8F"/>
    <w:rsid w:val="00732936"/>
    <w:rsid w:val="00735DBE"/>
    <w:rsid w:val="00736E53"/>
    <w:rsid w:val="00736F37"/>
    <w:rsid w:val="00741093"/>
    <w:rsid w:val="00741847"/>
    <w:rsid w:val="00741991"/>
    <w:rsid w:val="00741E3C"/>
    <w:rsid w:val="007446BC"/>
    <w:rsid w:val="00744C15"/>
    <w:rsid w:val="00747693"/>
    <w:rsid w:val="00750DBD"/>
    <w:rsid w:val="007522DD"/>
    <w:rsid w:val="00752660"/>
    <w:rsid w:val="00752683"/>
    <w:rsid w:val="00752C20"/>
    <w:rsid w:val="00753256"/>
    <w:rsid w:val="007561E4"/>
    <w:rsid w:val="007564AD"/>
    <w:rsid w:val="00764580"/>
    <w:rsid w:val="00766F9E"/>
    <w:rsid w:val="007706BE"/>
    <w:rsid w:val="0077145A"/>
    <w:rsid w:val="00774E61"/>
    <w:rsid w:val="00781592"/>
    <w:rsid w:val="00782C3F"/>
    <w:rsid w:val="00782C84"/>
    <w:rsid w:val="00783A91"/>
    <w:rsid w:val="007847F8"/>
    <w:rsid w:val="007854D1"/>
    <w:rsid w:val="00785BB8"/>
    <w:rsid w:val="00791B8E"/>
    <w:rsid w:val="00794112"/>
    <w:rsid w:val="007964C1"/>
    <w:rsid w:val="00796AD9"/>
    <w:rsid w:val="007A03D9"/>
    <w:rsid w:val="007A136F"/>
    <w:rsid w:val="007A4EBB"/>
    <w:rsid w:val="007A5871"/>
    <w:rsid w:val="007B02AC"/>
    <w:rsid w:val="007B7030"/>
    <w:rsid w:val="007C1052"/>
    <w:rsid w:val="007C1FBD"/>
    <w:rsid w:val="007C28B1"/>
    <w:rsid w:val="007C5734"/>
    <w:rsid w:val="007C6D83"/>
    <w:rsid w:val="007C7AA2"/>
    <w:rsid w:val="007D0660"/>
    <w:rsid w:val="007D265E"/>
    <w:rsid w:val="007D2719"/>
    <w:rsid w:val="007D3652"/>
    <w:rsid w:val="007D4C57"/>
    <w:rsid w:val="007E16BF"/>
    <w:rsid w:val="007E324E"/>
    <w:rsid w:val="007E416B"/>
    <w:rsid w:val="007E64D9"/>
    <w:rsid w:val="007E6C33"/>
    <w:rsid w:val="007F27BA"/>
    <w:rsid w:val="007F39E4"/>
    <w:rsid w:val="007F5976"/>
    <w:rsid w:val="007F6771"/>
    <w:rsid w:val="007F6D92"/>
    <w:rsid w:val="0080081B"/>
    <w:rsid w:val="00801666"/>
    <w:rsid w:val="00804490"/>
    <w:rsid w:val="008048CA"/>
    <w:rsid w:val="00805948"/>
    <w:rsid w:val="008067E4"/>
    <w:rsid w:val="00806919"/>
    <w:rsid w:val="008114F9"/>
    <w:rsid w:val="008119DF"/>
    <w:rsid w:val="00812877"/>
    <w:rsid w:val="00813534"/>
    <w:rsid w:val="008160B4"/>
    <w:rsid w:val="00820B5A"/>
    <w:rsid w:val="00820B64"/>
    <w:rsid w:val="00820FC3"/>
    <w:rsid w:val="0082376C"/>
    <w:rsid w:val="0082536D"/>
    <w:rsid w:val="00825A3B"/>
    <w:rsid w:val="00827818"/>
    <w:rsid w:val="0083246F"/>
    <w:rsid w:val="008329E3"/>
    <w:rsid w:val="008333DB"/>
    <w:rsid w:val="00834BCA"/>
    <w:rsid w:val="00834FC1"/>
    <w:rsid w:val="00836770"/>
    <w:rsid w:val="00840FA9"/>
    <w:rsid w:val="00841626"/>
    <w:rsid w:val="00843840"/>
    <w:rsid w:val="008447B5"/>
    <w:rsid w:val="0084556B"/>
    <w:rsid w:val="00847D83"/>
    <w:rsid w:val="00850846"/>
    <w:rsid w:val="008531AF"/>
    <w:rsid w:val="008541EF"/>
    <w:rsid w:val="00854280"/>
    <w:rsid w:val="00854696"/>
    <w:rsid w:val="00854E3A"/>
    <w:rsid w:val="0086127B"/>
    <w:rsid w:val="00862912"/>
    <w:rsid w:val="008630CD"/>
    <w:rsid w:val="00864786"/>
    <w:rsid w:val="00871DAD"/>
    <w:rsid w:val="0087673A"/>
    <w:rsid w:val="00877C6B"/>
    <w:rsid w:val="00880EC6"/>
    <w:rsid w:val="00881902"/>
    <w:rsid w:val="00887869"/>
    <w:rsid w:val="008909F8"/>
    <w:rsid w:val="00891377"/>
    <w:rsid w:val="008933B4"/>
    <w:rsid w:val="00895E4D"/>
    <w:rsid w:val="008964F9"/>
    <w:rsid w:val="00896724"/>
    <w:rsid w:val="00896EEC"/>
    <w:rsid w:val="00896FD7"/>
    <w:rsid w:val="00897BC2"/>
    <w:rsid w:val="008A215F"/>
    <w:rsid w:val="008A24B3"/>
    <w:rsid w:val="008A5885"/>
    <w:rsid w:val="008B0093"/>
    <w:rsid w:val="008B09D8"/>
    <w:rsid w:val="008B1583"/>
    <w:rsid w:val="008B4A21"/>
    <w:rsid w:val="008B4D2D"/>
    <w:rsid w:val="008C0146"/>
    <w:rsid w:val="008C03E2"/>
    <w:rsid w:val="008C1A3E"/>
    <w:rsid w:val="008C5DC8"/>
    <w:rsid w:val="008C68BD"/>
    <w:rsid w:val="008C71F2"/>
    <w:rsid w:val="008D01A0"/>
    <w:rsid w:val="008D1354"/>
    <w:rsid w:val="008D2E26"/>
    <w:rsid w:val="008D3614"/>
    <w:rsid w:val="008D3798"/>
    <w:rsid w:val="008D6E93"/>
    <w:rsid w:val="008E19F2"/>
    <w:rsid w:val="008E5F43"/>
    <w:rsid w:val="008E6517"/>
    <w:rsid w:val="008E695D"/>
    <w:rsid w:val="008E79A3"/>
    <w:rsid w:val="008F0A1B"/>
    <w:rsid w:val="008F1F5C"/>
    <w:rsid w:val="008F2C0B"/>
    <w:rsid w:val="008F51C7"/>
    <w:rsid w:val="008F5CBA"/>
    <w:rsid w:val="009002B8"/>
    <w:rsid w:val="00907744"/>
    <w:rsid w:val="0091374A"/>
    <w:rsid w:val="00913F53"/>
    <w:rsid w:val="00914B01"/>
    <w:rsid w:val="00914DD8"/>
    <w:rsid w:val="00920541"/>
    <w:rsid w:val="00921F6E"/>
    <w:rsid w:val="009223F7"/>
    <w:rsid w:val="009229C8"/>
    <w:rsid w:val="009254ED"/>
    <w:rsid w:val="00925B3E"/>
    <w:rsid w:val="0093214C"/>
    <w:rsid w:val="00933024"/>
    <w:rsid w:val="0093673B"/>
    <w:rsid w:val="00936B19"/>
    <w:rsid w:val="00940929"/>
    <w:rsid w:val="00941336"/>
    <w:rsid w:val="009435B0"/>
    <w:rsid w:val="009452D4"/>
    <w:rsid w:val="00945F28"/>
    <w:rsid w:val="0094639D"/>
    <w:rsid w:val="00950F29"/>
    <w:rsid w:val="009521E1"/>
    <w:rsid w:val="00953190"/>
    <w:rsid w:val="009534AF"/>
    <w:rsid w:val="00954185"/>
    <w:rsid w:val="00956091"/>
    <w:rsid w:val="00961020"/>
    <w:rsid w:val="00964CAC"/>
    <w:rsid w:val="00964EA5"/>
    <w:rsid w:val="00967A53"/>
    <w:rsid w:val="00967D43"/>
    <w:rsid w:val="009704B5"/>
    <w:rsid w:val="00971EE7"/>
    <w:rsid w:val="009724F7"/>
    <w:rsid w:val="00974A50"/>
    <w:rsid w:val="00974D3F"/>
    <w:rsid w:val="00975D24"/>
    <w:rsid w:val="009769BE"/>
    <w:rsid w:val="00976D80"/>
    <w:rsid w:val="009779E5"/>
    <w:rsid w:val="009808E2"/>
    <w:rsid w:val="009817F3"/>
    <w:rsid w:val="00981865"/>
    <w:rsid w:val="00983DD4"/>
    <w:rsid w:val="009847ED"/>
    <w:rsid w:val="00986DEF"/>
    <w:rsid w:val="00987A9B"/>
    <w:rsid w:val="00987D5F"/>
    <w:rsid w:val="00992250"/>
    <w:rsid w:val="00992825"/>
    <w:rsid w:val="00992C21"/>
    <w:rsid w:val="009958BD"/>
    <w:rsid w:val="009964A0"/>
    <w:rsid w:val="009A005E"/>
    <w:rsid w:val="009A10B3"/>
    <w:rsid w:val="009A16D1"/>
    <w:rsid w:val="009A20F5"/>
    <w:rsid w:val="009A3BCC"/>
    <w:rsid w:val="009A417D"/>
    <w:rsid w:val="009A4893"/>
    <w:rsid w:val="009A49BB"/>
    <w:rsid w:val="009A574E"/>
    <w:rsid w:val="009B0D57"/>
    <w:rsid w:val="009B29DD"/>
    <w:rsid w:val="009B3CB3"/>
    <w:rsid w:val="009B4122"/>
    <w:rsid w:val="009B41EF"/>
    <w:rsid w:val="009B5B1D"/>
    <w:rsid w:val="009B5D83"/>
    <w:rsid w:val="009B71D9"/>
    <w:rsid w:val="009C390F"/>
    <w:rsid w:val="009C3A71"/>
    <w:rsid w:val="009C4791"/>
    <w:rsid w:val="009D04BF"/>
    <w:rsid w:val="009D0D1D"/>
    <w:rsid w:val="009D12E0"/>
    <w:rsid w:val="009D2072"/>
    <w:rsid w:val="009D2C41"/>
    <w:rsid w:val="009D4E3E"/>
    <w:rsid w:val="009D540D"/>
    <w:rsid w:val="009D6D05"/>
    <w:rsid w:val="009D71A4"/>
    <w:rsid w:val="009D7AE3"/>
    <w:rsid w:val="009E239F"/>
    <w:rsid w:val="009E5B89"/>
    <w:rsid w:val="009E6578"/>
    <w:rsid w:val="009E6FF2"/>
    <w:rsid w:val="009E7748"/>
    <w:rsid w:val="009F0831"/>
    <w:rsid w:val="009F1AD3"/>
    <w:rsid w:val="009F2B12"/>
    <w:rsid w:val="009F53DB"/>
    <w:rsid w:val="009F7B3E"/>
    <w:rsid w:val="00A02B83"/>
    <w:rsid w:val="00A03A5F"/>
    <w:rsid w:val="00A03D25"/>
    <w:rsid w:val="00A04A1C"/>
    <w:rsid w:val="00A05E53"/>
    <w:rsid w:val="00A06278"/>
    <w:rsid w:val="00A07EF6"/>
    <w:rsid w:val="00A11CD7"/>
    <w:rsid w:val="00A12D6D"/>
    <w:rsid w:val="00A134DB"/>
    <w:rsid w:val="00A13FB8"/>
    <w:rsid w:val="00A162FF"/>
    <w:rsid w:val="00A173F3"/>
    <w:rsid w:val="00A177B1"/>
    <w:rsid w:val="00A20FB6"/>
    <w:rsid w:val="00A21094"/>
    <w:rsid w:val="00A22D20"/>
    <w:rsid w:val="00A2446D"/>
    <w:rsid w:val="00A24E07"/>
    <w:rsid w:val="00A25087"/>
    <w:rsid w:val="00A27D7E"/>
    <w:rsid w:val="00A31CB1"/>
    <w:rsid w:val="00A32630"/>
    <w:rsid w:val="00A36B89"/>
    <w:rsid w:val="00A402DE"/>
    <w:rsid w:val="00A43129"/>
    <w:rsid w:val="00A44225"/>
    <w:rsid w:val="00A44D05"/>
    <w:rsid w:val="00A50F75"/>
    <w:rsid w:val="00A521A1"/>
    <w:rsid w:val="00A528AB"/>
    <w:rsid w:val="00A52F50"/>
    <w:rsid w:val="00A5659C"/>
    <w:rsid w:val="00A56F39"/>
    <w:rsid w:val="00A62096"/>
    <w:rsid w:val="00A63683"/>
    <w:rsid w:val="00A65B69"/>
    <w:rsid w:val="00A72839"/>
    <w:rsid w:val="00A7567C"/>
    <w:rsid w:val="00A806D3"/>
    <w:rsid w:val="00A817F3"/>
    <w:rsid w:val="00A82165"/>
    <w:rsid w:val="00A87A2C"/>
    <w:rsid w:val="00A91F46"/>
    <w:rsid w:val="00A92071"/>
    <w:rsid w:val="00A929ED"/>
    <w:rsid w:val="00A92ABF"/>
    <w:rsid w:val="00A930DA"/>
    <w:rsid w:val="00A9616A"/>
    <w:rsid w:val="00A9686F"/>
    <w:rsid w:val="00A97B81"/>
    <w:rsid w:val="00AA0C19"/>
    <w:rsid w:val="00AA7312"/>
    <w:rsid w:val="00AB3474"/>
    <w:rsid w:val="00AB4407"/>
    <w:rsid w:val="00AB65DD"/>
    <w:rsid w:val="00AC0FA4"/>
    <w:rsid w:val="00AC162A"/>
    <w:rsid w:val="00AC187C"/>
    <w:rsid w:val="00AC2A5C"/>
    <w:rsid w:val="00AC3124"/>
    <w:rsid w:val="00AC3427"/>
    <w:rsid w:val="00AC3C5A"/>
    <w:rsid w:val="00AC6C2B"/>
    <w:rsid w:val="00AC6C4F"/>
    <w:rsid w:val="00AD0D22"/>
    <w:rsid w:val="00AD23CA"/>
    <w:rsid w:val="00AD3FE3"/>
    <w:rsid w:val="00AD47A2"/>
    <w:rsid w:val="00AD4A1F"/>
    <w:rsid w:val="00AD4CEB"/>
    <w:rsid w:val="00AE2C83"/>
    <w:rsid w:val="00AE5217"/>
    <w:rsid w:val="00AE757A"/>
    <w:rsid w:val="00AF184A"/>
    <w:rsid w:val="00AF186B"/>
    <w:rsid w:val="00AF1C3B"/>
    <w:rsid w:val="00AF47CC"/>
    <w:rsid w:val="00AF6346"/>
    <w:rsid w:val="00B02A39"/>
    <w:rsid w:val="00B044C0"/>
    <w:rsid w:val="00B05A4C"/>
    <w:rsid w:val="00B07209"/>
    <w:rsid w:val="00B119BE"/>
    <w:rsid w:val="00B15A8B"/>
    <w:rsid w:val="00B15FED"/>
    <w:rsid w:val="00B170AB"/>
    <w:rsid w:val="00B21CC3"/>
    <w:rsid w:val="00B220CB"/>
    <w:rsid w:val="00B22DDA"/>
    <w:rsid w:val="00B2304C"/>
    <w:rsid w:val="00B26133"/>
    <w:rsid w:val="00B269C2"/>
    <w:rsid w:val="00B30F7D"/>
    <w:rsid w:val="00B322B2"/>
    <w:rsid w:val="00B329F2"/>
    <w:rsid w:val="00B33805"/>
    <w:rsid w:val="00B349C8"/>
    <w:rsid w:val="00B421B7"/>
    <w:rsid w:val="00B4227D"/>
    <w:rsid w:val="00B42C7C"/>
    <w:rsid w:val="00B43F11"/>
    <w:rsid w:val="00B45195"/>
    <w:rsid w:val="00B45E1F"/>
    <w:rsid w:val="00B460DA"/>
    <w:rsid w:val="00B471C2"/>
    <w:rsid w:val="00B5273D"/>
    <w:rsid w:val="00B534C9"/>
    <w:rsid w:val="00B56D45"/>
    <w:rsid w:val="00B57C44"/>
    <w:rsid w:val="00B61522"/>
    <w:rsid w:val="00B61806"/>
    <w:rsid w:val="00B62D09"/>
    <w:rsid w:val="00B62F40"/>
    <w:rsid w:val="00B63421"/>
    <w:rsid w:val="00B63F26"/>
    <w:rsid w:val="00B7263C"/>
    <w:rsid w:val="00B74B52"/>
    <w:rsid w:val="00B812B5"/>
    <w:rsid w:val="00B823AB"/>
    <w:rsid w:val="00B84151"/>
    <w:rsid w:val="00B85370"/>
    <w:rsid w:val="00B85955"/>
    <w:rsid w:val="00B8684E"/>
    <w:rsid w:val="00B871E0"/>
    <w:rsid w:val="00B879F2"/>
    <w:rsid w:val="00B9157E"/>
    <w:rsid w:val="00B91FBD"/>
    <w:rsid w:val="00B947A7"/>
    <w:rsid w:val="00B94F7E"/>
    <w:rsid w:val="00B94FF3"/>
    <w:rsid w:val="00BA0605"/>
    <w:rsid w:val="00BA0A3B"/>
    <w:rsid w:val="00BA243B"/>
    <w:rsid w:val="00BA2FD4"/>
    <w:rsid w:val="00BA37A6"/>
    <w:rsid w:val="00BA3A2B"/>
    <w:rsid w:val="00BA56DA"/>
    <w:rsid w:val="00BA59D3"/>
    <w:rsid w:val="00BA7CE9"/>
    <w:rsid w:val="00BB5AE8"/>
    <w:rsid w:val="00BB5B31"/>
    <w:rsid w:val="00BB6298"/>
    <w:rsid w:val="00BB76F6"/>
    <w:rsid w:val="00BB7B4A"/>
    <w:rsid w:val="00BB7C3E"/>
    <w:rsid w:val="00BC19F6"/>
    <w:rsid w:val="00BC39F0"/>
    <w:rsid w:val="00BC5679"/>
    <w:rsid w:val="00BC5D42"/>
    <w:rsid w:val="00BC690B"/>
    <w:rsid w:val="00BC73AD"/>
    <w:rsid w:val="00BD0D3D"/>
    <w:rsid w:val="00BD0EE8"/>
    <w:rsid w:val="00BD1086"/>
    <w:rsid w:val="00BD1FB2"/>
    <w:rsid w:val="00BD39F6"/>
    <w:rsid w:val="00BD4451"/>
    <w:rsid w:val="00BD4C48"/>
    <w:rsid w:val="00BD7D87"/>
    <w:rsid w:val="00BE442C"/>
    <w:rsid w:val="00BE5409"/>
    <w:rsid w:val="00BF23A9"/>
    <w:rsid w:val="00BF50B6"/>
    <w:rsid w:val="00BF607A"/>
    <w:rsid w:val="00C02A0C"/>
    <w:rsid w:val="00C03F83"/>
    <w:rsid w:val="00C15F59"/>
    <w:rsid w:val="00C16A36"/>
    <w:rsid w:val="00C20F5C"/>
    <w:rsid w:val="00C20F9A"/>
    <w:rsid w:val="00C22B24"/>
    <w:rsid w:val="00C22F53"/>
    <w:rsid w:val="00C23F12"/>
    <w:rsid w:val="00C24431"/>
    <w:rsid w:val="00C25631"/>
    <w:rsid w:val="00C27985"/>
    <w:rsid w:val="00C279D0"/>
    <w:rsid w:val="00C27C8C"/>
    <w:rsid w:val="00C27E37"/>
    <w:rsid w:val="00C31641"/>
    <w:rsid w:val="00C31B1D"/>
    <w:rsid w:val="00C329E8"/>
    <w:rsid w:val="00C374CC"/>
    <w:rsid w:val="00C37DFB"/>
    <w:rsid w:val="00C4091A"/>
    <w:rsid w:val="00C40D87"/>
    <w:rsid w:val="00C42056"/>
    <w:rsid w:val="00C42E94"/>
    <w:rsid w:val="00C4481F"/>
    <w:rsid w:val="00C44ABC"/>
    <w:rsid w:val="00C46AAC"/>
    <w:rsid w:val="00C477ED"/>
    <w:rsid w:val="00C51483"/>
    <w:rsid w:val="00C53579"/>
    <w:rsid w:val="00C54500"/>
    <w:rsid w:val="00C5492F"/>
    <w:rsid w:val="00C56F99"/>
    <w:rsid w:val="00C60BE3"/>
    <w:rsid w:val="00C62055"/>
    <w:rsid w:val="00C6471F"/>
    <w:rsid w:val="00C64BBA"/>
    <w:rsid w:val="00C6505E"/>
    <w:rsid w:val="00C6562A"/>
    <w:rsid w:val="00C656EE"/>
    <w:rsid w:val="00C657FC"/>
    <w:rsid w:val="00C66001"/>
    <w:rsid w:val="00C67B47"/>
    <w:rsid w:val="00C70920"/>
    <w:rsid w:val="00C739BD"/>
    <w:rsid w:val="00C73B07"/>
    <w:rsid w:val="00C73B64"/>
    <w:rsid w:val="00C73F0C"/>
    <w:rsid w:val="00C756BE"/>
    <w:rsid w:val="00C76B4C"/>
    <w:rsid w:val="00C800C2"/>
    <w:rsid w:val="00C84732"/>
    <w:rsid w:val="00C85194"/>
    <w:rsid w:val="00C86400"/>
    <w:rsid w:val="00C9074B"/>
    <w:rsid w:val="00C911D4"/>
    <w:rsid w:val="00C937D1"/>
    <w:rsid w:val="00C9457B"/>
    <w:rsid w:val="00C970AC"/>
    <w:rsid w:val="00C979DD"/>
    <w:rsid w:val="00CA37B7"/>
    <w:rsid w:val="00CA4615"/>
    <w:rsid w:val="00CA4F7A"/>
    <w:rsid w:val="00CA6BE3"/>
    <w:rsid w:val="00CA7563"/>
    <w:rsid w:val="00CA7E35"/>
    <w:rsid w:val="00CB0D4D"/>
    <w:rsid w:val="00CB1759"/>
    <w:rsid w:val="00CB1BD4"/>
    <w:rsid w:val="00CB367E"/>
    <w:rsid w:val="00CC1E64"/>
    <w:rsid w:val="00CC57C0"/>
    <w:rsid w:val="00CC7791"/>
    <w:rsid w:val="00CC7A09"/>
    <w:rsid w:val="00CD0386"/>
    <w:rsid w:val="00CD227A"/>
    <w:rsid w:val="00CD4220"/>
    <w:rsid w:val="00CD49AE"/>
    <w:rsid w:val="00CD59A3"/>
    <w:rsid w:val="00CD671A"/>
    <w:rsid w:val="00CE1073"/>
    <w:rsid w:val="00CE1235"/>
    <w:rsid w:val="00CE139A"/>
    <w:rsid w:val="00CE50B8"/>
    <w:rsid w:val="00CE5787"/>
    <w:rsid w:val="00CE7B4A"/>
    <w:rsid w:val="00CF15A8"/>
    <w:rsid w:val="00CF5256"/>
    <w:rsid w:val="00D01158"/>
    <w:rsid w:val="00D03681"/>
    <w:rsid w:val="00D038F9"/>
    <w:rsid w:val="00D03F15"/>
    <w:rsid w:val="00D05814"/>
    <w:rsid w:val="00D05E5F"/>
    <w:rsid w:val="00D06FEF"/>
    <w:rsid w:val="00D13AFA"/>
    <w:rsid w:val="00D14D08"/>
    <w:rsid w:val="00D15E65"/>
    <w:rsid w:val="00D16BC8"/>
    <w:rsid w:val="00D2383F"/>
    <w:rsid w:val="00D23B7A"/>
    <w:rsid w:val="00D24DC2"/>
    <w:rsid w:val="00D25A3E"/>
    <w:rsid w:val="00D25FBF"/>
    <w:rsid w:val="00D27899"/>
    <w:rsid w:val="00D27BC4"/>
    <w:rsid w:val="00D36B84"/>
    <w:rsid w:val="00D412F3"/>
    <w:rsid w:val="00D41BC2"/>
    <w:rsid w:val="00D422D3"/>
    <w:rsid w:val="00D424D2"/>
    <w:rsid w:val="00D43103"/>
    <w:rsid w:val="00D441F9"/>
    <w:rsid w:val="00D4527B"/>
    <w:rsid w:val="00D4545F"/>
    <w:rsid w:val="00D46557"/>
    <w:rsid w:val="00D47B3D"/>
    <w:rsid w:val="00D51541"/>
    <w:rsid w:val="00D51DED"/>
    <w:rsid w:val="00D5265C"/>
    <w:rsid w:val="00D55109"/>
    <w:rsid w:val="00D55F0A"/>
    <w:rsid w:val="00D56C5D"/>
    <w:rsid w:val="00D57F0B"/>
    <w:rsid w:val="00D60950"/>
    <w:rsid w:val="00D64748"/>
    <w:rsid w:val="00D6755F"/>
    <w:rsid w:val="00D71176"/>
    <w:rsid w:val="00D76B53"/>
    <w:rsid w:val="00D80624"/>
    <w:rsid w:val="00D8231B"/>
    <w:rsid w:val="00D907B4"/>
    <w:rsid w:val="00D90B2D"/>
    <w:rsid w:val="00D91BAE"/>
    <w:rsid w:val="00D9316F"/>
    <w:rsid w:val="00D94097"/>
    <w:rsid w:val="00D9474C"/>
    <w:rsid w:val="00D94E61"/>
    <w:rsid w:val="00D957B2"/>
    <w:rsid w:val="00D96ED9"/>
    <w:rsid w:val="00DA21CC"/>
    <w:rsid w:val="00DA2453"/>
    <w:rsid w:val="00DB59C5"/>
    <w:rsid w:val="00DB77CD"/>
    <w:rsid w:val="00DC2904"/>
    <w:rsid w:val="00DC3089"/>
    <w:rsid w:val="00DC6973"/>
    <w:rsid w:val="00DC6CE8"/>
    <w:rsid w:val="00DC6F1F"/>
    <w:rsid w:val="00DC75DE"/>
    <w:rsid w:val="00DD1F2D"/>
    <w:rsid w:val="00DD4206"/>
    <w:rsid w:val="00DD7055"/>
    <w:rsid w:val="00DD79C4"/>
    <w:rsid w:val="00DE092C"/>
    <w:rsid w:val="00DE5551"/>
    <w:rsid w:val="00DE598D"/>
    <w:rsid w:val="00DE7C85"/>
    <w:rsid w:val="00DE7F28"/>
    <w:rsid w:val="00DF016E"/>
    <w:rsid w:val="00DF1632"/>
    <w:rsid w:val="00DF188E"/>
    <w:rsid w:val="00DF2011"/>
    <w:rsid w:val="00DF2BFA"/>
    <w:rsid w:val="00DF3950"/>
    <w:rsid w:val="00DF435D"/>
    <w:rsid w:val="00DF4B70"/>
    <w:rsid w:val="00E00EAD"/>
    <w:rsid w:val="00E00F8B"/>
    <w:rsid w:val="00E012B1"/>
    <w:rsid w:val="00E0146D"/>
    <w:rsid w:val="00E04CDE"/>
    <w:rsid w:val="00E0520A"/>
    <w:rsid w:val="00E056DA"/>
    <w:rsid w:val="00E06AFA"/>
    <w:rsid w:val="00E06D8B"/>
    <w:rsid w:val="00E11458"/>
    <w:rsid w:val="00E11598"/>
    <w:rsid w:val="00E11D3C"/>
    <w:rsid w:val="00E13F5C"/>
    <w:rsid w:val="00E2013D"/>
    <w:rsid w:val="00E261EA"/>
    <w:rsid w:val="00E3172B"/>
    <w:rsid w:val="00E32EC2"/>
    <w:rsid w:val="00E33374"/>
    <w:rsid w:val="00E34E71"/>
    <w:rsid w:val="00E34EFA"/>
    <w:rsid w:val="00E35081"/>
    <w:rsid w:val="00E3517F"/>
    <w:rsid w:val="00E3626D"/>
    <w:rsid w:val="00E36F13"/>
    <w:rsid w:val="00E37AD9"/>
    <w:rsid w:val="00E445C5"/>
    <w:rsid w:val="00E449B2"/>
    <w:rsid w:val="00E44F40"/>
    <w:rsid w:val="00E4696B"/>
    <w:rsid w:val="00E46DA3"/>
    <w:rsid w:val="00E500FA"/>
    <w:rsid w:val="00E509B1"/>
    <w:rsid w:val="00E54B8C"/>
    <w:rsid w:val="00E56B59"/>
    <w:rsid w:val="00E575DE"/>
    <w:rsid w:val="00E604B5"/>
    <w:rsid w:val="00E605D6"/>
    <w:rsid w:val="00E61592"/>
    <w:rsid w:val="00E73939"/>
    <w:rsid w:val="00E74EDE"/>
    <w:rsid w:val="00E751B4"/>
    <w:rsid w:val="00E759B8"/>
    <w:rsid w:val="00E75A43"/>
    <w:rsid w:val="00E857CE"/>
    <w:rsid w:val="00E91171"/>
    <w:rsid w:val="00E92108"/>
    <w:rsid w:val="00E93F21"/>
    <w:rsid w:val="00E95168"/>
    <w:rsid w:val="00E95CC0"/>
    <w:rsid w:val="00E97AE8"/>
    <w:rsid w:val="00EA1DDE"/>
    <w:rsid w:val="00EA2C59"/>
    <w:rsid w:val="00EA3D45"/>
    <w:rsid w:val="00EA452E"/>
    <w:rsid w:val="00EA54EE"/>
    <w:rsid w:val="00EA6F90"/>
    <w:rsid w:val="00EB29BA"/>
    <w:rsid w:val="00EB343D"/>
    <w:rsid w:val="00EB514F"/>
    <w:rsid w:val="00EC1274"/>
    <w:rsid w:val="00EC5885"/>
    <w:rsid w:val="00EC5B35"/>
    <w:rsid w:val="00EC5FAE"/>
    <w:rsid w:val="00EC7596"/>
    <w:rsid w:val="00ED1012"/>
    <w:rsid w:val="00ED144D"/>
    <w:rsid w:val="00ED3671"/>
    <w:rsid w:val="00ED479D"/>
    <w:rsid w:val="00ED4E36"/>
    <w:rsid w:val="00ED7044"/>
    <w:rsid w:val="00ED7606"/>
    <w:rsid w:val="00EE1746"/>
    <w:rsid w:val="00EE3098"/>
    <w:rsid w:val="00EE6808"/>
    <w:rsid w:val="00EF500E"/>
    <w:rsid w:val="00EF50DE"/>
    <w:rsid w:val="00EF60B1"/>
    <w:rsid w:val="00F0049E"/>
    <w:rsid w:val="00F019FF"/>
    <w:rsid w:val="00F04341"/>
    <w:rsid w:val="00F07426"/>
    <w:rsid w:val="00F1018A"/>
    <w:rsid w:val="00F11C1B"/>
    <w:rsid w:val="00F11CE7"/>
    <w:rsid w:val="00F11F3E"/>
    <w:rsid w:val="00F13B28"/>
    <w:rsid w:val="00F14B09"/>
    <w:rsid w:val="00F1571E"/>
    <w:rsid w:val="00F15E53"/>
    <w:rsid w:val="00F17937"/>
    <w:rsid w:val="00F238DF"/>
    <w:rsid w:val="00F245CE"/>
    <w:rsid w:val="00F24E0D"/>
    <w:rsid w:val="00F26C49"/>
    <w:rsid w:val="00F27C63"/>
    <w:rsid w:val="00F370B2"/>
    <w:rsid w:val="00F37723"/>
    <w:rsid w:val="00F3793E"/>
    <w:rsid w:val="00F40673"/>
    <w:rsid w:val="00F40C70"/>
    <w:rsid w:val="00F45B98"/>
    <w:rsid w:val="00F464DE"/>
    <w:rsid w:val="00F50E75"/>
    <w:rsid w:val="00F52F92"/>
    <w:rsid w:val="00F536C3"/>
    <w:rsid w:val="00F538BD"/>
    <w:rsid w:val="00F5654C"/>
    <w:rsid w:val="00F566E7"/>
    <w:rsid w:val="00F57081"/>
    <w:rsid w:val="00F613D8"/>
    <w:rsid w:val="00F615BF"/>
    <w:rsid w:val="00F65D1C"/>
    <w:rsid w:val="00F6684B"/>
    <w:rsid w:val="00F72AC1"/>
    <w:rsid w:val="00F744B4"/>
    <w:rsid w:val="00F7482D"/>
    <w:rsid w:val="00F74C0B"/>
    <w:rsid w:val="00F75C6D"/>
    <w:rsid w:val="00F81540"/>
    <w:rsid w:val="00F8348A"/>
    <w:rsid w:val="00F83E88"/>
    <w:rsid w:val="00F84A1C"/>
    <w:rsid w:val="00F84D5C"/>
    <w:rsid w:val="00F934E6"/>
    <w:rsid w:val="00F941C8"/>
    <w:rsid w:val="00F94436"/>
    <w:rsid w:val="00F9710A"/>
    <w:rsid w:val="00FA1783"/>
    <w:rsid w:val="00FA4577"/>
    <w:rsid w:val="00FA50B0"/>
    <w:rsid w:val="00FA627F"/>
    <w:rsid w:val="00FA6640"/>
    <w:rsid w:val="00FA6AC7"/>
    <w:rsid w:val="00FA7B45"/>
    <w:rsid w:val="00FB2EA9"/>
    <w:rsid w:val="00FB730F"/>
    <w:rsid w:val="00FB7EC3"/>
    <w:rsid w:val="00FC0899"/>
    <w:rsid w:val="00FC0D3B"/>
    <w:rsid w:val="00FC25A4"/>
    <w:rsid w:val="00FC5608"/>
    <w:rsid w:val="00FC5626"/>
    <w:rsid w:val="00FC6A60"/>
    <w:rsid w:val="00FC7CE0"/>
    <w:rsid w:val="00FD0CBF"/>
    <w:rsid w:val="00FD1084"/>
    <w:rsid w:val="00FD197A"/>
    <w:rsid w:val="00FD288A"/>
    <w:rsid w:val="00FD47CB"/>
    <w:rsid w:val="00FD5445"/>
    <w:rsid w:val="00FD7D8C"/>
    <w:rsid w:val="00FE1E0E"/>
    <w:rsid w:val="00FE262F"/>
    <w:rsid w:val="00FE2ACF"/>
    <w:rsid w:val="00FE350C"/>
    <w:rsid w:val="00FE5C2E"/>
    <w:rsid w:val="00FE6AE6"/>
    <w:rsid w:val="00FE6EA1"/>
    <w:rsid w:val="00FF059C"/>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504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8.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jpe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34</Pages>
  <Words>31635</Words>
  <Characters>168936</Characters>
  <Application>Microsoft Office Word</Application>
  <DocSecurity>0</DocSecurity>
  <Lines>3071</Lines>
  <Paragraphs>978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7</cp:revision>
  <dcterms:created xsi:type="dcterms:W3CDTF">2026-01-30T20:54:00Z</dcterms:created>
  <dcterms:modified xsi:type="dcterms:W3CDTF">2026-01-31T02:29:00Z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id="tahooCJR"/&gt;&lt;style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