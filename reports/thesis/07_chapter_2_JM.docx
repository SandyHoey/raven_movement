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D8F4" w14:textId="77777777" w:rsidR="004B3AA4" w:rsidRPr="000B2C8B" w:rsidRDefault="004B3AA4" w:rsidP="006813E2">
      <w:pPr>
        <w:pStyle w:val="Heading1"/>
        <w:shd w:val="clear" w:color="auto" w:fill="FFFFFF" w:themeFill="background1"/>
        <w:spacing w:line="480" w:lineRule="auto"/>
        <w:rPr>
          <w:rFonts w:ascii="Arial" w:hAnsi="Arial" w:cs="Arial"/>
          <w:b/>
          <w:bCs/>
          <w:color w:val="000000" w:themeColor="text1"/>
          <w:sz w:val="22"/>
          <w:szCs w:val="22"/>
        </w:rPr>
      </w:pPr>
      <w:bookmarkStart w:id="0" w:name="_Toc227667278"/>
      <w:r w:rsidRPr="000B2C8B">
        <w:rPr>
          <w:rFonts w:ascii="Arial" w:hAnsi="Arial" w:cs="Arial"/>
          <w:b/>
          <w:bCs/>
          <w:color w:val="000000" w:themeColor="text1"/>
          <w:sz w:val="22"/>
          <w:szCs w:val="22"/>
        </w:rPr>
        <w:t>Chapter 3: Common raven (</w:t>
      </w:r>
      <w:r w:rsidRPr="000B2C8B">
        <w:rPr>
          <w:rFonts w:ascii="Arial" w:hAnsi="Arial" w:cs="Arial"/>
          <w:b/>
          <w:bCs/>
          <w:i/>
          <w:iCs/>
          <w:color w:val="000000" w:themeColor="text1"/>
          <w:sz w:val="22"/>
          <w:szCs w:val="22"/>
        </w:rPr>
        <w:t>Corvus corax</w:t>
      </w:r>
      <w:r w:rsidRPr="000B2C8B">
        <w:rPr>
          <w:rFonts w:ascii="Arial" w:hAnsi="Arial" w:cs="Arial"/>
          <w:b/>
          <w:bCs/>
          <w:color w:val="000000" w:themeColor="text1"/>
          <w:sz w:val="22"/>
          <w:szCs w:val="22"/>
        </w:rPr>
        <w:t>) winter movement driven by availability of anthropogenic and natural carrion</w:t>
      </w:r>
      <w:bookmarkEnd w:id="0"/>
    </w:p>
    <w:p w14:paraId="30E14D58" w14:textId="18409C5A" w:rsidR="004D3FB5" w:rsidRPr="000B2C8B" w:rsidRDefault="004B3AA4" w:rsidP="006813E2">
      <w:pPr>
        <w:pStyle w:val="Heading2"/>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3.1 </w:t>
      </w:r>
      <w:r w:rsidR="004D3FB5" w:rsidRPr="000B2C8B">
        <w:rPr>
          <w:rFonts w:ascii="Arial" w:hAnsi="Arial" w:cs="Arial"/>
          <w:color w:val="000000" w:themeColor="text1"/>
          <w:sz w:val="22"/>
          <w:szCs w:val="22"/>
        </w:rPr>
        <w:t>Introduction</w:t>
      </w:r>
    </w:p>
    <w:p w14:paraId="6396238A" w14:textId="74AD5CB8"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Optimal foraging theory attempts to capture the decision-making process individuals </w:t>
      </w:r>
      <w:r w:rsidR="008413B6" w:rsidRPr="000B2C8B">
        <w:rPr>
          <w:rFonts w:ascii="Arial" w:hAnsi="Arial" w:cs="Arial"/>
          <w:color w:val="000000" w:themeColor="text1"/>
          <w:sz w:val="22"/>
          <w:szCs w:val="22"/>
        </w:rPr>
        <w:t>undergo when trying to</w:t>
      </w:r>
      <w:r w:rsidRPr="000B2C8B">
        <w:rPr>
          <w:rFonts w:ascii="Arial" w:hAnsi="Arial" w:cs="Arial"/>
          <w:color w:val="000000" w:themeColor="text1"/>
          <w:sz w:val="22"/>
          <w:szCs w:val="22"/>
        </w:rPr>
        <w:t xml:space="preserve"> </w:t>
      </w:r>
      <w:del w:id="1" w:author="John M. Marzluff" w:date="2026-04-26T10:39:00Z" w16du:dateUtc="2026-04-26T16:39:00Z">
        <w:r w:rsidRPr="000B2C8B" w:rsidDel="005530EA">
          <w:rPr>
            <w:rFonts w:ascii="Arial" w:hAnsi="Arial" w:cs="Arial"/>
            <w:color w:val="000000" w:themeColor="text1"/>
            <w:sz w:val="22"/>
            <w:szCs w:val="22"/>
          </w:rPr>
          <w:delText xml:space="preserve">maximizing </w:delText>
        </w:r>
      </w:del>
      <w:ins w:id="2" w:author="John M. Marzluff" w:date="2026-04-26T10:39:00Z" w16du:dateUtc="2026-04-26T16:39:00Z">
        <w:r w:rsidR="005530EA" w:rsidRPr="000B2C8B">
          <w:rPr>
            <w:rFonts w:ascii="Arial" w:hAnsi="Arial" w:cs="Arial"/>
            <w:color w:val="000000" w:themeColor="text1"/>
            <w:sz w:val="22"/>
            <w:szCs w:val="22"/>
          </w:rPr>
          <w:t>maximiz</w:t>
        </w:r>
        <w:r w:rsidR="005530EA">
          <w:rPr>
            <w:rFonts w:ascii="Arial" w:hAnsi="Arial" w:cs="Arial"/>
            <w:color w:val="000000" w:themeColor="text1"/>
            <w:sz w:val="22"/>
            <w:szCs w:val="22"/>
          </w:rPr>
          <w:t>e</w:t>
        </w:r>
        <w:r w:rsidR="005530EA" w:rsidRPr="000B2C8B">
          <w:rPr>
            <w:rFonts w:ascii="Arial" w:hAnsi="Arial" w:cs="Arial"/>
            <w:color w:val="000000" w:themeColor="text1"/>
            <w:sz w:val="22"/>
            <w:szCs w:val="22"/>
          </w:rPr>
          <w:t xml:space="preserve"> </w:t>
        </w:r>
      </w:ins>
      <w:r w:rsidRPr="000B2C8B">
        <w:rPr>
          <w:rFonts w:ascii="Arial" w:hAnsi="Arial" w:cs="Arial"/>
          <w:color w:val="000000" w:themeColor="text1"/>
          <w:sz w:val="22"/>
          <w:szCs w:val="22"/>
        </w:rPr>
        <w:t xml:space="preserve">energy intake, including which patches to forage in and when to leave those patches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{"citationID":"Z2yJQpqy","properties":{"formattedCitation":"(Pyke 1984)","plainCitation":"(Pyke 1984)","noteIndex":0},"citationItems":[{"id":1290,"uris":["http://zotero.org/users/9968163/items/939PC3FA"],"itemData":{"id":1290,"type":"article-journal","container-title":"Annual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(Pyke 1984)</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00135719" w:rsidRPr="000B2C8B">
        <w:rPr>
          <w:rFonts w:ascii="Arial" w:hAnsi="Arial" w:cs="Arial"/>
          <w:color w:val="000000" w:themeColor="text1"/>
          <w:sz w:val="22"/>
          <w:szCs w:val="22"/>
        </w:rPr>
        <w:t xml:space="preserve"> To maximize fitness,</w:t>
      </w:r>
      <w:r w:rsidR="00766D0A" w:rsidRPr="000B2C8B">
        <w:rPr>
          <w:rFonts w:ascii="Arial" w:hAnsi="Arial" w:cs="Arial"/>
          <w:color w:val="000000" w:themeColor="text1"/>
          <w:sz w:val="22"/>
          <w:szCs w:val="22"/>
        </w:rPr>
        <w:t xml:space="preserve"> i</w:t>
      </w:r>
      <w:r w:rsidRPr="000B2C8B">
        <w:rPr>
          <w:rFonts w:ascii="Arial" w:hAnsi="Arial" w:cs="Arial"/>
          <w:color w:val="000000" w:themeColor="text1"/>
          <w:sz w:val="22"/>
          <w:szCs w:val="22"/>
        </w:rPr>
        <w:t xml:space="preserve">ndividuals should forage in patches </w:t>
      </w:r>
      <w:r w:rsidR="00CA4367" w:rsidRPr="000B2C8B">
        <w:rPr>
          <w:rFonts w:ascii="Arial" w:hAnsi="Arial" w:cs="Arial"/>
          <w:color w:val="000000" w:themeColor="text1"/>
          <w:sz w:val="22"/>
          <w:szCs w:val="22"/>
        </w:rPr>
        <w:t xml:space="preserve">where calorie intake is </w:t>
      </w:r>
      <w:del w:id="3" w:author="John M. Marzluff" w:date="2026-04-26T10:40:00Z" w16du:dateUtc="2026-04-26T16:40:00Z">
        <w:r w:rsidR="00CA4367" w:rsidRPr="000B2C8B" w:rsidDel="005530EA">
          <w:rPr>
            <w:rFonts w:ascii="Arial" w:hAnsi="Arial" w:cs="Arial"/>
            <w:color w:val="000000" w:themeColor="text1"/>
            <w:sz w:val="22"/>
            <w:szCs w:val="22"/>
          </w:rPr>
          <w:delText>great</w:delText>
        </w:r>
      </w:del>
      <w:ins w:id="4" w:author="John M. Marzluff" w:date="2026-04-26T10:40:00Z" w16du:dateUtc="2026-04-26T16:40:00Z">
        <w:r w:rsidR="005530EA">
          <w:rPr>
            <w:rFonts w:ascii="Arial" w:hAnsi="Arial" w:cs="Arial"/>
            <w:color w:val="000000" w:themeColor="text1"/>
            <w:sz w:val="22"/>
            <w:szCs w:val="22"/>
          </w:rPr>
          <w:t>high</w:t>
        </w:r>
      </w:ins>
      <w:r w:rsidR="00CA4367" w:rsidRPr="000B2C8B">
        <w:rPr>
          <w:rFonts w:ascii="Arial" w:hAnsi="Arial" w:cs="Arial"/>
          <w:color w:val="000000" w:themeColor="text1"/>
          <w:sz w:val="22"/>
          <w:szCs w:val="22"/>
        </w:rPr>
        <w:t xml:space="preserve">est </w:t>
      </w:r>
      <w:r w:rsidRPr="000B2C8B">
        <w:rPr>
          <w:rFonts w:ascii="Arial" w:hAnsi="Arial" w:cs="Arial"/>
          <w:color w:val="000000" w:themeColor="text1"/>
          <w:sz w:val="22"/>
          <w:szCs w:val="22"/>
        </w:rPr>
        <w:t xml:space="preserve">and move to a </w:t>
      </w:r>
      <w:del w:id="5" w:author="John M. Marzluff" w:date="2026-04-26T10:40:00Z" w16du:dateUtc="2026-04-26T16:40:00Z">
        <w:r w:rsidRPr="000B2C8B" w:rsidDel="005530EA">
          <w:rPr>
            <w:rFonts w:ascii="Arial" w:hAnsi="Arial" w:cs="Arial"/>
            <w:color w:val="000000" w:themeColor="text1"/>
            <w:sz w:val="22"/>
            <w:szCs w:val="22"/>
          </w:rPr>
          <w:delText>different</w:delText>
        </w:r>
      </w:del>
      <w:ins w:id="6" w:author="John M. Marzluff" w:date="2026-04-26T10:40:00Z" w16du:dateUtc="2026-04-26T16:40:00Z">
        <w:r w:rsidR="005530EA">
          <w:rPr>
            <w:rFonts w:ascii="Arial" w:hAnsi="Arial" w:cs="Arial"/>
            <w:color w:val="000000" w:themeColor="text1"/>
            <w:sz w:val="22"/>
            <w:szCs w:val="22"/>
          </w:rPr>
          <w:t>new</w:t>
        </w:r>
      </w:ins>
      <w:r w:rsidRPr="000B2C8B">
        <w:rPr>
          <w:rFonts w:ascii="Arial" w:hAnsi="Arial" w:cs="Arial"/>
          <w:color w:val="000000" w:themeColor="text1"/>
          <w:sz w:val="22"/>
          <w:szCs w:val="22"/>
        </w:rPr>
        <w:t xml:space="preserve"> patch when the foraging efficiency of </w:t>
      </w:r>
      <w:del w:id="7" w:author="John M. Marzluff" w:date="2026-04-26T10:40:00Z" w16du:dateUtc="2026-04-26T16:40:00Z">
        <w:r w:rsidRPr="000B2C8B" w:rsidDel="005530EA">
          <w:rPr>
            <w:rFonts w:ascii="Arial" w:hAnsi="Arial" w:cs="Arial"/>
            <w:color w:val="000000" w:themeColor="text1"/>
            <w:sz w:val="22"/>
            <w:szCs w:val="22"/>
          </w:rPr>
          <w:delText>a new</w:delText>
        </w:r>
      </w:del>
      <w:ins w:id="8" w:author="John M. Marzluff" w:date="2026-04-26T10:40:00Z" w16du:dateUtc="2026-04-26T16:40:00Z">
        <w:r w:rsidR="005530EA">
          <w:rPr>
            <w:rFonts w:ascii="Arial" w:hAnsi="Arial" w:cs="Arial"/>
            <w:color w:val="000000" w:themeColor="text1"/>
            <w:sz w:val="22"/>
            <w:szCs w:val="22"/>
          </w:rPr>
          <w:t>that</w:t>
        </w:r>
      </w:ins>
      <w:r w:rsidRPr="000B2C8B">
        <w:rPr>
          <w:rFonts w:ascii="Arial" w:hAnsi="Arial" w:cs="Arial"/>
          <w:color w:val="000000" w:themeColor="text1"/>
          <w:sz w:val="22"/>
          <w:szCs w:val="22"/>
        </w:rPr>
        <w:t xml:space="preserve"> patch becomes greater. However, since omniscience about distant patches is una</w:t>
      </w:r>
      <w:del w:id="9" w:author="John M. Marzluff" w:date="2026-04-26T10:41:00Z" w16du:dateUtc="2026-04-26T16:41:00Z">
        <w:r w:rsidRPr="000B2C8B" w:rsidDel="005530EA">
          <w:rPr>
            <w:rFonts w:ascii="Arial" w:hAnsi="Arial" w:cs="Arial"/>
            <w:color w:val="000000" w:themeColor="text1"/>
            <w:sz w:val="22"/>
            <w:szCs w:val="22"/>
          </w:rPr>
          <w:delText>chiev</w:delText>
        </w:r>
      </w:del>
      <w:ins w:id="10" w:author="John M. Marzluff" w:date="2026-04-26T10:41:00Z" w16du:dateUtc="2026-04-26T16:41:00Z">
        <w:r w:rsidR="005530EA">
          <w:rPr>
            <w:rFonts w:ascii="Arial" w:hAnsi="Arial" w:cs="Arial"/>
            <w:color w:val="000000" w:themeColor="text1"/>
            <w:sz w:val="22"/>
            <w:szCs w:val="22"/>
          </w:rPr>
          <w:t>ttain</w:t>
        </w:r>
      </w:ins>
      <w:r w:rsidRPr="000B2C8B">
        <w:rPr>
          <w:rFonts w:ascii="Arial" w:hAnsi="Arial" w:cs="Arial"/>
          <w:color w:val="000000" w:themeColor="text1"/>
          <w:sz w:val="22"/>
          <w:szCs w:val="22"/>
        </w:rPr>
        <w:t>able,</w:t>
      </w:r>
      <w:r w:rsidR="00DF3002" w:rsidRPr="000B2C8B">
        <w:rPr>
          <w:rFonts w:ascii="Arial" w:hAnsi="Arial" w:cs="Arial"/>
          <w:color w:val="000000" w:themeColor="text1"/>
          <w:sz w:val="22"/>
          <w:szCs w:val="22"/>
        </w:rPr>
        <w:t xml:space="preserve"> this decision </w:t>
      </w:r>
      <w:ins w:id="11" w:author="John M. Marzluff" w:date="2026-04-26T10:41:00Z" w16du:dateUtc="2026-04-26T16:41:00Z">
        <w:r w:rsidR="005530EA">
          <w:rPr>
            <w:rFonts w:ascii="Arial" w:hAnsi="Arial" w:cs="Arial"/>
            <w:color w:val="000000" w:themeColor="text1"/>
            <w:sz w:val="22"/>
            <w:szCs w:val="22"/>
          </w:rPr>
          <w:t>may</w:t>
        </w:r>
      </w:ins>
      <w:del w:id="12" w:author="John M. Marzluff" w:date="2026-04-26T10:41:00Z" w16du:dateUtc="2026-04-26T16:41:00Z">
        <w:r w:rsidR="00DF3002" w:rsidRPr="000B2C8B" w:rsidDel="005530EA">
          <w:rPr>
            <w:rFonts w:ascii="Arial" w:hAnsi="Arial" w:cs="Arial"/>
            <w:color w:val="000000" w:themeColor="text1"/>
            <w:sz w:val="22"/>
            <w:szCs w:val="22"/>
          </w:rPr>
          <w:delText>is</w:delText>
        </w:r>
      </w:del>
      <w:r w:rsidR="00DF3002" w:rsidRPr="000B2C8B">
        <w:rPr>
          <w:rFonts w:ascii="Arial" w:hAnsi="Arial" w:cs="Arial"/>
          <w:color w:val="000000" w:themeColor="text1"/>
          <w:sz w:val="22"/>
          <w:szCs w:val="22"/>
        </w:rPr>
        <w:t xml:space="preserve"> not </w:t>
      </w:r>
      <w:ins w:id="13" w:author="John M. Marzluff" w:date="2026-04-26T10:41:00Z" w16du:dateUtc="2026-04-26T16:41:00Z">
        <w:r w:rsidR="005530EA">
          <w:rPr>
            <w:rFonts w:ascii="Arial" w:hAnsi="Arial" w:cs="Arial"/>
            <w:color w:val="000000" w:themeColor="text1"/>
            <w:sz w:val="22"/>
            <w:szCs w:val="22"/>
          </w:rPr>
          <w:t xml:space="preserve">be </w:t>
        </w:r>
      </w:ins>
      <w:del w:id="14" w:author="John M. Marzluff" w:date="2026-04-26T10:41:00Z" w16du:dateUtc="2026-04-26T16:41:00Z">
        <w:r w:rsidR="00DF3002" w:rsidRPr="000B2C8B" w:rsidDel="005530EA">
          <w:rPr>
            <w:rFonts w:ascii="Arial" w:hAnsi="Arial" w:cs="Arial"/>
            <w:color w:val="000000" w:themeColor="text1"/>
            <w:sz w:val="22"/>
            <w:szCs w:val="22"/>
          </w:rPr>
          <w:delText>clear cut</w:delText>
        </w:r>
      </w:del>
      <w:ins w:id="15" w:author="John M. Marzluff" w:date="2026-04-26T10:41:00Z" w16du:dateUtc="2026-04-26T16:41:00Z">
        <w:r w:rsidR="005530EA">
          <w:rPr>
            <w:rFonts w:ascii="Arial" w:hAnsi="Arial" w:cs="Arial"/>
            <w:color w:val="000000" w:themeColor="text1"/>
            <w:sz w:val="22"/>
            <w:szCs w:val="22"/>
          </w:rPr>
          <w:t>precise,</w:t>
        </w:r>
      </w:ins>
      <w:r w:rsidR="00DF3002" w:rsidRPr="000B2C8B">
        <w:rPr>
          <w:rFonts w:ascii="Arial" w:hAnsi="Arial" w:cs="Arial"/>
          <w:color w:val="000000" w:themeColor="text1"/>
          <w:sz w:val="22"/>
          <w:szCs w:val="22"/>
        </w:rPr>
        <w:t xml:space="preserve"> </w:t>
      </w:r>
      <w:del w:id="16" w:author="John M. Marzluff" w:date="2026-04-26T10:41:00Z" w16du:dateUtc="2026-04-26T16:41:00Z">
        <w:r w:rsidR="00DF3002" w:rsidRPr="000B2C8B" w:rsidDel="005530EA">
          <w:rPr>
            <w:rFonts w:ascii="Arial" w:hAnsi="Arial" w:cs="Arial"/>
            <w:color w:val="000000" w:themeColor="text1"/>
            <w:sz w:val="22"/>
            <w:szCs w:val="22"/>
          </w:rPr>
          <w:delText>since</w:delText>
        </w:r>
      </w:del>
      <w:ins w:id="17" w:author="John M. Marzluff" w:date="2026-04-26T10:41:00Z" w16du:dateUtc="2026-04-26T16:41:00Z">
        <w:r w:rsidR="005530EA">
          <w:rPr>
            <w:rFonts w:ascii="Arial" w:hAnsi="Arial" w:cs="Arial"/>
            <w:color w:val="000000" w:themeColor="text1"/>
            <w:sz w:val="22"/>
            <w:szCs w:val="22"/>
          </w:rPr>
          <w:t>as</w:t>
        </w:r>
      </w:ins>
      <w:r w:rsidR="00DF3002" w:rsidRPr="000B2C8B">
        <w:rPr>
          <w:rFonts w:ascii="Arial" w:hAnsi="Arial" w:cs="Arial"/>
          <w:color w:val="000000" w:themeColor="text1"/>
          <w:sz w:val="22"/>
          <w:szCs w:val="22"/>
        </w:rPr>
        <w:t xml:space="preserve"> comparisons between foraging patches cannot be made accurately.</w:t>
      </w:r>
      <w:r w:rsidRPr="000B2C8B">
        <w:rPr>
          <w:rFonts w:ascii="Arial" w:hAnsi="Arial" w:cs="Arial"/>
          <w:color w:val="000000" w:themeColor="text1"/>
          <w:sz w:val="22"/>
          <w:szCs w:val="22"/>
        </w:rPr>
        <w:t xml:space="preserve"> </w:t>
      </w:r>
      <w:r w:rsidR="00DF3002" w:rsidRPr="000B2C8B">
        <w:rPr>
          <w:rFonts w:ascii="Arial" w:hAnsi="Arial" w:cs="Arial"/>
          <w:color w:val="000000" w:themeColor="text1"/>
          <w:sz w:val="22"/>
          <w:szCs w:val="22"/>
        </w:rPr>
        <w:t>I</w:t>
      </w:r>
      <w:r w:rsidRPr="000B2C8B">
        <w:rPr>
          <w:rFonts w:ascii="Arial" w:hAnsi="Arial" w:cs="Arial"/>
          <w:color w:val="000000" w:themeColor="text1"/>
          <w:sz w:val="22"/>
          <w:szCs w:val="22"/>
        </w:rPr>
        <w:t xml:space="preserve">ndividuals must leverage knowledge of local patterns to make calculated risks about foraging. Ultimately, this decision becomes more challenging </w:t>
      </w:r>
      <w:r w:rsidR="00AE6F24" w:rsidRPr="000B2C8B">
        <w:rPr>
          <w:rFonts w:ascii="Arial" w:hAnsi="Arial" w:cs="Arial"/>
          <w:color w:val="000000" w:themeColor="text1"/>
          <w:sz w:val="22"/>
          <w:szCs w:val="22"/>
        </w:rPr>
        <w:t>as patches become</w:t>
      </w:r>
      <w:r w:rsidRPr="000B2C8B">
        <w:rPr>
          <w:rFonts w:ascii="Arial" w:hAnsi="Arial" w:cs="Arial"/>
          <w:color w:val="000000" w:themeColor="text1"/>
          <w:sz w:val="22"/>
          <w:szCs w:val="22"/>
        </w:rPr>
        <w:t xml:space="preserve"> less predictable.</w:t>
      </w:r>
    </w:p>
    <w:p w14:paraId="11DE4844" w14:textId="2E7FF106"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Scavengers utilize an inherently unpredictable, ephemeral resource. The availability of carrion can vary from year to year due to weather conditions, leading to animal deaths from starvation or exposure</w:t>
      </w:r>
      <w:r w:rsidR="00282A16" w:rsidRPr="000B2C8B">
        <w:rPr>
          <w:rFonts w:ascii="Arial" w:hAnsi="Arial" w:cs="Arial"/>
          <w:color w:val="000000" w:themeColor="text1"/>
          <w:sz w:val="22"/>
          <w:szCs w:val="22"/>
        </w:rPr>
        <w:t xml:space="preserve"> </w:t>
      </w:r>
      <w:r w:rsidR="00282A16"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{"citationID":"x7ksYQ90","properties":{"unsorted":false,"formattedCitation":"(Houston 1982, Gese et al. 1996)","plainCitation":"(Houston 1982, Gese et al. 1996)","noteIndex":0},"citationItems":[{"id":893,"uris":["http://zotero.org/users/9968163/items/V3TPPK5S"],"itemData":{"id":893,"type":"article-journal","container-title":"Aspen Bibliography","source":"COinS","title":"The northern Yellowstone elk: ecology and management","title-short":"The northern Yellowstone elk","URL":"https://digitalcommons.usu.edu/aspen_bib/4316","author":[{"family":"Houston","given":"D.G."}],"issued":{"date-parts":[["1982",1,1]]}}},{"id":1856,"uris":["http://zotero.org/users/9968163/items/8MX89JYK"],"itemData":{"id":1856,"type":"article-journal","abstract":"We examined the influence of intrinsic (age, sex, and social status) and extrinsic (snow depth, snowpack hardness, temperature, available ungulate carcass biomass) factors in relation to time–activity budgets of coyotes (Canis latrans) in Yellowstone National Park, Wyoming. We observed 54 coyotes (49 residents from 5 packs, plus 5 transients) for 2507 h from January 1991 to June 1993. Snow depth, ungulate carcass biomass, and habitat type influenced the amount of time coyotes rested, travelled, hunted small mammals, and fed on carcasses. Coyotes decreased travelling and hunting and increased resting and feeding on carcasses as snow depth and available carcass biomass increased. Age and social status of the coyote influenced activity budgets. During times of deep snow and high carcass biomass, pups fed less on carcasses and hunted small mammals more than alpha and beta coyotes. Pups apparently were restricted by older pack members from feeding on a carcass. Thus, pups adopted a different foraging strategy by spending more time hunting small mammals. Coyotes spent most of their time hunting small mammals in mesic meadows and shrub–meadows, where prey densities were highest. Prey-detection rates and prey-capture rates explained 78 and 84%, respectively, of the variation in the amount of time coyotes spent hunting small mammals in each habitat in each winter. Our findings strongly suggested that resource partitioning, as mediated by defense by older coyotes, occurred among coyote pack members in Yellowstone National Park.","citation-key":"geseForagingEcologyCoyotes1996","container-title":"Canadian Journal of Zoology","DOI":"10.1139/z96-089","ISSN":"0008-4301","issue":"5","journalAbbreviation":"Can. J. Zool.","page":"769-783","publisher":"NRC Research Press","source":"cdnsciencepub.com (Atypon)","title":"Foraging ecology of coyotes (Canis latrans): the influence of extrinsic factors and a dominance hierarchy","title-short":"Foraging ecology of coyotes (Canis latrans)","volume":"74","author":[{"family":"Gese","given":"Eric M."},{"family":"Ruff","given":"Robert L."},{"family":"Crabtree","given":"Robert L."}],"issued":{"date-parts":[["1996",5]]}}}],"schema":"https://github.com/citation-style-language/schema/raw/master/csl-citation.json"} </w:instrText>
      </w:r>
      <w:r w:rsidR="00282A16" w:rsidRPr="000B2C8B">
        <w:rPr>
          <w:rFonts w:ascii="Arial" w:hAnsi="Arial" w:cs="Arial"/>
          <w:color w:val="000000" w:themeColor="text1"/>
          <w:sz w:val="22"/>
          <w:szCs w:val="22"/>
        </w:rPr>
        <w:fldChar w:fldCharType="separate"/>
      </w:r>
      <w:r w:rsidR="005617C3" w:rsidRPr="000B2C8B">
        <w:rPr>
          <w:rFonts w:ascii="Arial" w:hAnsi="Arial" w:cs="Arial"/>
          <w:color w:val="000000" w:themeColor="text1"/>
          <w:sz w:val="22"/>
          <w:szCs w:val="22"/>
        </w:rPr>
        <w:t>(Houston 1982, Gese et al. 1996)</w:t>
      </w:r>
      <w:r w:rsidR="00282A16"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Carrion availability can also vary with </w:t>
      </w:r>
      <w:r w:rsidR="002B1302" w:rsidRPr="000B2C8B">
        <w:rPr>
          <w:rFonts w:ascii="Arial" w:hAnsi="Arial" w:cs="Arial"/>
          <w:color w:val="000000" w:themeColor="text1"/>
          <w:sz w:val="22"/>
          <w:szCs w:val="22"/>
        </w:rPr>
        <w:t xml:space="preserve">prey </w:t>
      </w:r>
      <w:r w:rsidRPr="000B2C8B">
        <w:rPr>
          <w:rFonts w:ascii="Arial" w:hAnsi="Arial" w:cs="Arial"/>
          <w:color w:val="000000" w:themeColor="text1"/>
          <w:sz w:val="22"/>
          <w:szCs w:val="22"/>
        </w:rPr>
        <w:t xml:space="preserve">distribution, </w:t>
      </w:r>
      <w:r w:rsidR="00286322" w:rsidRPr="000B2C8B">
        <w:rPr>
          <w:rFonts w:ascii="Arial" w:hAnsi="Arial" w:cs="Arial"/>
          <w:color w:val="000000" w:themeColor="text1"/>
          <w:sz w:val="22"/>
          <w:szCs w:val="22"/>
        </w:rPr>
        <w:t xml:space="preserve">population size, </w:t>
      </w:r>
      <w:r w:rsidRPr="000B2C8B">
        <w:rPr>
          <w:rFonts w:ascii="Arial" w:hAnsi="Arial" w:cs="Arial"/>
          <w:color w:val="000000" w:themeColor="text1"/>
          <w:sz w:val="22"/>
          <w:szCs w:val="22"/>
        </w:rPr>
        <w:t>and the hunting success of local predators</w:t>
      </w:r>
      <w:r w:rsidR="001B69DE" w:rsidRPr="000B2C8B">
        <w:rPr>
          <w:rFonts w:ascii="Arial" w:hAnsi="Arial" w:cs="Arial"/>
          <w:color w:val="000000" w:themeColor="text1"/>
          <w:sz w:val="22"/>
          <w:szCs w:val="22"/>
        </w:rPr>
        <w:t xml:space="preserve"> </w:t>
      </w:r>
      <w:r w:rsidR="001B69DE"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{"citationID":"Yln5fh2p","properties":{"unsorted":false,"formattedCitation":"(Bump et al. 2009)","plainCitation":"(Bump et al. 2009)","noteIndex":0},"citationItems":[{"id":1851,"uris":["http://zotero.org/users/9968163/items/A6QC3M4R"],"itemData":{"id":1851,"type":"article-journal","abstract":"Mechanistic links between top terrestrial predators and biogeochemical processes remain poorly understood. Here we demonstrate that large carnivores configure landscape heterogeneity through prey carcass distribution. A 50-year record composed of &gt;3600 moose carcasses from Isle Royale National Park, Michigan, USA, showed that wolves modulate heterogeneity in soil nutrients, soil microbes, and plant quality by clustering prey carcasses over space. Despite being well utilized by predators, moose carcasses resulted in elevated soil macronutrients and microbial biomass, shifts in soil microbial composition, and elevated leaf nitrogen for at least 2–3 years at kill sites. Wolf-killed moose were deposited in some regions of the study landscape at up to 12× the rate of deposition in other regions. Carcass density also varied temporally, changing as much as 19-fold in some locations during the 50-year study period. This variation arises, in part, directly from variation in wolf hunting behavior. This study identifies a top terrestrial predator as a mechanism generating landscape heterogeneity, demonstrating reciprocal links between large carnivore behavior and ecosystem function.","citation-key":"bumpWolvesModulateSoil2009","container-title":"Ecology","DOI":"10.1890/09-0292.1","ISSN":"1939-9170","issue":"11","language":"en","note":"_eprint: https://esajournals.onlinelibrary.wiley.com/doi/pdf/10.1890/09-0292.1","page":"3159-3167","source":"Wiley Online Library","title":"Wolves modulate soil nutrient heterogeneity and foliar nitrogen by configuring the distribution of ungulate carcasses","volume":"90","author":[{"family":"Bump","given":"Joseph K."},{"family":"Peterson","given":"Rolf O."},{"family":"Vucetich","given":"John A."}],"issued":{"date-parts":[["2009"]]}}}],"schema":"https://github.com/citation-style-language/schema/raw/master/csl-citation.json"} </w:instrText>
      </w:r>
      <w:r w:rsidR="001B69DE" w:rsidRPr="000B2C8B">
        <w:rPr>
          <w:rFonts w:ascii="Arial" w:hAnsi="Arial" w:cs="Arial"/>
          <w:color w:val="000000" w:themeColor="text1"/>
          <w:sz w:val="22"/>
          <w:szCs w:val="22"/>
        </w:rPr>
        <w:fldChar w:fldCharType="separate"/>
      </w:r>
      <w:r w:rsidR="001B69DE" w:rsidRPr="000B2C8B">
        <w:rPr>
          <w:rFonts w:ascii="Arial" w:hAnsi="Arial" w:cs="Arial"/>
          <w:color w:val="000000" w:themeColor="text1"/>
          <w:sz w:val="22"/>
          <w:szCs w:val="22"/>
        </w:rPr>
        <w:t>(Bump et al. 2009)</w:t>
      </w:r>
      <w:r w:rsidR="001B69DE"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Scavengers have evolved efficient movement patterns and </w:t>
      </w:r>
      <w:del w:id="18" w:author="John M. Marzluff" w:date="2026-04-26T10:42:00Z" w16du:dateUtc="2026-04-26T16:42:00Z">
        <w:r w:rsidRPr="000B2C8B" w:rsidDel="005530EA">
          <w:rPr>
            <w:rFonts w:ascii="Arial" w:hAnsi="Arial" w:cs="Arial"/>
            <w:color w:val="000000" w:themeColor="text1"/>
            <w:sz w:val="22"/>
            <w:szCs w:val="22"/>
          </w:rPr>
          <w:delText>sensitive olfactory</w:delText>
        </w:r>
      </w:del>
      <w:ins w:id="19" w:author="John M. Marzluff" w:date="2026-04-26T10:42:00Z" w16du:dateUtc="2026-04-26T16:42:00Z">
        <w:r w:rsidR="005530EA">
          <w:rPr>
            <w:rFonts w:ascii="Arial" w:hAnsi="Arial" w:cs="Arial"/>
            <w:color w:val="000000" w:themeColor="text1"/>
            <w:sz w:val="22"/>
            <w:szCs w:val="22"/>
          </w:rPr>
          <w:t>heightened</w:t>
        </w:r>
      </w:ins>
      <w:r w:rsidRPr="000B2C8B">
        <w:rPr>
          <w:rFonts w:ascii="Arial" w:hAnsi="Arial" w:cs="Arial"/>
          <w:color w:val="000000" w:themeColor="text1"/>
          <w:sz w:val="22"/>
          <w:szCs w:val="22"/>
        </w:rPr>
        <w:t xml:space="preserve"> senses </w:t>
      </w:r>
      <w:r w:rsidR="00365377" w:rsidRPr="000B2C8B">
        <w:rPr>
          <w:rFonts w:ascii="Arial" w:hAnsi="Arial" w:cs="Arial"/>
          <w:color w:val="000000" w:themeColor="text1"/>
          <w:sz w:val="22"/>
          <w:szCs w:val="22"/>
        </w:rPr>
        <w:t xml:space="preserve">to locate carrion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{"citationID":"dtyNKqKf","properties":{"formattedCitation":"(Ruxton and Houston 2004, Naves-Alegre et al. 2022)","plainCitation":"(Ruxton and Houston 2004, Naves-Alegre et al. 2022)","noteIndex":0},"citationItems":[{"id":1185,"uris":["http://zotero.org/users/9968163/items/DZBTCELX"],"itemData":{"id":1185,"type":"article-journal","abstract":"Among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C."}],"issued":{"date-parts":[["2004",6,7]]}}},{"id":1182,"uris":["http://zotero.org/users/9968163/items/DTP8P85B"],"itemData":{"id":1182,"type":"article-journal","abstract":"Social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(Ruxton and Houston 2004, Naves-Alegre et al. 2022)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However, when </w:t>
      </w:r>
      <w:ins w:id="20" w:author="John M. Marzluff" w:date="2026-04-26T10:43:00Z" w16du:dateUtc="2026-04-26T16:43:00Z">
        <w:r w:rsidR="005530EA">
          <w:rPr>
            <w:rFonts w:ascii="Arial" w:hAnsi="Arial" w:cs="Arial"/>
            <w:color w:val="000000" w:themeColor="text1"/>
            <w:sz w:val="22"/>
            <w:szCs w:val="22"/>
          </w:rPr>
          <w:t xml:space="preserve">deciding among </w:t>
        </w:r>
      </w:ins>
      <w:r w:rsidRPr="000B2C8B">
        <w:rPr>
          <w:rFonts w:ascii="Arial" w:hAnsi="Arial" w:cs="Arial"/>
          <w:color w:val="000000" w:themeColor="text1"/>
          <w:sz w:val="22"/>
          <w:szCs w:val="22"/>
        </w:rPr>
        <w:t xml:space="preserve">multiple sources of </w:t>
      </w:r>
      <w:ins w:id="21" w:author="John M. Marzluff" w:date="2026-04-26T10:43:00Z" w16du:dateUtc="2026-04-26T16:43:00Z">
        <w:r w:rsidR="005530EA">
          <w:rPr>
            <w:rFonts w:ascii="Arial" w:hAnsi="Arial" w:cs="Arial"/>
            <w:color w:val="000000" w:themeColor="text1"/>
            <w:sz w:val="22"/>
            <w:szCs w:val="22"/>
          </w:rPr>
          <w:t xml:space="preserve">available </w:t>
        </w:r>
      </w:ins>
      <w:r w:rsidRPr="000B2C8B">
        <w:rPr>
          <w:rFonts w:ascii="Arial" w:hAnsi="Arial" w:cs="Arial"/>
          <w:color w:val="000000" w:themeColor="text1"/>
          <w:sz w:val="22"/>
          <w:szCs w:val="22"/>
        </w:rPr>
        <w:t>carrion</w:t>
      </w:r>
      <w:del w:id="22" w:author="John M. Marzluff" w:date="2026-04-26T10:43:00Z" w16du:dateUtc="2026-04-26T16:43:00Z">
        <w:r w:rsidRPr="000B2C8B" w:rsidDel="005530EA">
          <w:rPr>
            <w:rFonts w:ascii="Arial" w:hAnsi="Arial" w:cs="Arial"/>
            <w:color w:val="000000" w:themeColor="text1"/>
            <w:sz w:val="22"/>
            <w:szCs w:val="22"/>
          </w:rPr>
          <w:delText xml:space="preserve"> are available</w:delText>
        </w:r>
      </w:del>
      <w:r w:rsidRPr="000B2C8B">
        <w:rPr>
          <w:rFonts w:ascii="Arial" w:hAnsi="Arial" w:cs="Arial"/>
          <w:color w:val="000000" w:themeColor="text1"/>
          <w:sz w:val="22"/>
          <w:szCs w:val="22"/>
        </w:rPr>
        <w:t xml:space="preserve">, optimally foraging scavengers </w:t>
      </w:r>
      <w:del w:id="23" w:author="John M. Marzluff" w:date="2026-04-26T10:43:00Z" w16du:dateUtc="2026-04-26T16:43:00Z">
        <w:r w:rsidRPr="000B2C8B" w:rsidDel="005530EA">
          <w:rPr>
            <w:rFonts w:ascii="Arial" w:hAnsi="Arial" w:cs="Arial"/>
            <w:color w:val="000000" w:themeColor="text1"/>
            <w:sz w:val="22"/>
            <w:szCs w:val="22"/>
          </w:rPr>
          <w:delText xml:space="preserve">should </w:delText>
        </w:r>
      </w:del>
      <w:ins w:id="24" w:author="John M. Marzluff" w:date="2026-04-26T10:43:00Z" w16du:dateUtc="2026-04-26T16:43:00Z">
        <w:r w:rsidR="005530EA">
          <w:rPr>
            <w:rFonts w:ascii="Arial" w:hAnsi="Arial" w:cs="Arial"/>
            <w:color w:val="000000" w:themeColor="text1"/>
            <w:sz w:val="22"/>
            <w:szCs w:val="22"/>
          </w:rPr>
          <w:t>must</w:t>
        </w:r>
        <w:r w:rsidR="005530EA" w:rsidRPr="000B2C8B">
          <w:rPr>
            <w:rFonts w:ascii="Arial" w:hAnsi="Arial" w:cs="Arial"/>
            <w:color w:val="000000" w:themeColor="text1"/>
            <w:sz w:val="22"/>
            <w:szCs w:val="22"/>
          </w:rPr>
          <w:t xml:space="preserve"> </w:t>
        </w:r>
      </w:ins>
      <w:r w:rsidRPr="000B2C8B">
        <w:rPr>
          <w:rFonts w:ascii="Arial" w:hAnsi="Arial" w:cs="Arial"/>
          <w:color w:val="000000" w:themeColor="text1"/>
          <w:sz w:val="22"/>
          <w:szCs w:val="22"/>
        </w:rPr>
        <w:t>weigh the costs of travel against the probability of finding food</w:t>
      </w:r>
      <w:del w:id="25" w:author="John M. Marzluff" w:date="2026-04-26T10:43:00Z" w16du:dateUtc="2026-04-26T16:43:00Z">
        <w:r w:rsidRPr="000B2C8B" w:rsidDel="005530EA">
          <w:rPr>
            <w:rFonts w:ascii="Arial" w:hAnsi="Arial" w:cs="Arial"/>
            <w:color w:val="000000" w:themeColor="text1"/>
            <w:sz w:val="22"/>
            <w:szCs w:val="22"/>
          </w:rPr>
          <w:delText xml:space="preserve"> when deciding which resource to exploit</w:delText>
        </w:r>
      </w:del>
      <w:r w:rsidRPr="000B2C8B">
        <w:rPr>
          <w:rFonts w:ascii="Arial" w:hAnsi="Arial" w:cs="Arial"/>
          <w:color w:val="000000" w:themeColor="text1"/>
          <w:sz w:val="22"/>
          <w:szCs w:val="22"/>
        </w:rPr>
        <w:t xml:space="preserve">. </w:t>
      </w:r>
    </w:p>
    <w:p w14:paraId="17871818" w14:textId="30BB919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Natural and anthropogenic resources present scavengers with differing spatial and temporal predictability</w:t>
      </w:r>
      <w:r w:rsidR="00BF32D4" w:rsidRPr="000B2C8B">
        <w:rPr>
          <w:rFonts w:ascii="Arial" w:hAnsi="Arial" w:cs="Arial"/>
          <w:color w:val="000000" w:themeColor="text1"/>
          <w:sz w:val="22"/>
          <w:szCs w:val="22"/>
        </w:rPr>
        <w:t xml:space="preserve"> </w:t>
      </w:r>
      <w:r w:rsidR="00BF32D4"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{"citationID":"wmCSJOn3","properties":{"unsorted":false,"formattedCitation":"(Wilmers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F32D4" w:rsidRPr="000B2C8B">
        <w:rPr>
          <w:rFonts w:ascii="Arial" w:hAnsi="Arial" w:cs="Arial"/>
          <w:color w:val="000000" w:themeColor="text1"/>
          <w:sz w:val="22"/>
          <w:szCs w:val="22"/>
        </w:rPr>
        <w:fldChar w:fldCharType="separate"/>
      </w:r>
      <w:r w:rsidR="00BF32D4" w:rsidRPr="000B2C8B">
        <w:rPr>
          <w:rFonts w:ascii="Arial" w:hAnsi="Arial" w:cs="Arial"/>
          <w:color w:val="000000" w:themeColor="text1"/>
          <w:kern w:val="0"/>
          <w:sz w:val="22"/>
          <w:szCs w:val="22"/>
        </w:rPr>
        <w:t>(Wilmers et al. 2003</w:t>
      </w:r>
      <w:r w:rsidR="00BF32D4" w:rsidRPr="000B2C8B">
        <w:rPr>
          <w:rFonts w:ascii="Arial" w:hAnsi="Arial" w:cs="Arial"/>
          <w:i/>
          <w:iCs/>
          <w:color w:val="000000" w:themeColor="text1"/>
          <w:kern w:val="0"/>
          <w:sz w:val="22"/>
          <w:szCs w:val="22"/>
        </w:rPr>
        <w:t>b</w:t>
      </w:r>
      <w:r w:rsidR="00BF32D4" w:rsidRPr="000B2C8B">
        <w:rPr>
          <w:rFonts w:ascii="Arial" w:hAnsi="Arial" w:cs="Arial"/>
          <w:color w:val="000000" w:themeColor="text1"/>
          <w:kern w:val="0"/>
          <w:sz w:val="22"/>
          <w:szCs w:val="22"/>
        </w:rPr>
        <w:t>)</w:t>
      </w:r>
      <w:r w:rsidR="00BF32D4"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Foods provided by people can be more predictable in space and time than those created by preda</w:t>
      </w:r>
      <w:ins w:id="26" w:author="John M. Marzluff" w:date="2026-04-26T10:44:00Z" w16du:dateUtc="2026-04-26T16:44:00Z">
        <w:r w:rsidR="005530EA">
          <w:rPr>
            <w:rFonts w:ascii="Arial" w:hAnsi="Arial" w:cs="Arial"/>
            <w:color w:val="000000" w:themeColor="text1"/>
            <w:sz w:val="22"/>
            <w:szCs w:val="22"/>
          </w:rPr>
          <w:t>tors</w:t>
        </w:r>
      </w:ins>
      <w:del w:id="27" w:author="John M. Marzluff" w:date="2026-04-26T10:44:00Z" w16du:dateUtc="2026-04-26T16:44:00Z">
        <w:r w:rsidRPr="000B2C8B" w:rsidDel="005530EA">
          <w:rPr>
            <w:rFonts w:ascii="Arial" w:hAnsi="Arial" w:cs="Arial"/>
            <w:color w:val="000000" w:themeColor="text1"/>
            <w:sz w:val="22"/>
            <w:szCs w:val="22"/>
          </w:rPr>
          <w:delText>tion</w:delText>
        </w:r>
      </w:del>
      <w:r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{"citationID":"5N7u9cr0","properties":{"formattedCitation":"(Bartumeus et al. 2010, Cort\\uc0\\u233{}s-Avizanda et al. 2012)","plainCitation":"(Bartumeus et al. 2010, Cortés-Avizanda et al. 2012)","noteIndex":0},"citationItems":[{"id":56,"uris":["http://zotero.org/users/9968163/items/B4N738RJ"],"itemData":{"id":56,"type":"article-journal","abstract":"Human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A."}],"issued":{"date-parts":[["2010",2,9]]}}},{"id":68,"uris":["http://zotero.org/users/9968163/items/TN7RP6JR"],"itemData":{"id":68,"type":"article-journal","abstract":"Chance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(Bartumeus et al. 2010, Cortés-Avizanda et al. 2012)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The spatial and temporal distribution of carrion created from recreational </w:t>
      </w:r>
      <w:r w:rsidRPr="000B2C8B">
        <w:rPr>
          <w:rFonts w:ascii="Arial" w:hAnsi="Arial" w:cs="Arial"/>
          <w:color w:val="000000" w:themeColor="text1"/>
          <w:sz w:val="22"/>
          <w:szCs w:val="22"/>
        </w:rPr>
        <w:lastRenderedPageBreak/>
        <w:t>hunting and natural predation creates different foraging opportunities for scavengers. In gray wolf (</w:t>
      </w:r>
      <w:r w:rsidRPr="000B2C8B">
        <w:rPr>
          <w:rFonts w:ascii="Arial" w:hAnsi="Arial" w:cs="Arial"/>
          <w:i/>
          <w:iCs/>
          <w:color w:val="000000" w:themeColor="text1"/>
          <w:sz w:val="22"/>
          <w:szCs w:val="22"/>
        </w:rPr>
        <w:t>Canis lupus</w:t>
      </w:r>
      <w:r w:rsidRPr="000B2C8B">
        <w:rPr>
          <w:rFonts w:ascii="Arial" w:hAnsi="Arial" w:cs="Arial"/>
          <w:color w:val="000000" w:themeColor="text1"/>
          <w:sz w:val="22"/>
          <w:szCs w:val="22"/>
        </w:rPr>
        <w:t xml:space="preserve">) dominated systems, natural carrion is temporally unpredictable due to wolves’ low hunting success rate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{"citationID":"J2wSJFyO","properties":{"formattedCitation":"(MacNulty 2002)","plainCitation":"(MacNulty 2002)","noteIndex":0},"citationItems":[{"id":1066,"uris":["http://zotero.org/users/9968163/items/GIYY9MWJ"],"itemData":{"id":1066,"type":"thesis","abstract":"Thesis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(MacNulty 2002)</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and occurs across a wide spatial scale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{"citationID":"37yzpvyr","properties":{"formattedCitation":"(Wilmers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Anthropogenic carrion is more temporally and spatially aggregated, with heavy harvest occurring around roadways and backcountry access points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{"citationID":"wrKV41oM","properties":{"formattedCitation":"(Wilmers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Human persecution of larger carnivores and mesocarnivores also </w:t>
      </w:r>
      <w:del w:id="28" w:author="John M. Marzluff" w:date="2026-04-26T10:44:00Z" w16du:dateUtc="2026-04-26T16:44:00Z">
        <w:r w:rsidRPr="000B2C8B" w:rsidDel="005530EA">
          <w:rPr>
            <w:rFonts w:ascii="Arial" w:hAnsi="Arial" w:cs="Arial"/>
            <w:color w:val="000000" w:themeColor="text1"/>
            <w:sz w:val="22"/>
            <w:szCs w:val="22"/>
          </w:rPr>
          <w:delText xml:space="preserve">prevent </w:delText>
        </w:r>
      </w:del>
      <w:ins w:id="29" w:author="John M. Marzluff" w:date="2026-04-26T10:44:00Z" w16du:dateUtc="2026-04-26T16:44:00Z">
        <w:r w:rsidR="005530EA">
          <w:rPr>
            <w:rFonts w:ascii="Arial" w:hAnsi="Arial" w:cs="Arial"/>
            <w:color w:val="000000" w:themeColor="text1"/>
            <w:sz w:val="22"/>
            <w:szCs w:val="22"/>
          </w:rPr>
          <w:t xml:space="preserve">reduces </w:t>
        </w:r>
      </w:ins>
      <w:ins w:id="30" w:author="John M. Marzluff" w:date="2026-04-26T10:45:00Z" w16du:dateUtc="2026-04-26T16:45:00Z">
        <w:r w:rsidR="005530EA">
          <w:rPr>
            <w:rFonts w:ascii="Arial" w:hAnsi="Arial" w:cs="Arial"/>
            <w:color w:val="000000" w:themeColor="text1"/>
            <w:sz w:val="22"/>
            <w:szCs w:val="22"/>
          </w:rPr>
          <w:t xml:space="preserve">the safety of </w:t>
        </w:r>
      </w:ins>
      <w:r w:rsidRPr="000B2C8B">
        <w:rPr>
          <w:rFonts w:ascii="Arial" w:hAnsi="Arial" w:cs="Arial"/>
          <w:color w:val="000000" w:themeColor="text1"/>
          <w:sz w:val="22"/>
          <w:szCs w:val="22"/>
        </w:rPr>
        <w:t xml:space="preserve">certain </w:t>
      </w:r>
      <w:r w:rsidR="00403785" w:rsidRPr="000B2C8B">
        <w:rPr>
          <w:rFonts w:ascii="Arial" w:hAnsi="Arial" w:cs="Arial"/>
          <w:color w:val="000000" w:themeColor="text1"/>
          <w:sz w:val="22"/>
          <w:szCs w:val="22"/>
        </w:rPr>
        <w:t>scavengers</w:t>
      </w:r>
      <w:r w:rsidRPr="000B2C8B">
        <w:rPr>
          <w:rFonts w:ascii="Arial" w:hAnsi="Arial" w:cs="Arial"/>
          <w:color w:val="000000" w:themeColor="text1"/>
          <w:sz w:val="22"/>
          <w:szCs w:val="22"/>
        </w:rPr>
        <w:t>, such as coyotes (</w:t>
      </w:r>
      <w:r w:rsidRPr="000B2C8B">
        <w:rPr>
          <w:rFonts w:ascii="Arial" w:hAnsi="Arial" w:cs="Arial"/>
          <w:i/>
          <w:iCs/>
          <w:color w:val="000000" w:themeColor="text1"/>
          <w:sz w:val="22"/>
          <w:szCs w:val="22"/>
        </w:rPr>
        <w:t>Canis latrans</w:t>
      </w:r>
      <w:r w:rsidRPr="000B2C8B">
        <w:rPr>
          <w:rFonts w:ascii="Arial" w:hAnsi="Arial" w:cs="Arial"/>
          <w:color w:val="000000" w:themeColor="text1"/>
          <w:sz w:val="22"/>
          <w:szCs w:val="22"/>
        </w:rPr>
        <w:t xml:space="preserve">) and wolves, </w:t>
      </w:r>
      <w:del w:id="31" w:author="John M. Marzluff" w:date="2026-04-26T10:45:00Z" w16du:dateUtc="2026-04-26T16:45:00Z">
        <w:r w:rsidRPr="000B2C8B" w:rsidDel="005530EA">
          <w:rPr>
            <w:rFonts w:ascii="Arial" w:hAnsi="Arial" w:cs="Arial"/>
            <w:color w:val="000000" w:themeColor="text1"/>
            <w:sz w:val="22"/>
            <w:szCs w:val="22"/>
          </w:rPr>
          <w:delText>from safely</w:delText>
        </w:r>
      </w:del>
      <w:ins w:id="32" w:author="John M. Marzluff" w:date="2026-04-26T10:45:00Z" w16du:dateUtc="2026-04-26T16:45:00Z">
        <w:r w:rsidR="005530EA">
          <w:rPr>
            <w:rFonts w:ascii="Arial" w:hAnsi="Arial" w:cs="Arial"/>
            <w:color w:val="000000" w:themeColor="text1"/>
            <w:sz w:val="22"/>
            <w:szCs w:val="22"/>
          </w:rPr>
          <w:t>when accessing</w:t>
        </w:r>
      </w:ins>
      <w:del w:id="33" w:author="John M. Marzluff" w:date="2026-04-26T10:45:00Z" w16du:dateUtc="2026-04-26T16:45:00Z">
        <w:r w:rsidRPr="000B2C8B" w:rsidDel="005530EA">
          <w:rPr>
            <w:rFonts w:ascii="Arial" w:hAnsi="Arial" w:cs="Arial"/>
            <w:color w:val="000000" w:themeColor="text1"/>
            <w:sz w:val="22"/>
            <w:szCs w:val="22"/>
          </w:rPr>
          <w:delText xml:space="preserve"> accessing spaces with</w:delText>
        </w:r>
      </w:del>
      <w:r w:rsidRPr="000B2C8B">
        <w:rPr>
          <w:rFonts w:ascii="Arial" w:hAnsi="Arial" w:cs="Arial"/>
          <w:color w:val="000000" w:themeColor="text1"/>
          <w:sz w:val="22"/>
          <w:szCs w:val="22"/>
        </w:rPr>
        <w:t xml:space="preserve"> anthropogenic carrion, </w:t>
      </w:r>
      <w:del w:id="34" w:author="John M. Marzluff" w:date="2026-04-26T10:45:00Z" w16du:dateUtc="2026-04-26T16:45:00Z">
        <w:r w:rsidRPr="000B2C8B" w:rsidDel="005530EA">
          <w:rPr>
            <w:rFonts w:ascii="Arial" w:hAnsi="Arial" w:cs="Arial"/>
            <w:color w:val="000000" w:themeColor="text1"/>
            <w:sz w:val="22"/>
            <w:szCs w:val="22"/>
          </w:rPr>
          <w:delText>consequentl</w:delText>
        </w:r>
      </w:del>
      <w:ins w:id="35" w:author="John M. Marzluff" w:date="2026-04-26T10:45:00Z" w16du:dateUtc="2026-04-26T16:45:00Z">
        <w:r w:rsidR="005530EA">
          <w:rPr>
            <w:rFonts w:ascii="Arial" w:hAnsi="Arial" w:cs="Arial"/>
            <w:color w:val="000000" w:themeColor="text1"/>
            <w:sz w:val="22"/>
            <w:szCs w:val="22"/>
          </w:rPr>
          <w:t>thereb</w:t>
        </w:r>
      </w:ins>
      <w:r w:rsidRPr="000B2C8B">
        <w:rPr>
          <w:rFonts w:ascii="Arial" w:hAnsi="Arial" w:cs="Arial"/>
          <w:color w:val="000000" w:themeColor="text1"/>
          <w:sz w:val="22"/>
          <w:szCs w:val="22"/>
        </w:rPr>
        <w:t xml:space="preserve">y excluding dominant competitors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{"citationID":"Wi4D0ian","properties":{"formattedCitation":"(Wilmers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This reduces the costs of exploiting anthropogenic resources for smaller scavengers. </w:t>
      </w:r>
    </w:p>
    <w:p w14:paraId="34B41DD2" w14:textId="2296047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Common ravens (</w:t>
      </w:r>
      <w:r w:rsidRPr="000B2C8B">
        <w:rPr>
          <w:rFonts w:ascii="Arial" w:hAnsi="Arial" w:cs="Arial"/>
          <w:i/>
          <w:iCs/>
          <w:color w:val="000000" w:themeColor="text1"/>
          <w:sz w:val="22"/>
          <w:szCs w:val="22"/>
        </w:rPr>
        <w:t xml:space="preserve">Corvus </w:t>
      </w:r>
      <w:r w:rsidRPr="000B2C8B">
        <w:rPr>
          <w:rFonts w:ascii="Arial" w:hAnsi="Arial" w:cs="Arial"/>
          <w:color w:val="000000" w:themeColor="text1"/>
          <w:sz w:val="22"/>
          <w:szCs w:val="22"/>
        </w:rPr>
        <w:t xml:space="preserve">corax) are foraging generalists and facultative scavengers with a high movement potential due to efficient gliding flight </w:t>
      </w:r>
      <w:r w:rsidRPr="000B2C8B">
        <w:rPr>
          <w:rFonts w:ascii="Arial" w:hAnsi="Arial" w:cs="Arial"/>
          <w:color w:val="000000" w:themeColor="text1"/>
          <w:sz w:val="22"/>
          <w:szCs w:val="22"/>
          <w:highlight w:val="yellow"/>
        </w:rPr>
        <w:t xml:space="preserve">(von Axel </w:t>
      </w:r>
      <w:r w:rsidRPr="000B2C8B">
        <w:rPr>
          <w:rFonts w:ascii="Arial" w:hAnsi="Arial" w:cs="Arial"/>
          <w:i/>
          <w:iCs/>
          <w:color w:val="000000" w:themeColor="text1"/>
          <w:sz w:val="22"/>
          <w:szCs w:val="22"/>
          <w:highlight w:val="yellow"/>
        </w:rPr>
        <w:t>in prep</w:t>
      </w:r>
      <w:r w:rsidRPr="000B2C8B">
        <w:rPr>
          <w:rFonts w:ascii="Arial" w:hAnsi="Arial" w:cs="Arial"/>
          <w:color w:val="000000" w:themeColor="text1"/>
          <w:sz w:val="22"/>
          <w:szCs w:val="22"/>
          <w:highlight w:val="yellow"/>
        </w:rPr>
        <w:t>)</w:t>
      </w:r>
      <w:r w:rsidRPr="000B2C8B">
        <w:rPr>
          <w:rFonts w:ascii="Arial" w:hAnsi="Arial" w:cs="Arial"/>
          <w:color w:val="000000" w:themeColor="text1"/>
          <w:sz w:val="22"/>
          <w:szCs w:val="22"/>
        </w:rPr>
        <w:t xml:space="preserve">. They evolved </w:t>
      </w:r>
      <w:del w:id="36" w:author="John M. Marzluff" w:date="2026-04-26T10:46:00Z" w16du:dateUtc="2026-04-26T16:46:00Z">
        <w:r w:rsidRPr="000B2C8B" w:rsidDel="005530EA">
          <w:rPr>
            <w:rFonts w:ascii="Arial" w:hAnsi="Arial" w:cs="Arial"/>
            <w:color w:val="000000" w:themeColor="text1"/>
            <w:sz w:val="22"/>
            <w:szCs w:val="22"/>
          </w:rPr>
          <w:delText xml:space="preserve">alongside </w:delText>
        </w:r>
      </w:del>
      <w:ins w:id="37" w:author="John M. Marzluff" w:date="2026-04-26T10:46:00Z" w16du:dateUtc="2026-04-26T16:46:00Z">
        <w:r w:rsidR="005530EA">
          <w:rPr>
            <w:rFonts w:ascii="Arial" w:hAnsi="Arial" w:cs="Arial"/>
            <w:color w:val="000000" w:themeColor="text1"/>
            <w:sz w:val="22"/>
            <w:szCs w:val="22"/>
          </w:rPr>
          <w:t>during the Pleistocene with</w:t>
        </w:r>
        <w:r w:rsidR="005530EA" w:rsidRPr="000B2C8B">
          <w:rPr>
            <w:rFonts w:ascii="Arial" w:hAnsi="Arial" w:cs="Arial"/>
            <w:color w:val="000000" w:themeColor="text1"/>
            <w:sz w:val="22"/>
            <w:szCs w:val="22"/>
          </w:rPr>
          <w:t xml:space="preserve"> </w:t>
        </w:r>
      </w:ins>
      <w:r w:rsidRPr="000B2C8B">
        <w:rPr>
          <w:rFonts w:ascii="Arial" w:hAnsi="Arial" w:cs="Arial"/>
          <w:color w:val="000000" w:themeColor="text1"/>
          <w:sz w:val="22"/>
          <w:szCs w:val="22"/>
        </w:rPr>
        <w:t>wolves and humans and use carrion from both species</w:t>
      </w:r>
      <w:ins w:id="38" w:author="John M. Marzluff" w:date="2026-04-26T10:46:00Z" w16du:dateUtc="2026-04-26T16:46:00Z">
        <w:r w:rsidR="005530EA">
          <w:rPr>
            <w:rFonts w:ascii="Arial" w:hAnsi="Arial" w:cs="Arial"/>
            <w:color w:val="000000" w:themeColor="text1"/>
            <w:sz w:val="22"/>
            <w:szCs w:val="22"/>
          </w:rPr>
          <w:t xml:space="preserve"> (</w:t>
        </w:r>
      </w:ins>
      <w:ins w:id="39" w:author="John M. Marzluff" w:date="2026-04-26T10:50:00Z" w16du:dateUtc="2026-04-26T16:50:00Z">
        <w:r w:rsidR="005530EA">
          <w:rPr>
            <w:rFonts w:ascii="Arial" w:hAnsi="Arial" w:cs="Arial"/>
            <w:color w:val="000000" w:themeColor="text1"/>
            <w:sz w:val="22"/>
            <w:szCs w:val="22"/>
          </w:rPr>
          <w:t xml:space="preserve">Marzluff and Angell 2005, </w:t>
        </w:r>
        <w:commentRangeStart w:id="40"/>
        <w:r w:rsidR="005530EA">
          <w:rPr>
            <w:rFonts w:ascii="Arial" w:hAnsi="Arial" w:cs="Arial"/>
            <w:color w:val="000000" w:themeColor="text1"/>
            <w:sz w:val="22"/>
            <w:szCs w:val="22"/>
          </w:rPr>
          <w:t>Kearns et al. 2018)</w:t>
        </w:r>
      </w:ins>
      <w:r w:rsidRPr="000B2C8B">
        <w:rPr>
          <w:rFonts w:ascii="Arial" w:hAnsi="Arial" w:cs="Arial"/>
          <w:color w:val="000000" w:themeColor="text1"/>
          <w:sz w:val="22"/>
          <w:szCs w:val="22"/>
        </w:rPr>
        <w:t xml:space="preserve">. </w:t>
      </w:r>
      <w:commentRangeEnd w:id="40"/>
      <w:r w:rsidR="001937E5" w:rsidRPr="000B2C8B">
        <w:rPr>
          <w:rStyle w:val="CommentReference"/>
          <w:rFonts w:ascii="Arial" w:hAnsi="Arial" w:cs="Arial"/>
          <w:color w:val="000000" w:themeColor="text1"/>
          <w:sz w:val="22"/>
          <w:szCs w:val="22"/>
        </w:rPr>
        <w:commentReference w:id="40"/>
      </w:r>
      <w:r w:rsidRPr="000B2C8B">
        <w:rPr>
          <w:rFonts w:ascii="Arial" w:hAnsi="Arial" w:cs="Arial"/>
          <w:color w:val="000000" w:themeColor="text1"/>
          <w:sz w:val="22"/>
          <w:szCs w:val="22"/>
        </w:rPr>
        <w:t xml:space="preserve">Ravens have learned to associate </w:t>
      </w:r>
      <w:ins w:id="41" w:author="John M. Marzluff" w:date="2026-04-26T10:51:00Z" w16du:dateUtc="2026-04-26T16:51:00Z">
        <w:r w:rsidR="005530EA">
          <w:rPr>
            <w:rFonts w:ascii="Arial" w:hAnsi="Arial" w:cs="Arial"/>
            <w:color w:val="000000" w:themeColor="text1"/>
            <w:kern w:val="0"/>
            <w:sz w:val="22"/>
            <w:szCs w:val="22"/>
            <w14:ligatures w14:val="none"/>
          </w:rPr>
          <w:t xml:space="preserve">the presence of wolves and their howling </w:t>
        </w:r>
        <w:r w:rsidR="005530EA">
          <w:rPr>
            <w:rFonts w:ascii="Arial" w:hAnsi="Arial" w:cs="Arial"/>
            <w:color w:val="000000" w:themeColor="text1"/>
            <w:kern w:val="0"/>
            <w:sz w:val="22"/>
            <w:szCs w:val="22"/>
            <w14:ligatures w14:val="none"/>
          </w:rPr>
          <w:fldChar w:fldCharType="begin"/>
        </w:r>
        <w:r w:rsidR="005530EA">
          <w:rPr>
            <w:rFonts w:ascii="Arial" w:hAnsi="Arial" w:cs="Arial"/>
            <w:color w:val="000000" w:themeColor="text1"/>
            <w:kern w:val="0"/>
            <w:sz w:val="22"/>
            <w:szCs w:val="22"/>
            <w14:ligatures w14:val="none"/>
          </w:rPr>
          <w: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005530EA">
          <w:rPr>
            <w:rFonts w:ascii="Arial" w:hAnsi="Arial" w:cs="Arial"/>
            <w:color w:val="000000" w:themeColor="text1"/>
            <w:kern w:val="0"/>
            <w:sz w:val="22"/>
            <w:szCs w:val="22"/>
            <w14:ligatures w14:val="none"/>
          </w:rPr>
          <w:fldChar w:fldCharType="separate"/>
        </w:r>
        <w:r w:rsidR="005530EA">
          <w:rPr>
            <w:rFonts w:ascii="Arial" w:hAnsi="Arial" w:cs="Arial"/>
            <w:color w:val="000000" w:themeColor="text1"/>
            <w:kern w:val="0"/>
            <w:sz w:val="22"/>
            <w:szCs w:val="22"/>
            <w14:ligatures w14:val="none"/>
          </w:rPr>
          <w:t>(Harrington 1978, Stahler et al. 2002)</w:t>
        </w:r>
        <w:r w:rsidR="005530EA">
          <w:rPr>
            <w:rFonts w:ascii="Arial" w:hAnsi="Arial" w:cs="Arial"/>
            <w:color w:val="000000" w:themeColor="text1"/>
            <w:kern w:val="0"/>
            <w:sz w:val="22"/>
            <w:szCs w:val="22"/>
            <w14:ligatures w14:val="none"/>
          </w:rPr>
          <w:fldChar w:fldCharType="end"/>
        </w:r>
        <w:r w:rsidR="005530EA">
          <w:rPr>
            <w:rFonts w:ascii="Arial" w:hAnsi="Arial" w:cs="Arial"/>
            <w:color w:val="000000" w:themeColor="text1"/>
            <w:kern w:val="0"/>
            <w:sz w:val="22"/>
            <w:szCs w:val="22"/>
            <w14:ligatures w14:val="none"/>
          </w:rPr>
          <w:t xml:space="preserve"> with potential foraging opportunities, as well as the sight and sounds of human hunters </w:t>
        </w:r>
        <w:r w:rsidR="005530EA">
          <w:rPr>
            <w:rFonts w:ascii="Arial" w:hAnsi="Arial" w:cs="Arial"/>
            <w:color w:val="000000" w:themeColor="text1"/>
            <w:kern w:val="0"/>
            <w:sz w:val="22"/>
            <w:szCs w:val="22"/>
            <w14:ligatures w14:val="none"/>
          </w:rPr>
          <w:fldChar w:fldCharType="begin"/>
        </w:r>
        <w:r w:rsidR="005530EA">
          <w:rPr>
            <w:rFonts w:ascii="Arial" w:hAnsi="Arial" w:cs="Arial"/>
            <w:color w:val="000000" w:themeColor="text1"/>
            <w:kern w:val="0"/>
            <w:sz w:val="22"/>
            <w:szCs w:val="22"/>
            <w14:ligatures w14:val="none"/>
          </w:rPr>
          <w: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5530EA">
          <w:rPr>
            <w:rFonts w:ascii="Arial" w:hAnsi="Arial" w:cs="Arial"/>
            <w:color w:val="000000" w:themeColor="text1"/>
            <w:kern w:val="0"/>
            <w:sz w:val="22"/>
            <w:szCs w:val="22"/>
            <w14:ligatures w14:val="none"/>
          </w:rPr>
          <w:fldChar w:fldCharType="separate"/>
        </w:r>
        <w:r w:rsidR="005530EA">
          <w:rPr>
            <w:rFonts w:ascii="Arial" w:hAnsi="Arial" w:cs="Arial"/>
            <w:color w:val="000000" w:themeColor="text1"/>
            <w:kern w:val="0"/>
            <w:sz w:val="22"/>
            <w:szCs w:val="22"/>
            <w14:ligatures w14:val="none"/>
          </w:rPr>
          <w:t>(White 2005, Marzluff et al. 2021)</w:t>
        </w:r>
        <w:r w:rsidR="005530EA">
          <w:rPr>
            <w:rFonts w:ascii="Arial" w:hAnsi="Arial" w:cs="Arial"/>
            <w:color w:val="000000" w:themeColor="text1"/>
            <w:kern w:val="0"/>
            <w:sz w:val="22"/>
            <w:szCs w:val="22"/>
            <w14:ligatures w14:val="none"/>
          </w:rPr>
          <w:fldChar w:fldCharType="end"/>
        </w:r>
        <w:r w:rsidR="005530EA">
          <w:rPr>
            <w:rFonts w:ascii="Arial" w:hAnsi="Arial" w:cs="Arial"/>
            <w:color w:val="000000" w:themeColor="text1"/>
            <w:kern w:val="0"/>
            <w:sz w:val="22"/>
            <w:szCs w:val="22"/>
            <w14:ligatures w14:val="none"/>
          </w:rPr>
          <w:t>.</w:t>
        </w:r>
      </w:ins>
      <w:del w:id="42" w:author="John M. Marzluff" w:date="2026-04-26T10:51:00Z" w16du:dateUtc="2026-04-26T16:51:00Z">
        <w:r w:rsidRPr="000B2C8B" w:rsidDel="005530EA">
          <w:rPr>
            <w:rFonts w:ascii="Arial" w:hAnsi="Arial" w:cs="Arial"/>
            <w:color w:val="000000" w:themeColor="text1"/>
            <w:sz w:val="22"/>
            <w:szCs w:val="22"/>
          </w:rPr>
          <w:delText xml:space="preserve">wolf presence and howling </w:delText>
        </w:r>
        <w:r w:rsidRPr="000B2C8B" w:rsidDel="005530EA">
          <w:rPr>
            <w:rFonts w:ascii="Arial" w:hAnsi="Arial" w:cs="Arial"/>
            <w:color w:val="000000" w:themeColor="text1"/>
            <w:sz w:val="22"/>
            <w:szCs w:val="22"/>
          </w:rPr>
          <w:fldChar w:fldCharType="begin"/>
        </w:r>
        <w:r w:rsidR="009836EB" w:rsidRPr="000B2C8B" w:rsidDel="005530EA">
          <w:rPr>
            <w:rFonts w:ascii="Arial" w:hAnsi="Arial" w:cs="Arial"/>
            <w:color w:val="000000" w:themeColor="text1"/>
            <w:sz w:val="22"/>
            <w:szCs w:val="22"/>
          </w:rPr>
          <w:delInstrText xml:space="preserve"> ADDIN ZOTERO_ITEM CSL_CITATION {"citationID":"qOdvttjn","properties":{"formattedCitation":"(Harrington 1978, Stahler et al. 2002)","plainCitation":"(Harrington 1978, Stahler et al. 2002)","noteIndex":0},"citationItems":[{"id":896,"uris":["http://zotero.org/users/9968163/items/2NY8I6XX"],"itemData":{"id":896,"type":"article-journal","container-title":"The Condor","DOI":"10.2307/1367925","ISSN":"00105422","issue":"2","journalAbbreviation":"The Condor","language":"en","page":"236","source":"DOI.org (Crossref)","title":"Ravens Attracted to Wolf Howling","volume":"80","author":[{"family":"Harrington","given":"Fred H."}],"issued":{"date-parts":[["1978"]]}}},{"id":61,"uris":["http://zotero.org/users/9968163/items/QBNZNE2M"],"itemData":{"id":61,"type":"article-journal","abstract":"One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delInstrText>
        </w:r>
        <w:r w:rsidRPr="000B2C8B" w:rsidDel="005530EA">
          <w:rPr>
            <w:rFonts w:ascii="Arial" w:hAnsi="Arial" w:cs="Arial"/>
            <w:color w:val="000000" w:themeColor="text1"/>
            <w:sz w:val="22"/>
            <w:szCs w:val="22"/>
          </w:rPr>
          <w:fldChar w:fldCharType="separate"/>
        </w:r>
        <w:r w:rsidRPr="000B2C8B" w:rsidDel="005530EA">
          <w:rPr>
            <w:rFonts w:ascii="Arial" w:hAnsi="Arial" w:cs="Arial"/>
            <w:color w:val="000000" w:themeColor="text1"/>
            <w:sz w:val="22"/>
            <w:szCs w:val="22"/>
          </w:rPr>
          <w:delText>(Harrington 1978, Stahler et al. 2002)</w:delText>
        </w:r>
        <w:r w:rsidRPr="000B2C8B" w:rsidDel="005530EA">
          <w:rPr>
            <w:rFonts w:ascii="Arial" w:hAnsi="Arial" w:cs="Arial"/>
            <w:color w:val="000000" w:themeColor="text1"/>
            <w:sz w:val="22"/>
            <w:szCs w:val="22"/>
          </w:rPr>
          <w:fldChar w:fldCharType="end"/>
        </w:r>
        <w:r w:rsidRPr="000B2C8B" w:rsidDel="005530EA">
          <w:rPr>
            <w:rFonts w:ascii="Arial" w:hAnsi="Arial" w:cs="Arial"/>
            <w:color w:val="000000" w:themeColor="text1"/>
            <w:sz w:val="22"/>
            <w:szCs w:val="22"/>
          </w:rPr>
          <w:delText xml:space="preserve"> and the sight and sounds of human hunters </w:delText>
        </w:r>
        <w:r w:rsidRPr="000B2C8B" w:rsidDel="005530EA">
          <w:rPr>
            <w:rFonts w:ascii="Arial" w:hAnsi="Arial" w:cs="Arial"/>
            <w:color w:val="000000" w:themeColor="text1"/>
            <w:sz w:val="22"/>
            <w:szCs w:val="22"/>
          </w:rPr>
          <w:fldChar w:fldCharType="begin"/>
        </w:r>
        <w:r w:rsidR="009836EB" w:rsidRPr="000B2C8B" w:rsidDel="005530EA">
          <w:rPr>
            <w:rFonts w:ascii="Arial" w:hAnsi="Arial" w:cs="Arial"/>
            <w:color w:val="000000" w:themeColor="text1"/>
            <w:sz w:val="22"/>
            <w:szCs w:val="22"/>
          </w:rPr>
          <w:delInstrText xml:space="preserve"> ADDIN ZOTERO_ITEM CSL_CITATION {"citationID":"lNxxW5Tx","properties":{"formattedCitation":"(White 2005, Marzluff et al. 2021)","plainCitation":"(White 2005, Marzluff et al. 2021)","noteIndex":0},"citationItems":[{"id":87,"uris":["http://zotero.org/users/9968163/items/4AXU568S"],"itemData":{"id":87,"type":"article-journal","abstract":"We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delInstrText>
        </w:r>
        <w:r w:rsidRPr="000B2C8B" w:rsidDel="005530EA">
          <w:rPr>
            <w:rFonts w:ascii="Arial" w:hAnsi="Arial" w:cs="Arial"/>
            <w:color w:val="000000" w:themeColor="text1"/>
            <w:sz w:val="22"/>
            <w:szCs w:val="22"/>
          </w:rPr>
          <w:fldChar w:fldCharType="separate"/>
        </w:r>
        <w:r w:rsidRPr="000B2C8B" w:rsidDel="005530EA">
          <w:rPr>
            <w:rFonts w:ascii="Arial" w:hAnsi="Arial" w:cs="Arial"/>
            <w:color w:val="000000" w:themeColor="text1"/>
            <w:sz w:val="22"/>
            <w:szCs w:val="22"/>
          </w:rPr>
          <w:delText>(White 2005, Marzluff et al. 2021)</w:delText>
        </w:r>
        <w:r w:rsidRPr="000B2C8B" w:rsidDel="005530EA">
          <w:rPr>
            <w:rFonts w:ascii="Arial" w:hAnsi="Arial" w:cs="Arial"/>
            <w:color w:val="000000" w:themeColor="text1"/>
            <w:sz w:val="22"/>
            <w:szCs w:val="22"/>
          </w:rPr>
          <w:fldChar w:fldCharType="end"/>
        </w:r>
        <w:r w:rsidRPr="000B2C8B" w:rsidDel="005530EA">
          <w:rPr>
            <w:rFonts w:ascii="Arial" w:hAnsi="Arial" w:cs="Arial"/>
            <w:color w:val="000000" w:themeColor="text1"/>
            <w:sz w:val="22"/>
            <w:szCs w:val="22"/>
          </w:rPr>
          <w:delText xml:space="preserve"> with potential foraging opportunities.</w:delText>
        </w:r>
      </w:del>
      <w:r w:rsidRPr="000B2C8B">
        <w:rPr>
          <w:rFonts w:ascii="Arial" w:hAnsi="Arial" w:cs="Arial"/>
          <w:color w:val="000000" w:themeColor="text1"/>
          <w:sz w:val="22"/>
          <w:szCs w:val="22"/>
        </w:rPr>
        <w:t xml:space="preserve"> Ravens adjust their space use depending on human and wolf provisioning</w:t>
      </w:r>
      <w:ins w:id="43" w:author="John M. Marzluff" w:date="2026-04-26T10:51:00Z" w16du:dateUtc="2026-04-26T16:51:00Z">
        <w:r w:rsidR="005530EA">
          <w:rPr>
            <w:rFonts w:ascii="Arial" w:hAnsi="Arial" w:cs="Arial"/>
            <w:color w:val="000000" w:themeColor="text1"/>
            <w:sz w:val="22"/>
            <w:szCs w:val="22"/>
          </w:rPr>
          <w:t>,</w:t>
        </w:r>
      </w:ins>
      <w:r w:rsidRPr="000B2C8B">
        <w:rPr>
          <w:rFonts w:ascii="Arial" w:hAnsi="Arial" w:cs="Arial"/>
          <w:color w:val="000000" w:themeColor="text1"/>
          <w:sz w:val="22"/>
          <w:szCs w:val="22"/>
        </w:rPr>
        <w:t xml:space="preserve"> utilizing wolf-habitat more than anthropogenic landscapes in winters with higher wolf prey-acquisition rates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{"citationID":"FQoPVxFI","properties":{"formattedCitation":"(Walker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kill and hunter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(Walker et al. 2018)</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Territory-holding ravens defend areas around their nesting and roosting sites year-round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{"citationID":"YuEWo5My","properties":{"formattedCitation":"(Heinrich 1988)","plainCitation":"(Heinrich 1988)","noteIndex":0},"citationItems":[{"id":78,"uris":["http://zotero.org/users/9968163/items/SABQUNDV"],"itemData":{"id":78,"type":"article-journal","abstract":"Large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(Heinrich 1988)</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however, outside of the breeding season, when free from parental duties, they are not as restricted in their use of space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{"citationID":"QAI4D2TS","properties":{"formattedCitation":"(Ho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(Ho et al. 2023)</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This gives them the opportunity to </w:t>
      </w:r>
      <w:del w:id="44" w:author="John M. Marzluff" w:date="2026-04-26T10:52:00Z" w16du:dateUtc="2026-04-26T16:52:00Z">
        <w:r w:rsidRPr="000B2C8B" w:rsidDel="005530EA">
          <w:rPr>
            <w:rFonts w:ascii="Arial" w:hAnsi="Arial" w:cs="Arial"/>
            <w:color w:val="000000" w:themeColor="text1"/>
            <w:sz w:val="22"/>
            <w:szCs w:val="22"/>
          </w:rPr>
          <w:delText>make decisions about</w:delText>
        </w:r>
      </w:del>
      <w:ins w:id="45" w:author="John M. Marzluff" w:date="2026-04-26T10:52:00Z" w16du:dateUtc="2026-04-26T16:52:00Z">
        <w:r w:rsidR="005530EA">
          <w:rPr>
            <w:rFonts w:ascii="Arial" w:hAnsi="Arial" w:cs="Arial"/>
            <w:color w:val="000000" w:themeColor="text1"/>
            <w:sz w:val="22"/>
            <w:szCs w:val="22"/>
          </w:rPr>
          <w:t>decide</w:t>
        </w:r>
      </w:ins>
      <w:r w:rsidRPr="000B2C8B">
        <w:rPr>
          <w:rFonts w:ascii="Arial" w:hAnsi="Arial" w:cs="Arial"/>
          <w:color w:val="000000" w:themeColor="text1"/>
          <w:sz w:val="22"/>
          <w:szCs w:val="22"/>
        </w:rPr>
        <w:t xml:space="preserve"> how to optimize their time to </w:t>
      </w:r>
      <w:del w:id="46" w:author="John M. Marzluff" w:date="2026-04-26T10:52:00Z" w16du:dateUtc="2026-04-26T16:52:00Z">
        <w:r w:rsidRPr="000B2C8B" w:rsidDel="005530EA">
          <w:rPr>
            <w:rFonts w:ascii="Arial" w:hAnsi="Arial" w:cs="Arial"/>
            <w:color w:val="000000" w:themeColor="text1"/>
            <w:sz w:val="22"/>
            <w:szCs w:val="22"/>
          </w:rPr>
          <w:delText xml:space="preserve">utilize </w:delText>
        </w:r>
      </w:del>
      <w:ins w:id="47" w:author="John M. Marzluff" w:date="2026-04-26T10:52:00Z" w16du:dateUtc="2026-04-26T16:52:00Z">
        <w:r w:rsidR="005530EA" w:rsidRPr="000B2C8B">
          <w:rPr>
            <w:rFonts w:ascii="Arial" w:hAnsi="Arial" w:cs="Arial"/>
            <w:color w:val="000000" w:themeColor="text1"/>
            <w:sz w:val="22"/>
            <w:szCs w:val="22"/>
          </w:rPr>
          <w:t>u</w:t>
        </w:r>
        <w:r w:rsidR="005530EA">
          <w:rPr>
            <w:rFonts w:ascii="Arial" w:hAnsi="Arial" w:cs="Arial"/>
            <w:color w:val="000000" w:themeColor="text1"/>
            <w:sz w:val="22"/>
            <w:szCs w:val="22"/>
          </w:rPr>
          <w:t>s</w:t>
        </w:r>
        <w:r w:rsidR="005530EA" w:rsidRPr="000B2C8B">
          <w:rPr>
            <w:rFonts w:ascii="Arial" w:hAnsi="Arial" w:cs="Arial"/>
            <w:color w:val="000000" w:themeColor="text1"/>
            <w:sz w:val="22"/>
            <w:szCs w:val="22"/>
          </w:rPr>
          <w:t xml:space="preserve">e </w:t>
        </w:r>
      </w:ins>
      <w:r w:rsidRPr="000B2C8B">
        <w:rPr>
          <w:rFonts w:ascii="Arial" w:hAnsi="Arial" w:cs="Arial"/>
          <w:color w:val="000000" w:themeColor="text1"/>
          <w:sz w:val="22"/>
          <w:szCs w:val="22"/>
        </w:rPr>
        <w:t>these various resources.</w:t>
      </w:r>
    </w:p>
    <w:p w14:paraId="7CE8D79A" w14:textId="0418956A"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{"citationID":"jLuSxOZz","properties":{"formattedCitation":"(Cassidy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 xml:space="preserve">(Cassidy et al. </w:t>
      </w:r>
      <w:r w:rsidRPr="000B2C8B">
        <w:rPr>
          <w:rFonts w:ascii="Arial" w:hAnsi="Arial" w:cs="Arial"/>
          <w:color w:val="000000" w:themeColor="text1"/>
          <w:sz w:val="22"/>
          <w:szCs w:val="22"/>
        </w:rPr>
        <w:lastRenderedPageBreak/>
        <w:t>2025)</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Their return to the landscape contributed to more consistent provisioning of natural carrion throughout the year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{"citationID":"0XeFlCEW","properties":{"formattedCitation":"(Wilmers et al. 2003{\\i{}a}, Wilmers and Getz 2004)","plainCitation":"(Wilmers et al. 2003a, Wilmers and Getz 2004)","noteIndex":0},"citationItems":[{"id":46,"uris":["http://zotero.org/users/9968163/items/9AZHVDTJ"],"itemData":{"id":46,"type":"article-journal","abstract":"1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M."}],"issued":{"date-parts":[["2003"]]}}},{"id":86,"uris":["http://zotero.org/users/9968163/items/UWP5JCS3"],"itemData":{"id":86,"type":"article-journal","abstract":"The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(Wilmers et al. 2003</w:t>
      </w:r>
      <w:r w:rsidRPr="000B2C8B">
        <w:rPr>
          <w:rFonts w:ascii="Arial" w:hAnsi="Arial" w:cs="Arial"/>
          <w:i/>
          <w:iCs/>
          <w:color w:val="000000" w:themeColor="text1"/>
          <w:sz w:val="22"/>
          <w:szCs w:val="22"/>
        </w:rPr>
        <w:t>a</w:t>
      </w:r>
      <w:r w:rsidRPr="000B2C8B">
        <w:rPr>
          <w:rFonts w:ascii="Arial" w:hAnsi="Arial" w:cs="Arial"/>
          <w:color w:val="000000" w:themeColor="text1"/>
          <w:sz w:val="22"/>
          <w:szCs w:val="22"/>
        </w:rPr>
        <w:t>, Wilmers and Getz 2004)</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Yellowstone is surrounded by private and public lands that permit recreational ungulate hunting during the winter. Human hunters often “field dress” large</w:t>
      </w:r>
      <w:del w:id="48" w:author="John M. Marzluff" w:date="2026-04-26T10:52:00Z" w16du:dateUtc="2026-04-26T16:52:00Z">
        <w:r w:rsidRPr="000B2C8B" w:rsidDel="005530EA">
          <w:rPr>
            <w:rFonts w:ascii="Arial" w:hAnsi="Arial" w:cs="Arial"/>
            <w:color w:val="000000" w:themeColor="text1"/>
            <w:sz w:val="22"/>
            <w:szCs w:val="22"/>
          </w:rPr>
          <w:delText>,</w:delText>
        </w:r>
      </w:del>
      <w:r w:rsidRPr="000B2C8B">
        <w:rPr>
          <w:rFonts w:ascii="Arial" w:hAnsi="Arial" w:cs="Arial"/>
          <w:color w:val="000000" w:themeColor="text1"/>
          <w:sz w:val="22"/>
          <w:szCs w:val="22"/>
        </w:rPr>
        <w:t xml:space="preserve"> harvested animals, leaving behind edible biomass in gut piles containing organs, bones, and hide</w:t>
      </w:r>
      <w:ins w:id="49" w:author="John M. Marzluff" w:date="2026-04-26T10:52:00Z" w16du:dateUtc="2026-04-26T16:52:00Z">
        <w:r w:rsidR="005530EA">
          <w:rPr>
            <w:rFonts w:ascii="Arial" w:hAnsi="Arial" w:cs="Arial"/>
            <w:color w:val="000000" w:themeColor="text1"/>
            <w:sz w:val="22"/>
            <w:szCs w:val="22"/>
          </w:rPr>
          <w:t>,</w:t>
        </w:r>
      </w:ins>
      <w:r w:rsidRPr="000B2C8B">
        <w:rPr>
          <w:rFonts w:ascii="Arial" w:hAnsi="Arial" w:cs="Arial"/>
          <w:color w:val="000000" w:themeColor="text1"/>
          <w:sz w:val="22"/>
          <w:szCs w:val="22"/>
        </w:rPr>
        <w:t xml:space="preserve"> </w:t>
      </w:r>
      <w:del w:id="50" w:author="John M. Marzluff" w:date="2026-04-26T10:52:00Z" w16du:dateUtc="2026-04-26T16:52:00Z">
        <w:r w:rsidRPr="000B2C8B" w:rsidDel="005530EA">
          <w:rPr>
            <w:rFonts w:ascii="Arial" w:hAnsi="Arial" w:cs="Arial"/>
            <w:color w:val="000000" w:themeColor="text1"/>
            <w:sz w:val="22"/>
            <w:szCs w:val="22"/>
          </w:rPr>
          <w:delText>that</w:delText>
        </w:r>
      </w:del>
      <w:ins w:id="51" w:author="John M. Marzluff" w:date="2026-04-26T10:52:00Z" w16du:dateUtc="2026-04-26T16:52:00Z">
        <w:r w:rsidR="005530EA">
          <w:rPr>
            <w:rFonts w:ascii="Arial" w:hAnsi="Arial" w:cs="Arial"/>
            <w:color w:val="000000" w:themeColor="text1"/>
            <w:sz w:val="22"/>
            <w:szCs w:val="22"/>
          </w:rPr>
          <w:t>which</w:t>
        </w:r>
      </w:ins>
      <w:r w:rsidRPr="000B2C8B">
        <w:rPr>
          <w:rFonts w:ascii="Arial" w:hAnsi="Arial" w:cs="Arial"/>
          <w:color w:val="000000" w:themeColor="text1"/>
          <w:sz w:val="22"/>
          <w:szCs w:val="22"/>
        </w:rPr>
        <w:t xml:space="preserve"> are then available to scavengers. These two carrion sources are both readily used by common ravens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{"citationID":"03I5cUJ5","properties":{"formattedCitation":"(Wilmers et al. 2003{\\i{}b}, Ho et al. 2023)","plainCitation":"(Wilmers et al. 2003b, Ho et al. 2023)","noteIndex":0},"citationItems":[{"id":74,"uris":["http://zotero.org/users/9968163/items/CP2GY75A"],"itemData":{"id":74,"type":"article-journal","abstract":"The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kern w:val="0"/>
          <w:sz w:val="22"/>
          <w:szCs w:val="22"/>
        </w:rPr>
        <w:t>(Wilmers et al. 2003</w:t>
      </w:r>
      <w:r w:rsidRPr="000B2C8B">
        <w:rPr>
          <w:rFonts w:ascii="Arial" w:hAnsi="Arial" w:cs="Arial"/>
          <w:i/>
          <w:iCs/>
          <w:color w:val="000000" w:themeColor="text1"/>
          <w:kern w:val="0"/>
          <w:sz w:val="22"/>
          <w:szCs w:val="22"/>
        </w:rPr>
        <w:t>b</w:t>
      </w:r>
      <w:r w:rsidRPr="000B2C8B">
        <w:rPr>
          <w:rFonts w:ascii="Arial" w:hAnsi="Arial" w:cs="Arial"/>
          <w:color w:val="000000" w:themeColor="text1"/>
          <w:kern w:val="0"/>
          <w:sz w:val="22"/>
          <w:szCs w:val="22"/>
        </w:rPr>
        <w:t>, Ho et al. 2023)</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In fact, ravens that hold breeding territories within Yellowstone National Park have been documented commuting during the winter between their territories and hunting areas outside the park boundaries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{"citationID":"zCiH5K9b","properties":{"unsorted":true,"formattedCitation":"(Marzluff et al. 2021, Ho et al. 2023)","plainCitation":"(Marzluff et al. 2021, Ho et al. 2023)","noteIndex":0},"citationItems":[{"id":972,"uris":["http://zotero.org/users/9968163/items/W246K25Z"],"itemData":{"id":972,"type":"article-journal","abstract":"Common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(Marzluff et al. 2021, Ho et al. 2023)</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t>
      </w:r>
    </w:p>
    <w:p w14:paraId="0BA438BE" w14:textId="31DB4BEF"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investigate two movement decisions made by territorial ravens during the non-breeding season: 1) when to leave the territory in search of distant foods, and 2) where to search for foods after leaving the territory. We hypothesize that movement decisions will be </w:t>
      </w:r>
      <w:ins w:id="52" w:author="John M. Marzluff" w:date="2026-04-26T10:53:00Z" w16du:dateUtc="2026-04-26T16:53:00Z">
        <w:r w:rsidR="005530EA" w:rsidRPr="000B2C8B">
          <w:rPr>
            <w:rFonts w:ascii="Arial" w:hAnsi="Arial" w:cs="Arial"/>
            <w:color w:val="000000" w:themeColor="text1"/>
            <w:sz w:val="22"/>
            <w:szCs w:val="22"/>
          </w:rPr>
          <w:t xml:space="preserve">compatible with optimal foraging theory. </w:t>
        </w:r>
      </w:ins>
      <w:del w:id="53" w:author="John M. Marzluff" w:date="2026-04-26T10:54:00Z" w16du:dateUtc="2026-04-26T16:54:00Z">
        <w:r w:rsidRPr="000B2C8B" w:rsidDel="005530EA">
          <w:rPr>
            <w:rFonts w:ascii="Arial" w:hAnsi="Arial" w:cs="Arial"/>
            <w:color w:val="000000" w:themeColor="text1"/>
            <w:sz w:val="22"/>
            <w:szCs w:val="22"/>
          </w:rPr>
          <w:delText xml:space="preserve">primarily governed by </w:delText>
        </w:r>
        <w:r w:rsidR="00861568" w:rsidRPr="000B2C8B" w:rsidDel="005530EA">
          <w:rPr>
            <w:rFonts w:ascii="Arial" w:hAnsi="Arial" w:cs="Arial"/>
            <w:color w:val="000000" w:themeColor="text1"/>
            <w:sz w:val="22"/>
            <w:szCs w:val="22"/>
          </w:rPr>
          <w:delText>carrion</w:delText>
        </w:r>
        <w:r w:rsidRPr="000B2C8B" w:rsidDel="005530EA">
          <w:rPr>
            <w:rFonts w:ascii="Arial" w:hAnsi="Arial" w:cs="Arial"/>
            <w:color w:val="000000" w:themeColor="text1"/>
            <w:sz w:val="22"/>
            <w:szCs w:val="22"/>
          </w:rPr>
          <w:delText xml:space="preserve"> availability.</w:delText>
        </w:r>
        <w:r w:rsidR="00DA196A" w:rsidRPr="000B2C8B" w:rsidDel="005530EA">
          <w:rPr>
            <w:rFonts w:ascii="Arial" w:hAnsi="Arial" w:cs="Arial"/>
            <w:color w:val="000000" w:themeColor="text1"/>
            <w:sz w:val="22"/>
            <w:szCs w:val="22"/>
          </w:rPr>
          <w:delText xml:space="preserve"> Ravens should therefore make decisions that are </w:delText>
        </w:r>
      </w:del>
      <w:del w:id="54" w:author="John M. Marzluff" w:date="2026-04-26T10:53:00Z" w16du:dateUtc="2026-04-26T16:53:00Z">
        <w:r w:rsidR="00DA196A" w:rsidRPr="000B2C8B" w:rsidDel="005530EA">
          <w:rPr>
            <w:rFonts w:ascii="Arial" w:hAnsi="Arial" w:cs="Arial"/>
            <w:color w:val="000000" w:themeColor="text1"/>
            <w:sz w:val="22"/>
            <w:szCs w:val="22"/>
          </w:rPr>
          <w:delText>compatible with optimal foraging theory.</w:delText>
        </w:r>
        <w:r w:rsidRPr="000B2C8B" w:rsidDel="005530EA">
          <w:rPr>
            <w:rFonts w:ascii="Arial" w:hAnsi="Arial" w:cs="Arial"/>
            <w:color w:val="000000" w:themeColor="text1"/>
            <w:sz w:val="22"/>
            <w:szCs w:val="22"/>
          </w:rPr>
          <w:delText xml:space="preserve"> </w:delText>
        </w:r>
      </w:del>
      <w:r w:rsidRPr="000B2C8B">
        <w:rPr>
          <w:rFonts w:ascii="Arial" w:hAnsi="Arial" w:cs="Arial"/>
          <w:color w:val="000000" w:themeColor="text1"/>
          <w:sz w:val="22"/>
          <w:szCs w:val="22"/>
        </w:rPr>
        <w:t xml:space="preserve">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0B2C8B" w:rsidRDefault="004D3FB5" w:rsidP="006813E2">
      <w:pPr>
        <w:spacing w:line="480" w:lineRule="auto"/>
        <w:ind w:firstLine="720"/>
        <w:rPr>
          <w:rFonts w:ascii="Arial" w:hAnsi="Arial" w:cs="Arial"/>
          <w:color w:val="000000" w:themeColor="text1"/>
          <w:sz w:val="22"/>
          <w:szCs w:val="22"/>
        </w:rPr>
      </w:pPr>
    </w:p>
    <w:p w14:paraId="6814B8FB" w14:textId="2706792B" w:rsidR="00354CBB" w:rsidRPr="000B2C8B" w:rsidRDefault="004B3AA4" w:rsidP="006813E2">
      <w:pPr>
        <w:pStyle w:val="Heading2"/>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3.2 </w:t>
      </w:r>
      <w:r w:rsidR="004D3FB5" w:rsidRPr="000B2C8B">
        <w:rPr>
          <w:rFonts w:ascii="Arial" w:hAnsi="Arial" w:cs="Arial"/>
          <w:color w:val="000000" w:themeColor="text1"/>
          <w:sz w:val="22"/>
          <w:szCs w:val="22"/>
        </w:rPr>
        <w:t>Methods</w:t>
      </w:r>
    </w:p>
    <w:p w14:paraId="0DF85B31" w14:textId="56112B5F"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3.2.1 </w:t>
      </w:r>
      <w:r w:rsidR="004D3FB5" w:rsidRPr="00E34EF6">
        <w:rPr>
          <w:rFonts w:ascii="Arial" w:hAnsi="Arial" w:cs="Arial"/>
          <w:i/>
          <w:iCs/>
          <w:color w:val="000000" w:themeColor="text1"/>
          <w:sz w:val="22"/>
          <w:szCs w:val="22"/>
        </w:rPr>
        <w:t>Study area</w:t>
      </w:r>
    </w:p>
    <w:p w14:paraId="0BCF1629" w14:textId="22017F1F"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Yellowstone National Park is a large (8903 km</w:t>
      </w:r>
      <w:r w:rsidRPr="000B2C8B">
        <w:rPr>
          <w:rFonts w:ascii="Arial" w:hAnsi="Arial" w:cs="Arial"/>
          <w:color w:val="000000" w:themeColor="text1"/>
          <w:sz w:val="22"/>
          <w:szCs w:val="22"/>
          <w:vertAlign w:val="superscript"/>
        </w:rPr>
        <w:t>2</w:t>
      </w:r>
      <w:r w:rsidRPr="000B2C8B">
        <w:rPr>
          <w:rFonts w:ascii="Arial" w:hAnsi="Arial" w:cs="Arial"/>
          <w:color w:val="000000" w:themeColor="text1"/>
          <w:sz w:val="22"/>
          <w:szCs w:val="22"/>
        </w:rPr>
        <w:t xml:space="preserve">), mostly intact temperate ecosystem that includes </w:t>
      </w:r>
      <w:del w:id="55" w:author="John M. Marzluff" w:date="2026-04-27T08:31:00Z" w16du:dateUtc="2026-04-27T14:31:00Z">
        <w:r w:rsidRPr="000B2C8B" w:rsidDel="001937E5">
          <w:rPr>
            <w:rFonts w:ascii="Arial" w:hAnsi="Arial" w:cs="Arial"/>
            <w:color w:val="000000" w:themeColor="text1"/>
            <w:sz w:val="22"/>
            <w:szCs w:val="22"/>
          </w:rPr>
          <w:delText xml:space="preserve">a mix of habitat types, including </w:delText>
        </w:r>
      </w:del>
      <w:r w:rsidRPr="000B2C8B">
        <w:rPr>
          <w:rFonts w:ascii="Arial" w:hAnsi="Arial" w:cs="Arial"/>
          <w:color w:val="000000" w:themeColor="text1"/>
          <w:sz w:val="22"/>
          <w:szCs w:val="22"/>
        </w:rPr>
        <w:t>sagebrush steppe, montane grassland</w:t>
      </w:r>
      <w:del w:id="56" w:author="John M. Marzluff" w:date="2026-04-27T08:32:00Z" w16du:dateUtc="2026-04-27T14:32:00Z">
        <w:r w:rsidRPr="000B2C8B" w:rsidDel="001937E5">
          <w:rPr>
            <w:rFonts w:ascii="Arial" w:hAnsi="Arial" w:cs="Arial"/>
            <w:color w:val="000000" w:themeColor="text1"/>
            <w:sz w:val="22"/>
            <w:szCs w:val="22"/>
          </w:rPr>
          <w:delText>s</w:delText>
        </w:r>
      </w:del>
      <w:r w:rsidRPr="000B2C8B">
        <w:rPr>
          <w:rFonts w:ascii="Arial" w:hAnsi="Arial" w:cs="Arial"/>
          <w:color w:val="000000" w:themeColor="text1"/>
          <w:sz w:val="22"/>
          <w:szCs w:val="22"/>
        </w:rPr>
        <w:t xml:space="preserve">, mixed conifer and </w:t>
      </w:r>
      <w:del w:id="57" w:author="John M. Marzluff" w:date="2026-04-27T08:32:00Z" w16du:dateUtc="2026-04-27T14:32:00Z">
        <w:r w:rsidRPr="000B2C8B" w:rsidDel="001937E5">
          <w:rPr>
            <w:rFonts w:ascii="Arial" w:hAnsi="Arial" w:cs="Arial"/>
            <w:color w:val="000000" w:themeColor="text1"/>
            <w:sz w:val="22"/>
            <w:szCs w:val="22"/>
          </w:rPr>
          <w:delText xml:space="preserve">pine </w:delText>
        </w:r>
      </w:del>
      <w:ins w:id="58" w:author="John M. Marzluff" w:date="2026-04-27T08:32:00Z" w16du:dateUtc="2026-04-27T14:32:00Z">
        <w:r w:rsidR="001937E5">
          <w:rPr>
            <w:rFonts w:ascii="Arial" w:hAnsi="Arial" w:cs="Arial"/>
            <w:color w:val="000000" w:themeColor="text1"/>
            <w:sz w:val="22"/>
            <w:szCs w:val="22"/>
          </w:rPr>
          <w:t>deciduous</w:t>
        </w:r>
        <w:r w:rsidR="001937E5" w:rsidRPr="000B2C8B">
          <w:rPr>
            <w:rFonts w:ascii="Arial" w:hAnsi="Arial" w:cs="Arial"/>
            <w:color w:val="000000" w:themeColor="text1"/>
            <w:sz w:val="22"/>
            <w:szCs w:val="22"/>
          </w:rPr>
          <w:t xml:space="preserve"> </w:t>
        </w:r>
      </w:ins>
      <w:r w:rsidRPr="000B2C8B">
        <w:rPr>
          <w:rFonts w:ascii="Arial" w:hAnsi="Arial" w:cs="Arial"/>
          <w:color w:val="000000" w:themeColor="text1"/>
          <w:sz w:val="22"/>
          <w:szCs w:val="22"/>
        </w:rPr>
        <w:t>forest</w:t>
      </w:r>
      <w:del w:id="59" w:author="John M. Marzluff" w:date="2026-04-27T08:32:00Z" w16du:dateUtc="2026-04-27T14:32:00Z">
        <w:r w:rsidRPr="000B2C8B" w:rsidDel="001937E5">
          <w:rPr>
            <w:rFonts w:ascii="Arial" w:hAnsi="Arial" w:cs="Arial"/>
            <w:color w:val="000000" w:themeColor="text1"/>
            <w:sz w:val="22"/>
            <w:szCs w:val="22"/>
          </w:rPr>
          <w:delText>s</w:delText>
        </w:r>
      </w:del>
      <w:r w:rsidRPr="000B2C8B">
        <w:rPr>
          <w:rFonts w:ascii="Arial" w:hAnsi="Arial" w:cs="Arial"/>
          <w:color w:val="000000" w:themeColor="text1"/>
          <w:sz w:val="22"/>
          <w:szCs w:val="22"/>
        </w:rPr>
        <w:t xml:space="preserve">, and thermally active regions. Yellowstone is bordered to the north by the Custer Gallatin National </w:t>
      </w:r>
      <w:r w:rsidRPr="000B2C8B">
        <w:rPr>
          <w:rFonts w:ascii="Arial" w:hAnsi="Arial" w:cs="Arial"/>
          <w:color w:val="000000" w:themeColor="text1"/>
          <w:sz w:val="22"/>
          <w:szCs w:val="22"/>
        </w:rPr>
        <w:lastRenderedPageBreak/>
        <w:t xml:space="preserve">Forest, public land </w:t>
      </w:r>
      <w:del w:id="60" w:author="John M. Marzluff" w:date="2026-04-27T08:32:00Z" w16du:dateUtc="2026-04-27T14:32:00Z">
        <w:r w:rsidRPr="000B2C8B" w:rsidDel="001937E5">
          <w:rPr>
            <w:rFonts w:ascii="Arial" w:hAnsi="Arial" w:cs="Arial"/>
            <w:color w:val="000000" w:themeColor="text1"/>
            <w:sz w:val="22"/>
            <w:szCs w:val="22"/>
          </w:rPr>
          <w:delText xml:space="preserve">managed by the USFS </w:delText>
        </w:r>
      </w:del>
      <w:r w:rsidRPr="000B2C8B">
        <w:rPr>
          <w:rFonts w:ascii="Arial" w:hAnsi="Arial" w:cs="Arial"/>
          <w:color w:val="000000" w:themeColor="text1"/>
          <w:sz w:val="22"/>
          <w:szCs w:val="22"/>
        </w:rPr>
        <w:t>that is open to recreational hunting during various seasons. Hunters target elk (</w:t>
      </w:r>
      <w:r w:rsidRPr="000B2C8B">
        <w:rPr>
          <w:rFonts w:ascii="Arial" w:hAnsi="Arial" w:cs="Arial"/>
          <w:i/>
          <w:iCs/>
          <w:color w:val="000000" w:themeColor="text1"/>
          <w:sz w:val="22"/>
          <w:szCs w:val="22"/>
        </w:rPr>
        <w:t>Cervus canadensis</w:t>
      </w:r>
      <w:r w:rsidRPr="000B2C8B">
        <w:rPr>
          <w:rFonts w:ascii="Arial" w:hAnsi="Arial" w:cs="Arial"/>
          <w:color w:val="000000" w:themeColor="text1"/>
          <w:sz w:val="22"/>
          <w:szCs w:val="22"/>
        </w:rPr>
        <w:t>) and bison (</w:t>
      </w:r>
      <w:r w:rsidRPr="000B2C8B">
        <w:rPr>
          <w:rFonts w:ascii="Arial" w:hAnsi="Arial" w:cs="Arial"/>
          <w:i/>
          <w:iCs/>
          <w:color w:val="000000" w:themeColor="text1"/>
          <w:sz w:val="22"/>
          <w:szCs w:val="22"/>
        </w:rPr>
        <w:t>Bison bison</w:t>
      </w:r>
      <w:r w:rsidRPr="000B2C8B">
        <w:rPr>
          <w:rFonts w:ascii="Arial" w:hAnsi="Arial" w:cs="Arial"/>
          <w:color w:val="000000" w:themeColor="text1"/>
          <w:sz w:val="22"/>
          <w:szCs w:val="22"/>
        </w:rPr>
        <w:t>) that migrate from Yellowstone during the winter and resident populations of mule (</w:t>
      </w:r>
      <w:r w:rsidRPr="000B2C8B">
        <w:rPr>
          <w:rFonts w:ascii="Arial" w:hAnsi="Arial" w:cs="Arial"/>
          <w:i/>
          <w:iCs/>
          <w:color w:val="000000" w:themeColor="text1"/>
          <w:sz w:val="22"/>
          <w:szCs w:val="22"/>
        </w:rPr>
        <w:t>Odocoileus hemionus</w:t>
      </w:r>
      <w:r w:rsidRPr="000B2C8B">
        <w:rPr>
          <w:rFonts w:ascii="Arial" w:hAnsi="Arial" w:cs="Arial"/>
          <w:color w:val="000000" w:themeColor="text1"/>
          <w:sz w:val="22"/>
          <w:szCs w:val="22"/>
        </w:rPr>
        <w:t>) and white-tailed deer (</w:t>
      </w:r>
      <w:r w:rsidRPr="000B2C8B">
        <w:rPr>
          <w:rFonts w:ascii="Arial" w:hAnsi="Arial" w:cs="Arial"/>
          <w:i/>
          <w:iCs/>
          <w:color w:val="000000" w:themeColor="text1"/>
          <w:sz w:val="22"/>
          <w:szCs w:val="22"/>
        </w:rPr>
        <w:t>Odocoileus</w:t>
      </w:r>
      <w:r w:rsidRPr="000B2C8B">
        <w:rPr>
          <w:rFonts w:ascii="Arial" w:hAnsi="Arial" w:cs="Arial"/>
          <w:color w:val="000000" w:themeColor="text1"/>
          <w:sz w:val="22"/>
          <w:szCs w:val="22"/>
        </w:rPr>
        <w:t xml:space="preserve"> </w:t>
      </w:r>
      <w:r w:rsidRPr="000B2C8B">
        <w:rPr>
          <w:rFonts w:ascii="Arial" w:hAnsi="Arial" w:cs="Arial"/>
          <w:i/>
          <w:iCs/>
          <w:color w:val="000000" w:themeColor="text1"/>
          <w:sz w:val="22"/>
          <w:szCs w:val="22"/>
        </w:rPr>
        <w:t>virginianus</w:t>
      </w:r>
      <w:r w:rsidRPr="000B2C8B">
        <w:rPr>
          <w:rFonts w:ascii="Arial" w:hAnsi="Arial" w:cs="Arial"/>
          <w:color w:val="000000" w:themeColor="text1"/>
          <w:sz w:val="22"/>
          <w:szCs w:val="22"/>
        </w:rPr>
        <w:t xml:space="preserve">) when winter conditions drive ungulates to lower elevations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(Geremia et al. 2011, Rickbeil et al. 2019)</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In contrast, inside the park, a relatively dense wolf population creates carrion.</w:t>
      </w:r>
    </w:p>
    <w:p w14:paraId="7DF715CB" w14:textId="77777777" w:rsidR="008C7DBE" w:rsidRPr="000B2C8B" w:rsidRDefault="008C7DBE"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67066748" wp14:editId="47A57A3C">
            <wp:extent cx="5936615" cy="4544060"/>
            <wp:effectExtent l="0" t="0" r="6985" b="8890"/>
            <wp:docPr id="9184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6615" cy="4544060"/>
                    </a:xfrm>
                    <a:prstGeom prst="rect">
                      <a:avLst/>
                    </a:prstGeom>
                    <a:noFill/>
                    <a:ln>
                      <a:noFill/>
                    </a:ln>
                  </pic:spPr>
                </pic:pic>
              </a:graphicData>
            </a:graphic>
          </wp:inline>
        </w:drawing>
      </w:r>
    </w:p>
    <w:p w14:paraId="312668C1" w14:textId="23276AFB" w:rsidR="008C7DBE" w:rsidRPr="000B2C8B" w:rsidRDefault="008C7DBE" w:rsidP="00E34EF6">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1. Map of Yellowstone National Park showing the locations of tagged raven territories as colored polygons inside the boundaries. The MTFWP (red) and bison (blue) hunting regions are highlighted outside the north-western boundary of the national park. </w:t>
      </w:r>
      <w:del w:id="61" w:author="John M. Marzluff" w:date="2026-04-27T08:34:00Z" w16du:dateUtc="2026-04-27T14:34:00Z">
        <w:r w:rsidRPr="000B2C8B" w:rsidDel="001937E5">
          <w:rPr>
            <w:rFonts w:ascii="Arial" w:hAnsi="Arial" w:cs="Arial"/>
            <w:color w:val="000000" w:themeColor="text1"/>
            <w:sz w:val="22"/>
            <w:szCs w:val="22"/>
          </w:rPr>
          <w:delText xml:space="preserve">The </w:delText>
        </w:r>
      </w:del>
      <w:ins w:id="62" w:author="John M. Marzluff" w:date="2026-04-27T08:34:00Z" w16du:dateUtc="2026-04-27T14:34:00Z">
        <w:r w:rsidR="001937E5">
          <w:rPr>
            <w:rFonts w:ascii="Arial" w:hAnsi="Arial" w:cs="Arial"/>
            <w:color w:val="000000" w:themeColor="text1"/>
            <w:sz w:val="22"/>
            <w:szCs w:val="22"/>
          </w:rPr>
          <w:t xml:space="preserve">Hunting occurs in the </w:t>
        </w:r>
        <w:r w:rsidR="001937E5" w:rsidRPr="000B2C8B">
          <w:rPr>
            <w:rFonts w:ascii="Arial" w:hAnsi="Arial" w:cs="Arial"/>
            <w:color w:val="000000" w:themeColor="text1"/>
            <w:sz w:val="22"/>
            <w:szCs w:val="22"/>
          </w:rPr>
          <w:t xml:space="preserve"> </w:t>
        </w:r>
      </w:ins>
      <w:r w:rsidRPr="000B2C8B">
        <w:rPr>
          <w:rFonts w:ascii="Arial" w:hAnsi="Arial" w:cs="Arial"/>
          <w:color w:val="000000" w:themeColor="text1"/>
          <w:sz w:val="22"/>
          <w:szCs w:val="22"/>
        </w:rPr>
        <w:t xml:space="preserve">MTFWP region </w:t>
      </w:r>
      <w:del w:id="63" w:author="John M. Marzluff" w:date="2026-04-27T08:34:00Z" w16du:dateUtc="2026-04-27T14:34:00Z">
        <w:r w:rsidRPr="000B2C8B" w:rsidDel="001937E5">
          <w:rPr>
            <w:rFonts w:ascii="Arial" w:hAnsi="Arial" w:cs="Arial"/>
            <w:color w:val="000000" w:themeColor="text1"/>
            <w:sz w:val="22"/>
            <w:szCs w:val="22"/>
          </w:rPr>
          <w:delText>was used during the duration of</w:delText>
        </w:r>
      </w:del>
      <w:ins w:id="64" w:author="John M. Marzluff" w:date="2026-04-27T08:34:00Z" w16du:dateUtc="2026-04-27T14:34:00Z">
        <w:r w:rsidR="001937E5">
          <w:rPr>
            <w:rFonts w:ascii="Arial" w:hAnsi="Arial" w:cs="Arial"/>
            <w:color w:val="000000" w:themeColor="text1"/>
            <w:sz w:val="22"/>
            <w:szCs w:val="22"/>
          </w:rPr>
          <w:t>throughout</w:t>
        </w:r>
      </w:ins>
      <w:r w:rsidRPr="000B2C8B">
        <w:rPr>
          <w:rFonts w:ascii="Arial" w:hAnsi="Arial" w:cs="Arial"/>
          <w:color w:val="000000" w:themeColor="text1"/>
          <w:sz w:val="22"/>
          <w:szCs w:val="22"/>
        </w:rPr>
        <w:t xml:space="preserve"> the rifle hunting season</w:t>
      </w:r>
      <w:ins w:id="65" w:author="John M. Marzluff" w:date="2026-04-27T08:34:00Z" w16du:dateUtc="2026-04-27T14:34:00Z">
        <w:r w:rsidR="001937E5">
          <w:rPr>
            <w:rFonts w:ascii="Arial" w:hAnsi="Arial" w:cs="Arial"/>
            <w:color w:val="000000" w:themeColor="text1"/>
            <w:sz w:val="22"/>
            <w:szCs w:val="22"/>
          </w:rPr>
          <w:t xml:space="preserve"> and in t</w:t>
        </w:r>
      </w:ins>
      <w:del w:id="66" w:author="John M. Marzluff" w:date="2026-04-27T08:34:00Z" w16du:dateUtc="2026-04-27T14:34:00Z">
        <w:r w:rsidRPr="000B2C8B" w:rsidDel="001937E5">
          <w:rPr>
            <w:rFonts w:ascii="Arial" w:hAnsi="Arial" w:cs="Arial"/>
            <w:color w:val="000000" w:themeColor="text1"/>
            <w:sz w:val="22"/>
            <w:szCs w:val="22"/>
          </w:rPr>
          <w:delText>. T</w:delText>
        </w:r>
      </w:del>
      <w:r w:rsidRPr="000B2C8B">
        <w:rPr>
          <w:rFonts w:ascii="Arial" w:hAnsi="Arial" w:cs="Arial"/>
          <w:color w:val="000000" w:themeColor="text1"/>
          <w:sz w:val="22"/>
          <w:szCs w:val="22"/>
        </w:rPr>
        <w:t>he bison region</w:t>
      </w:r>
      <w:del w:id="67" w:author="John M. Marzluff" w:date="2026-04-27T08:34:00Z" w16du:dateUtc="2026-04-27T14:34:00Z">
        <w:r w:rsidRPr="000B2C8B" w:rsidDel="001937E5">
          <w:rPr>
            <w:rFonts w:ascii="Arial" w:hAnsi="Arial" w:cs="Arial"/>
            <w:color w:val="000000" w:themeColor="text1"/>
            <w:sz w:val="22"/>
            <w:szCs w:val="22"/>
          </w:rPr>
          <w:delText xml:space="preserve"> was used</w:delText>
        </w:r>
      </w:del>
      <w:r w:rsidRPr="000B2C8B">
        <w:rPr>
          <w:rFonts w:ascii="Arial" w:hAnsi="Arial" w:cs="Arial"/>
          <w:color w:val="000000" w:themeColor="text1"/>
          <w:sz w:val="22"/>
          <w:szCs w:val="22"/>
        </w:rPr>
        <w:t xml:space="preserve"> after the end of the </w:t>
      </w:r>
      <w:r w:rsidRPr="000B2C8B">
        <w:rPr>
          <w:rFonts w:ascii="Arial" w:hAnsi="Arial" w:cs="Arial"/>
          <w:color w:val="000000" w:themeColor="text1"/>
          <w:sz w:val="22"/>
          <w:szCs w:val="22"/>
        </w:rPr>
        <w:lastRenderedPageBreak/>
        <w:t xml:space="preserve">MTFWP rifle hunting season </w:t>
      </w:r>
      <w:ins w:id="68" w:author="John M. Marzluff" w:date="2026-04-27T08:34:00Z" w16du:dateUtc="2026-04-27T14:34:00Z">
        <w:r w:rsidR="001937E5">
          <w:rPr>
            <w:rFonts w:ascii="Arial" w:hAnsi="Arial" w:cs="Arial"/>
            <w:color w:val="000000" w:themeColor="text1"/>
            <w:sz w:val="22"/>
            <w:szCs w:val="22"/>
          </w:rPr>
          <w:t>through</w:t>
        </w:r>
      </w:ins>
      <w:ins w:id="69" w:author="John M. Marzluff" w:date="2026-04-27T08:35:00Z" w16du:dateUtc="2026-04-27T14:35:00Z">
        <w:r w:rsidR="001937E5">
          <w:rPr>
            <w:rFonts w:ascii="Arial" w:hAnsi="Arial" w:cs="Arial"/>
            <w:color w:val="000000" w:themeColor="text1"/>
            <w:sz w:val="22"/>
            <w:szCs w:val="22"/>
          </w:rPr>
          <w:t xml:space="preserve"> </w:t>
        </w:r>
      </w:ins>
      <w:del w:id="70" w:author="John M. Marzluff" w:date="2026-04-27T08:35:00Z" w16du:dateUtc="2026-04-27T14:35:00Z">
        <w:r w:rsidRPr="000B2C8B" w:rsidDel="001937E5">
          <w:rPr>
            <w:rFonts w:ascii="Arial" w:hAnsi="Arial" w:cs="Arial"/>
            <w:color w:val="000000" w:themeColor="text1"/>
            <w:sz w:val="22"/>
            <w:szCs w:val="22"/>
          </w:rPr>
          <w:delText>and ran until the end of the winter study period (</w:delText>
        </w:r>
      </w:del>
      <w:ins w:id="71" w:author="John M. Marzluff" w:date="2026-04-27T08:35:00Z" w16du:dateUtc="2026-04-27T14:35:00Z">
        <w:r w:rsidR="001937E5">
          <w:rPr>
            <w:rFonts w:ascii="Arial" w:hAnsi="Arial" w:cs="Arial"/>
            <w:color w:val="000000" w:themeColor="text1"/>
            <w:sz w:val="22"/>
            <w:szCs w:val="22"/>
          </w:rPr>
          <w:t>M</w:t>
        </w:r>
      </w:ins>
      <w:del w:id="72" w:author="John M. Marzluff" w:date="2026-04-27T08:35:00Z" w16du:dateUtc="2026-04-27T14:35:00Z">
        <w:r w:rsidRPr="000B2C8B" w:rsidDel="001937E5">
          <w:rPr>
            <w:rFonts w:ascii="Arial" w:hAnsi="Arial" w:cs="Arial"/>
            <w:color w:val="000000" w:themeColor="text1"/>
            <w:sz w:val="22"/>
            <w:szCs w:val="22"/>
          </w:rPr>
          <w:delText>M</w:delText>
        </w:r>
      </w:del>
      <w:r w:rsidRPr="000B2C8B">
        <w:rPr>
          <w:rFonts w:ascii="Arial" w:hAnsi="Arial" w:cs="Arial"/>
          <w:color w:val="000000" w:themeColor="text1"/>
          <w:sz w:val="22"/>
          <w:szCs w:val="22"/>
        </w:rPr>
        <w:t>arch 30</w:t>
      </w:r>
      <w:del w:id="73" w:author="John M. Marzluff" w:date="2026-04-27T08:35:00Z" w16du:dateUtc="2026-04-27T14:35:00Z">
        <w:r w:rsidRPr="000B2C8B" w:rsidDel="001937E5">
          <w:rPr>
            <w:rFonts w:ascii="Arial" w:hAnsi="Arial" w:cs="Arial"/>
            <w:color w:val="000000" w:themeColor="text1"/>
            <w:sz w:val="22"/>
            <w:szCs w:val="22"/>
          </w:rPr>
          <w:delText>)</w:delText>
        </w:r>
      </w:del>
      <w:r w:rsidRPr="000B2C8B">
        <w:rPr>
          <w:rFonts w:ascii="Arial" w:hAnsi="Arial" w:cs="Arial"/>
          <w:color w:val="000000" w:themeColor="text1"/>
          <w:sz w:val="22"/>
          <w:szCs w:val="22"/>
        </w:rPr>
        <w:t xml:space="preserve">. The </w:t>
      </w:r>
      <w:ins w:id="74" w:author="John M. Marzluff" w:date="2026-04-27T08:36:00Z" w16du:dateUtc="2026-04-27T14:36:00Z">
        <w:r w:rsidR="001937E5">
          <w:rPr>
            <w:rFonts w:ascii="Arial" w:hAnsi="Arial" w:cs="Arial"/>
            <w:color w:val="000000" w:themeColor="text1"/>
            <w:sz w:val="22"/>
            <w:szCs w:val="22"/>
          </w:rPr>
          <w:t xml:space="preserve">star marks the </w:t>
        </w:r>
      </w:ins>
      <w:del w:id="75" w:author="John M. Marzluff" w:date="2026-04-27T08:35:00Z" w16du:dateUtc="2026-04-27T14:35:00Z">
        <w:r w:rsidRPr="000B2C8B" w:rsidDel="001937E5">
          <w:rPr>
            <w:rFonts w:ascii="Arial" w:hAnsi="Arial" w:cs="Arial"/>
            <w:color w:val="000000" w:themeColor="text1"/>
            <w:sz w:val="22"/>
            <w:szCs w:val="22"/>
          </w:rPr>
          <w:delText xml:space="preserve">landfill </w:delText>
        </w:r>
      </w:del>
      <w:ins w:id="76" w:author="John M. Marzluff" w:date="2026-04-27T08:35:00Z" w16du:dateUtc="2026-04-27T14:35:00Z">
        <w:r w:rsidR="001937E5">
          <w:rPr>
            <w:rFonts w:ascii="Arial" w:hAnsi="Arial" w:cs="Arial"/>
            <w:color w:val="000000" w:themeColor="text1"/>
            <w:sz w:val="22"/>
            <w:szCs w:val="22"/>
          </w:rPr>
          <w:t>Gardiner, MT, l</w:t>
        </w:r>
        <w:r w:rsidR="001937E5" w:rsidRPr="000B2C8B">
          <w:rPr>
            <w:rFonts w:ascii="Arial" w:hAnsi="Arial" w:cs="Arial"/>
            <w:color w:val="000000" w:themeColor="text1"/>
            <w:sz w:val="22"/>
            <w:szCs w:val="22"/>
          </w:rPr>
          <w:t xml:space="preserve">andfill </w:t>
        </w:r>
      </w:ins>
      <w:r w:rsidRPr="000B2C8B">
        <w:rPr>
          <w:rFonts w:ascii="Arial" w:hAnsi="Arial" w:cs="Arial"/>
          <w:color w:val="000000" w:themeColor="text1"/>
          <w:sz w:val="22"/>
          <w:szCs w:val="22"/>
        </w:rPr>
        <w:t>and water treatment p</w:t>
      </w:r>
      <w:ins w:id="77" w:author="John M. Marzluff" w:date="2026-04-27T08:35:00Z" w16du:dateUtc="2026-04-27T14:35:00Z">
        <w:r w:rsidR="001937E5">
          <w:rPr>
            <w:rFonts w:ascii="Arial" w:hAnsi="Arial" w:cs="Arial"/>
            <w:color w:val="000000" w:themeColor="text1"/>
            <w:sz w:val="22"/>
            <w:szCs w:val="22"/>
          </w:rPr>
          <w:t>lant</w:t>
        </w:r>
      </w:ins>
      <w:del w:id="78" w:author="John M. Marzluff" w:date="2026-04-27T08:35:00Z" w16du:dateUtc="2026-04-27T14:35:00Z">
        <w:r w:rsidRPr="000B2C8B" w:rsidDel="001937E5">
          <w:rPr>
            <w:rFonts w:ascii="Arial" w:hAnsi="Arial" w:cs="Arial"/>
            <w:color w:val="000000" w:themeColor="text1"/>
            <w:sz w:val="22"/>
            <w:szCs w:val="22"/>
          </w:rPr>
          <w:delText xml:space="preserve">ond </w:delText>
        </w:r>
      </w:del>
      <w:del w:id="79" w:author="John M. Marzluff" w:date="2026-04-27T08:36:00Z" w16du:dateUtc="2026-04-27T14:36:00Z">
        <w:r w:rsidRPr="000B2C8B" w:rsidDel="001937E5">
          <w:rPr>
            <w:rFonts w:ascii="Arial" w:hAnsi="Arial" w:cs="Arial"/>
            <w:color w:val="000000" w:themeColor="text1"/>
            <w:sz w:val="22"/>
            <w:szCs w:val="22"/>
          </w:rPr>
          <w:delText>within the hunting regions utilized by ravens is located at the star</w:delText>
        </w:r>
      </w:del>
      <w:r w:rsidRPr="000B2C8B">
        <w:rPr>
          <w:rFonts w:ascii="Arial" w:hAnsi="Arial" w:cs="Arial"/>
          <w:color w:val="000000" w:themeColor="text1"/>
          <w:sz w:val="22"/>
          <w:szCs w:val="22"/>
        </w:rPr>
        <w:t>.</w:t>
      </w:r>
    </w:p>
    <w:p w14:paraId="2291CE94" w14:textId="55B0E3A5"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3.2.2 </w:t>
      </w:r>
      <w:r w:rsidR="004D3FB5" w:rsidRPr="00E34EF6">
        <w:rPr>
          <w:rFonts w:ascii="Arial" w:hAnsi="Arial" w:cs="Arial"/>
          <w:i/>
          <w:iCs/>
          <w:color w:val="000000" w:themeColor="text1"/>
          <w:sz w:val="22"/>
          <w:szCs w:val="22"/>
        </w:rPr>
        <w:t>Tracking raven movement</w:t>
      </w:r>
    </w:p>
    <w:p w14:paraId="4EAED9A2" w14:textId="680CE0C1"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tracked common raven movements in and around Yellowstone National Park between October 2019 and March 2024. We captured ravens between October 2019 and January 2024 with remote-controlled net launchers (Coda Enterprises, Ltd) using various anthropogenic foods and carrion sources as bait. We </w:t>
      </w:r>
      <w:ins w:id="80" w:author="John M. Marzluff" w:date="2026-04-27T08:36:00Z" w16du:dateUtc="2026-04-27T14:36:00Z">
        <w:r w:rsidR="001937E5">
          <w:rPr>
            <w:rFonts w:ascii="Arial" w:hAnsi="Arial" w:cs="Arial"/>
            <w:color w:val="000000" w:themeColor="text1"/>
            <w:kern w:val="0"/>
            <w:sz w:val="22"/>
            <w:szCs w:val="22"/>
            <w14:ligatures w14:val="none"/>
          </w:rPr>
          <w:t>opportunistically caught territorial ravens in large feeding groups with vagrant ravens, and targeted</w:t>
        </w:r>
      </w:ins>
      <w:del w:id="81" w:author="John M. Marzluff" w:date="2026-04-27T08:36:00Z" w16du:dateUtc="2026-04-27T14:36:00Z">
        <w:r w:rsidRPr="000B2C8B" w:rsidDel="001937E5">
          <w:rPr>
            <w:rFonts w:ascii="Arial" w:hAnsi="Arial" w:cs="Arial"/>
            <w:color w:val="000000" w:themeColor="text1"/>
            <w:sz w:val="22"/>
            <w:szCs w:val="22"/>
          </w:rPr>
          <w:delText>caught territorial ravens opportunistically in large feeding groups with vagrant ravens and as targeted</w:delText>
        </w:r>
      </w:del>
      <w:r w:rsidRPr="000B2C8B">
        <w:rPr>
          <w:rFonts w:ascii="Arial" w:hAnsi="Arial" w:cs="Arial"/>
          <w:color w:val="000000" w:themeColor="text1"/>
          <w:sz w:val="22"/>
          <w:szCs w:val="22"/>
        </w:rPr>
        <w:t xml:space="preserve"> efforts at territories along the road within the national park. We fitted solar-powered GPS data loggers (e-obs GmbH; Bird Solar UMTS, 25 g) to </w:t>
      </w:r>
      <w:ins w:id="82" w:author="John M. Marzluff" w:date="2026-04-27T08:37:00Z" w16du:dateUtc="2026-04-27T14:37:00Z">
        <w:r w:rsidR="001937E5">
          <w:rPr>
            <w:rFonts w:ascii="Arial" w:hAnsi="Arial" w:cs="Arial"/>
            <w:color w:val="000000" w:themeColor="text1"/>
            <w:sz w:val="22"/>
            <w:szCs w:val="22"/>
          </w:rPr>
          <w:t>each</w:t>
        </w:r>
      </w:ins>
      <w:del w:id="83" w:author="John M. Marzluff" w:date="2026-04-27T08:37:00Z" w16du:dateUtc="2026-04-27T14:37:00Z">
        <w:r w:rsidRPr="000B2C8B" w:rsidDel="001937E5">
          <w:rPr>
            <w:rFonts w:ascii="Arial" w:hAnsi="Arial" w:cs="Arial"/>
            <w:color w:val="000000" w:themeColor="text1"/>
            <w:sz w:val="22"/>
            <w:szCs w:val="22"/>
          </w:rPr>
          <w:delText>the</w:delText>
        </w:r>
      </w:del>
      <w:r w:rsidRPr="000B2C8B">
        <w:rPr>
          <w:rFonts w:ascii="Arial" w:hAnsi="Arial" w:cs="Arial"/>
          <w:color w:val="000000" w:themeColor="text1"/>
          <w:sz w:val="22"/>
          <w:szCs w:val="22"/>
        </w:rPr>
        <w:t xml:space="preserve"> bird using Teflon harness straps (total assembly weight &lt;4% body mass</w:t>
      </w:r>
      <w:ins w:id="84" w:author="John M. Marzluff" w:date="2026-04-27T08:37:00Z" w16du:dateUtc="2026-04-27T14:37:00Z">
        <w:r w:rsidR="001937E5">
          <w:rPr>
            <w:rFonts w:ascii="Arial" w:hAnsi="Arial" w:cs="Arial"/>
            <w:color w:val="000000" w:themeColor="text1"/>
            <w:sz w:val="22"/>
            <w:szCs w:val="22"/>
          </w:rPr>
          <w:t>).</w:t>
        </w:r>
      </w:ins>
      <w:r w:rsidRPr="000B2C8B">
        <w:rPr>
          <w:rFonts w:ascii="Arial" w:hAnsi="Arial" w:cs="Arial"/>
          <w:color w:val="000000" w:themeColor="text1"/>
          <w:kern w:val="0"/>
          <w:sz w:val="22"/>
          <w:szCs w:val="22"/>
          <w14:ligatures w14:val="none"/>
        </w:rPr>
        <w:t xml:space="preserve"> </w:t>
      </w:r>
      <w:r w:rsidRPr="000B2C8B">
        <w:rPr>
          <w:rFonts w:ascii="Arial" w:hAnsi="Arial" w:cs="Arial"/>
          <w:color w:val="000000" w:themeColor="text1"/>
          <w:sz w:val="22"/>
          <w:szCs w:val="22"/>
        </w:rPr>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Bluetooth </w:t>
      </w:r>
      <w:ins w:id="85" w:author="John M. Marzluff" w:date="2026-04-27T08:38:00Z" w16du:dateUtc="2026-04-27T14:38:00Z">
        <w:r w:rsidR="001937E5">
          <w:rPr>
            <w:rFonts w:ascii="Arial" w:hAnsi="Arial" w:cs="Arial"/>
            <w:color w:val="000000" w:themeColor="text1"/>
            <w:kern w:val="0"/>
            <w:sz w:val="22"/>
            <w:szCs w:val="22"/>
            <w14:ligatures w14:val="none"/>
          </w:rPr>
          <w:t>to a handheld receiver or uploaded directly to a Movebank database via a 3G cellular network.</w:t>
        </w:r>
      </w:ins>
      <w:del w:id="86" w:author="John M. Marzluff" w:date="2026-04-27T08:38:00Z" w16du:dateUtc="2026-04-27T14:38:00Z">
        <w:r w:rsidRPr="000B2C8B" w:rsidDel="001937E5">
          <w:rPr>
            <w:rFonts w:ascii="Arial" w:hAnsi="Arial" w:cs="Arial"/>
            <w:color w:val="000000" w:themeColor="text1"/>
            <w:sz w:val="22"/>
            <w:szCs w:val="22"/>
          </w:rPr>
          <w:delText>connection to a hand-held receiver or uploaded directly to a Movebank database through a 3G cell network connection.</w:delText>
        </w:r>
      </w:del>
      <w:r w:rsidRPr="000B2C8B">
        <w:rPr>
          <w:rFonts w:ascii="Arial" w:hAnsi="Arial" w:cs="Arial"/>
          <w:color w:val="000000" w:themeColor="text1"/>
          <w:sz w:val="22"/>
          <w:szCs w:val="22"/>
        </w:rPr>
        <w:t xml:space="preserve"> </w:t>
      </w:r>
    </w:p>
    <w:p w14:paraId="24DFFBD6" w14:textId="2498EED4"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determined a raven’s territorial status by examining its movements during the breeding season when </w:t>
      </w:r>
      <w:del w:id="87" w:author="John M. Marzluff" w:date="2026-04-27T08:38:00Z" w16du:dateUtc="2026-04-27T14:38:00Z">
        <w:r w:rsidRPr="000B2C8B" w:rsidDel="001937E5">
          <w:rPr>
            <w:rFonts w:ascii="Arial" w:hAnsi="Arial" w:cs="Arial"/>
            <w:color w:val="000000" w:themeColor="text1"/>
            <w:sz w:val="22"/>
            <w:szCs w:val="22"/>
          </w:rPr>
          <w:delText xml:space="preserve">they show restricted </w:delText>
        </w:r>
      </w:del>
      <w:r w:rsidRPr="000B2C8B">
        <w:rPr>
          <w:rFonts w:ascii="Arial" w:hAnsi="Arial" w:cs="Arial"/>
          <w:color w:val="000000" w:themeColor="text1"/>
          <w:sz w:val="22"/>
          <w:szCs w:val="22"/>
        </w:rPr>
        <w:t xml:space="preserve">movements </w:t>
      </w:r>
      <w:ins w:id="88" w:author="John M. Marzluff" w:date="2026-04-27T08:38:00Z" w16du:dateUtc="2026-04-27T14:38:00Z">
        <w:r w:rsidR="001937E5">
          <w:rPr>
            <w:rFonts w:ascii="Arial" w:hAnsi="Arial" w:cs="Arial"/>
            <w:color w:val="000000" w:themeColor="text1"/>
            <w:sz w:val="22"/>
            <w:szCs w:val="22"/>
          </w:rPr>
          <w:t xml:space="preserve">are restricted </w:t>
        </w:r>
      </w:ins>
      <w:r w:rsidRPr="000B2C8B">
        <w:rPr>
          <w:rFonts w:ascii="Arial" w:hAnsi="Arial" w:cs="Arial"/>
          <w:color w:val="000000" w:themeColor="text1"/>
          <w:sz w:val="22"/>
          <w:szCs w:val="22"/>
        </w:rPr>
        <w:t xml:space="preserve">compared to non-breeders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{"citationID":"QMYkXyvK","properties":{"formattedCitation":"(Webb et al. 2011)","plainCitation":"(Webb et al. 2011)","noteIndex":0},"citationItems":[{"id":26,"uris":["http://zotero.org/users/9968163/items/SV62KECA"],"itemData":{"id":26,"type":"article-journal","abstract":"A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(Webb et al. 2011)</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 Males had fewer days with successful fixes and a lower daily fix rate than females because their longer feathers more frequently covered the solar panel, preventing charging and resulting in lower battery levels. </w:t>
      </w:r>
      <w:r w:rsidR="004A3814" w:rsidRPr="000B2C8B">
        <w:rPr>
          <w:rFonts w:ascii="Arial" w:hAnsi="Arial" w:cs="Arial"/>
          <w:color w:val="000000" w:themeColor="text1"/>
          <w:sz w:val="22"/>
          <w:szCs w:val="22"/>
        </w:rPr>
        <w:t>We only retained GPS data between dawn and dusk, as defined by the R package suncalc</w:t>
      </w:r>
      <w:r w:rsidR="00C94AB7" w:rsidRPr="000B2C8B">
        <w:rPr>
          <w:rFonts w:ascii="Arial" w:hAnsi="Arial" w:cs="Arial"/>
          <w:color w:val="000000" w:themeColor="text1"/>
          <w:sz w:val="22"/>
          <w:szCs w:val="22"/>
        </w:rPr>
        <w:t xml:space="preserve"> </w:t>
      </w:r>
      <w:r w:rsidR="00C94AB7" w:rsidRPr="000B2C8B">
        <w:rPr>
          <w:rFonts w:ascii="Arial" w:hAnsi="Arial" w:cs="Arial"/>
          <w:color w:val="000000" w:themeColor="text1"/>
          <w:sz w:val="22"/>
          <w:szCs w:val="22"/>
        </w:rPr>
        <w:fldChar w:fldCharType="begin"/>
      </w:r>
      <w:r w:rsidR="00C94AB7" w:rsidRPr="000B2C8B">
        <w:rPr>
          <w:rFonts w:ascii="Arial" w:hAnsi="Arial" w:cs="Arial"/>
          <w:color w:val="000000" w:themeColor="text1"/>
          <w:sz w:val="22"/>
          <w:szCs w:val="22"/>
        </w:rPr>
        <w:instrText xml:space="preserve"> ADDIN ZOTERO_ITEM CSL_CITATION {"citationID":"Mlm0Ira6","properties":{"unsorted":false,"formattedCitation":"(Thieurmel and Elmarhraoui 2022)","plainCitation":"(Thieurmel and Elmarhraoui 2022)","noteIndex":0},"citationItems":[{"id":1922,"uris":["http://zotero.org/users/9968163/items/XE2W5XKK"],"itemData":{"id":1922,"type":"book","DOI":"10.32614/CRAN.package.suncalc","title":"suncalc: Compute Sun Position, Sunlight Phases, Moon Position and Lunar Phase","URL":"https://CRAN.R-project.org/package=suncalc","author":[{"family":"Thieurmel","given":"Benoit"},{"family":"Elmarhraoui","given":"Achraf"}],"issued":{"date-parts":[["2022"]]}}}],"schema":"https://github.com/citation-style-language/schema/raw/master/csl-citation.json"} </w:instrText>
      </w:r>
      <w:r w:rsidR="00C94AB7" w:rsidRPr="000B2C8B">
        <w:rPr>
          <w:rFonts w:ascii="Arial" w:hAnsi="Arial" w:cs="Arial"/>
          <w:color w:val="000000" w:themeColor="text1"/>
          <w:sz w:val="22"/>
          <w:szCs w:val="22"/>
        </w:rPr>
        <w:fldChar w:fldCharType="separate"/>
      </w:r>
      <w:r w:rsidR="00C94AB7" w:rsidRPr="000B2C8B">
        <w:rPr>
          <w:rFonts w:ascii="Arial" w:hAnsi="Arial" w:cs="Arial"/>
          <w:color w:val="000000" w:themeColor="text1"/>
          <w:sz w:val="22"/>
          <w:szCs w:val="22"/>
        </w:rPr>
        <w:t>(Thieurmel and Elmarhraoui 2022)</w:t>
      </w:r>
      <w:r w:rsidR="00C94AB7" w:rsidRPr="000B2C8B">
        <w:rPr>
          <w:rFonts w:ascii="Arial" w:hAnsi="Arial" w:cs="Arial"/>
          <w:color w:val="000000" w:themeColor="text1"/>
          <w:sz w:val="22"/>
          <w:szCs w:val="22"/>
        </w:rPr>
        <w:fldChar w:fldCharType="end"/>
      </w:r>
      <w:r w:rsidR="004A3814" w:rsidRPr="000B2C8B">
        <w:rPr>
          <w:rFonts w:ascii="Arial" w:hAnsi="Arial" w:cs="Arial"/>
          <w:color w:val="000000" w:themeColor="text1"/>
          <w:sz w:val="22"/>
          <w:szCs w:val="22"/>
        </w:rPr>
        <w:t>.</w:t>
      </w:r>
    </w:p>
    <w:p w14:paraId="38AD0CE2" w14:textId="7EFE9C2B"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lastRenderedPageBreak/>
        <w:t xml:space="preserve">3.2.3 </w:t>
      </w:r>
      <w:r w:rsidR="004D3FB5" w:rsidRPr="00E34EF6">
        <w:rPr>
          <w:rFonts w:ascii="Arial" w:hAnsi="Arial" w:cs="Arial"/>
          <w:i/>
          <w:iCs/>
          <w:color w:val="000000" w:themeColor="text1"/>
          <w:sz w:val="22"/>
          <w:szCs w:val="22"/>
        </w:rPr>
        <w:t>Recreational hunting regions</w:t>
      </w:r>
    </w:p>
    <w:p w14:paraId="61D400AF" w14:textId="184E6AD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We defined two hunting areas corresponding to the M</w:t>
      </w:r>
      <w:r w:rsidR="005B3909" w:rsidRPr="000B2C8B">
        <w:rPr>
          <w:rFonts w:ascii="Arial" w:hAnsi="Arial" w:cs="Arial"/>
          <w:color w:val="000000" w:themeColor="text1"/>
          <w:sz w:val="22"/>
          <w:szCs w:val="22"/>
        </w:rPr>
        <w:t>ontana</w:t>
      </w:r>
      <w:r w:rsidRPr="000B2C8B">
        <w:rPr>
          <w:rFonts w:ascii="Arial" w:hAnsi="Arial" w:cs="Arial"/>
          <w:color w:val="000000" w:themeColor="text1"/>
          <w:sz w:val="22"/>
          <w:szCs w:val="22"/>
        </w:rPr>
        <w:t xml:space="preserve"> Fish, Wildlife, and Parks (MTFWP) rifle hunting season and the tribal bison hunting season. During the MTFWP rifle hunting season, elk and deer are the target</w:t>
      </w:r>
      <w:r w:rsidR="00DE2841" w:rsidRPr="000B2C8B">
        <w:rPr>
          <w:rFonts w:ascii="Arial" w:hAnsi="Arial" w:cs="Arial"/>
          <w:color w:val="000000" w:themeColor="text1"/>
          <w:sz w:val="22"/>
          <w:szCs w:val="22"/>
        </w:rPr>
        <w:t xml:space="preserve"> species</w:t>
      </w:r>
      <w:r w:rsidRPr="000B2C8B">
        <w:rPr>
          <w:rFonts w:ascii="Arial" w:hAnsi="Arial" w:cs="Arial"/>
          <w:color w:val="000000" w:themeColor="text1"/>
          <w:sz w:val="22"/>
          <w:szCs w:val="22"/>
        </w:rPr>
        <w:t xml:space="preserve">. We delineated </w:t>
      </w:r>
      <w:r w:rsidR="004B7836" w:rsidRPr="000B2C8B">
        <w:rPr>
          <w:rFonts w:ascii="Arial" w:hAnsi="Arial" w:cs="Arial"/>
          <w:color w:val="000000" w:themeColor="text1"/>
          <w:sz w:val="22"/>
          <w:szCs w:val="22"/>
        </w:rPr>
        <w:t>a</w:t>
      </w:r>
      <w:r w:rsidRPr="000B2C8B">
        <w:rPr>
          <w:rFonts w:ascii="Arial" w:hAnsi="Arial" w:cs="Arial"/>
          <w:color w:val="000000" w:themeColor="text1"/>
          <w:sz w:val="22"/>
          <w:szCs w:val="22"/>
        </w:rPr>
        <w:t xml:space="preserve"> region</w:t>
      </w:r>
      <w:r w:rsidR="004B7836" w:rsidRPr="000B2C8B">
        <w:rPr>
          <w:rFonts w:ascii="Arial" w:hAnsi="Arial" w:cs="Arial"/>
          <w:color w:val="000000" w:themeColor="text1"/>
          <w:sz w:val="22"/>
          <w:szCs w:val="22"/>
        </w:rPr>
        <w:t xml:space="preserve"> primarily used by hunters </w:t>
      </w:r>
      <w:del w:id="89" w:author="John M. Marzluff" w:date="2026-04-27T08:39:00Z" w16du:dateUtc="2026-04-27T14:39:00Z">
        <w:r w:rsidR="004B7836" w:rsidRPr="000B2C8B" w:rsidDel="001937E5">
          <w:rPr>
            <w:rFonts w:ascii="Arial" w:hAnsi="Arial" w:cs="Arial"/>
            <w:color w:val="000000" w:themeColor="text1"/>
            <w:sz w:val="22"/>
            <w:szCs w:val="22"/>
          </w:rPr>
          <w:delText xml:space="preserve">to locate elk </w:delText>
        </w:r>
      </w:del>
      <w:r w:rsidR="004B7836" w:rsidRPr="000B2C8B">
        <w:rPr>
          <w:rFonts w:ascii="Arial" w:hAnsi="Arial" w:cs="Arial"/>
          <w:color w:val="000000" w:themeColor="text1"/>
          <w:sz w:val="22"/>
          <w:szCs w:val="22"/>
        </w:rPr>
        <w:t xml:space="preserve">as </w:t>
      </w:r>
      <w:del w:id="90" w:author="John M. Marzluff" w:date="2026-04-27T08:39:00Z" w16du:dateUtc="2026-04-27T14:39:00Z">
        <w:r w:rsidR="004B7836" w:rsidRPr="000B2C8B" w:rsidDel="001937E5">
          <w:rPr>
            <w:rFonts w:ascii="Arial" w:hAnsi="Arial" w:cs="Arial"/>
            <w:color w:val="000000" w:themeColor="text1"/>
            <w:sz w:val="22"/>
            <w:szCs w:val="22"/>
          </w:rPr>
          <w:delText xml:space="preserve">they </w:delText>
        </w:r>
      </w:del>
      <w:ins w:id="91" w:author="John M. Marzluff" w:date="2026-04-27T08:39:00Z" w16du:dateUtc="2026-04-27T14:39:00Z">
        <w:r w:rsidR="001937E5">
          <w:rPr>
            <w:rFonts w:ascii="Arial" w:hAnsi="Arial" w:cs="Arial"/>
            <w:color w:val="000000" w:themeColor="text1"/>
            <w:sz w:val="22"/>
            <w:szCs w:val="22"/>
          </w:rPr>
          <w:t>elk</w:t>
        </w:r>
        <w:r w:rsidR="001937E5" w:rsidRPr="000B2C8B">
          <w:rPr>
            <w:rFonts w:ascii="Arial" w:hAnsi="Arial" w:cs="Arial"/>
            <w:color w:val="000000" w:themeColor="text1"/>
            <w:sz w:val="22"/>
            <w:szCs w:val="22"/>
          </w:rPr>
          <w:t xml:space="preserve"> </w:t>
        </w:r>
      </w:ins>
      <w:r w:rsidR="004B7836" w:rsidRPr="000B2C8B">
        <w:rPr>
          <w:rFonts w:ascii="Arial" w:hAnsi="Arial" w:cs="Arial"/>
          <w:color w:val="000000" w:themeColor="text1"/>
          <w:sz w:val="22"/>
          <w:szCs w:val="22"/>
        </w:rPr>
        <w:t>migrat</w:t>
      </w:r>
      <w:r w:rsidR="00250549" w:rsidRPr="000B2C8B">
        <w:rPr>
          <w:rFonts w:ascii="Arial" w:hAnsi="Arial" w:cs="Arial"/>
          <w:color w:val="000000" w:themeColor="text1"/>
          <w:sz w:val="22"/>
          <w:szCs w:val="22"/>
        </w:rPr>
        <w:t>e</w:t>
      </w:r>
      <w:r w:rsidR="004B7836" w:rsidRPr="000B2C8B">
        <w:rPr>
          <w:rFonts w:ascii="Arial" w:hAnsi="Arial" w:cs="Arial"/>
          <w:color w:val="000000" w:themeColor="text1"/>
          <w:sz w:val="22"/>
          <w:szCs w:val="22"/>
        </w:rPr>
        <w:t xml:space="preserve"> ou</w:t>
      </w:r>
      <w:r w:rsidR="00250549" w:rsidRPr="000B2C8B">
        <w:rPr>
          <w:rFonts w:ascii="Arial" w:hAnsi="Arial" w:cs="Arial"/>
          <w:color w:val="000000" w:themeColor="text1"/>
          <w:sz w:val="22"/>
          <w:szCs w:val="22"/>
        </w:rPr>
        <w:t>t</w:t>
      </w:r>
      <w:r w:rsidR="004B7836" w:rsidRPr="000B2C8B">
        <w:rPr>
          <w:rFonts w:ascii="Arial" w:hAnsi="Arial" w:cs="Arial"/>
          <w:color w:val="000000" w:themeColor="text1"/>
          <w:sz w:val="22"/>
          <w:szCs w:val="22"/>
        </w:rPr>
        <w:t xml:space="preserve"> of Yellowstone </w:t>
      </w:r>
      <w:r w:rsidRPr="000B2C8B">
        <w:rPr>
          <w:rFonts w:ascii="Arial" w:hAnsi="Arial" w:cs="Arial"/>
          <w:color w:val="000000" w:themeColor="text1"/>
          <w:sz w:val="22"/>
          <w:szCs w:val="22"/>
        </w:rPr>
        <w:t xml:space="preserve">(hereafter MTFWP hunting region, Fig. 1) </w:t>
      </w:r>
      <w:r w:rsidR="009C28CA" w:rsidRPr="000B2C8B">
        <w:rPr>
          <w:rFonts w:ascii="Arial" w:hAnsi="Arial" w:cs="Arial"/>
          <w:color w:val="000000" w:themeColor="text1"/>
          <w:sz w:val="22"/>
          <w:szCs w:val="22"/>
        </w:rPr>
        <w:t xml:space="preserve">by </w:t>
      </w:r>
      <w:ins w:id="92" w:author="John M. Marzluff" w:date="2026-04-27T08:42:00Z" w16du:dateUtc="2026-04-27T14:42:00Z">
        <w:r w:rsidR="001937E5">
          <w:rPr>
            <w:rFonts w:ascii="Arial" w:hAnsi="Arial" w:cs="Arial"/>
            <w:color w:val="000000" w:themeColor="text1"/>
            <w:sz w:val="22"/>
            <w:szCs w:val="22"/>
          </w:rPr>
          <w:t xml:space="preserve">buffering </w:t>
        </w:r>
      </w:ins>
      <w:ins w:id="93" w:author="John M. Marzluff" w:date="2026-04-27T08:43:00Z" w16du:dateUtc="2026-04-27T14:43:00Z">
        <w:r w:rsidR="001937E5">
          <w:rPr>
            <w:rFonts w:ascii="Arial" w:hAnsi="Arial" w:cs="Arial"/>
            <w:color w:val="000000" w:themeColor="text1"/>
            <w:sz w:val="22"/>
            <w:szCs w:val="22"/>
          </w:rPr>
          <w:t>(</w:t>
        </w:r>
      </w:ins>
      <w:ins w:id="94" w:author="John M. Marzluff" w:date="2026-04-27T08:42:00Z" w16du:dateUtc="2026-04-27T14:42:00Z">
        <w:r w:rsidR="001937E5">
          <w:rPr>
            <w:rFonts w:ascii="Arial" w:hAnsi="Arial" w:cs="Arial"/>
            <w:color w:val="000000" w:themeColor="text1"/>
            <w:sz w:val="22"/>
            <w:szCs w:val="22"/>
          </w:rPr>
          <w:t>5 km</w:t>
        </w:r>
      </w:ins>
      <w:ins w:id="95" w:author="John M. Marzluff" w:date="2026-04-27T08:44:00Z" w16du:dateUtc="2026-04-27T14:44:00Z">
        <w:r w:rsidR="001937E5">
          <w:rPr>
            <w:rFonts w:ascii="Arial" w:hAnsi="Arial" w:cs="Arial"/>
            <w:color w:val="000000" w:themeColor="text1"/>
            <w:sz w:val="22"/>
            <w:szCs w:val="22"/>
          </w:rPr>
          <w:t>, a reasonable hunter travel distance</w:t>
        </w:r>
      </w:ins>
      <w:ins w:id="96" w:author="John M. Marzluff" w:date="2026-04-27T08:43:00Z" w16du:dateUtc="2026-04-27T14:43:00Z">
        <w:r w:rsidR="001937E5">
          <w:rPr>
            <w:rFonts w:ascii="Arial" w:hAnsi="Arial" w:cs="Arial"/>
            <w:color w:val="000000" w:themeColor="text1"/>
            <w:sz w:val="22"/>
            <w:szCs w:val="22"/>
          </w:rPr>
          <w:t>)</w:t>
        </w:r>
      </w:ins>
      <w:ins w:id="97" w:author="John M. Marzluff" w:date="2026-04-27T08:42:00Z" w16du:dateUtc="2026-04-27T14:42:00Z">
        <w:r w:rsidR="001937E5">
          <w:rPr>
            <w:rFonts w:ascii="Arial" w:hAnsi="Arial" w:cs="Arial"/>
            <w:color w:val="000000" w:themeColor="text1"/>
            <w:sz w:val="22"/>
            <w:szCs w:val="22"/>
          </w:rPr>
          <w:t xml:space="preserve"> </w:t>
        </w:r>
      </w:ins>
      <w:del w:id="98" w:author="John M. Marzluff" w:date="2026-04-27T08:41:00Z" w16du:dateUtc="2026-04-27T14:41:00Z">
        <w:r w:rsidR="009C28CA" w:rsidRPr="000B2C8B" w:rsidDel="001937E5">
          <w:rPr>
            <w:rFonts w:ascii="Arial" w:hAnsi="Arial" w:cs="Arial"/>
            <w:color w:val="000000" w:themeColor="text1"/>
            <w:sz w:val="22"/>
            <w:szCs w:val="22"/>
          </w:rPr>
          <w:delText xml:space="preserve">locating </w:delText>
        </w:r>
      </w:del>
      <w:r w:rsidR="009C28CA" w:rsidRPr="000B2C8B">
        <w:rPr>
          <w:rFonts w:ascii="Arial" w:hAnsi="Arial" w:cs="Arial"/>
          <w:color w:val="000000" w:themeColor="text1"/>
          <w:sz w:val="22"/>
          <w:szCs w:val="22"/>
        </w:rPr>
        <w:t>all road</w:t>
      </w:r>
      <w:del w:id="99" w:author="John M. Marzluff" w:date="2026-04-27T08:41:00Z" w16du:dateUtc="2026-04-27T14:41:00Z">
        <w:r w:rsidR="009C28CA" w:rsidRPr="000B2C8B" w:rsidDel="001937E5">
          <w:rPr>
            <w:rFonts w:ascii="Arial" w:hAnsi="Arial" w:cs="Arial"/>
            <w:color w:val="000000" w:themeColor="text1"/>
            <w:sz w:val="22"/>
            <w:szCs w:val="22"/>
          </w:rPr>
          <w:delText>s hunters could use as</w:delText>
        </w:r>
      </w:del>
      <w:r w:rsidR="009C28CA" w:rsidRPr="000B2C8B">
        <w:rPr>
          <w:rFonts w:ascii="Arial" w:hAnsi="Arial" w:cs="Arial"/>
          <w:color w:val="000000" w:themeColor="text1"/>
          <w:sz w:val="22"/>
          <w:szCs w:val="22"/>
        </w:rPr>
        <w:t xml:space="preserve"> access points </w:t>
      </w:r>
      <w:ins w:id="100" w:author="John M. Marzluff" w:date="2026-04-27T08:43:00Z" w16du:dateUtc="2026-04-27T14:43:00Z">
        <w:r w:rsidR="001937E5">
          <w:rPr>
            <w:rFonts w:ascii="Arial" w:hAnsi="Arial" w:cs="Arial"/>
            <w:color w:val="000000" w:themeColor="text1"/>
            <w:sz w:val="22"/>
            <w:szCs w:val="22"/>
          </w:rPr>
          <w:t>(</w:t>
        </w:r>
        <w:r w:rsidR="001937E5" w:rsidRPr="000B2C8B">
          <w:rPr>
            <w:rFonts w:ascii="Arial" w:hAnsi="Arial" w:cs="Arial"/>
            <w:color w:val="000000" w:themeColor="text1"/>
            <w:sz w:val="22"/>
            <w:szCs w:val="22"/>
          </w:rPr>
          <w:t>Montana Department of Transportation)</w:t>
        </w:r>
      </w:ins>
      <w:ins w:id="101" w:author="John M. Marzluff" w:date="2026-04-27T08:45:00Z" w16du:dateUtc="2026-04-27T14:45:00Z">
        <w:r w:rsidR="001937E5">
          <w:rPr>
            <w:rFonts w:ascii="Arial" w:hAnsi="Arial" w:cs="Arial"/>
            <w:color w:val="000000" w:themeColor="text1"/>
            <w:sz w:val="22"/>
            <w:szCs w:val="22"/>
          </w:rPr>
          <w:t xml:space="preserve"> </w:t>
        </w:r>
      </w:ins>
      <w:r w:rsidR="009C28CA" w:rsidRPr="000B2C8B">
        <w:rPr>
          <w:rFonts w:ascii="Arial" w:hAnsi="Arial" w:cs="Arial"/>
          <w:color w:val="000000" w:themeColor="text1"/>
          <w:sz w:val="22"/>
          <w:szCs w:val="22"/>
        </w:rPr>
        <w:t>within 10 km of the park entrance station in Gardiner, MT</w:t>
      </w:r>
      <w:del w:id="102" w:author="John M. Marzluff" w:date="2026-04-27T08:44:00Z" w16du:dateUtc="2026-04-27T14:44:00Z">
        <w:r w:rsidR="009C550A" w:rsidRPr="000B2C8B" w:rsidDel="001937E5">
          <w:rPr>
            <w:rFonts w:ascii="Arial" w:hAnsi="Arial" w:cs="Arial"/>
            <w:color w:val="000000" w:themeColor="text1"/>
            <w:sz w:val="22"/>
            <w:szCs w:val="22"/>
          </w:rPr>
          <w:delText xml:space="preserve"> within the road system acquired from the</w:delText>
        </w:r>
      </w:del>
      <w:del w:id="103" w:author="John M. Marzluff" w:date="2026-04-27T08:43:00Z" w16du:dateUtc="2026-04-27T14:43:00Z">
        <w:r w:rsidR="009C550A" w:rsidRPr="000B2C8B" w:rsidDel="001937E5">
          <w:rPr>
            <w:rFonts w:ascii="Arial" w:hAnsi="Arial" w:cs="Arial"/>
            <w:color w:val="000000" w:themeColor="text1"/>
            <w:sz w:val="22"/>
            <w:szCs w:val="22"/>
          </w:rPr>
          <w:delText xml:space="preserve"> Montana Department of </w:delText>
        </w:r>
        <w:r w:rsidR="00D92CAF" w:rsidRPr="000B2C8B" w:rsidDel="001937E5">
          <w:rPr>
            <w:rFonts w:ascii="Arial" w:hAnsi="Arial" w:cs="Arial"/>
            <w:color w:val="000000" w:themeColor="text1"/>
            <w:sz w:val="22"/>
            <w:szCs w:val="22"/>
          </w:rPr>
          <w:delText>Transportation</w:delText>
        </w:r>
        <w:r w:rsidR="009C550A" w:rsidRPr="000B2C8B" w:rsidDel="001937E5">
          <w:rPr>
            <w:rFonts w:ascii="Arial" w:hAnsi="Arial" w:cs="Arial"/>
            <w:color w:val="000000" w:themeColor="text1"/>
            <w:sz w:val="22"/>
            <w:szCs w:val="22"/>
          </w:rPr>
          <w:delText xml:space="preserve"> (MDOT)</w:delText>
        </w:r>
      </w:del>
      <w:r w:rsidR="009170B5" w:rsidRPr="000B2C8B">
        <w:rPr>
          <w:rFonts w:ascii="Arial" w:hAnsi="Arial" w:cs="Arial"/>
          <w:color w:val="000000" w:themeColor="text1"/>
          <w:sz w:val="22"/>
          <w:szCs w:val="22"/>
        </w:rPr>
        <w:t xml:space="preserve">. </w:t>
      </w:r>
      <w:del w:id="104" w:author="John M. Marzluff" w:date="2026-04-27T08:44:00Z" w16du:dateUtc="2026-04-27T14:44:00Z">
        <w:r w:rsidR="009C28CA" w:rsidRPr="000B2C8B" w:rsidDel="001937E5">
          <w:rPr>
            <w:rFonts w:ascii="Arial" w:hAnsi="Arial" w:cs="Arial"/>
            <w:color w:val="000000" w:themeColor="text1"/>
            <w:sz w:val="22"/>
            <w:szCs w:val="22"/>
          </w:rPr>
          <w:delText xml:space="preserve">We then created a 5 km buffer around these roads as a reasonable distance that a hunter might </w:delText>
        </w:r>
        <w:r w:rsidR="00EE0F36" w:rsidRPr="000B2C8B" w:rsidDel="001937E5">
          <w:rPr>
            <w:rFonts w:ascii="Arial" w:hAnsi="Arial" w:cs="Arial"/>
            <w:color w:val="000000" w:themeColor="text1"/>
            <w:sz w:val="22"/>
            <w:szCs w:val="22"/>
          </w:rPr>
          <w:delText xml:space="preserve">travel to hunt. </w:delText>
        </w:r>
      </w:del>
    </w:p>
    <w:p w14:paraId="1D2B1776" w14:textId="363FC05E"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Bison hunting is </w:t>
      </w:r>
      <w:del w:id="105" w:author="John M. Marzluff" w:date="2026-04-27T08:46:00Z" w16du:dateUtc="2026-04-27T14:46:00Z">
        <w:r w:rsidRPr="000B2C8B" w:rsidDel="001937E5">
          <w:rPr>
            <w:rFonts w:ascii="Arial" w:hAnsi="Arial" w:cs="Arial"/>
            <w:color w:val="000000" w:themeColor="text1"/>
            <w:sz w:val="22"/>
            <w:szCs w:val="22"/>
          </w:rPr>
          <w:delText xml:space="preserve">more </w:delText>
        </w:r>
      </w:del>
      <w:r w:rsidRPr="000B2C8B">
        <w:rPr>
          <w:rFonts w:ascii="Arial" w:hAnsi="Arial" w:cs="Arial"/>
          <w:color w:val="000000" w:themeColor="text1"/>
          <w:sz w:val="22"/>
          <w:szCs w:val="22"/>
        </w:rPr>
        <w:t>concentrated a</w:t>
      </w:r>
      <w:del w:id="106" w:author="John M. Marzluff" w:date="2026-04-27T08:46:00Z" w16du:dateUtc="2026-04-27T14:46:00Z">
        <w:r w:rsidRPr="000B2C8B" w:rsidDel="001937E5">
          <w:rPr>
            <w:rFonts w:ascii="Arial" w:hAnsi="Arial" w:cs="Arial"/>
            <w:color w:val="000000" w:themeColor="text1"/>
            <w:sz w:val="22"/>
            <w:szCs w:val="22"/>
          </w:rPr>
          <w:delText>round</w:delText>
        </w:r>
      </w:del>
      <w:ins w:id="107" w:author="John M. Marzluff" w:date="2026-04-27T08:46:00Z" w16du:dateUtc="2026-04-27T14:46:00Z">
        <w:r w:rsidR="001937E5">
          <w:rPr>
            <w:rFonts w:ascii="Arial" w:hAnsi="Arial" w:cs="Arial"/>
            <w:color w:val="000000" w:themeColor="text1"/>
            <w:sz w:val="22"/>
            <w:szCs w:val="22"/>
          </w:rPr>
          <w:t>long</w:t>
        </w:r>
      </w:ins>
      <w:r w:rsidRPr="000B2C8B">
        <w:rPr>
          <w:rFonts w:ascii="Arial" w:hAnsi="Arial" w:cs="Arial"/>
          <w:color w:val="000000" w:themeColor="text1"/>
          <w:sz w:val="22"/>
          <w:szCs w:val="22"/>
        </w:rPr>
        <w:t xml:space="preserve"> the roadway</w:t>
      </w:r>
      <w:ins w:id="108" w:author="John M. Marzluff" w:date="2026-04-27T08:46:00Z" w16du:dateUtc="2026-04-27T14:46:00Z">
        <w:r w:rsidR="001937E5">
          <w:rPr>
            <w:rFonts w:ascii="Arial" w:hAnsi="Arial" w:cs="Arial"/>
            <w:color w:val="000000" w:themeColor="text1"/>
            <w:sz w:val="22"/>
            <w:szCs w:val="22"/>
          </w:rPr>
          <w:t>,</w:t>
        </w:r>
      </w:ins>
      <w:r w:rsidRPr="000B2C8B">
        <w:rPr>
          <w:rFonts w:ascii="Arial" w:hAnsi="Arial" w:cs="Arial"/>
          <w:color w:val="000000" w:themeColor="text1"/>
          <w:sz w:val="22"/>
          <w:szCs w:val="22"/>
        </w:rPr>
        <w:t xml:space="preserve"> as bison migration </w:t>
      </w:r>
      <w:del w:id="109" w:author="John M. Marzluff" w:date="2026-04-27T08:46:00Z" w16du:dateUtc="2026-04-27T14:46:00Z">
        <w:r w:rsidRPr="000B2C8B" w:rsidDel="001937E5">
          <w:rPr>
            <w:rFonts w:ascii="Arial" w:hAnsi="Arial" w:cs="Arial"/>
            <w:color w:val="000000" w:themeColor="text1"/>
            <w:sz w:val="22"/>
            <w:szCs w:val="22"/>
          </w:rPr>
          <w:delText xml:space="preserve">is largely funneled into the open area </w:delText>
        </w:r>
      </w:del>
      <w:ins w:id="110" w:author="John M. Marzluff" w:date="2026-04-27T08:46:00Z" w16du:dateUtc="2026-04-27T14:46:00Z">
        <w:r w:rsidR="001937E5">
          <w:rPr>
            <w:rFonts w:ascii="Arial" w:hAnsi="Arial" w:cs="Arial"/>
            <w:color w:val="000000" w:themeColor="text1"/>
            <w:sz w:val="22"/>
            <w:szCs w:val="22"/>
          </w:rPr>
          <w:t xml:space="preserve">largely occurs </w:t>
        </w:r>
      </w:ins>
      <w:r w:rsidRPr="000B2C8B">
        <w:rPr>
          <w:rFonts w:ascii="Arial" w:hAnsi="Arial" w:cs="Arial"/>
          <w:color w:val="000000" w:themeColor="text1"/>
          <w:sz w:val="22"/>
          <w:szCs w:val="22"/>
        </w:rPr>
        <w:t xml:space="preserve">along the south side of the Yellowstone River at the park boundary. Adult male bison can weigh over 750 kg during the hunting season (Yellowstone Bison Office, National Park Service, unpublished data), so the effort required to </w:t>
      </w:r>
      <w:r w:rsidR="00480AD1" w:rsidRPr="000B2C8B">
        <w:rPr>
          <w:rFonts w:ascii="Arial" w:hAnsi="Arial" w:cs="Arial"/>
          <w:color w:val="000000" w:themeColor="text1"/>
          <w:sz w:val="22"/>
          <w:szCs w:val="22"/>
        </w:rPr>
        <w:t xml:space="preserve">pack a harvested </w:t>
      </w:r>
      <w:r w:rsidRPr="000B2C8B">
        <w:rPr>
          <w:rFonts w:ascii="Arial" w:hAnsi="Arial" w:cs="Arial"/>
          <w:color w:val="000000" w:themeColor="text1"/>
          <w:sz w:val="22"/>
          <w:szCs w:val="22"/>
        </w:rPr>
        <w:t xml:space="preserve">bison back to the road is great and is avoided by hunters when possible. We created the bison hunting polygon (hereafter bison hunting region, Fig. 1) with a 1 km buffer around the Old Yellowstone trail and Highway 89 from Gardiner, MT, to the cattle grate at the south end of Yankee Jim Canyon, which limits the northward movement of bison. </w:t>
      </w:r>
    </w:p>
    <w:p w14:paraId="651AC497" w14:textId="01A5FEB1" w:rsidR="007C0010" w:rsidRPr="000B2C8B" w:rsidRDefault="00642F2E"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removed a 500-meter </w:t>
      </w:r>
      <w:del w:id="111" w:author="John M. Marzluff" w:date="2026-04-27T08:47:00Z" w16du:dateUtc="2026-04-27T14:47:00Z">
        <w:r w:rsidRPr="000B2C8B" w:rsidDel="001937E5">
          <w:rPr>
            <w:rFonts w:ascii="Arial" w:hAnsi="Arial" w:cs="Arial"/>
            <w:color w:val="000000" w:themeColor="text1"/>
            <w:sz w:val="22"/>
            <w:szCs w:val="22"/>
          </w:rPr>
          <w:delText>area</w:delText>
        </w:r>
      </w:del>
      <w:ins w:id="112" w:author="John M. Marzluff" w:date="2026-04-27T08:47:00Z" w16du:dateUtc="2026-04-27T14:47:00Z">
        <w:r w:rsidR="001937E5">
          <w:rPr>
            <w:rFonts w:ascii="Arial" w:hAnsi="Arial" w:cs="Arial"/>
            <w:color w:val="000000" w:themeColor="text1"/>
            <w:sz w:val="22"/>
            <w:szCs w:val="22"/>
          </w:rPr>
          <w:t>buffer</w:t>
        </w:r>
      </w:ins>
      <w:r w:rsidRPr="000B2C8B">
        <w:rPr>
          <w:rFonts w:ascii="Arial" w:hAnsi="Arial" w:cs="Arial"/>
          <w:color w:val="000000" w:themeColor="text1"/>
          <w:sz w:val="22"/>
          <w:szCs w:val="22"/>
        </w:rPr>
        <w:t xml:space="preserve"> around the Gardiner landfill and sewage treatment ponds </w:t>
      </w:r>
      <w:del w:id="113" w:author="John M. Marzluff" w:date="2026-04-27T08:47:00Z" w16du:dateUtc="2026-04-27T14:47:00Z">
        <w:r w:rsidRPr="000B2C8B" w:rsidDel="001937E5">
          <w:rPr>
            <w:rFonts w:ascii="Arial" w:hAnsi="Arial" w:cs="Arial"/>
            <w:color w:val="000000" w:themeColor="text1"/>
            <w:sz w:val="22"/>
            <w:szCs w:val="22"/>
          </w:rPr>
          <w:delText xml:space="preserve">in </w:delText>
        </w:r>
      </w:del>
      <w:ins w:id="114" w:author="John M. Marzluff" w:date="2026-04-27T08:47:00Z" w16du:dateUtc="2026-04-27T14:47:00Z">
        <w:r w:rsidR="001937E5">
          <w:rPr>
            <w:rFonts w:ascii="Arial" w:hAnsi="Arial" w:cs="Arial"/>
            <w:color w:val="000000" w:themeColor="text1"/>
            <w:sz w:val="22"/>
            <w:szCs w:val="22"/>
          </w:rPr>
          <w:t>from</w:t>
        </w:r>
        <w:r w:rsidR="001937E5" w:rsidRPr="000B2C8B">
          <w:rPr>
            <w:rFonts w:ascii="Arial" w:hAnsi="Arial" w:cs="Arial"/>
            <w:color w:val="000000" w:themeColor="text1"/>
            <w:sz w:val="22"/>
            <w:szCs w:val="22"/>
          </w:rPr>
          <w:t xml:space="preserve"> </w:t>
        </w:r>
      </w:ins>
      <w:r w:rsidRPr="000B2C8B">
        <w:rPr>
          <w:rFonts w:ascii="Arial" w:hAnsi="Arial" w:cs="Arial"/>
          <w:color w:val="000000" w:themeColor="text1"/>
          <w:sz w:val="22"/>
          <w:szCs w:val="22"/>
        </w:rPr>
        <w:t>both hunting regions t</w:t>
      </w:r>
      <w:r w:rsidR="007C0010" w:rsidRPr="000B2C8B">
        <w:rPr>
          <w:rFonts w:ascii="Arial" w:hAnsi="Arial" w:cs="Arial"/>
          <w:color w:val="000000" w:themeColor="text1"/>
          <w:sz w:val="22"/>
          <w:szCs w:val="22"/>
        </w:rPr>
        <w:t xml:space="preserve">o minimize the </w:t>
      </w:r>
      <w:r w:rsidR="00F862DD" w:rsidRPr="000B2C8B">
        <w:rPr>
          <w:rFonts w:ascii="Arial" w:hAnsi="Arial" w:cs="Arial"/>
          <w:color w:val="000000" w:themeColor="text1"/>
          <w:sz w:val="22"/>
          <w:szCs w:val="22"/>
        </w:rPr>
        <w:t xml:space="preserve">confounding </w:t>
      </w:r>
      <w:r w:rsidR="007C0010" w:rsidRPr="000B2C8B">
        <w:rPr>
          <w:rFonts w:ascii="Arial" w:hAnsi="Arial" w:cs="Arial"/>
          <w:color w:val="000000" w:themeColor="text1"/>
          <w:sz w:val="22"/>
          <w:szCs w:val="22"/>
        </w:rPr>
        <w:t>effect of</w:t>
      </w:r>
      <w:r w:rsidR="00F862DD" w:rsidRPr="000B2C8B">
        <w:rPr>
          <w:rFonts w:ascii="Arial" w:hAnsi="Arial" w:cs="Arial"/>
          <w:color w:val="000000" w:themeColor="text1"/>
          <w:sz w:val="22"/>
          <w:szCs w:val="22"/>
        </w:rPr>
        <w:t xml:space="preserve"> the</w:t>
      </w:r>
      <w:r w:rsidR="007C0010"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consistent resource</w:t>
      </w:r>
      <w:ins w:id="115" w:author="John M. Marzluff" w:date="2026-04-27T08:47:00Z" w16du:dateUtc="2026-04-27T14:47:00Z">
        <w:r w:rsidR="001937E5">
          <w:rPr>
            <w:rFonts w:ascii="Arial" w:hAnsi="Arial" w:cs="Arial"/>
            <w:color w:val="000000" w:themeColor="text1"/>
            <w:sz w:val="22"/>
            <w:szCs w:val="22"/>
          </w:rPr>
          <w:t>,</w:t>
        </w:r>
      </w:ins>
      <w:r w:rsidR="007C0010" w:rsidRPr="000B2C8B">
        <w:rPr>
          <w:rFonts w:ascii="Arial" w:hAnsi="Arial" w:cs="Arial"/>
          <w:color w:val="000000" w:themeColor="text1"/>
          <w:sz w:val="22"/>
          <w:szCs w:val="22"/>
        </w:rPr>
        <w:t xml:space="preserve"> </w:t>
      </w:r>
      <w:del w:id="116" w:author="John M. Marzluff" w:date="2026-04-27T08:47:00Z" w16du:dateUtc="2026-04-27T14:47:00Z">
        <w:r w:rsidR="007C0010" w:rsidRPr="000B2C8B" w:rsidDel="001937E5">
          <w:rPr>
            <w:rFonts w:ascii="Arial" w:hAnsi="Arial" w:cs="Arial"/>
            <w:color w:val="000000" w:themeColor="text1"/>
            <w:sz w:val="22"/>
            <w:szCs w:val="22"/>
          </w:rPr>
          <w:delText>that</w:delText>
        </w:r>
      </w:del>
      <w:ins w:id="117" w:author="John M. Marzluff" w:date="2026-04-27T08:47:00Z" w16du:dateUtc="2026-04-27T14:47:00Z">
        <w:r w:rsidR="001937E5">
          <w:rPr>
            <w:rFonts w:ascii="Arial" w:hAnsi="Arial" w:cs="Arial"/>
            <w:color w:val="000000" w:themeColor="text1"/>
            <w:sz w:val="22"/>
            <w:szCs w:val="22"/>
          </w:rPr>
          <w:t>which</w:t>
        </w:r>
      </w:ins>
      <w:r w:rsidR="007C0010" w:rsidRPr="000B2C8B">
        <w:rPr>
          <w:rFonts w:ascii="Arial" w:hAnsi="Arial" w:cs="Arial"/>
          <w:color w:val="000000" w:themeColor="text1"/>
          <w:sz w:val="22"/>
          <w:szCs w:val="22"/>
        </w:rPr>
        <w:t xml:space="preserve"> </w:t>
      </w:r>
      <w:del w:id="118" w:author="John M. Marzluff" w:date="2026-04-27T08:47:00Z" w16du:dateUtc="2026-04-27T14:47:00Z">
        <w:r w:rsidRPr="000B2C8B" w:rsidDel="001937E5">
          <w:rPr>
            <w:rFonts w:ascii="Arial" w:hAnsi="Arial" w:cs="Arial"/>
            <w:color w:val="000000" w:themeColor="text1"/>
            <w:sz w:val="22"/>
            <w:szCs w:val="22"/>
          </w:rPr>
          <w:delText>is</w:delText>
        </w:r>
        <w:r w:rsidR="007C0010" w:rsidRPr="000B2C8B" w:rsidDel="001937E5">
          <w:rPr>
            <w:rFonts w:ascii="Arial" w:hAnsi="Arial" w:cs="Arial"/>
            <w:color w:val="000000" w:themeColor="text1"/>
            <w:sz w:val="22"/>
            <w:szCs w:val="22"/>
          </w:rPr>
          <w:delText xml:space="preserve"> located</w:delText>
        </w:r>
      </w:del>
      <w:ins w:id="119" w:author="John M. Marzluff" w:date="2026-04-27T08:47:00Z" w16du:dateUtc="2026-04-27T14:47:00Z">
        <w:r w:rsidR="001937E5">
          <w:rPr>
            <w:rFonts w:ascii="Arial" w:hAnsi="Arial" w:cs="Arial"/>
            <w:color w:val="000000" w:themeColor="text1"/>
            <w:sz w:val="22"/>
            <w:szCs w:val="22"/>
          </w:rPr>
          <w:t>lies</w:t>
        </w:r>
      </w:ins>
      <w:r w:rsidR="007C0010"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just within</w:t>
      </w:r>
      <w:r w:rsidR="007C0010" w:rsidRPr="000B2C8B">
        <w:rPr>
          <w:rFonts w:ascii="Arial" w:hAnsi="Arial" w:cs="Arial"/>
          <w:color w:val="000000" w:themeColor="text1"/>
          <w:sz w:val="22"/>
          <w:szCs w:val="22"/>
        </w:rPr>
        <w:t xml:space="preserve"> the border</w:t>
      </w:r>
      <w:ins w:id="120" w:author="John M. Marzluff" w:date="2026-04-27T08:47:00Z" w16du:dateUtc="2026-04-27T14:47:00Z">
        <w:r w:rsidR="001937E5">
          <w:rPr>
            <w:rFonts w:ascii="Arial" w:hAnsi="Arial" w:cs="Arial"/>
            <w:color w:val="000000" w:themeColor="text1"/>
            <w:sz w:val="22"/>
            <w:szCs w:val="22"/>
          </w:rPr>
          <w:t>s</w:t>
        </w:r>
      </w:ins>
      <w:r w:rsidR="007C0010" w:rsidRPr="000B2C8B">
        <w:rPr>
          <w:rFonts w:ascii="Arial" w:hAnsi="Arial" w:cs="Arial"/>
          <w:color w:val="000000" w:themeColor="text1"/>
          <w:sz w:val="22"/>
          <w:szCs w:val="22"/>
        </w:rPr>
        <w:t xml:space="preserve"> of both hunting regions. </w:t>
      </w:r>
    </w:p>
    <w:p w14:paraId="192FD433" w14:textId="7C451FAA"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3.2.4 </w:t>
      </w:r>
      <w:r w:rsidR="004D3FB5" w:rsidRPr="00E34EF6">
        <w:rPr>
          <w:rFonts w:ascii="Arial" w:hAnsi="Arial" w:cs="Arial"/>
          <w:i/>
          <w:iCs/>
          <w:color w:val="000000" w:themeColor="text1"/>
          <w:sz w:val="22"/>
          <w:szCs w:val="22"/>
        </w:rPr>
        <w:t>Recreational hunting season</w:t>
      </w:r>
    </w:p>
    <w:p w14:paraId="5AEC6332" w14:textId="276BFD93" w:rsidR="004D3FB5" w:rsidRPr="000B2C8B" w:rsidRDefault="004D3FB5"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ab/>
        <w:t>We retrieved the MTFWP rifle hunting season dates from the hunting regulations published annually by MTFWP (Sup</w:t>
      </w:r>
      <w:r w:rsidR="0024392C">
        <w:rPr>
          <w:rFonts w:ascii="Arial" w:hAnsi="Arial" w:cs="Arial"/>
          <w:color w:val="000000" w:themeColor="text1"/>
          <w:sz w:val="22"/>
          <w:szCs w:val="22"/>
        </w:rPr>
        <w:t>p</w:t>
      </w:r>
      <w:r w:rsidRPr="000B2C8B">
        <w:rPr>
          <w:rFonts w:ascii="Arial" w:hAnsi="Arial" w:cs="Arial"/>
          <w:color w:val="000000" w:themeColor="text1"/>
          <w:sz w:val="22"/>
          <w:szCs w:val="22"/>
        </w:rPr>
        <w:t>. Table 1). After the end of the MTFWP hunting season</w:t>
      </w:r>
      <w:ins w:id="121" w:author="John M. Marzluff" w:date="2026-04-27T08:47:00Z" w16du:dateUtc="2026-04-27T14:47:00Z">
        <w:r w:rsidR="001937E5">
          <w:rPr>
            <w:rFonts w:ascii="Arial" w:hAnsi="Arial" w:cs="Arial"/>
            <w:color w:val="000000" w:themeColor="text1"/>
            <w:sz w:val="22"/>
            <w:szCs w:val="22"/>
          </w:rPr>
          <w:t>,</w:t>
        </w:r>
      </w:ins>
      <w:r w:rsidRPr="000B2C8B">
        <w:rPr>
          <w:rFonts w:ascii="Arial" w:hAnsi="Arial" w:cs="Arial"/>
          <w:color w:val="000000" w:themeColor="text1"/>
          <w:sz w:val="22"/>
          <w:szCs w:val="22"/>
        </w:rPr>
        <w:t xml:space="preserve"> we defined the duration of the bison-hunting season as the period from the first day on which bison were taken during that winter </w:t>
      </w:r>
      <w:r w:rsidR="00E425E8" w:rsidRPr="000B2C8B">
        <w:rPr>
          <w:rFonts w:ascii="Arial" w:hAnsi="Arial" w:cs="Arial"/>
          <w:color w:val="000000" w:themeColor="text1"/>
          <w:sz w:val="22"/>
          <w:szCs w:val="22"/>
        </w:rPr>
        <w:t>that</w:t>
      </w:r>
      <w:r w:rsidRPr="000B2C8B">
        <w:rPr>
          <w:rFonts w:ascii="Arial" w:hAnsi="Arial" w:cs="Arial"/>
          <w:color w:val="000000" w:themeColor="text1"/>
          <w:sz w:val="22"/>
          <w:szCs w:val="22"/>
        </w:rPr>
        <w:t xml:space="preserve"> included a second </w:t>
      </w:r>
      <w:del w:id="122" w:author="John M. Marzluff" w:date="2026-04-27T08:48:00Z" w16du:dateUtc="2026-04-27T14:48:00Z">
        <w:r w:rsidRPr="000B2C8B" w:rsidDel="001937E5">
          <w:rPr>
            <w:rFonts w:ascii="Arial" w:hAnsi="Arial" w:cs="Arial"/>
            <w:color w:val="000000" w:themeColor="text1"/>
            <w:sz w:val="22"/>
            <w:szCs w:val="22"/>
          </w:rPr>
          <w:delText xml:space="preserve">day with a successful </w:delText>
        </w:r>
      </w:del>
      <w:r w:rsidRPr="000B2C8B">
        <w:rPr>
          <w:rFonts w:ascii="Arial" w:hAnsi="Arial" w:cs="Arial"/>
          <w:color w:val="000000" w:themeColor="text1"/>
          <w:sz w:val="22"/>
          <w:szCs w:val="22"/>
        </w:rPr>
        <w:t>take within 7 days, and extended until the end of wint</w:t>
      </w:r>
      <w:r w:rsidR="009E511D">
        <w:rPr>
          <w:rFonts w:ascii="Arial" w:hAnsi="Arial" w:cs="Arial"/>
          <w:color w:val="000000" w:themeColor="text1"/>
          <w:sz w:val="22"/>
          <w:szCs w:val="22"/>
        </w:rPr>
        <w:t>er</w:t>
      </w:r>
      <w:r w:rsidRPr="000B2C8B">
        <w:rPr>
          <w:rFonts w:ascii="Arial" w:hAnsi="Arial" w:cs="Arial"/>
          <w:color w:val="000000" w:themeColor="text1"/>
          <w:sz w:val="22"/>
          <w:szCs w:val="22"/>
        </w:rPr>
        <w:t xml:space="preserve"> (March 30; Sup</w:t>
      </w:r>
      <w:r w:rsidR="008E57CC">
        <w:rPr>
          <w:rFonts w:ascii="Arial" w:hAnsi="Arial" w:cs="Arial"/>
          <w:color w:val="000000" w:themeColor="text1"/>
          <w:sz w:val="22"/>
          <w:szCs w:val="22"/>
        </w:rPr>
        <w:t>p</w:t>
      </w:r>
      <w:r w:rsidRPr="000B2C8B">
        <w:rPr>
          <w:rFonts w:ascii="Arial" w:hAnsi="Arial" w:cs="Arial"/>
          <w:color w:val="000000" w:themeColor="text1"/>
          <w:sz w:val="22"/>
          <w:szCs w:val="22"/>
        </w:rPr>
        <w:t xml:space="preserve">. Table 1). Bison-hunting dates are flexible because harvest is </w:t>
      </w:r>
      <w:r w:rsidRPr="000B2C8B">
        <w:rPr>
          <w:rFonts w:ascii="Arial" w:hAnsi="Arial" w:cs="Arial"/>
          <w:color w:val="000000" w:themeColor="text1"/>
          <w:sz w:val="22"/>
          <w:szCs w:val="22"/>
        </w:rPr>
        <w:lastRenderedPageBreak/>
        <w:t xml:space="preserve">influenced </w:t>
      </w:r>
      <w:ins w:id="123" w:author="John M. Marzluff" w:date="2026-04-27T08:48:00Z" w16du:dateUtc="2026-04-27T14:48:00Z">
        <w:r w:rsidR="001937E5">
          <w:rPr>
            <w:rFonts w:ascii="Arial" w:hAnsi="Arial" w:cs="Arial"/>
            <w:color w:val="000000" w:themeColor="text1"/>
            <w:sz w:val="22"/>
            <w:szCs w:val="22"/>
          </w:rPr>
          <w:t xml:space="preserve">more </w:t>
        </w:r>
      </w:ins>
      <w:r w:rsidRPr="000B2C8B">
        <w:rPr>
          <w:rFonts w:ascii="Arial" w:hAnsi="Arial" w:cs="Arial"/>
          <w:color w:val="000000" w:themeColor="text1"/>
          <w:sz w:val="22"/>
          <w:szCs w:val="22"/>
        </w:rPr>
        <w:t xml:space="preserve">by bison movement </w:t>
      </w:r>
      <w:del w:id="124" w:author="John M. Marzluff" w:date="2026-04-27T08:48:00Z" w16du:dateUtc="2026-04-27T14:48:00Z">
        <w:r w:rsidRPr="000B2C8B" w:rsidDel="001937E5">
          <w:rPr>
            <w:rFonts w:ascii="Arial" w:hAnsi="Arial" w:cs="Arial"/>
            <w:color w:val="000000" w:themeColor="text1"/>
            <w:sz w:val="22"/>
            <w:szCs w:val="22"/>
          </w:rPr>
          <w:delText xml:space="preserve">more </w:delText>
        </w:r>
      </w:del>
      <w:r w:rsidRPr="000B2C8B">
        <w:rPr>
          <w:rFonts w:ascii="Arial" w:hAnsi="Arial" w:cs="Arial"/>
          <w:color w:val="000000" w:themeColor="text1"/>
          <w:sz w:val="22"/>
          <w:szCs w:val="22"/>
        </w:rPr>
        <w:t xml:space="preserve">than </w:t>
      </w:r>
      <w:ins w:id="125" w:author="John M. Marzluff" w:date="2026-04-27T08:48:00Z" w16du:dateUtc="2026-04-27T14:48:00Z">
        <w:r w:rsidR="001937E5">
          <w:rPr>
            <w:rFonts w:ascii="Arial" w:hAnsi="Arial" w:cs="Arial"/>
            <w:color w:val="000000" w:themeColor="text1"/>
            <w:sz w:val="22"/>
            <w:szCs w:val="22"/>
          </w:rPr>
          <w:t xml:space="preserve">by </w:t>
        </w:r>
      </w:ins>
      <w:r w:rsidRPr="000B2C8B">
        <w:rPr>
          <w:rFonts w:ascii="Arial" w:hAnsi="Arial" w:cs="Arial"/>
          <w:color w:val="000000" w:themeColor="text1"/>
          <w:sz w:val="22"/>
          <w:szCs w:val="22"/>
        </w:rPr>
        <w:t xml:space="preserve">hunting-date regulations for tribal hunters. </w:t>
      </w:r>
      <w:commentRangeStart w:id="126"/>
      <w:commentRangeStart w:id="127"/>
      <w:r w:rsidRPr="000B2C8B">
        <w:rPr>
          <w:rFonts w:ascii="Arial" w:hAnsi="Arial" w:cs="Arial"/>
          <w:color w:val="000000" w:themeColor="text1"/>
          <w:sz w:val="22"/>
          <w:szCs w:val="22"/>
        </w:rPr>
        <w:t>A</w:t>
      </w:r>
      <w:commentRangeEnd w:id="126"/>
      <w:r w:rsidR="000B2C8B" w:rsidRPr="000B2C8B">
        <w:rPr>
          <w:rStyle w:val="CommentReference"/>
          <w:rFonts w:ascii="Arial" w:hAnsi="Arial" w:cs="Arial"/>
          <w:color w:val="000000" w:themeColor="text1"/>
          <w:sz w:val="22"/>
          <w:szCs w:val="22"/>
        </w:rPr>
        <w:commentReference w:id="126"/>
      </w:r>
      <w:commentRangeEnd w:id="127"/>
      <w:r w:rsidR="001937E5" w:rsidRPr="000B2C8B">
        <w:rPr>
          <w:rStyle w:val="CommentReference"/>
          <w:rFonts w:ascii="Arial" w:hAnsi="Arial" w:cs="Arial"/>
          <w:color w:val="000000" w:themeColor="text1"/>
          <w:sz w:val="22"/>
          <w:szCs w:val="22"/>
        </w:rPr>
        <w:commentReference w:id="127"/>
      </w:r>
      <w:r w:rsidRPr="000B2C8B">
        <w:rPr>
          <w:rFonts w:ascii="Arial" w:hAnsi="Arial" w:cs="Arial"/>
          <w:color w:val="000000" w:themeColor="text1"/>
          <w:sz w:val="22"/>
          <w:szCs w:val="22"/>
        </w:rPr>
        <w:t xml:space="preserve"> single exception was made for the winter of 2023, when only a single day at the end of the winter had a successful take. </w:t>
      </w:r>
    </w:p>
    <w:p w14:paraId="39A6579F" w14:textId="7DD5A003"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3.2.5 </w:t>
      </w:r>
      <w:r w:rsidR="004D3FB5" w:rsidRPr="00E34EF6">
        <w:rPr>
          <w:rFonts w:ascii="Arial" w:hAnsi="Arial" w:cs="Arial"/>
          <w:i/>
          <w:iCs/>
          <w:color w:val="000000" w:themeColor="text1"/>
          <w:sz w:val="22"/>
          <w:szCs w:val="22"/>
        </w:rPr>
        <w:t>Availability of hunter-killed carrion</w:t>
      </w:r>
    </w:p>
    <w:p w14:paraId="3D7C3C2A" w14:textId="3572A4A0"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calculated the availability of hunter-created biomass using hunter take information for elk and deer during the rifle hunting period from </w:t>
      </w:r>
      <w:del w:id="128" w:author="John M. Marzluff" w:date="2026-04-27T08:50:00Z" w16du:dateUtc="2026-04-27T14:50:00Z">
        <w:r w:rsidRPr="000B2C8B" w:rsidDel="001937E5">
          <w:rPr>
            <w:rFonts w:ascii="Arial" w:hAnsi="Arial" w:cs="Arial"/>
            <w:color w:val="000000" w:themeColor="text1"/>
            <w:sz w:val="22"/>
            <w:szCs w:val="22"/>
          </w:rPr>
          <w:delText>Montana Fish, Wildlife, and Parks</w:delText>
        </w:r>
      </w:del>
      <w:ins w:id="129" w:author="John M. Marzluff" w:date="2026-04-27T08:50:00Z" w16du:dateUtc="2026-04-27T14:50:00Z">
        <w:r w:rsidR="001937E5">
          <w:rPr>
            <w:rFonts w:ascii="Arial" w:hAnsi="Arial" w:cs="Arial"/>
            <w:color w:val="000000" w:themeColor="text1"/>
            <w:sz w:val="22"/>
            <w:szCs w:val="22"/>
          </w:rPr>
          <w:t>M</w:t>
        </w:r>
      </w:ins>
      <w:ins w:id="130" w:author="John M. Marzluff" w:date="2026-04-27T08:51:00Z" w16du:dateUtc="2026-04-27T14:51:00Z">
        <w:r w:rsidR="001937E5">
          <w:rPr>
            <w:rFonts w:ascii="Arial" w:hAnsi="Arial" w:cs="Arial"/>
            <w:color w:val="000000" w:themeColor="text1"/>
            <w:sz w:val="22"/>
            <w:szCs w:val="22"/>
          </w:rPr>
          <w:t>T</w:t>
        </w:r>
      </w:ins>
      <w:ins w:id="131" w:author="John M. Marzluff" w:date="2026-04-27T08:50:00Z" w16du:dateUtc="2026-04-27T14:50:00Z">
        <w:r w:rsidR="001937E5">
          <w:rPr>
            <w:rFonts w:ascii="Arial" w:hAnsi="Arial" w:cs="Arial"/>
            <w:color w:val="000000" w:themeColor="text1"/>
            <w:sz w:val="22"/>
            <w:szCs w:val="22"/>
          </w:rPr>
          <w:t>FWP</w:t>
        </w:r>
      </w:ins>
      <w:r w:rsidRPr="000B2C8B">
        <w:rPr>
          <w:rFonts w:ascii="Arial" w:hAnsi="Arial" w:cs="Arial"/>
          <w:color w:val="000000" w:themeColor="text1"/>
          <w:sz w:val="22"/>
          <w:szCs w:val="22"/>
        </w:rPr>
        <w:t xml:space="preserve"> for </w:t>
      </w:r>
      <w:del w:id="132" w:author="John M. Marzluff" w:date="2026-04-27T08:50:00Z" w16du:dateUtc="2026-04-27T14:50:00Z">
        <w:r w:rsidRPr="000B2C8B" w:rsidDel="001937E5">
          <w:rPr>
            <w:rFonts w:ascii="Arial" w:hAnsi="Arial" w:cs="Arial"/>
            <w:color w:val="000000" w:themeColor="text1"/>
            <w:sz w:val="22"/>
            <w:szCs w:val="22"/>
          </w:rPr>
          <w:delText xml:space="preserve">the 313 </w:delText>
        </w:r>
      </w:del>
      <w:r w:rsidRPr="000B2C8B">
        <w:rPr>
          <w:rFonts w:ascii="Arial" w:hAnsi="Arial" w:cs="Arial"/>
          <w:color w:val="000000" w:themeColor="text1"/>
          <w:sz w:val="22"/>
          <w:szCs w:val="22"/>
        </w:rPr>
        <w:t xml:space="preserve">hunting district </w:t>
      </w:r>
      <w:ins w:id="133" w:author="John M. Marzluff" w:date="2026-04-27T08:51:00Z" w16du:dateUtc="2026-04-27T14:51:00Z">
        <w:r w:rsidR="001937E5">
          <w:rPr>
            <w:rFonts w:ascii="Arial" w:hAnsi="Arial" w:cs="Arial"/>
            <w:color w:val="000000" w:themeColor="text1"/>
            <w:sz w:val="22"/>
            <w:szCs w:val="22"/>
          </w:rPr>
          <w:t xml:space="preserve">313 </w:t>
        </w:r>
      </w:ins>
      <w:r w:rsidRPr="000B2C8B">
        <w:rPr>
          <w:rFonts w:ascii="Arial" w:hAnsi="Arial" w:cs="Arial"/>
          <w:color w:val="000000" w:themeColor="text1"/>
          <w:sz w:val="22"/>
          <w:szCs w:val="22"/>
        </w:rPr>
        <w:t>(</w:t>
      </w:r>
      <w:hyperlink r:id="rId12" w:history="1">
        <w:r w:rsidRPr="000B2C8B">
          <w:rPr>
            <w:rStyle w:val="Hyperlink"/>
            <w:rFonts w:ascii="Arial" w:hAnsi="Arial" w:cs="Arial"/>
            <w:color w:val="000000" w:themeColor="text1"/>
            <w:sz w:val="22"/>
            <w:szCs w:val="22"/>
          </w:rPr>
          <w:t>https://myfwp.mt.gov/fwpPub/harvestReports</w:t>
        </w:r>
      </w:hyperlink>
      <w:r w:rsidRPr="000B2C8B">
        <w:rPr>
          <w:rFonts w:ascii="Arial" w:hAnsi="Arial" w:cs="Arial"/>
          <w:color w:val="000000" w:themeColor="text1"/>
          <w:sz w:val="22"/>
          <w:szCs w:val="22"/>
        </w:rPr>
        <w:t>) and bison take from the NPS Bison Office (</w:t>
      </w:r>
      <w:r w:rsidR="002C0F47" w:rsidRPr="000B2C8B">
        <w:rPr>
          <w:rFonts w:ascii="Arial" w:hAnsi="Arial" w:cs="Arial"/>
          <w:color w:val="000000" w:themeColor="text1"/>
          <w:sz w:val="22"/>
          <w:szCs w:val="22"/>
        </w:rPr>
        <w:t>Yellowstone Bison Office, National Park Service, unpublished data)</w:t>
      </w:r>
      <w:del w:id="134" w:author="John M. Marzluff" w:date="2026-04-27T08:51:00Z" w16du:dateUtc="2026-04-27T14:51:00Z">
        <w:r w:rsidR="002C0F47" w:rsidRPr="000B2C8B" w:rsidDel="001937E5">
          <w:rPr>
            <w:rFonts w:ascii="Arial" w:hAnsi="Arial" w:cs="Arial"/>
            <w:color w:val="000000" w:themeColor="text1"/>
            <w:sz w:val="22"/>
            <w:szCs w:val="22"/>
          </w:rPr>
          <w:delText>,</w:delText>
        </w:r>
        <w:r w:rsidRPr="000B2C8B" w:rsidDel="001937E5">
          <w:rPr>
            <w:rFonts w:ascii="Arial" w:hAnsi="Arial" w:cs="Arial"/>
            <w:color w:val="000000" w:themeColor="text1"/>
            <w:sz w:val="22"/>
            <w:szCs w:val="22"/>
          </w:rPr>
          <w:delText>)</w:delText>
        </w:r>
      </w:del>
      <w:r w:rsidRPr="000B2C8B">
        <w:rPr>
          <w:rFonts w:ascii="Arial" w:hAnsi="Arial" w:cs="Arial"/>
          <w:color w:val="000000" w:themeColor="text1"/>
          <w:sz w:val="22"/>
          <w:szCs w:val="22"/>
        </w:rPr>
        <w:t xml:space="preserve">. We adjusted MTFWP annual take estimates to account for daily variation because ungulate migration timing is weather-dependent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{"citationID":"ukGI1oDb","properties":{"formattedCitation":"(Rickbeil et al. 2019)","plainCitation":"(Rickbeil et al. 2019)","noteIndex":0},"citationItems":[{"id":1005,"uris":["http://zotero.org/users/9968163/items/FXXECLRG"],"itemData":{"id":1005,"type":"article-journal","abstract":"Migration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(Rickbeil et al. 2019)</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We accounted for daily variation in hunter success by using GPS data gathered from elk radio-tagged by the Yellowstone Wolf, Cougar, and Elk project to determine the proportion of elk that had moved outside the national park boundary and are available </w:t>
      </w:r>
      <w:ins w:id="135" w:author="John M. Marzluff" w:date="2026-04-27T08:51:00Z" w16du:dateUtc="2026-04-27T14:51:00Z">
        <w:r w:rsidR="001937E5">
          <w:rPr>
            <w:rFonts w:ascii="Arial" w:hAnsi="Arial" w:cs="Arial"/>
            <w:color w:val="000000" w:themeColor="text1"/>
            <w:sz w:val="22"/>
            <w:szCs w:val="22"/>
          </w:rPr>
          <w:t>to</w:t>
        </w:r>
      </w:ins>
      <w:del w:id="136" w:author="John M. Marzluff" w:date="2026-04-27T08:51:00Z" w16du:dateUtc="2026-04-27T14:51:00Z">
        <w:r w:rsidRPr="000B2C8B" w:rsidDel="001937E5">
          <w:rPr>
            <w:rFonts w:ascii="Arial" w:hAnsi="Arial" w:cs="Arial"/>
            <w:color w:val="000000" w:themeColor="text1"/>
            <w:sz w:val="22"/>
            <w:szCs w:val="22"/>
          </w:rPr>
          <w:delText>for</w:delText>
        </w:r>
      </w:del>
      <w:r w:rsidRPr="000B2C8B">
        <w:rPr>
          <w:rFonts w:ascii="Arial" w:hAnsi="Arial" w:cs="Arial"/>
          <w:color w:val="000000" w:themeColor="text1"/>
          <w:sz w:val="22"/>
          <w:szCs w:val="22"/>
        </w:rPr>
        <w:t xml:space="preserve"> hunters</w:t>
      </w:r>
      <w:del w:id="137" w:author="John M. Marzluff" w:date="2026-04-27T08:51:00Z" w16du:dateUtc="2026-04-27T14:51:00Z">
        <w:r w:rsidRPr="000B2C8B" w:rsidDel="001937E5">
          <w:rPr>
            <w:rFonts w:ascii="Arial" w:hAnsi="Arial" w:cs="Arial"/>
            <w:color w:val="000000" w:themeColor="text1"/>
            <w:sz w:val="22"/>
            <w:szCs w:val="22"/>
          </w:rPr>
          <w:delText xml:space="preserve"> to take</w:delText>
        </w:r>
      </w:del>
      <w:r w:rsidRPr="000B2C8B">
        <w:rPr>
          <w:rFonts w:ascii="Arial" w:hAnsi="Arial" w:cs="Arial"/>
          <w:color w:val="000000" w:themeColor="text1"/>
          <w:sz w:val="22"/>
          <w:szCs w:val="22"/>
        </w:rPr>
        <w:t xml:space="preserve">. We scaled this proportion of available elk within the year and applied </w:t>
      </w:r>
      <w:ins w:id="138" w:author="John M. Marzluff" w:date="2026-04-27T08:52:00Z" w16du:dateUtc="2026-04-27T14:52:00Z">
        <w:r w:rsidR="001937E5">
          <w:rPr>
            <w:rFonts w:ascii="Arial" w:hAnsi="Arial" w:cs="Arial"/>
            <w:color w:val="000000" w:themeColor="text1"/>
            <w:sz w:val="22"/>
            <w:szCs w:val="22"/>
          </w:rPr>
          <w:t xml:space="preserve">this </w:t>
        </w:r>
      </w:ins>
      <w:r w:rsidRPr="000B2C8B">
        <w:rPr>
          <w:rFonts w:ascii="Arial" w:hAnsi="Arial" w:cs="Arial"/>
          <w:color w:val="000000" w:themeColor="text1"/>
          <w:sz w:val="22"/>
          <w:szCs w:val="22"/>
        </w:rPr>
        <w:t>to the take values for all ungulate species for that hunting year.</w:t>
      </w:r>
    </w:p>
    <w:p w14:paraId="621CE315" w14:textId="77777777" w:rsidR="004D3FB5" w:rsidRPr="000B2C8B" w:rsidRDefault="004D3FB5" w:rsidP="006813E2">
      <w:pPr>
        <w:spacing w:line="480" w:lineRule="auto"/>
        <w:ind w:firstLine="720"/>
        <w:rPr>
          <w:rFonts w:ascii="Arial" w:hAnsi="Arial" w:cs="Arial"/>
          <w:color w:val="000000" w:themeColor="text1"/>
          <w:sz w:val="22"/>
          <w:szCs w:val="22"/>
        </w:rPr>
      </w:pPr>
      <m:oMath>
        <m:r>
          <w:rPr>
            <w:rFonts w:ascii="Cambria Math" w:hAnsi="Cambria Math" w:cs="Arial"/>
            <w:color w:val="000000" w:themeColor="text1"/>
            <w:sz w:val="22"/>
            <w:szCs w:val="22"/>
          </w:rPr>
          <m:t xml:space="preserve">daily take=yearly take× </m:t>
        </m:r>
        <w:commentRangeStart w:id="139"/>
        <m:f>
          <m:fPr>
            <m:ctrlPr>
              <w:rPr>
                <w:rFonts w:ascii="Cambria Math" w:hAnsi="Cambria Math" w:cs="Arial"/>
                <w:i/>
                <w:color w:val="000000" w:themeColor="text1"/>
                <w:sz w:val="22"/>
                <w:szCs w:val="22"/>
              </w:rPr>
            </m:ctrlPr>
          </m:fPr>
          <m:num>
            <m:r>
              <w:rPr>
                <w:rFonts w:ascii="Cambria Math" w:hAnsi="Cambria Math" w:cs="Arial"/>
                <w:color w:val="000000" w:themeColor="text1"/>
                <w:sz w:val="22"/>
                <w:szCs w:val="22"/>
              </w:rPr>
              <m:t>daily proportion elk</m:t>
            </m:r>
          </m:num>
          <m:den>
            <m:r>
              <m:rPr>
                <m:nor/>
              </m:rPr>
              <w:rPr>
                <w:rFonts w:ascii="Arial" w:hAnsi="Arial" w:cs="Arial"/>
                <w:color w:val="000000" w:themeColor="text1"/>
                <w:sz w:val="22"/>
                <w:szCs w:val="22"/>
              </w:rPr>
              <m:t>sum</m:t>
            </m:r>
            <m:r>
              <w:rPr>
                <w:rFonts w:ascii="Cambria Math" w:hAnsi="Cambria Math" w:cs="Arial"/>
                <w:color w:val="000000" w:themeColor="text1"/>
                <w:sz w:val="22"/>
                <w:szCs w:val="22"/>
              </w:rPr>
              <m:t>(proportion elk)</m:t>
            </m:r>
          </m:den>
        </m:f>
      </m:oMath>
      <w:commentRangeEnd w:id="139"/>
      <w:r w:rsidR="001937E5" w:rsidRPr="000B2C8B">
        <w:rPr>
          <w:rStyle w:val="CommentReference"/>
          <w:rFonts w:ascii="Arial" w:hAnsi="Arial" w:cs="Arial"/>
          <w:color w:val="000000" w:themeColor="text1"/>
          <w:sz w:val="22"/>
          <w:szCs w:val="22"/>
        </w:rPr>
        <w:commentReference w:id="139"/>
      </w:r>
    </w:p>
    <w:p w14:paraId="094095F1" w14:textId="39B3B09A" w:rsidR="004D3FB5" w:rsidRPr="000B2C8B" w:rsidRDefault="001937E5" w:rsidP="006813E2">
      <w:pPr>
        <w:spacing w:line="480" w:lineRule="auto"/>
        <w:rPr>
          <w:rFonts w:ascii="Arial" w:hAnsi="Arial" w:cs="Arial"/>
          <w:color w:val="000000" w:themeColor="text1"/>
          <w:sz w:val="22"/>
          <w:szCs w:val="22"/>
        </w:rPr>
      </w:pPr>
      <w:ins w:id="140" w:author="John M. Marzluff" w:date="2026-04-27T08:52:00Z" w16du:dateUtc="2026-04-27T14:52:00Z">
        <w:r>
          <w:rPr>
            <w:rFonts w:ascii="Arial" w:hAnsi="Arial" w:cs="Arial"/>
            <w:color w:val="000000" w:themeColor="text1"/>
            <w:sz w:val="22"/>
            <w:szCs w:val="22"/>
          </w:rPr>
          <w:t xml:space="preserve">We excepted </w:t>
        </w:r>
      </w:ins>
      <w:commentRangeStart w:id="141"/>
      <w:del w:id="142" w:author="John M. Marzluff" w:date="2026-04-27T08:52:00Z" w16du:dateUtc="2026-04-27T14:52:00Z">
        <w:r w:rsidR="004D3FB5" w:rsidRPr="000B2C8B" w:rsidDel="001937E5">
          <w:rPr>
            <w:rFonts w:ascii="Arial" w:hAnsi="Arial" w:cs="Arial"/>
            <w:color w:val="000000" w:themeColor="text1"/>
            <w:sz w:val="22"/>
            <w:szCs w:val="22"/>
          </w:rPr>
          <w:delText xml:space="preserve">The exception is </w:delText>
        </w:r>
      </w:del>
      <w:r w:rsidR="004D3FB5" w:rsidRPr="000B2C8B">
        <w:rPr>
          <w:rFonts w:ascii="Arial" w:hAnsi="Arial" w:cs="Arial"/>
          <w:color w:val="000000" w:themeColor="text1"/>
          <w:sz w:val="22"/>
          <w:szCs w:val="22"/>
        </w:rPr>
        <w:t xml:space="preserve">male mule deer, which </w:t>
      </w:r>
      <w:commentRangeEnd w:id="141"/>
      <w:r w:rsidR="000B2C8B" w:rsidRPr="000B2C8B">
        <w:rPr>
          <w:rStyle w:val="CommentReference"/>
          <w:rFonts w:ascii="Arial" w:hAnsi="Arial" w:cs="Arial"/>
          <w:color w:val="000000" w:themeColor="text1"/>
          <w:sz w:val="22"/>
          <w:szCs w:val="22"/>
        </w:rPr>
        <w:commentReference w:id="141"/>
      </w:r>
      <w:r w:rsidR="004D3FB5" w:rsidRPr="000B2C8B">
        <w:rPr>
          <w:rFonts w:ascii="Arial" w:hAnsi="Arial" w:cs="Arial"/>
          <w:color w:val="000000" w:themeColor="text1"/>
          <w:sz w:val="22"/>
          <w:szCs w:val="22"/>
        </w:rPr>
        <w:t xml:space="preserve">are protected during the last two weeks of the hunting season. Bison taken in the Gardiner Basin were recorded by the NPS Bison Office daily during the winter through surveys and communications with NPS law enforcement, private hunters, and game wardens. </w:t>
      </w:r>
    </w:p>
    <w:p w14:paraId="0DC4F4F4" w14:textId="7494165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adjusted the final take numbers to account for differences in the weights of each target species with all deer species having a 0.3x multiplier and bison having a 2.15x multiplier (elk are 1x). These multipliers were calculated by comparing early winter weights of deer and elk and late winter weights of bison </w:t>
      </w:r>
      <w:commentRangeStart w:id="143"/>
      <w:r w:rsidRPr="000B2C8B">
        <w:rPr>
          <w:rFonts w:ascii="Arial" w:hAnsi="Arial" w:cs="Arial"/>
          <w:color w:val="000000" w:themeColor="text1"/>
          <w:sz w:val="22"/>
          <w:szCs w:val="22"/>
        </w:rPr>
        <w:t>(</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{"citationID":"9hoY9g3b","properties":{"formattedCitation":"(Murphy et al. 1998)","plainCitation":"(Murphy et al. 1998)","noteIndex":0},"citationItems":[{"id":872,"uris":["http://zotero.org/users/9968163/items/R9PGF9BX"],"itemData":{"id":872,"type":"article-journal","abstract":"Black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significant.","citation-key":"murphyEncounterCompetitionBears1998","container-title":"Ursus","ISSN":"1537-6176","page":"55-60","publisher":"International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(Murphy et al. 1998)</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NPS Bison Office unpublished data). </w:t>
      </w:r>
      <w:commentRangeEnd w:id="143"/>
      <w:r w:rsidR="000B2C8B" w:rsidRPr="000B2C8B">
        <w:rPr>
          <w:rStyle w:val="CommentReference"/>
          <w:rFonts w:ascii="Arial" w:hAnsi="Arial" w:cs="Arial"/>
          <w:color w:val="000000" w:themeColor="text1"/>
          <w:sz w:val="22"/>
          <w:szCs w:val="22"/>
        </w:rPr>
        <w:lastRenderedPageBreak/>
        <w:commentReference w:id="143"/>
      </w:r>
      <w:r w:rsidRPr="000B2C8B">
        <w:rPr>
          <w:rFonts w:ascii="Arial" w:hAnsi="Arial" w:cs="Arial"/>
          <w:color w:val="000000" w:themeColor="text1"/>
          <w:sz w:val="22"/>
          <w:szCs w:val="22"/>
        </w:rPr>
        <w:t xml:space="preserve">We </w:t>
      </w:r>
      <w:commentRangeStart w:id="144"/>
      <w:r w:rsidRPr="000B2C8B">
        <w:rPr>
          <w:rFonts w:ascii="Arial" w:hAnsi="Arial" w:cs="Arial"/>
          <w:color w:val="000000" w:themeColor="text1"/>
          <w:sz w:val="22"/>
          <w:szCs w:val="22"/>
        </w:rPr>
        <w:t>accounted for biomass lingering between days by allowing 25% of the biomass to carry over between days.</w:t>
      </w:r>
      <w:commentRangeEnd w:id="144"/>
      <w:r w:rsidR="000B2C8B" w:rsidRPr="000B2C8B">
        <w:rPr>
          <w:rStyle w:val="CommentReference"/>
          <w:rFonts w:ascii="Arial" w:hAnsi="Arial" w:cs="Arial"/>
          <w:color w:val="000000" w:themeColor="text1"/>
          <w:sz w:val="22"/>
          <w:szCs w:val="22"/>
        </w:rPr>
        <w:commentReference w:id="144"/>
      </w:r>
    </w:p>
    <w:p w14:paraId="57F5E32C" w14:textId="1DF25879"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3.2.6 </w:t>
      </w:r>
      <w:r w:rsidR="004D3FB5" w:rsidRPr="00E34EF6">
        <w:rPr>
          <w:rFonts w:ascii="Arial" w:hAnsi="Arial" w:cs="Arial"/>
          <w:i/>
          <w:iCs/>
          <w:color w:val="000000" w:themeColor="text1"/>
          <w:sz w:val="22"/>
          <w:szCs w:val="22"/>
        </w:rPr>
        <w:t>Availability of wolf-killed carrion</w:t>
      </w:r>
    </w:p>
    <w:p w14:paraId="0F18E11C" w14:textId="47AA5D2F"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determined the location and timing of wolf kills using the output of a random forest algorithm developed by </w:t>
      </w:r>
      <w:commentRangeStart w:id="145"/>
      <w:r w:rsidRPr="000B2C8B">
        <w:rPr>
          <w:rFonts w:ascii="Arial" w:hAnsi="Arial" w:cs="Arial"/>
          <w:color w:val="000000" w:themeColor="text1"/>
          <w:sz w:val="22"/>
          <w:szCs w:val="22"/>
        </w:rPr>
        <w:t>Binder et al. (2026)</w:t>
      </w:r>
      <w:commentRangeEnd w:id="145"/>
      <w:r w:rsidR="000B2C8B" w:rsidRPr="000B2C8B">
        <w:rPr>
          <w:rStyle w:val="CommentReference"/>
          <w:rFonts w:ascii="Arial" w:hAnsi="Arial" w:cs="Arial"/>
          <w:color w:val="000000" w:themeColor="text1"/>
          <w:sz w:val="22"/>
          <w:szCs w:val="22"/>
        </w:rPr>
        <w:commentReference w:id="145"/>
      </w:r>
      <w:r w:rsidRPr="000B2C8B">
        <w:rPr>
          <w:rFonts w:ascii="Arial" w:hAnsi="Arial" w:cs="Arial"/>
          <w:color w:val="000000" w:themeColor="text1"/>
          <w:sz w:val="22"/>
          <w:szCs w:val="22"/>
        </w:rPr>
        <w:t xml:space="preserve"> that predicts carrion locations from wolf movements, timing, and landscape features. The model makes no determinations about the prey species </w:t>
      </w:r>
      <w:del w:id="146" w:author="John M. Marzluff" w:date="2026-04-27T08:58:00Z" w16du:dateUtc="2026-04-27T14:58:00Z">
        <w:r w:rsidRPr="000B2C8B" w:rsidDel="001937E5">
          <w:rPr>
            <w:rFonts w:ascii="Arial" w:hAnsi="Arial" w:cs="Arial"/>
            <w:color w:val="000000" w:themeColor="text1"/>
            <w:sz w:val="22"/>
            <w:szCs w:val="22"/>
          </w:rPr>
          <w:delText xml:space="preserve">or </w:delText>
        </w:r>
        <w:commentRangeStart w:id="147"/>
        <w:r w:rsidRPr="000B2C8B" w:rsidDel="001937E5">
          <w:rPr>
            <w:rFonts w:ascii="Arial" w:hAnsi="Arial" w:cs="Arial"/>
            <w:color w:val="000000" w:themeColor="text1"/>
            <w:sz w:val="22"/>
            <w:szCs w:val="22"/>
          </w:rPr>
          <w:delText xml:space="preserve">cause of death </w:delText>
        </w:r>
        <w:commentRangeEnd w:id="147"/>
        <w:r w:rsidR="001937E5" w:rsidRPr="000B2C8B" w:rsidDel="001937E5">
          <w:rPr>
            <w:rStyle w:val="CommentReference"/>
            <w:rFonts w:ascii="Arial" w:hAnsi="Arial" w:cs="Arial"/>
            <w:color w:val="000000" w:themeColor="text1"/>
            <w:sz w:val="22"/>
            <w:szCs w:val="22"/>
          </w:rPr>
          <w:commentReference w:id="147"/>
        </w:r>
      </w:del>
      <w:r w:rsidRPr="000B2C8B">
        <w:rPr>
          <w:rFonts w:ascii="Arial" w:hAnsi="Arial" w:cs="Arial"/>
          <w:color w:val="000000" w:themeColor="text1"/>
          <w:sz w:val="22"/>
          <w:szCs w:val="22"/>
        </w:rPr>
        <w:t xml:space="preserve">and only functions optimally during </w:t>
      </w:r>
      <w:r w:rsidR="00F3164A" w:rsidRPr="000B2C8B">
        <w:rPr>
          <w:rFonts w:ascii="Arial" w:hAnsi="Arial" w:cs="Arial"/>
          <w:color w:val="000000" w:themeColor="text1"/>
          <w:sz w:val="22"/>
          <w:szCs w:val="22"/>
        </w:rPr>
        <w:t>t</w:t>
      </w:r>
      <w:r w:rsidRPr="000B2C8B">
        <w:rPr>
          <w:rFonts w:ascii="Arial" w:hAnsi="Arial" w:cs="Arial"/>
          <w:color w:val="000000" w:themeColor="text1"/>
          <w:sz w:val="22"/>
          <w:szCs w:val="22"/>
        </w:rPr>
        <w:t>he winter study periods performed by the Wolf, Cougar, and Elk Project (November 15 – December 15, March 1</w:t>
      </w:r>
      <w:r w:rsidR="009647EA" w:rsidRPr="000B2C8B">
        <w:rPr>
          <w:rFonts w:ascii="Arial" w:hAnsi="Arial" w:cs="Arial"/>
          <w:color w:val="000000" w:themeColor="text1"/>
          <w:sz w:val="22"/>
          <w:szCs w:val="22"/>
        </w:rPr>
        <w:t xml:space="preserve"> </w:t>
      </w:r>
      <w:r w:rsidR="00AA1A6A"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30</w:t>
      </w:r>
      <w:r w:rsidR="00AA1A6A" w:rsidRPr="000B2C8B">
        <w:rPr>
          <w:rFonts w:ascii="Arial" w:hAnsi="Arial" w:cs="Arial"/>
          <w:color w:val="000000" w:themeColor="text1"/>
          <w:sz w:val="22"/>
          <w:szCs w:val="22"/>
        </w:rPr>
        <w:t>; hereafter early and late winter, respectively</w:t>
      </w:r>
      <w:r w:rsidRPr="000B2C8B">
        <w:rPr>
          <w:rFonts w:ascii="Arial" w:hAnsi="Arial" w:cs="Arial"/>
          <w:color w:val="000000" w:themeColor="text1"/>
          <w:sz w:val="22"/>
          <w:szCs w:val="22"/>
        </w:rPr>
        <w:t xml:space="preserve">). </w:t>
      </w:r>
      <w:r w:rsidR="00625268" w:rsidRPr="000B2C8B">
        <w:rPr>
          <w:rFonts w:ascii="Arial" w:hAnsi="Arial" w:cs="Arial"/>
          <w:color w:val="000000" w:themeColor="text1"/>
          <w:sz w:val="22"/>
          <w:szCs w:val="22"/>
        </w:rPr>
        <w:t xml:space="preserve">We removed </w:t>
      </w:r>
      <w:commentRangeStart w:id="148"/>
      <w:ins w:id="149" w:author="John M. Marzluff" w:date="2026-04-27T09:02:00Z" w16du:dateUtc="2026-04-27T15:02:00Z">
        <w:r w:rsidR="001937E5">
          <w:rPr>
            <w:rFonts w:ascii="Arial" w:hAnsi="Arial" w:cs="Arial"/>
            <w:color w:val="000000" w:themeColor="text1"/>
            <w:sz w:val="22"/>
            <w:szCs w:val="22"/>
          </w:rPr>
          <w:t xml:space="preserve">XX </w:t>
        </w:r>
      </w:ins>
      <w:commentRangeEnd w:id="148"/>
      <w:r w:rsidR="001937E5" w:rsidRPr="000B2C8B">
        <w:rPr>
          <w:rStyle w:val="CommentReference"/>
          <w:rFonts w:ascii="Arial" w:hAnsi="Arial" w:cs="Arial"/>
          <w:color w:val="000000" w:themeColor="text1"/>
          <w:sz w:val="22"/>
          <w:szCs w:val="22"/>
        </w:rPr>
        <w:commentReference w:id="148"/>
      </w:r>
      <w:r w:rsidR="00625268" w:rsidRPr="000B2C8B">
        <w:rPr>
          <w:rFonts w:ascii="Arial" w:hAnsi="Arial" w:cs="Arial"/>
          <w:color w:val="000000" w:themeColor="text1"/>
          <w:sz w:val="22"/>
          <w:szCs w:val="22"/>
        </w:rPr>
        <w:t xml:space="preserve">wolf-kill sites identified by the predictive model that were within </w:t>
      </w:r>
      <w:del w:id="150" w:author="John M. Marzluff" w:date="2026-04-27T09:01:00Z" w16du:dateUtc="2026-04-27T15:01:00Z">
        <w:r w:rsidR="00625268" w:rsidRPr="000B2C8B" w:rsidDel="001937E5">
          <w:rPr>
            <w:rFonts w:ascii="Arial" w:hAnsi="Arial" w:cs="Arial"/>
            <w:color w:val="000000" w:themeColor="text1"/>
            <w:sz w:val="22"/>
            <w:szCs w:val="22"/>
          </w:rPr>
          <w:delText>the appropriate</w:delText>
        </w:r>
      </w:del>
      <w:ins w:id="151" w:author="John M. Marzluff" w:date="2026-04-27T09:01:00Z" w16du:dateUtc="2026-04-27T15:01:00Z">
        <w:r w:rsidR="001937E5">
          <w:rPr>
            <w:rFonts w:ascii="Arial" w:hAnsi="Arial" w:cs="Arial"/>
            <w:color w:val="000000" w:themeColor="text1"/>
            <w:sz w:val="22"/>
            <w:szCs w:val="22"/>
          </w:rPr>
          <w:t>a</w:t>
        </w:r>
      </w:ins>
      <w:r w:rsidR="00625268" w:rsidRPr="000B2C8B">
        <w:rPr>
          <w:rFonts w:ascii="Arial" w:hAnsi="Arial" w:cs="Arial"/>
          <w:color w:val="000000" w:themeColor="text1"/>
          <w:sz w:val="22"/>
          <w:szCs w:val="22"/>
        </w:rPr>
        <w:t xml:space="preserve"> hunting region </w:t>
      </w:r>
      <w:ins w:id="152" w:author="John M. Marzluff" w:date="2026-04-27T09:01:00Z" w16du:dateUtc="2026-04-27T15:01:00Z">
        <w:r w:rsidR="001937E5">
          <w:rPr>
            <w:rFonts w:ascii="Arial" w:hAnsi="Arial" w:cs="Arial"/>
            <w:color w:val="000000" w:themeColor="text1"/>
            <w:sz w:val="22"/>
            <w:szCs w:val="22"/>
          </w:rPr>
          <w:t>during hunting season, assuming ravens were cueing on the more readily available hunt</w:t>
        </w:r>
      </w:ins>
      <w:ins w:id="153" w:author="John M. Marzluff" w:date="2026-04-27T09:02:00Z" w16du:dateUtc="2026-04-27T15:02:00Z">
        <w:r w:rsidR="001937E5">
          <w:rPr>
            <w:rFonts w:ascii="Arial" w:hAnsi="Arial" w:cs="Arial"/>
            <w:color w:val="000000" w:themeColor="text1"/>
            <w:sz w:val="22"/>
            <w:szCs w:val="22"/>
          </w:rPr>
          <w:t>er-killed carrion at that time.</w:t>
        </w:r>
      </w:ins>
      <w:del w:id="154" w:author="John M. Marzluff" w:date="2026-04-27T09:02:00Z" w16du:dateUtc="2026-04-27T15:02:00Z">
        <w:r w:rsidR="00625268" w:rsidRPr="000B2C8B" w:rsidDel="001937E5">
          <w:rPr>
            <w:rFonts w:ascii="Arial" w:hAnsi="Arial" w:cs="Arial"/>
            <w:color w:val="000000" w:themeColor="text1"/>
            <w:sz w:val="22"/>
            <w:szCs w:val="22"/>
          </w:rPr>
          <w:delText>for the date because the raven had already arrived to forage for hunter-killed carrion.</w:delText>
        </w:r>
      </w:del>
      <w:r w:rsidR="00625268"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 xml:space="preserve">Each wolf kill </w:t>
      </w:r>
      <w:r w:rsidR="00AE717C" w:rsidRPr="000B2C8B">
        <w:rPr>
          <w:rFonts w:ascii="Arial" w:hAnsi="Arial" w:cs="Arial"/>
          <w:color w:val="000000" w:themeColor="text1"/>
          <w:sz w:val="22"/>
          <w:szCs w:val="22"/>
        </w:rPr>
        <w:t>remained</w:t>
      </w:r>
      <w:r w:rsidRPr="000B2C8B">
        <w:rPr>
          <w:rFonts w:ascii="Arial" w:hAnsi="Arial" w:cs="Arial"/>
          <w:color w:val="000000" w:themeColor="text1"/>
          <w:sz w:val="22"/>
          <w:szCs w:val="22"/>
        </w:rPr>
        <w:t xml:space="preserve"> available to ravens from the beginning of wolf use until </w:t>
      </w:r>
      <w:commentRangeStart w:id="155"/>
      <w:r w:rsidRPr="000B2C8B">
        <w:rPr>
          <w:rFonts w:ascii="Arial" w:hAnsi="Arial" w:cs="Arial"/>
          <w:color w:val="000000" w:themeColor="text1"/>
          <w:sz w:val="22"/>
          <w:szCs w:val="22"/>
        </w:rPr>
        <w:t xml:space="preserve">1 day </w:t>
      </w:r>
      <w:commentRangeEnd w:id="155"/>
      <w:r w:rsidR="000B2C8B" w:rsidRPr="000B2C8B">
        <w:rPr>
          <w:rStyle w:val="CommentReference"/>
          <w:rFonts w:ascii="Arial" w:hAnsi="Arial" w:cs="Arial"/>
          <w:color w:val="000000" w:themeColor="text1"/>
          <w:sz w:val="22"/>
          <w:szCs w:val="22"/>
        </w:rPr>
        <w:commentReference w:id="155"/>
      </w:r>
      <w:r w:rsidRPr="000B2C8B">
        <w:rPr>
          <w:rFonts w:ascii="Arial" w:hAnsi="Arial" w:cs="Arial"/>
          <w:color w:val="000000" w:themeColor="text1"/>
          <w:sz w:val="22"/>
          <w:szCs w:val="22"/>
        </w:rPr>
        <w:t>after the last wolf GPS point</w:t>
      </w:r>
      <w:r w:rsidR="00064714" w:rsidRPr="000B2C8B">
        <w:rPr>
          <w:rFonts w:ascii="Arial" w:hAnsi="Arial" w:cs="Arial"/>
          <w:color w:val="000000" w:themeColor="text1"/>
          <w:sz w:val="22"/>
          <w:szCs w:val="22"/>
        </w:rPr>
        <w:t xml:space="preserve"> </w:t>
      </w:r>
      <w:r w:rsidR="00FA07AB" w:rsidRPr="000B2C8B">
        <w:rPr>
          <w:rFonts w:ascii="Arial" w:hAnsi="Arial" w:cs="Arial"/>
          <w:color w:val="000000" w:themeColor="text1"/>
          <w:sz w:val="22"/>
          <w:szCs w:val="22"/>
        </w:rPr>
        <w:t>as direct observations of wolf kills had ravens returning to the site for an average 1.2 days (unp</w:t>
      </w:r>
      <w:r w:rsidR="00064714" w:rsidRPr="000B2C8B">
        <w:rPr>
          <w:rFonts w:ascii="Arial" w:hAnsi="Arial" w:cs="Arial"/>
          <w:color w:val="000000" w:themeColor="text1"/>
          <w:sz w:val="22"/>
          <w:szCs w:val="22"/>
        </w:rPr>
        <w:t>ublished data)</w:t>
      </w:r>
      <w:r w:rsidRPr="000B2C8B">
        <w:rPr>
          <w:rFonts w:ascii="Arial" w:hAnsi="Arial" w:cs="Arial"/>
          <w:color w:val="000000" w:themeColor="text1"/>
          <w:sz w:val="22"/>
          <w:szCs w:val="22"/>
        </w:rPr>
        <w:t>. This additional day accounts for the continued availability and use of the carcass after wolves have abandoned it</w:t>
      </w:r>
      <w:r w:rsidR="009B663D" w:rsidRPr="000B2C8B">
        <w:rPr>
          <w:rFonts w:ascii="Arial" w:hAnsi="Arial" w:cs="Arial"/>
          <w:color w:val="000000" w:themeColor="text1"/>
          <w:sz w:val="22"/>
          <w:szCs w:val="22"/>
        </w:rPr>
        <w:t xml:space="preserve">. </w:t>
      </w:r>
      <w:r w:rsidR="00D62672" w:rsidRPr="000B2C8B">
        <w:rPr>
          <w:rFonts w:ascii="Arial" w:hAnsi="Arial" w:cs="Arial"/>
          <w:color w:val="000000" w:themeColor="text1"/>
          <w:sz w:val="22"/>
          <w:szCs w:val="22"/>
        </w:rPr>
        <w:t xml:space="preserve">We considered all wolf kills within 1 kilometer of </w:t>
      </w:r>
      <w:ins w:id="156" w:author="John M. Marzluff" w:date="2026-04-27T09:03:00Z" w16du:dateUtc="2026-04-27T15:03:00Z">
        <w:r w:rsidR="001937E5">
          <w:rPr>
            <w:rFonts w:ascii="Arial" w:hAnsi="Arial" w:cs="Arial"/>
            <w:color w:val="000000" w:themeColor="text1"/>
            <w:sz w:val="22"/>
            <w:szCs w:val="22"/>
          </w:rPr>
          <w:t>a raven’s</w:t>
        </w:r>
      </w:ins>
      <w:del w:id="157" w:author="John M. Marzluff" w:date="2026-04-27T09:03:00Z" w16du:dateUtc="2026-04-27T15:03:00Z">
        <w:r w:rsidR="00D62672" w:rsidRPr="000B2C8B" w:rsidDel="001937E5">
          <w:rPr>
            <w:rFonts w:ascii="Arial" w:hAnsi="Arial" w:cs="Arial"/>
            <w:color w:val="000000" w:themeColor="text1"/>
            <w:sz w:val="22"/>
            <w:szCs w:val="22"/>
          </w:rPr>
          <w:delText>the</w:delText>
        </w:r>
      </w:del>
      <w:r w:rsidR="00D62672" w:rsidRPr="000B2C8B">
        <w:rPr>
          <w:rFonts w:ascii="Arial" w:hAnsi="Arial" w:cs="Arial"/>
          <w:color w:val="000000" w:themeColor="text1"/>
          <w:sz w:val="22"/>
          <w:szCs w:val="22"/>
        </w:rPr>
        <w:t xml:space="preserve"> 90% MCP to be within </w:t>
      </w:r>
      <w:del w:id="158" w:author="John M. Marzluff" w:date="2026-04-27T09:03:00Z" w16du:dateUtc="2026-04-27T15:03:00Z">
        <w:r w:rsidR="00D62672" w:rsidRPr="000B2C8B" w:rsidDel="001937E5">
          <w:rPr>
            <w:rFonts w:ascii="Arial" w:hAnsi="Arial" w:cs="Arial"/>
            <w:color w:val="000000" w:themeColor="text1"/>
            <w:sz w:val="22"/>
            <w:szCs w:val="22"/>
          </w:rPr>
          <w:delText>a raven</w:delText>
        </w:r>
        <w:r w:rsidR="006C65B3" w:rsidRPr="000B2C8B" w:rsidDel="001937E5">
          <w:rPr>
            <w:rFonts w:ascii="Arial" w:hAnsi="Arial" w:cs="Arial"/>
            <w:color w:val="000000" w:themeColor="text1"/>
            <w:sz w:val="22"/>
            <w:szCs w:val="22"/>
          </w:rPr>
          <w:delText>’</w:delText>
        </w:r>
        <w:r w:rsidR="00D62672" w:rsidRPr="000B2C8B" w:rsidDel="001937E5">
          <w:rPr>
            <w:rFonts w:ascii="Arial" w:hAnsi="Arial" w:cs="Arial"/>
            <w:color w:val="000000" w:themeColor="text1"/>
            <w:sz w:val="22"/>
            <w:szCs w:val="22"/>
          </w:rPr>
          <w:delText>s</w:delText>
        </w:r>
      </w:del>
      <w:ins w:id="159" w:author="John M. Marzluff" w:date="2026-04-27T09:03:00Z" w16du:dateUtc="2026-04-27T15:03:00Z">
        <w:r w:rsidR="001937E5">
          <w:rPr>
            <w:rFonts w:ascii="Arial" w:hAnsi="Arial" w:cs="Arial"/>
            <w:color w:val="000000" w:themeColor="text1"/>
            <w:sz w:val="22"/>
            <w:szCs w:val="22"/>
          </w:rPr>
          <w:t>the bird’s</w:t>
        </w:r>
      </w:ins>
      <w:r w:rsidR="00D62672" w:rsidRPr="000B2C8B">
        <w:rPr>
          <w:rFonts w:ascii="Arial" w:hAnsi="Arial" w:cs="Arial"/>
          <w:color w:val="000000" w:themeColor="text1"/>
          <w:sz w:val="22"/>
          <w:szCs w:val="22"/>
        </w:rPr>
        <w:t xml:space="preserve"> winter territory range</w:t>
      </w:r>
      <w:ins w:id="160" w:author="John M. Marzluff" w:date="2026-04-27T09:04:00Z" w16du:dateUtc="2026-04-27T15:04:00Z">
        <w:r w:rsidR="001937E5">
          <w:rPr>
            <w:rFonts w:ascii="Arial" w:hAnsi="Arial" w:cs="Arial"/>
            <w:color w:val="000000" w:themeColor="text1"/>
            <w:sz w:val="22"/>
            <w:szCs w:val="22"/>
          </w:rPr>
          <w:t>,</w:t>
        </w:r>
      </w:ins>
      <w:r w:rsidR="009D6065" w:rsidRPr="000B2C8B">
        <w:rPr>
          <w:rFonts w:ascii="Arial" w:hAnsi="Arial" w:cs="Arial"/>
          <w:color w:val="000000" w:themeColor="text1"/>
          <w:sz w:val="22"/>
          <w:szCs w:val="22"/>
        </w:rPr>
        <w:t xml:space="preserve"> and we considered a </w:t>
      </w:r>
      <w:r w:rsidRPr="000B2C8B">
        <w:rPr>
          <w:rFonts w:ascii="Arial" w:hAnsi="Arial" w:cs="Arial"/>
          <w:color w:val="000000" w:themeColor="text1"/>
          <w:sz w:val="22"/>
          <w:szCs w:val="22"/>
        </w:rPr>
        <w:t>raven to have visited a wolf kill if there was at least 1 GPS point within 500</w:t>
      </w:r>
      <w:del w:id="161" w:author="John M. Marzluff" w:date="2026-04-27T09:04:00Z" w16du:dateUtc="2026-04-27T15:04:00Z">
        <w:r w:rsidR="0007525F" w:rsidRPr="000B2C8B" w:rsidDel="001937E5">
          <w:rPr>
            <w:rFonts w:ascii="Arial" w:hAnsi="Arial" w:cs="Arial"/>
            <w:color w:val="000000" w:themeColor="text1"/>
            <w:sz w:val="22"/>
            <w:szCs w:val="22"/>
          </w:rPr>
          <w:delText>-</w:delText>
        </w:r>
      </w:del>
      <w:ins w:id="162" w:author="John M. Marzluff" w:date="2026-04-27T09:04:00Z" w16du:dateUtc="2026-04-27T15:04:00Z">
        <w:r w:rsidR="001937E5">
          <w:rPr>
            <w:rFonts w:ascii="Arial" w:hAnsi="Arial" w:cs="Arial"/>
            <w:color w:val="000000" w:themeColor="text1"/>
            <w:sz w:val="22"/>
            <w:szCs w:val="22"/>
          </w:rPr>
          <w:t xml:space="preserve"> </w:t>
        </w:r>
      </w:ins>
      <w:r w:rsidRPr="000B2C8B">
        <w:rPr>
          <w:rFonts w:ascii="Arial" w:hAnsi="Arial" w:cs="Arial"/>
          <w:color w:val="000000" w:themeColor="text1"/>
          <w:sz w:val="22"/>
          <w:szCs w:val="22"/>
        </w:rPr>
        <w:t xml:space="preserve">meters of an active kill site. </w:t>
      </w:r>
    </w:p>
    <w:p w14:paraId="4880A5A5" w14:textId="2397FD92"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3.2.7 </w:t>
      </w:r>
      <w:r w:rsidR="004D3FB5" w:rsidRPr="00E34EF6">
        <w:rPr>
          <w:rFonts w:ascii="Arial" w:hAnsi="Arial" w:cs="Arial"/>
          <w:i/>
          <w:iCs/>
          <w:color w:val="000000" w:themeColor="text1"/>
          <w:sz w:val="22"/>
          <w:szCs w:val="22"/>
        </w:rPr>
        <w:t>Raven movement decisions</w:t>
      </w:r>
    </w:p>
    <w:p w14:paraId="0A5F86CF" w14:textId="197DD15D"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To determine if a raven left its territory, we first defined the spatial boundaries of each territory. We determined a raven’s territory location and size by creating a 90% minimum convex polygon (MCP) using the package adehabitatHR </w:t>
      </w:r>
      <w:r w:rsidR="008E1E62" w:rsidRPr="000B2C8B">
        <w:rPr>
          <w:rFonts w:ascii="Arial" w:hAnsi="Arial" w:cs="Arial"/>
          <w:color w:val="000000" w:themeColor="text1"/>
          <w:sz w:val="22"/>
          <w:szCs w:val="22"/>
        </w:rPr>
        <w:fldChar w:fldCharType="begin"/>
      </w:r>
      <w:r w:rsidR="008E1E62" w:rsidRPr="000B2C8B">
        <w:rPr>
          <w:rFonts w:ascii="Arial" w:hAnsi="Arial" w:cs="Arial"/>
          <w:color w:val="000000" w:themeColor="text1"/>
          <w:sz w:val="22"/>
          <w:szCs w:val="22"/>
        </w:rPr>
        <w:instrText xml:space="preserve"> ADDIN ZOTERO_ITEM CSL_CITATION {"citationID":"ePgI2xmg","properties":{"unsorted":false,"formattedCitation":"(Calenge 2024)","plainCitation":"(Calenge 2024)","noteIndex":0},"citationItems":[{"id":1919,"uris":["http://zotero.org/users/9968163/items/X2ZME3LC"],"itemData":{"id":1919,"type":"book","DOI":"10.32614/CRAN.package.adehabitatHR","title":"adehabitatHR: Home Range Estimation","URL":"https://CRAN.R-project.org/package=adehabitatHR","author":[{"family":"Calenge","given":"Clement"}],"issued":{"date-parts":[["2024"]]}}}],"schema":"https://github.com/citation-style-language/schema/raw/master/csl-citation.json"} </w:instrText>
      </w:r>
      <w:r w:rsidR="008E1E62" w:rsidRPr="000B2C8B">
        <w:rPr>
          <w:rFonts w:ascii="Arial" w:hAnsi="Arial" w:cs="Arial"/>
          <w:color w:val="000000" w:themeColor="text1"/>
          <w:sz w:val="22"/>
          <w:szCs w:val="22"/>
        </w:rPr>
        <w:fldChar w:fldCharType="separate"/>
      </w:r>
      <w:r w:rsidR="008E1E62" w:rsidRPr="000B2C8B">
        <w:rPr>
          <w:rFonts w:ascii="Arial" w:hAnsi="Arial" w:cs="Arial"/>
          <w:color w:val="000000" w:themeColor="text1"/>
          <w:sz w:val="22"/>
          <w:szCs w:val="22"/>
        </w:rPr>
        <w:t>(Calenge 2024)</w:t>
      </w:r>
      <w:r w:rsidR="008E1E62"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Pr="000B2C8B">
        <w:rPr>
          <w:rFonts w:ascii="Arial" w:hAnsi="Arial" w:cs="Arial"/>
          <w:color w:val="000000" w:themeColor="text1"/>
          <w:sz w:val="22"/>
          <w:szCs w:val="22"/>
          <w:highlight w:val="yellow"/>
        </w:rPr>
        <w:t>version</w:t>
      </w:r>
      <w:r w:rsidRPr="000B2C8B">
        <w:rPr>
          <w:rFonts w:ascii="Arial" w:hAnsi="Arial" w:cs="Arial"/>
          <w:color w:val="000000" w:themeColor="text1"/>
          <w:sz w:val="22"/>
          <w:szCs w:val="22"/>
        </w:rPr>
        <w:t xml:space="preserve"> 0.4.22) in R </w:t>
      </w:r>
      <w:r w:rsidR="00593D38" w:rsidRPr="000B2C8B">
        <w:rPr>
          <w:rFonts w:ascii="Arial" w:hAnsi="Arial" w:cs="Arial"/>
          <w:color w:val="000000" w:themeColor="text1"/>
          <w:sz w:val="22"/>
          <w:szCs w:val="22"/>
        </w:rPr>
        <w:fldChar w:fldCharType="begin"/>
      </w:r>
      <w:r w:rsidR="00593D38" w:rsidRPr="000B2C8B">
        <w:rPr>
          <w:rFonts w:ascii="Arial" w:hAnsi="Arial" w:cs="Arial"/>
          <w:color w:val="000000" w:themeColor="text1"/>
          <w:sz w:val="22"/>
          <w:szCs w:val="22"/>
        </w:rPr>
        <w:instrText xml:space="preserve"> ADDIN ZOTERO_ITEM CSL_CITATION {"citationID":"r9SLxQ8o","properties":{"unsorted":false,"formattedCitation":"(R Core Team 2025)","plainCitation":"(R Core Team 2025)","noteIndex":0},"citationItems":[{"id":1918,"uris":["http://zotero.org/users/9968163/items/3PHD7UGS"],"itemData":{"id":1918,"type":"book","publisher":"R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593D38" w:rsidRPr="000B2C8B">
        <w:rPr>
          <w:rFonts w:ascii="Arial" w:hAnsi="Arial" w:cs="Arial"/>
          <w:color w:val="000000" w:themeColor="text1"/>
          <w:sz w:val="22"/>
          <w:szCs w:val="22"/>
        </w:rPr>
        <w:fldChar w:fldCharType="separate"/>
      </w:r>
      <w:r w:rsidR="00593D38" w:rsidRPr="000B2C8B">
        <w:rPr>
          <w:rFonts w:ascii="Arial" w:hAnsi="Arial" w:cs="Arial"/>
          <w:color w:val="000000" w:themeColor="text1"/>
          <w:sz w:val="22"/>
          <w:szCs w:val="22"/>
        </w:rPr>
        <w:t>(R Core Team 2025)</w:t>
      </w:r>
      <w:r w:rsidR="00593D38"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Pr="000B2C8B">
        <w:rPr>
          <w:rFonts w:ascii="Arial" w:hAnsi="Arial" w:cs="Arial"/>
          <w:color w:val="000000" w:themeColor="text1"/>
          <w:sz w:val="22"/>
          <w:szCs w:val="22"/>
          <w:highlight w:val="yellow"/>
        </w:rPr>
        <w:t>version</w:t>
      </w:r>
      <w:r w:rsidRPr="000B2C8B">
        <w:rPr>
          <w:rFonts w:ascii="Arial" w:hAnsi="Arial" w:cs="Arial"/>
          <w:color w:val="000000" w:themeColor="text1"/>
          <w:sz w:val="22"/>
          <w:szCs w:val="22"/>
        </w:rPr>
        <w:t xml:space="preserve"> 4.5.</w:t>
      </w:r>
      <w:r w:rsidR="000262DB" w:rsidRPr="000B2C8B">
        <w:rPr>
          <w:rFonts w:ascii="Arial" w:hAnsi="Arial" w:cs="Arial"/>
          <w:color w:val="000000" w:themeColor="text1"/>
          <w:sz w:val="22"/>
          <w:szCs w:val="22"/>
        </w:rPr>
        <w:t>3</w:t>
      </w:r>
      <w:r w:rsidRPr="000B2C8B">
        <w:rPr>
          <w:rFonts w:ascii="Arial" w:hAnsi="Arial" w:cs="Arial"/>
          <w:color w:val="000000" w:themeColor="text1"/>
          <w:sz w:val="22"/>
          <w:szCs w:val="22"/>
        </w:rPr>
        <w:t xml:space="preserve">) from GPS points collected during the breeding season (May - July). We used a less inclusive 90% MCP to remove excursive movements made after nest failure when adults were free to move widely (Fig 1). To counter the slight underestimation caused by </w:t>
      </w:r>
      <w:r w:rsidRPr="000B2C8B">
        <w:rPr>
          <w:rFonts w:ascii="Arial" w:hAnsi="Arial" w:cs="Arial"/>
          <w:color w:val="000000" w:themeColor="text1"/>
          <w:sz w:val="22"/>
          <w:szCs w:val="22"/>
        </w:rPr>
        <w:lastRenderedPageBreak/>
        <w:t xml:space="preserve">using a 90% MCP, we determine that a raven stayed on its territory if all locations on that day were within 1 kilometer of the 90% MCP boundary. </w:t>
      </w:r>
    </w:p>
    <w:p w14:paraId="0DC35AD7" w14:textId="250A94D8"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determined </w:t>
      </w:r>
      <w:r w:rsidR="00D96FD9" w:rsidRPr="000B2C8B">
        <w:rPr>
          <w:rFonts w:ascii="Arial" w:hAnsi="Arial" w:cs="Arial"/>
          <w:color w:val="000000" w:themeColor="text1"/>
          <w:sz w:val="22"/>
          <w:szCs w:val="22"/>
        </w:rPr>
        <w:t xml:space="preserve">if </w:t>
      </w:r>
      <w:r w:rsidRPr="000B2C8B">
        <w:rPr>
          <w:rFonts w:ascii="Arial" w:hAnsi="Arial" w:cs="Arial"/>
          <w:color w:val="000000" w:themeColor="text1"/>
          <w:sz w:val="22"/>
          <w:szCs w:val="22"/>
        </w:rPr>
        <w:t xml:space="preserve">a </w:t>
      </w:r>
      <w:r w:rsidR="00D96FD9" w:rsidRPr="000B2C8B">
        <w:rPr>
          <w:rFonts w:ascii="Arial" w:hAnsi="Arial" w:cs="Arial"/>
          <w:color w:val="000000" w:themeColor="text1"/>
          <w:sz w:val="22"/>
          <w:szCs w:val="22"/>
        </w:rPr>
        <w:t xml:space="preserve">raven visited </w:t>
      </w:r>
      <w:del w:id="163" w:author="John M. Marzluff" w:date="2026-04-27T09:05:00Z" w16du:dateUtc="2026-04-27T15:05:00Z">
        <w:r w:rsidR="00D96FD9" w:rsidRPr="000B2C8B" w:rsidDel="008500D1">
          <w:rPr>
            <w:rFonts w:ascii="Arial" w:hAnsi="Arial" w:cs="Arial"/>
            <w:color w:val="000000" w:themeColor="text1"/>
            <w:sz w:val="22"/>
            <w:szCs w:val="22"/>
          </w:rPr>
          <w:delText xml:space="preserve">the </w:delText>
        </w:r>
        <w:r w:rsidR="009544CD" w:rsidRPr="000B2C8B" w:rsidDel="008500D1">
          <w:rPr>
            <w:rFonts w:ascii="Arial" w:hAnsi="Arial" w:cs="Arial"/>
            <w:color w:val="000000" w:themeColor="text1"/>
            <w:sz w:val="22"/>
            <w:szCs w:val="22"/>
          </w:rPr>
          <w:delText>Gardiner</w:delText>
        </w:r>
      </w:del>
      <w:ins w:id="164" w:author="John M. Marzluff" w:date="2026-04-27T09:05:00Z" w16du:dateUtc="2026-04-27T15:05:00Z">
        <w:r w:rsidR="008500D1">
          <w:rPr>
            <w:rFonts w:ascii="Arial" w:hAnsi="Arial" w:cs="Arial"/>
            <w:color w:val="000000" w:themeColor="text1"/>
            <w:sz w:val="22"/>
            <w:szCs w:val="22"/>
          </w:rPr>
          <w:t>a</w:t>
        </w:r>
      </w:ins>
      <w:r w:rsidR="009544CD" w:rsidRPr="000B2C8B">
        <w:rPr>
          <w:rFonts w:ascii="Arial" w:hAnsi="Arial" w:cs="Arial"/>
          <w:color w:val="000000" w:themeColor="text1"/>
          <w:sz w:val="22"/>
          <w:szCs w:val="22"/>
        </w:rPr>
        <w:t xml:space="preserve"> </w:t>
      </w:r>
      <w:r w:rsidR="00D96FD9" w:rsidRPr="000B2C8B">
        <w:rPr>
          <w:rFonts w:ascii="Arial" w:hAnsi="Arial" w:cs="Arial"/>
          <w:color w:val="000000" w:themeColor="text1"/>
          <w:sz w:val="22"/>
          <w:szCs w:val="22"/>
        </w:rPr>
        <w:t xml:space="preserve">hunting region </w:t>
      </w:r>
      <w:r w:rsidRPr="000B2C8B">
        <w:rPr>
          <w:rFonts w:ascii="Arial" w:hAnsi="Arial" w:cs="Arial"/>
          <w:color w:val="000000" w:themeColor="text1"/>
          <w:sz w:val="22"/>
          <w:szCs w:val="22"/>
        </w:rPr>
        <w:t xml:space="preserve">if it had at least 1 GPS point within the appropriate hunting region polygon. </w:t>
      </w:r>
      <w:del w:id="165" w:author="John M. Marzluff" w:date="2026-04-27T09:06:00Z" w16du:dateUtc="2026-04-27T15:06:00Z">
        <w:r w:rsidRPr="000B2C8B" w:rsidDel="008500D1">
          <w:rPr>
            <w:rFonts w:ascii="Arial" w:hAnsi="Arial" w:cs="Arial"/>
            <w:color w:val="000000" w:themeColor="text1"/>
            <w:sz w:val="22"/>
            <w:szCs w:val="22"/>
          </w:rPr>
          <w:delText>The MTFWP hunting region was active for the duration of the MTFWP hunting season, and the bison hunting region was active from that date until March 30</w:delText>
        </w:r>
        <w:r w:rsidRPr="000B2C8B" w:rsidDel="008500D1">
          <w:rPr>
            <w:rFonts w:ascii="Arial" w:hAnsi="Arial" w:cs="Arial"/>
            <w:color w:val="000000" w:themeColor="text1"/>
            <w:sz w:val="22"/>
            <w:szCs w:val="22"/>
            <w:vertAlign w:val="superscript"/>
          </w:rPr>
          <w:delText>th</w:delText>
        </w:r>
        <w:r w:rsidRPr="000B2C8B" w:rsidDel="008500D1">
          <w:rPr>
            <w:rFonts w:ascii="Arial" w:hAnsi="Arial" w:cs="Arial"/>
            <w:color w:val="000000" w:themeColor="text1"/>
            <w:sz w:val="22"/>
            <w:szCs w:val="22"/>
          </w:rPr>
          <w:delText xml:space="preserve">. </w:delText>
        </w:r>
      </w:del>
      <w:r w:rsidRPr="000B2C8B">
        <w:rPr>
          <w:rFonts w:ascii="Arial" w:hAnsi="Arial" w:cs="Arial"/>
          <w:color w:val="000000" w:themeColor="text1"/>
          <w:sz w:val="22"/>
          <w:szCs w:val="22"/>
        </w:rPr>
        <w:t xml:space="preserve">We removed days with </w:t>
      </w:r>
      <w:ins w:id="166" w:author="John M. Marzluff" w:date="2026-04-27T09:06:00Z" w16du:dateUtc="2026-04-27T15:06:00Z">
        <w:r w:rsidR="008500D1">
          <w:rPr>
            <w:rFonts w:ascii="Arial" w:hAnsi="Arial" w:cs="Arial"/>
            <w:color w:val="000000" w:themeColor="text1"/>
            <w:sz w:val="22"/>
            <w:szCs w:val="22"/>
          </w:rPr>
          <w:t xml:space="preserve">GPS locations over </w:t>
        </w:r>
      </w:ins>
      <w:r w:rsidRPr="000B2C8B">
        <w:rPr>
          <w:rFonts w:ascii="Arial" w:hAnsi="Arial" w:cs="Arial"/>
          <w:color w:val="000000" w:themeColor="text1"/>
          <w:sz w:val="22"/>
          <w:szCs w:val="22"/>
        </w:rPr>
        <w:t xml:space="preserve">fewer than </w:t>
      </w:r>
      <w:r w:rsidR="004849DB" w:rsidRPr="000B2C8B">
        <w:rPr>
          <w:rFonts w:ascii="Arial" w:hAnsi="Arial" w:cs="Arial"/>
          <w:color w:val="000000" w:themeColor="text1"/>
          <w:sz w:val="22"/>
          <w:szCs w:val="22"/>
        </w:rPr>
        <w:t>5 daylight hours</w:t>
      </w:r>
      <w:ins w:id="167" w:author="John M. Marzluff" w:date="2026-04-27T09:07:00Z" w16du:dateUtc="2026-04-27T15:07:00Z">
        <w:r w:rsidR="008500D1">
          <w:rPr>
            <w:rFonts w:ascii="Arial" w:hAnsi="Arial" w:cs="Arial"/>
            <w:color w:val="000000" w:themeColor="text1"/>
            <w:sz w:val="22"/>
            <w:szCs w:val="22"/>
          </w:rPr>
          <w:t>,</w:t>
        </w:r>
      </w:ins>
      <w:del w:id="168" w:author="John M. Marzluff" w:date="2026-04-27T09:07:00Z" w16du:dateUtc="2026-04-27T15:07:00Z">
        <w:r w:rsidR="004849DB" w:rsidRPr="000B2C8B" w:rsidDel="008500D1">
          <w:rPr>
            <w:rFonts w:ascii="Arial" w:hAnsi="Arial" w:cs="Arial"/>
            <w:color w:val="000000" w:themeColor="text1"/>
            <w:sz w:val="22"/>
            <w:szCs w:val="22"/>
          </w:rPr>
          <w:delText xml:space="preserve"> represented</w:delText>
        </w:r>
      </w:del>
      <w:r w:rsidR="004849DB" w:rsidRPr="000B2C8B">
        <w:rPr>
          <w:rFonts w:ascii="Arial" w:hAnsi="Arial" w:cs="Arial"/>
          <w:color w:val="000000" w:themeColor="text1"/>
          <w:sz w:val="22"/>
          <w:szCs w:val="22"/>
        </w:rPr>
        <w:t xml:space="preserve"> </w:t>
      </w:r>
      <w:r w:rsidR="00B21ADA" w:rsidRPr="000B2C8B">
        <w:rPr>
          <w:rFonts w:ascii="Arial" w:hAnsi="Arial" w:cs="Arial"/>
          <w:color w:val="000000" w:themeColor="text1"/>
          <w:sz w:val="22"/>
          <w:szCs w:val="22"/>
        </w:rPr>
        <w:t>as</w:t>
      </w:r>
      <w:r w:rsidRPr="000B2C8B">
        <w:rPr>
          <w:rFonts w:ascii="Arial" w:hAnsi="Arial" w:cs="Arial"/>
          <w:color w:val="000000" w:themeColor="text1"/>
          <w:sz w:val="22"/>
          <w:szCs w:val="22"/>
        </w:rPr>
        <w:t xml:space="preserve"> the data may have been insufficient to detect </w:t>
      </w:r>
      <w:del w:id="169" w:author="John M. Marzluff" w:date="2026-04-27T09:08:00Z" w16du:dateUtc="2026-04-27T15:08:00Z">
        <w:r w:rsidRPr="000B2C8B" w:rsidDel="008500D1">
          <w:rPr>
            <w:rFonts w:ascii="Arial" w:hAnsi="Arial" w:cs="Arial"/>
            <w:color w:val="000000" w:themeColor="text1"/>
            <w:sz w:val="22"/>
            <w:szCs w:val="22"/>
          </w:rPr>
          <w:delText>the movement.</w:delText>
        </w:r>
      </w:del>
      <w:ins w:id="170" w:author="John M. Marzluff" w:date="2026-04-27T09:08:00Z" w16du:dateUtc="2026-04-27T15:08:00Z">
        <w:r w:rsidR="008500D1">
          <w:rPr>
            <w:rFonts w:ascii="Arial" w:hAnsi="Arial" w:cs="Arial"/>
            <w:color w:val="000000" w:themeColor="text1"/>
            <w:sz w:val="22"/>
            <w:szCs w:val="22"/>
          </w:rPr>
          <w:t>movements from the territory or to the hunting regions.</w:t>
        </w:r>
      </w:ins>
      <w:r w:rsidRPr="000B2C8B">
        <w:rPr>
          <w:rFonts w:ascii="Arial" w:hAnsi="Arial" w:cs="Arial"/>
          <w:color w:val="000000" w:themeColor="text1"/>
          <w:sz w:val="22"/>
          <w:szCs w:val="22"/>
        </w:rPr>
        <w:t xml:space="preserve"> </w:t>
      </w:r>
    </w:p>
    <w:p w14:paraId="1A80A0F5" w14:textId="3617C8DA"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3.2.8 </w:t>
      </w:r>
      <w:r w:rsidR="004D3FB5" w:rsidRPr="00E34EF6">
        <w:rPr>
          <w:rFonts w:ascii="Arial" w:hAnsi="Arial" w:cs="Arial"/>
          <w:i/>
          <w:iCs/>
          <w:color w:val="000000" w:themeColor="text1"/>
          <w:sz w:val="22"/>
          <w:szCs w:val="22"/>
        </w:rPr>
        <w:t>Covariates</w:t>
      </w:r>
    </w:p>
    <w:p w14:paraId="53AB88FB" w14:textId="6A8C5CCC"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Since traveling requires both time and energy, we considered the distances of each raven’s territory to the hunting regions. We calculated the commute distance for each raven by taking the Euclidean distance from the center of the 90% MCP to Yellowstone’s northern entrance station in Gardiner, MT, as that was a central location to both hunting regions. </w:t>
      </w:r>
    </w:p>
    <w:p w14:paraId="76B2E4F0" w14:textId="37C2611A" w:rsidR="004D3FB5" w:rsidRPr="000B2C8B" w:rsidRDefault="004D3FB5" w:rsidP="006813E2">
      <w:pPr>
        <w:spacing w:line="480" w:lineRule="auto"/>
        <w:ind w:firstLine="720"/>
        <w:rPr>
          <w:rFonts w:ascii="Arial" w:hAnsi="Arial" w:cs="Arial"/>
          <w:color w:val="000000" w:themeColor="text1"/>
          <w:sz w:val="22"/>
          <w:szCs w:val="22"/>
        </w:rPr>
      </w:pPr>
      <w:del w:id="171" w:author="John M. Marzluff" w:date="2026-04-27T09:10:00Z" w16du:dateUtc="2026-04-27T15:10:00Z">
        <w:r w:rsidRPr="000B2C8B" w:rsidDel="008500D1">
          <w:rPr>
            <w:rFonts w:ascii="Arial" w:hAnsi="Arial" w:cs="Arial"/>
            <w:color w:val="000000" w:themeColor="text1"/>
            <w:sz w:val="22"/>
            <w:szCs w:val="22"/>
          </w:rPr>
          <w:delText>Ravens perform pre-breeding behaviors such as territory defense and nest building to retain possession of their territory and increase the chances of nest success. The need to perform these behaviors</w:delText>
        </w:r>
      </w:del>
      <w:ins w:id="172" w:author="John M. Marzluff" w:date="2026-04-27T09:10:00Z" w16du:dateUtc="2026-04-27T15:10:00Z">
        <w:r w:rsidR="008500D1">
          <w:rPr>
            <w:rFonts w:ascii="Arial" w:hAnsi="Arial" w:cs="Arial"/>
            <w:color w:val="000000" w:themeColor="text1"/>
            <w:sz w:val="22"/>
            <w:szCs w:val="22"/>
          </w:rPr>
          <w:t>Territory defense and nest construction in early spring</w:t>
        </w:r>
      </w:ins>
      <w:r w:rsidRPr="000B2C8B">
        <w:rPr>
          <w:rFonts w:ascii="Arial" w:hAnsi="Arial" w:cs="Arial"/>
          <w:color w:val="000000" w:themeColor="text1"/>
          <w:sz w:val="22"/>
          <w:szCs w:val="22"/>
        </w:rPr>
        <w:t xml:space="preserve"> may impact a raven’s decision to leave its territory</w:t>
      </w:r>
      <w:ins w:id="173" w:author="John M. Marzluff" w:date="2026-04-27T09:11:00Z" w16du:dateUtc="2026-04-27T15:11:00Z">
        <w:r w:rsidR="008500D1">
          <w:rPr>
            <w:rFonts w:ascii="Arial" w:hAnsi="Arial" w:cs="Arial"/>
            <w:color w:val="000000" w:themeColor="text1"/>
            <w:sz w:val="22"/>
            <w:szCs w:val="22"/>
          </w:rPr>
          <w:t xml:space="preserve">. </w:t>
        </w:r>
      </w:ins>
      <w:ins w:id="174" w:author="John M. Marzluff" w:date="2026-04-27T09:13:00Z" w16du:dateUtc="2026-04-27T15:13:00Z">
        <w:r w:rsidR="008500D1">
          <w:rPr>
            <w:rFonts w:ascii="Arial" w:hAnsi="Arial" w:cs="Arial"/>
            <w:color w:val="000000" w:themeColor="text1"/>
            <w:sz w:val="22"/>
            <w:szCs w:val="22"/>
          </w:rPr>
          <w:t xml:space="preserve">We accounted for this with a seasonal variable that </w:t>
        </w:r>
      </w:ins>
      <w:del w:id="175" w:author="John M. Marzluff" w:date="2026-04-27T09:11:00Z" w16du:dateUtc="2026-04-27T15:11:00Z">
        <w:r w:rsidR="00906C58" w:rsidRPr="000B2C8B" w:rsidDel="008500D1">
          <w:rPr>
            <w:rFonts w:ascii="Arial" w:hAnsi="Arial" w:cs="Arial"/>
            <w:color w:val="000000" w:themeColor="text1"/>
            <w:sz w:val="22"/>
            <w:szCs w:val="22"/>
          </w:rPr>
          <w:delText xml:space="preserve"> as they cannot perform</w:delText>
        </w:r>
        <w:r w:rsidR="006872B1" w:rsidRPr="000B2C8B" w:rsidDel="008500D1">
          <w:rPr>
            <w:rFonts w:ascii="Arial" w:hAnsi="Arial" w:cs="Arial"/>
            <w:color w:val="000000" w:themeColor="text1"/>
            <w:sz w:val="22"/>
            <w:szCs w:val="22"/>
          </w:rPr>
          <w:delText xml:space="preserve"> the</w:delText>
        </w:r>
        <w:r w:rsidR="00316218" w:rsidRPr="000B2C8B" w:rsidDel="008500D1">
          <w:rPr>
            <w:rFonts w:ascii="Arial" w:hAnsi="Arial" w:cs="Arial"/>
            <w:color w:val="000000" w:themeColor="text1"/>
            <w:sz w:val="22"/>
            <w:szCs w:val="22"/>
          </w:rPr>
          <w:delText>se behaviors while outside</w:delText>
        </w:r>
        <w:r w:rsidR="00906C58" w:rsidRPr="000B2C8B" w:rsidDel="008500D1">
          <w:rPr>
            <w:rFonts w:ascii="Arial" w:hAnsi="Arial" w:cs="Arial"/>
            <w:color w:val="000000" w:themeColor="text1"/>
            <w:sz w:val="22"/>
            <w:szCs w:val="22"/>
          </w:rPr>
          <w:delText xml:space="preserve"> the territory</w:delText>
        </w:r>
        <w:r w:rsidRPr="000B2C8B" w:rsidDel="008500D1">
          <w:rPr>
            <w:rFonts w:ascii="Arial" w:hAnsi="Arial" w:cs="Arial"/>
            <w:color w:val="000000" w:themeColor="text1"/>
            <w:sz w:val="22"/>
            <w:szCs w:val="22"/>
          </w:rPr>
          <w:delText>. Ravens in Yellowstone typically lay eggs at the end of March until the middle of April. These pre-breeding behaviors should be more prevalent closer to the onset of the breeding season.</w:delText>
        </w:r>
        <w:r w:rsidR="00416879" w:rsidDel="008500D1">
          <w:rPr>
            <w:rFonts w:ascii="Arial" w:hAnsi="Arial" w:cs="Arial"/>
            <w:color w:val="000000" w:themeColor="text1"/>
            <w:sz w:val="22"/>
            <w:szCs w:val="22"/>
          </w:rPr>
          <w:delText xml:space="preserve"> </w:delText>
        </w:r>
      </w:del>
      <w:del w:id="176" w:author="John M. Marzluff" w:date="2026-04-27T09:13:00Z" w16du:dateUtc="2026-04-27T15:13:00Z">
        <w:r w:rsidR="00416879" w:rsidDel="008500D1">
          <w:rPr>
            <w:rFonts w:ascii="Arial" w:hAnsi="Arial" w:cs="Arial"/>
            <w:color w:val="000000" w:themeColor="text1"/>
            <w:sz w:val="22"/>
            <w:szCs w:val="22"/>
          </w:rPr>
          <w:delText xml:space="preserve">We </w:delText>
        </w:r>
      </w:del>
      <w:ins w:id="177" w:author="John M. Marzluff" w:date="2026-04-27T09:14:00Z" w16du:dateUtc="2026-04-27T15:14:00Z">
        <w:r w:rsidR="008500D1">
          <w:rPr>
            <w:rFonts w:ascii="Arial" w:hAnsi="Arial" w:cs="Arial"/>
            <w:color w:val="000000" w:themeColor="text1"/>
            <w:sz w:val="22"/>
            <w:szCs w:val="22"/>
          </w:rPr>
          <w:t>coded for the two periods during which wolves are intensely monitored (“early</w:t>
        </w:r>
      </w:ins>
      <w:ins w:id="178" w:author="John M. Marzluff" w:date="2026-04-27T09:15:00Z" w16du:dateUtc="2026-04-27T15:15:00Z">
        <w:r w:rsidR="008500D1">
          <w:rPr>
            <w:rFonts w:ascii="Arial" w:hAnsi="Arial" w:cs="Arial"/>
            <w:color w:val="000000" w:themeColor="text1"/>
            <w:sz w:val="22"/>
            <w:szCs w:val="22"/>
          </w:rPr>
          <w:t xml:space="preserve"> study period” = 15 Nov – 15 Dec; “late” = 1 – 31 March)</w:t>
        </w:r>
      </w:ins>
      <w:del w:id="179" w:author="John M. Marzluff" w:date="2026-04-27T09:15:00Z" w16du:dateUtc="2026-04-27T15:15:00Z">
        <w:r w:rsidR="00416879" w:rsidDel="008500D1">
          <w:rPr>
            <w:rFonts w:ascii="Arial" w:hAnsi="Arial" w:cs="Arial"/>
            <w:color w:val="000000" w:themeColor="text1"/>
            <w:sz w:val="22"/>
            <w:szCs w:val="22"/>
          </w:rPr>
          <w:delText xml:space="preserve">split the data by the Yellowstone Wolf, Cougar, and Elk </w:delText>
        </w:r>
        <w:r w:rsidR="002C1B6A" w:rsidDel="008500D1">
          <w:rPr>
            <w:rFonts w:ascii="Arial" w:hAnsi="Arial" w:cs="Arial"/>
            <w:color w:val="000000" w:themeColor="text1"/>
            <w:sz w:val="22"/>
            <w:szCs w:val="22"/>
          </w:rPr>
          <w:delText xml:space="preserve">early and late </w:delText>
        </w:r>
        <w:r w:rsidR="00416879" w:rsidDel="008500D1">
          <w:rPr>
            <w:rFonts w:ascii="Arial" w:hAnsi="Arial" w:cs="Arial"/>
            <w:color w:val="000000" w:themeColor="text1"/>
            <w:sz w:val="22"/>
            <w:szCs w:val="22"/>
          </w:rPr>
          <w:delText>winter stu</w:delText>
        </w:r>
        <w:r w:rsidR="00A7199A" w:rsidDel="008500D1">
          <w:rPr>
            <w:rFonts w:ascii="Arial" w:hAnsi="Arial" w:cs="Arial"/>
            <w:color w:val="000000" w:themeColor="text1"/>
            <w:sz w:val="22"/>
            <w:szCs w:val="22"/>
          </w:rPr>
          <w:delText>d</w:delText>
        </w:r>
        <w:r w:rsidR="00416879" w:rsidDel="008500D1">
          <w:rPr>
            <w:rFonts w:ascii="Arial" w:hAnsi="Arial" w:cs="Arial"/>
            <w:color w:val="000000" w:themeColor="text1"/>
            <w:sz w:val="22"/>
            <w:szCs w:val="22"/>
          </w:rPr>
          <w:delText>y periods as they conveniently separated these time</w:delText>
        </w:r>
      </w:del>
      <w:r w:rsidR="00416879">
        <w:rPr>
          <w:rFonts w:ascii="Arial" w:hAnsi="Arial" w:cs="Arial"/>
          <w:color w:val="000000" w:themeColor="text1"/>
          <w:sz w:val="22"/>
          <w:szCs w:val="22"/>
        </w:rPr>
        <w:t>.</w:t>
      </w:r>
    </w:p>
    <w:p w14:paraId="4805D0A2" w14:textId="726E7B41" w:rsidR="004D3FB5" w:rsidRPr="000B2C8B" w:rsidRDefault="004D3FB5" w:rsidP="006813E2">
      <w:pPr>
        <w:spacing w:line="480" w:lineRule="auto"/>
        <w:ind w:firstLine="720"/>
        <w:rPr>
          <w:rFonts w:ascii="Arial" w:hAnsi="Arial" w:cs="Arial"/>
          <w:color w:val="000000" w:themeColor="text1"/>
          <w:sz w:val="22"/>
          <w:szCs w:val="22"/>
        </w:rPr>
      </w:pPr>
      <w:del w:id="180" w:author="John M. Marzluff" w:date="2026-04-27T09:18:00Z" w16du:dateUtc="2026-04-27T15:18:00Z">
        <w:r w:rsidRPr="000B2C8B" w:rsidDel="008500D1">
          <w:rPr>
            <w:rFonts w:ascii="Arial" w:hAnsi="Arial" w:cs="Arial"/>
            <w:color w:val="000000" w:themeColor="text1"/>
            <w:sz w:val="22"/>
            <w:szCs w:val="22"/>
          </w:rPr>
          <w:delText xml:space="preserve">Ravens utilize spatial memory for foraging, recognizing spaces with higher frequencies of wolf kills </w:delText>
        </w:r>
        <w:r w:rsidR="002B412F" w:rsidRPr="000B2C8B" w:rsidDel="008500D1">
          <w:rPr>
            <w:rFonts w:ascii="Arial" w:hAnsi="Arial" w:cs="Arial"/>
            <w:color w:val="000000" w:themeColor="text1"/>
            <w:sz w:val="22"/>
            <w:szCs w:val="22"/>
          </w:rPr>
          <w:fldChar w:fldCharType="begin"/>
        </w:r>
        <w:r w:rsidR="009836EB" w:rsidRPr="000B2C8B" w:rsidDel="008500D1">
          <w:rPr>
            <w:rFonts w:ascii="Arial" w:hAnsi="Arial" w:cs="Arial"/>
            <w:color w:val="000000" w:themeColor="text1"/>
            <w:sz w:val="22"/>
            <w:szCs w:val="22"/>
          </w:rPr>
          <w:del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delInstrText>
        </w:r>
        <w:r w:rsidR="002B412F" w:rsidRPr="000B2C8B" w:rsidDel="008500D1">
          <w:rPr>
            <w:rFonts w:ascii="Arial" w:hAnsi="Arial" w:cs="Arial"/>
            <w:color w:val="000000" w:themeColor="text1"/>
            <w:sz w:val="22"/>
            <w:szCs w:val="22"/>
          </w:rPr>
          <w:fldChar w:fldCharType="separate"/>
        </w:r>
        <w:r w:rsidR="002B412F" w:rsidRPr="000B2C8B" w:rsidDel="008500D1">
          <w:rPr>
            <w:rFonts w:ascii="Arial" w:hAnsi="Arial" w:cs="Arial"/>
            <w:color w:val="000000" w:themeColor="text1"/>
            <w:sz w:val="22"/>
            <w:szCs w:val="22"/>
          </w:rPr>
          <w:delText>(Loretto et al. 2026)</w:delText>
        </w:r>
        <w:r w:rsidR="002B412F" w:rsidRPr="000B2C8B" w:rsidDel="008500D1">
          <w:rPr>
            <w:rFonts w:ascii="Arial" w:hAnsi="Arial" w:cs="Arial"/>
            <w:color w:val="000000" w:themeColor="text1"/>
            <w:sz w:val="22"/>
            <w:szCs w:val="22"/>
          </w:rPr>
          <w:fldChar w:fldCharType="end"/>
        </w:r>
        <w:r w:rsidRPr="000B2C8B" w:rsidDel="008500D1">
          <w:rPr>
            <w:rFonts w:ascii="Arial" w:hAnsi="Arial" w:cs="Arial"/>
            <w:color w:val="000000" w:themeColor="text1"/>
            <w:sz w:val="22"/>
            <w:szCs w:val="22"/>
          </w:rPr>
          <w:delText xml:space="preserve">. </w:delText>
        </w:r>
      </w:del>
      <w:r w:rsidRPr="000B2C8B">
        <w:rPr>
          <w:rFonts w:ascii="Arial" w:hAnsi="Arial" w:cs="Arial"/>
          <w:color w:val="000000" w:themeColor="text1"/>
          <w:sz w:val="22"/>
          <w:szCs w:val="22"/>
        </w:rPr>
        <w:t xml:space="preserve">Ravens </w:t>
      </w:r>
      <w:r w:rsidR="002818DA" w:rsidRPr="000B2C8B">
        <w:rPr>
          <w:rFonts w:ascii="Arial" w:hAnsi="Arial" w:cs="Arial"/>
          <w:color w:val="000000" w:themeColor="text1"/>
          <w:sz w:val="22"/>
          <w:szCs w:val="22"/>
        </w:rPr>
        <w:t xml:space="preserve">holding territories </w:t>
      </w:r>
      <w:del w:id="181" w:author="John M. Marzluff" w:date="2026-04-27T09:16:00Z" w16du:dateUtc="2026-04-27T15:16:00Z">
        <w:r w:rsidR="002818DA" w:rsidRPr="000B2C8B" w:rsidDel="008500D1">
          <w:rPr>
            <w:rFonts w:ascii="Arial" w:hAnsi="Arial" w:cs="Arial"/>
            <w:color w:val="000000" w:themeColor="text1"/>
            <w:sz w:val="22"/>
            <w:szCs w:val="22"/>
          </w:rPr>
          <w:delText xml:space="preserve">in </w:delText>
        </w:r>
      </w:del>
      <w:ins w:id="182" w:author="John M. Marzluff" w:date="2026-04-27T09:16:00Z" w16du:dateUtc="2026-04-27T15:16:00Z">
        <w:r w:rsidR="008500D1">
          <w:rPr>
            <w:rFonts w:ascii="Arial" w:hAnsi="Arial" w:cs="Arial"/>
            <w:color w:val="000000" w:themeColor="text1"/>
            <w:sz w:val="22"/>
            <w:szCs w:val="22"/>
          </w:rPr>
          <w:t xml:space="preserve">where wolf kills are frequent </w:t>
        </w:r>
      </w:ins>
      <w:del w:id="183" w:author="John M. Marzluff" w:date="2026-04-27T09:17:00Z" w16du:dateUtc="2026-04-27T15:17:00Z">
        <w:r w:rsidR="002818DA" w:rsidRPr="000B2C8B" w:rsidDel="008500D1">
          <w:rPr>
            <w:rFonts w:ascii="Arial" w:hAnsi="Arial" w:cs="Arial"/>
            <w:color w:val="000000" w:themeColor="text1"/>
            <w:sz w:val="22"/>
            <w:szCs w:val="22"/>
          </w:rPr>
          <w:delText xml:space="preserve">spaces with greater wolf kill density </w:delText>
        </w:r>
      </w:del>
      <w:r w:rsidR="002818DA" w:rsidRPr="000B2C8B">
        <w:rPr>
          <w:rFonts w:ascii="Arial" w:hAnsi="Arial" w:cs="Arial"/>
          <w:color w:val="000000" w:themeColor="text1"/>
          <w:sz w:val="22"/>
          <w:szCs w:val="22"/>
        </w:rPr>
        <w:t xml:space="preserve">may </w:t>
      </w:r>
      <w:del w:id="184" w:author="John M. Marzluff" w:date="2026-04-27T09:18:00Z" w16du:dateUtc="2026-04-27T15:18:00Z">
        <w:r w:rsidR="002818DA" w:rsidRPr="000B2C8B" w:rsidDel="008500D1">
          <w:rPr>
            <w:rFonts w:ascii="Arial" w:hAnsi="Arial" w:cs="Arial"/>
            <w:color w:val="000000" w:themeColor="text1"/>
            <w:sz w:val="22"/>
            <w:szCs w:val="22"/>
          </w:rPr>
          <w:delText xml:space="preserve">be </w:delText>
        </w:r>
        <w:r w:rsidRPr="000B2C8B" w:rsidDel="008500D1">
          <w:rPr>
            <w:rFonts w:ascii="Arial" w:hAnsi="Arial" w:cs="Arial"/>
            <w:color w:val="000000" w:themeColor="text1"/>
            <w:sz w:val="22"/>
            <w:szCs w:val="22"/>
          </w:rPr>
          <w:delText>more willing to stay</w:delText>
        </w:r>
      </w:del>
      <w:ins w:id="185" w:author="John M. Marzluff" w:date="2026-04-27T09:18:00Z" w16du:dateUtc="2026-04-27T15:18:00Z">
        <w:r w:rsidR="008500D1">
          <w:rPr>
            <w:rFonts w:ascii="Arial" w:hAnsi="Arial" w:cs="Arial"/>
            <w:color w:val="000000" w:themeColor="text1"/>
            <w:sz w:val="22"/>
            <w:szCs w:val="22"/>
          </w:rPr>
          <w:t>remain</w:t>
        </w:r>
      </w:ins>
      <w:r w:rsidRPr="000B2C8B">
        <w:rPr>
          <w:rFonts w:ascii="Arial" w:hAnsi="Arial" w:cs="Arial"/>
          <w:color w:val="000000" w:themeColor="text1"/>
          <w:sz w:val="22"/>
          <w:szCs w:val="22"/>
        </w:rPr>
        <w:t xml:space="preserve"> on their territories when a kill is not immediately available</w:t>
      </w:r>
      <w:ins w:id="186" w:author="John M. Marzluff" w:date="2026-04-27T09:17:00Z" w16du:dateUtc="2026-04-27T15:17:00Z">
        <w:r w:rsidR="008500D1">
          <w:rPr>
            <w:rFonts w:ascii="Arial" w:hAnsi="Arial" w:cs="Arial"/>
            <w:color w:val="000000" w:themeColor="text1"/>
            <w:sz w:val="22"/>
            <w:szCs w:val="22"/>
          </w:rPr>
          <w:t xml:space="preserve">, as they regularly search such areas </w:t>
        </w:r>
      </w:ins>
      <w:ins w:id="187" w:author="John M. Marzluff" w:date="2026-04-27T09:18:00Z" w16du:dateUtc="2026-04-27T15:18:00Z">
        <w:r w:rsidR="008500D1" w:rsidRPr="000B2C8B">
          <w:rPr>
            <w:rFonts w:ascii="Arial" w:hAnsi="Arial" w:cs="Arial"/>
            <w:color w:val="000000" w:themeColor="text1"/>
            <w:sz w:val="22"/>
            <w:szCs w:val="22"/>
          </w:rPr>
          <w:fldChar w:fldCharType="begin"/>
        </w:r>
        <w:r w:rsidR="008500D1" w:rsidRPr="000B2C8B">
          <w:rPr>
            <w:rFonts w:ascii="Arial" w:hAnsi="Arial" w:cs="Arial"/>
            <w:color w:val="000000" w:themeColor="text1"/>
            <w:sz w:val="22"/>
            <w:szCs w:val="22"/>
          </w:rPr>
          <w:instrText xml:space="preserve"> ADDIN ZOTERO_ITEM CSL_CITATION {"citationID":"d9NJFhBv","properties":{"unsorted":false,"formattedCitation":"(Loretto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8500D1" w:rsidRPr="000B2C8B">
          <w:rPr>
            <w:rFonts w:ascii="Arial" w:hAnsi="Arial" w:cs="Arial"/>
            <w:color w:val="000000" w:themeColor="text1"/>
            <w:sz w:val="22"/>
            <w:szCs w:val="22"/>
          </w:rPr>
          <w:fldChar w:fldCharType="separate"/>
        </w:r>
        <w:r w:rsidR="008500D1" w:rsidRPr="000B2C8B">
          <w:rPr>
            <w:rFonts w:ascii="Arial" w:hAnsi="Arial" w:cs="Arial"/>
            <w:color w:val="000000" w:themeColor="text1"/>
            <w:sz w:val="22"/>
            <w:szCs w:val="22"/>
          </w:rPr>
          <w:t>(Loretto et al. 2026)</w:t>
        </w:r>
        <w:r w:rsidR="008500D1" w:rsidRPr="000B2C8B">
          <w:rPr>
            <w:rFonts w:ascii="Arial" w:hAnsi="Arial" w:cs="Arial"/>
            <w:color w:val="000000" w:themeColor="text1"/>
            <w:sz w:val="22"/>
            <w:szCs w:val="22"/>
          </w:rPr>
          <w:fldChar w:fldCharType="end"/>
        </w:r>
      </w:ins>
      <w:r w:rsidRPr="000B2C8B">
        <w:rPr>
          <w:rFonts w:ascii="Arial" w:hAnsi="Arial" w:cs="Arial"/>
          <w:color w:val="000000" w:themeColor="text1"/>
          <w:sz w:val="22"/>
          <w:szCs w:val="22"/>
        </w:rPr>
        <w:t xml:space="preserve">. We </w:t>
      </w:r>
      <w:r w:rsidR="00D4416A" w:rsidRPr="000B2C8B">
        <w:rPr>
          <w:rFonts w:ascii="Arial" w:hAnsi="Arial" w:cs="Arial"/>
          <w:color w:val="000000" w:themeColor="text1"/>
          <w:sz w:val="22"/>
          <w:szCs w:val="22"/>
        </w:rPr>
        <w:t>calculate</w:t>
      </w:r>
      <w:r w:rsidR="009D35A2" w:rsidRPr="000B2C8B">
        <w:rPr>
          <w:rFonts w:ascii="Arial" w:hAnsi="Arial" w:cs="Arial"/>
          <w:color w:val="000000" w:themeColor="text1"/>
          <w:sz w:val="22"/>
          <w:szCs w:val="22"/>
        </w:rPr>
        <w:t>d</w:t>
      </w:r>
      <w:r w:rsidR="00D4416A" w:rsidRPr="000B2C8B">
        <w:rPr>
          <w:rFonts w:ascii="Arial" w:hAnsi="Arial" w:cs="Arial"/>
          <w:color w:val="000000" w:themeColor="text1"/>
          <w:sz w:val="22"/>
          <w:szCs w:val="22"/>
        </w:rPr>
        <w:t xml:space="preserve"> </w:t>
      </w:r>
      <w:r w:rsidR="00BC6B15" w:rsidRPr="000B2C8B">
        <w:rPr>
          <w:rFonts w:ascii="Arial" w:hAnsi="Arial" w:cs="Arial"/>
          <w:color w:val="000000" w:themeColor="text1"/>
          <w:sz w:val="22"/>
          <w:szCs w:val="22"/>
        </w:rPr>
        <w:t>the productivity of a raven’s territory</w:t>
      </w:r>
      <w:r w:rsidRPr="000B2C8B">
        <w:rPr>
          <w:rFonts w:ascii="Arial" w:hAnsi="Arial" w:cs="Arial"/>
          <w:color w:val="000000" w:themeColor="text1"/>
          <w:sz w:val="22"/>
          <w:szCs w:val="22"/>
        </w:rPr>
        <w:t xml:space="preserve"> </w:t>
      </w:r>
      <w:r w:rsidR="00494514" w:rsidRPr="000B2C8B">
        <w:rPr>
          <w:rFonts w:ascii="Arial" w:hAnsi="Arial" w:cs="Arial"/>
          <w:color w:val="000000" w:themeColor="text1"/>
          <w:sz w:val="22"/>
          <w:szCs w:val="22"/>
        </w:rPr>
        <w:t>as the</w:t>
      </w:r>
      <w:r w:rsidRPr="000B2C8B">
        <w:rPr>
          <w:rFonts w:ascii="Arial" w:hAnsi="Arial" w:cs="Arial"/>
          <w:color w:val="000000" w:themeColor="text1"/>
          <w:sz w:val="22"/>
          <w:szCs w:val="22"/>
        </w:rPr>
        <w:t xml:space="preserve"> average</w:t>
      </w:r>
      <w:r w:rsidR="007B2992" w:rsidRPr="000B2C8B">
        <w:rPr>
          <w:rFonts w:ascii="Arial" w:hAnsi="Arial" w:cs="Arial"/>
          <w:color w:val="000000" w:themeColor="text1"/>
          <w:sz w:val="22"/>
          <w:szCs w:val="22"/>
        </w:rPr>
        <w:t xml:space="preserve"> number of carcasses acquired by wolves in </w:t>
      </w:r>
      <w:r w:rsidR="00494514" w:rsidRPr="000B2C8B">
        <w:rPr>
          <w:rFonts w:ascii="Arial" w:hAnsi="Arial" w:cs="Arial"/>
          <w:color w:val="000000" w:themeColor="text1"/>
          <w:sz w:val="22"/>
          <w:szCs w:val="22"/>
        </w:rPr>
        <w:t>the 30-day early and late winter periods</w:t>
      </w:r>
      <w:r w:rsidR="007B2992"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 xml:space="preserve">across all </w:t>
      </w:r>
      <w:r w:rsidR="000C4AAD" w:rsidRPr="000B2C8B">
        <w:rPr>
          <w:rFonts w:ascii="Arial" w:hAnsi="Arial" w:cs="Arial"/>
          <w:color w:val="000000" w:themeColor="text1"/>
          <w:sz w:val="22"/>
          <w:szCs w:val="22"/>
        </w:rPr>
        <w:t>winters</w:t>
      </w:r>
      <w:r w:rsidRPr="000B2C8B">
        <w:rPr>
          <w:rFonts w:ascii="Arial" w:hAnsi="Arial" w:cs="Arial"/>
          <w:color w:val="000000" w:themeColor="text1"/>
          <w:sz w:val="22"/>
          <w:szCs w:val="22"/>
        </w:rPr>
        <w:t xml:space="preserve"> that </w:t>
      </w:r>
      <w:del w:id="188" w:author="John M. Marzluff" w:date="2026-04-27T09:18:00Z" w16du:dateUtc="2026-04-27T15:18:00Z">
        <w:r w:rsidRPr="000B2C8B" w:rsidDel="008500D1">
          <w:rPr>
            <w:rFonts w:ascii="Arial" w:hAnsi="Arial" w:cs="Arial"/>
            <w:color w:val="000000" w:themeColor="text1"/>
            <w:sz w:val="22"/>
            <w:szCs w:val="22"/>
          </w:rPr>
          <w:delText xml:space="preserve">the </w:delText>
        </w:r>
      </w:del>
      <w:ins w:id="189" w:author="John M. Marzluff" w:date="2026-04-27T09:18:00Z" w16du:dateUtc="2026-04-27T15:18:00Z">
        <w:r w:rsidR="008500D1">
          <w:rPr>
            <w:rFonts w:ascii="Arial" w:hAnsi="Arial" w:cs="Arial"/>
            <w:color w:val="000000" w:themeColor="text1"/>
            <w:sz w:val="22"/>
            <w:szCs w:val="22"/>
          </w:rPr>
          <w:t xml:space="preserve">a </w:t>
        </w:r>
      </w:ins>
      <w:r w:rsidRPr="000B2C8B">
        <w:rPr>
          <w:rFonts w:ascii="Arial" w:hAnsi="Arial" w:cs="Arial"/>
          <w:color w:val="000000" w:themeColor="text1"/>
          <w:sz w:val="22"/>
          <w:szCs w:val="22"/>
        </w:rPr>
        <w:t xml:space="preserve">raven was monitored on </w:t>
      </w:r>
      <w:ins w:id="190" w:author="John M. Marzluff" w:date="2026-04-27T09:19:00Z" w16du:dateUtc="2026-04-27T15:19:00Z">
        <w:r w:rsidR="008500D1">
          <w:rPr>
            <w:rFonts w:ascii="Arial" w:hAnsi="Arial" w:cs="Arial"/>
            <w:color w:val="000000" w:themeColor="text1"/>
            <w:sz w:val="22"/>
            <w:szCs w:val="22"/>
          </w:rPr>
          <w:t xml:space="preserve">that </w:t>
        </w:r>
      </w:ins>
      <w:r w:rsidRPr="000B2C8B">
        <w:rPr>
          <w:rFonts w:ascii="Arial" w:hAnsi="Arial" w:cs="Arial"/>
          <w:color w:val="000000" w:themeColor="text1"/>
          <w:sz w:val="22"/>
          <w:szCs w:val="22"/>
        </w:rPr>
        <w:t xml:space="preserve">territory. </w:t>
      </w:r>
    </w:p>
    <w:p w14:paraId="2221C406" w14:textId="702EE920"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are social animals that can utilize information sharing to locate foraging opportunities </w:t>
      </w:r>
      <w:r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{"citationID":"aAvBJWuw","properties":{"formattedCitation":"(Marzluff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(Marzluff et al. 1996)</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w:t>
      </w:r>
      <w:del w:id="191" w:author="John M. Marzluff" w:date="2026-04-27T09:19:00Z" w16du:dateUtc="2026-04-27T15:19:00Z">
        <w:r w:rsidRPr="000B2C8B" w:rsidDel="008500D1">
          <w:rPr>
            <w:rFonts w:ascii="Arial" w:hAnsi="Arial" w:cs="Arial"/>
            <w:color w:val="000000" w:themeColor="text1"/>
            <w:sz w:val="22"/>
            <w:szCs w:val="22"/>
          </w:rPr>
          <w:delText xml:space="preserve">A territorial raven, even if it doesn’t utilize a communal roost with other ravens to gather information, might still consider the movement decisions of other ravens when deciding their own course of action. We </w:delText>
        </w:r>
      </w:del>
      <w:ins w:id="192" w:author="John M. Marzluff" w:date="2026-04-27T09:19:00Z" w16du:dateUtc="2026-04-27T15:19:00Z">
        <w:r w:rsidR="008500D1">
          <w:rPr>
            <w:rFonts w:ascii="Arial" w:hAnsi="Arial" w:cs="Arial"/>
            <w:color w:val="000000" w:themeColor="text1"/>
            <w:sz w:val="22"/>
            <w:szCs w:val="22"/>
          </w:rPr>
          <w:t xml:space="preserve">Therefore, we included </w:t>
        </w:r>
      </w:ins>
      <w:del w:id="193" w:author="John M. Marzluff" w:date="2026-04-27T09:19:00Z" w16du:dateUtc="2026-04-27T15:19:00Z">
        <w:r w:rsidRPr="000B2C8B" w:rsidDel="008500D1">
          <w:rPr>
            <w:rFonts w:ascii="Arial" w:hAnsi="Arial" w:cs="Arial"/>
            <w:color w:val="000000" w:themeColor="text1"/>
            <w:sz w:val="22"/>
            <w:szCs w:val="22"/>
          </w:rPr>
          <w:delText>c</w:delText>
        </w:r>
      </w:del>
      <w:del w:id="194" w:author="John M. Marzluff" w:date="2026-04-27T09:20:00Z" w16du:dateUtc="2026-04-27T15:20:00Z">
        <w:r w:rsidRPr="000B2C8B" w:rsidDel="008500D1">
          <w:rPr>
            <w:rFonts w:ascii="Arial" w:hAnsi="Arial" w:cs="Arial"/>
            <w:color w:val="000000" w:themeColor="text1"/>
            <w:sz w:val="22"/>
            <w:szCs w:val="22"/>
          </w:rPr>
          <w:delText xml:space="preserve">onsidered </w:delText>
        </w:r>
      </w:del>
      <w:r w:rsidRPr="000B2C8B">
        <w:rPr>
          <w:rFonts w:ascii="Arial" w:hAnsi="Arial" w:cs="Arial"/>
          <w:color w:val="000000" w:themeColor="text1"/>
          <w:sz w:val="22"/>
          <w:szCs w:val="22"/>
        </w:rPr>
        <w:t>the proportion of other ravens leaving their territories or visiting the hunting regions on a particular day</w:t>
      </w:r>
      <w:ins w:id="195" w:author="John M. Marzluff" w:date="2026-04-27T09:20:00Z" w16du:dateUtc="2026-04-27T15:20:00Z">
        <w:r w:rsidR="008500D1">
          <w:rPr>
            <w:rFonts w:ascii="Arial" w:hAnsi="Arial" w:cs="Arial"/>
            <w:color w:val="000000" w:themeColor="text1"/>
            <w:sz w:val="22"/>
            <w:szCs w:val="22"/>
          </w:rPr>
          <w:t xml:space="preserve"> in our model</w:t>
        </w:r>
      </w:ins>
      <w:r w:rsidRPr="000B2C8B">
        <w:rPr>
          <w:rFonts w:ascii="Arial" w:hAnsi="Arial" w:cs="Arial"/>
          <w:color w:val="000000" w:themeColor="text1"/>
          <w:sz w:val="22"/>
          <w:szCs w:val="22"/>
        </w:rPr>
        <w:t>.</w:t>
      </w:r>
    </w:p>
    <w:p w14:paraId="0469E69C" w14:textId="5C90D9C9" w:rsidR="004D3FB5" w:rsidRPr="000B2C8B" w:rsidRDefault="008500D1" w:rsidP="006813E2">
      <w:pPr>
        <w:spacing w:line="480" w:lineRule="auto"/>
        <w:ind w:firstLine="720"/>
        <w:rPr>
          <w:rFonts w:ascii="Arial" w:hAnsi="Arial" w:cs="Arial"/>
          <w:color w:val="000000" w:themeColor="text1"/>
          <w:sz w:val="22"/>
          <w:szCs w:val="22"/>
        </w:rPr>
      </w:pPr>
      <w:ins w:id="196" w:author="John M. Marzluff" w:date="2026-04-27T09:21:00Z" w16du:dateUtc="2026-04-27T15:21:00Z">
        <w:r>
          <w:rPr>
            <w:rFonts w:ascii="Arial" w:hAnsi="Arial" w:cs="Arial"/>
            <w:color w:val="000000" w:themeColor="text1"/>
            <w:sz w:val="22"/>
            <w:szCs w:val="22"/>
          </w:rPr>
          <w:lastRenderedPageBreak/>
          <w:t xml:space="preserve">Yellowstone ravens were previously found to leave the park most frequently when </w:t>
        </w:r>
      </w:ins>
      <w:ins w:id="197" w:author="John M. Marzluff" w:date="2026-04-27T09:22:00Z" w16du:dateUtc="2026-04-27T15:22:00Z">
        <w:r>
          <w:rPr>
            <w:rFonts w:ascii="Arial" w:hAnsi="Arial" w:cs="Arial"/>
            <w:color w:val="000000" w:themeColor="text1"/>
            <w:sz w:val="22"/>
            <w:szCs w:val="22"/>
          </w:rPr>
          <w:t xml:space="preserve">spring </w:t>
        </w:r>
      </w:ins>
      <w:ins w:id="198" w:author="John M. Marzluff" w:date="2026-04-27T09:21:00Z" w16du:dateUtc="2026-04-27T15:21:00Z">
        <w:r>
          <w:rPr>
            <w:rFonts w:ascii="Arial" w:hAnsi="Arial" w:cs="Arial"/>
            <w:color w:val="000000" w:themeColor="text1"/>
            <w:sz w:val="22"/>
            <w:szCs w:val="22"/>
          </w:rPr>
          <w:t>snow</w:t>
        </w:r>
      </w:ins>
      <w:ins w:id="199" w:author="John M. Marzluff" w:date="2026-04-27T09:23:00Z" w16du:dateUtc="2026-04-27T15:23:00Z">
        <w:r>
          <w:rPr>
            <w:rFonts w:ascii="Arial" w:hAnsi="Arial" w:cs="Arial"/>
            <w:color w:val="000000" w:themeColor="text1"/>
            <w:sz w:val="22"/>
            <w:szCs w:val="22"/>
          </w:rPr>
          <w:t xml:space="preserve">pack </w:t>
        </w:r>
      </w:ins>
      <w:ins w:id="200" w:author="John M. Marzluff" w:date="2026-04-27T09:21:00Z" w16du:dateUtc="2026-04-27T15:21:00Z">
        <w:r>
          <w:rPr>
            <w:rFonts w:ascii="Arial" w:hAnsi="Arial" w:cs="Arial"/>
            <w:color w:val="000000" w:themeColor="text1"/>
            <w:sz w:val="22"/>
            <w:szCs w:val="22"/>
          </w:rPr>
          <w:t xml:space="preserve">was </w:t>
        </w:r>
      </w:ins>
      <w:ins w:id="201" w:author="John M. Marzluff" w:date="2026-04-27T09:23:00Z" w16du:dateUtc="2026-04-27T15:23:00Z">
        <w:r>
          <w:rPr>
            <w:rFonts w:ascii="Arial" w:hAnsi="Arial" w:cs="Arial"/>
            <w:color w:val="000000" w:themeColor="text1"/>
            <w:sz w:val="22"/>
            <w:szCs w:val="22"/>
          </w:rPr>
          <w:t>dee</w:t>
        </w:r>
      </w:ins>
      <w:ins w:id="202" w:author="John M. Marzluff" w:date="2026-04-27T09:24:00Z" w16du:dateUtc="2026-04-27T15:24:00Z">
        <w:r>
          <w:rPr>
            <w:rFonts w:ascii="Arial" w:hAnsi="Arial" w:cs="Arial"/>
            <w:color w:val="000000" w:themeColor="text1"/>
            <w:sz w:val="22"/>
            <w:szCs w:val="22"/>
          </w:rPr>
          <w:t xml:space="preserve">p </w:t>
        </w:r>
      </w:ins>
      <w:ins w:id="203" w:author="John M. Marzluff" w:date="2026-04-27T09:22:00Z" w16du:dateUtc="2026-04-27T15:22:00Z">
        <w:r>
          <w:rPr>
            <w:rFonts w:ascii="Arial" w:hAnsi="Arial" w:cs="Arial"/>
            <w:color w:val="000000" w:themeColor="text1"/>
            <w:sz w:val="22"/>
            <w:szCs w:val="22"/>
          </w:rPr>
          <w:t>(</w:t>
        </w:r>
      </w:ins>
      <w:r w:rsidR="004D3FB5" w:rsidRPr="000B2C8B">
        <w:rPr>
          <w:rFonts w:ascii="Arial" w:hAnsi="Arial" w:cs="Arial"/>
          <w:color w:val="000000" w:themeColor="text1"/>
          <w:sz w:val="22"/>
          <w:szCs w:val="22"/>
        </w:rPr>
        <w:t xml:space="preserve">Walker et al. </w:t>
      </w:r>
      <w:del w:id="204" w:author="John M. Marzluff" w:date="2026-04-27T09:22:00Z" w16du:dateUtc="2026-04-27T15:22:00Z">
        <w:r w:rsidR="004D3FB5" w:rsidRPr="000B2C8B" w:rsidDel="008500D1">
          <w:rPr>
            <w:rFonts w:ascii="Arial" w:hAnsi="Arial" w:cs="Arial"/>
            <w:color w:val="000000" w:themeColor="text1"/>
            <w:sz w:val="22"/>
            <w:szCs w:val="22"/>
          </w:rPr>
          <w:delText>(</w:delText>
        </w:r>
      </w:del>
      <w:r w:rsidR="004D3FB5" w:rsidRPr="000B2C8B">
        <w:rPr>
          <w:rFonts w:ascii="Arial" w:hAnsi="Arial" w:cs="Arial"/>
          <w:color w:val="000000" w:themeColor="text1"/>
          <w:sz w:val="22"/>
          <w:szCs w:val="22"/>
        </w:rPr>
        <w:t>2018)</w:t>
      </w:r>
      <w:ins w:id="205" w:author="John M. Marzluff" w:date="2026-04-27T09:22:00Z" w16du:dateUtc="2026-04-27T15:22:00Z">
        <w:r>
          <w:rPr>
            <w:rFonts w:ascii="Arial" w:hAnsi="Arial" w:cs="Arial"/>
            <w:color w:val="000000" w:themeColor="text1"/>
            <w:sz w:val="22"/>
            <w:szCs w:val="22"/>
          </w:rPr>
          <w:t>. To account for this, w</w:t>
        </w:r>
      </w:ins>
      <w:del w:id="206" w:author="John M. Marzluff" w:date="2026-04-27T09:22:00Z" w16du:dateUtc="2026-04-27T15:22:00Z">
        <w:r w:rsidR="004D3FB5" w:rsidRPr="000B2C8B" w:rsidDel="008500D1">
          <w:rPr>
            <w:rFonts w:ascii="Arial" w:hAnsi="Arial" w:cs="Arial"/>
            <w:color w:val="000000" w:themeColor="text1"/>
            <w:sz w:val="22"/>
            <w:szCs w:val="22"/>
          </w:rPr>
          <w:delText xml:space="preserve"> found snowpack to be an important predictor </w:delText>
        </w:r>
      </w:del>
      <w:del w:id="207" w:author="John M. Marzluff" w:date="2026-04-27T09:20:00Z" w16du:dateUtc="2026-04-27T15:20:00Z">
        <w:r w:rsidR="004D3FB5" w:rsidRPr="000B2C8B" w:rsidDel="008500D1">
          <w:rPr>
            <w:rFonts w:ascii="Arial" w:hAnsi="Arial" w:cs="Arial"/>
            <w:color w:val="000000" w:themeColor="text1"/>
            <w:sz w:val="22"/>
            <w:szCs w:val="22"/>
          </w:rPr>
          <w:delText>in</w:delText>
        </w:r>
      </w:del>
      <w:del w:id="208" w:author="John M. Marzluff" w:date="2026-04-27T09:22:00Z" w16du:dateUtc="2026-04-27T15:22:00Z">
        <w:r w:rsidR="004D3FB5" w:rsidRPr="000B2C8B" w:rsidDel="008500D1">
          <w:rPr>
            <w:rFonts w:ascii="Arial" w:hAnsi="Arial" w:cs="Arial"/>
            <w:color w:val="000000" w:themeColor="text1"/>
            <w:sz w:val="22"/>
            <w:szCs w:val="22"/>
          </w:rPr>
          <w:delText xml:space="preserve"> raven use of wolf</w:delText>
        </w:r>
        <w:r w:rsidR="00371C56" w:rsidRPr="000B2C8B" w:rsidDel="008500D1">
          <w:rPr>
            <w:rFonts w:ascii="Arial" w:hAnsi="Arial" w:cs="Arial"/>
            <w:color w:val="000000" w:themeColor="text1"/>
            <w:sz w:val="22"/>
            <w:szCs w:val="22"/>
          </w:rPr>
          <w:delText xml:space="preserve"> habitat</w:delText>
        </w:r>
        <w:r w:rsidR="004D3FB5" w:rsidRPr="000B2C8B" w:rsidDel="008500D1">
          <w:rPr>
            <w:rFonts w:ascii="Arial" w:hAnsi="Arial" w:cs="Arial"/>
            <w:color w:val="000000" w:themeColor="text1"/>
            <w:sz w:val="22"/>
            <w:szCs w:val="22"/>
          </w:rPr>
          <w:delText xml:space="preserve"> </w:delText>
        </w:r>
        <w:r w:rsidR="00371C56" w:rsidRPr="000B2C8B" w:rsidDel="008500D1">
          <w:rPr>
            <w:rFonts w:ascii="Arial" w:hAnsi="Arial" w:cs="Arial"/>
            <w:color w:val="000000" w:themeColor="text1"/>
            <w:sz w:val="22"/>
            <w:szCs w:val="22"/>
          </w:rPr>
          <w:delText xml:space="preserve">and human areas </w:delText>
        </w:r>
        <w:r w:rsidR="009644A9" w:rsidRPr="000B2C8B" w:rsidDel="008500D1">
          <w:rPr>
            <w:rFonts w:ascii="Arial" w:hAnsi="Arial" w:cs="Arial"/>
            <w:color w:val="000000" w:themeColor="text1"/>
            <w:sz w:val="22"/>
            <w:szCs w:val="22"/>
          </w:rPr>
          <w:delText>for raven populations in</w:delText>
        </w:r>
        <w:r w:rsidR="004D3FB5" w:rsidRPr="000B2C8B" w:rsidDel="008500D1">
          <w:rPr>
            <w:rFonts w:ascii="Arial" w:hAnsi="Arial" w:cs="Arial"/>
            <w:color w:val="000000" w:themeColor="text1"/>
            <w:sz w:val="22"/>
            <w:szCs w:val="22"/>
          </w:rPr>
          <w:delText xml:space="preserve"> Yellowstone. W</w:delText>
        </w:r>
      </w:del>
      <w:r w:rsidR="004D3FB5" w:rsidRPr="000B2C8B">
        <w:rPr>
          <w:rFonts w:ascii="Arial" w:hAnsi="Arial" w:cs="Arial"/>
          <w:color w:val="000000" w:themeColor="text1"/>
          <w:sz w:val="22"/>
          <w:szCs w:val="22"/>
        </w:rPr>
        <w:t>e</w:t>
      </w:r>
      <w:del w:id="209" w:author="John M. Marzluff" w:date="2026-04-27T09:22:00Z" w16du:dateUtc="2026-04-27T15:22:00Z">
        <w:r w:rsidR="004D3FB5" w:rsidRPr="000B2C8B" w:rsidDel="008500D1">
          <w:rPr>
            <w:rFonts w:ascii="Arial" w:hAnsi="Arial" w:cs="Arial"/>
            <w:color w:val="000000" w:themeColor="text1"/>
            <w:sz w:val="22"/>
            <w:szCs w:val="22"/>
          </w:rPr>
          <w:delText xml:space="preserve"> similarly</w:delText>
        </w:r>
      </w:del>
      <w:r w:rsidR="004D3FB5" w:rsidRPr="000B2C8B">
        <w:rPr>
          <w:rFonts w:ascii="Arial" w:hAnsi="Arial" w:cs="Arial"/>
          <w:color w:val="000000" w:themeColor="text1"/>
          <w:sz w:val="22"/>
          <w:szCs w:val="22"/>
        </w:rPr>
        <w:t xml:space="preserve"> included snow depth and maximum daily temperature from Mammoth, WY</w:t>
      </w:r>
      <w:r w:rsidR="001F661C" w:rsidRPr="000B2C8B">
        <w:rPr>
          <w:rFonts w:ascii="Arial" w:hAnsi="Arial" w:cs="Arial"/>
          <w:color w:val="000000" w:themeColor="text1"/>
          <w:sz w:val="22"/>
          <w:szCs w:val="22"/>
        </w:rPr>
        <w:t>,</w:t>
      </w:r>
      <w:r w:rsidR="003E49BB" w:rsidRPr="000B2C8B">
        <w:rPr>
          <w:rFonts w:ascii="Arial" w:hAnsi="Arial" w:cs="Arial"/>
          <w:color w:val="000000" w:themeColor="text1"/>
          <w:sz w:val="22"/>
          <w:szCs w:val="22"/>
        </w:rPr>
        <w:t xml:space="preserve"> </w:t>
      </w:r>
      <w:ins w:id="210" w:author="John M. Marzluff" w:date="2026-04-27T09:22:00Z" w16du:dateUtc="2026-04-27T15:22:00Z">
        <w:r>
          <w:rPr>
            <w:rFonts w:ascii="Arial" w:hAnsi="Arial" w:cs="Arial"/>
            <w:color w:val="000000" w:themeColor="text1"/>
            <w:sz w:val="22"/>
            <w:szCs w:val="22"/>
          </w:rPr>
          <w:t>(</w:t>
        </w:r>
      </w:ins>
      <w:del w:id="211" w:author="John M. Marzluff" w:date="2026-04-27T09:22:00Z" w16du:dateUtc="2026-04-27T15:22:00Z">
        <w:r w:rsidR="003E49BB" w:rsidRPr="000B2C8B" w:rsidDel="008500D1">
          <w:rPr>
            <w:rFonts w:ascii="Arial" w:hAnsi="Arial" w:cs="Arial"/>
            <w:color w:val="000000" w:themeColor="text1"/>
            <w:sz w:val="22"/>
            <w:szCs w:val="22"/>
          </w:rPr>
          <w:delText xml:space="preserve">retrieved from </w:delText>
        </w:r>
      </w:del>
      <w:del w:id="212" w:author="John M. Marzluff" w:date="2026-04-27T09:23:00Z" w16du:dateUtc="2026-04-27T15:23:00Z">
        <w:r w:rsidR="001F661C" w:rsidRPr="000B2C8B" w:rsidDel="008500D1">
          <w:rPr>
            <w:rFonts w:ascii="Arial" w:hAnsi="Arial" w:cs="Arial"/>
            <w:color w:val="000000" w:themeColor="text1"/>
            <w:sz w:val="22"/>
            <w:szCs w:val="22"/>
          </w:rPr>
          <w:delText xml:space="preserve">the </w:delText>
        </w:r>
      </w:del>
      <w:r w:rsidR="001F661C" w:rsidRPr="000B2C8B">
        <w:rPr>
          <w:rFonts w:ascii="Arial" w:hAnsi="Arial" w:cs="Arial"/>
          <w:color w:val="000000" w:themeColor="text1"/>
          <w:sz w:val="22"/>
          <w:szCs w:val="22"/>
        </w:rPr>
        <w:t>National Center for Environmental Informati</w:t>
      </w:r>
      <w:ins w:id="213" w:author="John M. Marzluff" w:date="2026-04-27T09:23:00Z" w16du:dateUtc="2026-04-27T15:23:00Z">
        <w:r>
          <w:rPr>
            <w:rFonts w:ascii="Arial" w:hAnsi="Arial" w:cs="Arial"/>
            <w:color w:val="000000" w:themeColor="text1"/>
            <w:sz w:val="22"/>
            <w:szCs w:val="22"/>
          </w:rPr>
          <w:t>on</w:t>
        </w:r>
      </w:ins>
      <w:del w:id="214" w:author="John M. Marzluff" w:date="2026-04-27T09:23:00Z" w16du:dateUtc="2026-04-27T15:23:00Z">
        <w:r w:rsidR="001F661C" w:rsidRPr="000B2C8B" w:rsidDel="008500D1">
          <w:rPr>
            <w:rFonts w:ascii="Arial" w:hAnsi="Arial" w:cs="Arial"/>
            <w:color w:val="000000" w:themeColor="text1"/>
            <w:sz w:val="22"/>
            <w:szCs w:val="22"/>
          </w:rPr>
          <w:delText>on</w:delText>
        </w:r>
        <w:r w:rsidR="00A1081E" w:rsidRPr="000B2C8B" w:rsidDel="008500D1">
          <w:rPr>
            <w:rFonts w:ascii="Arial" w:hAnsi="Arial" w:cs="Arial"/>
            <w:color w:val="000000" w:themeColor="text1"/>
            <w:sz w:val="22"/>
            <w:szCs w:val="22"/>
          </w:rPr>
          <w:delText xml:space="preserve"> (NCEI</w:delText>
        </w:r>
      </w:del>
      <w:r w:rsidR="005609C3" w:rsidRPr="000B2C8B">
        <w:rPr>
          <w:rFonts w:ascii="Arial" w:hAnsi="Arial" w:cs="Arial"/>
          <w:color w:val="000000" w:themeColor="text1"/>
          <w:sz w:val="22"/>
          <w:szCs w:val="22"/>
        </w:rPr>
        <w:t>)</w:t>
      </w:r>
      <w:r w:rsidR="004D3FB5" w:rsidRPr="000B2C8B">
        <w:rPr>
          <w:rFonts w:ascii="Arial" w:hAnsi="Arial" w:cs="Arial"/>
          <w:color w:val="000000" w:themeColor="text1"/>
          <w:sz w:val="22"/>
          <w:szCs w:val="22"/>
        </w:rPr>
        <w:t xml:space="preserve">, as </w:t>
      </w:r>
      <w:del w:id="215" w:author="John M. Marzluff" w:date="2026-04-27T09:23:00Z" w16du:dateUtc="2026-04-27T15:23:00Z">
        <w:r w:rsidR="004D3FB5" w:rsidRPr="000B2C8B" w:rsidDel="008500D1">
          <w:rPr>
            <w:rFonts w:ascii="Arial" w:hAnsi="Arial" w:cs="Arial"/>
            <w:color w:val="000000" w:themeColor="text1"/>
            <w:sz w:val="22"/>
            <w:szCs w:val="22"/>
          </w:rPr>
          <w:delText>predictors that might similarly impact territorial raven decision-making</w:delText>
        </w:r>
      </w:del>
      <w:ins w:id="216" w:author="John M. Marzluff" w:date="2026-04-27T09:23:00Z" w16du:dateUtc="2026-04-27T15:23:00Z">
        <w:r>
          <w:rPr>
            <w:rFonts w:ascii="Arial" w:hAnsi="Arial" w:cs="Arial"/>
            <w:color w:val="000000" w:themeColor="text1"/>
            <w:sz w:val="22"/>
            <w:szCs w:val="22"/>
          </w:rPr>
          <w:t>covariates</w:t>
        </w:r>
      </w:ins>
      <w:r w:rsidR="004D3FB5" w:rsidRPr="000B2C8B">
        <w:rPr>
          <w:rFonts w:ascii="Arial" w:hAnsi="Arial" w:cs="Arial"/>
          <w:color w:val="000000" w:themeColor="text1"/>
          <w:sz w:val="22"/>
          <w:szCs w:val="22"/>
        </w:rPr>
        <w:t xml:space="preserve">. </w:t>
      </w:r>
    </w:p>
    <w:p w14:paraId="6DC0ACA3" w14:textId="2080CD3C" w:rsidR="004D3FB5" w:rsidRPr="00E34EF6" w:rsidRDefault="004B3AA4"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 xml:space="preserve">3.2.9 </w:t>
      </w:r>
      <w:r w:rsidR="004D3FB5" w:rsidRPr="00E34EF6">
        <w:rPr>
          <w:rFonts w:ascii="Arial" w:hAnsi="Arial" w:cs="Arial"/>
          <w:i/>
          <w:iCs/>
          <w:color w:val="000000" w:themeColor="text1"/>
          <w:sz w:val="22"/>
          <w:szCs w:val="22"/>
        </w:rPr>
        <w:t>Raven conditional movement model</w:t>
      </w:r>
    </w:p>
    <w:p w14:paraId="13ABCB60" w14:textId="2AAC3606" w:rsidR="004D3FB5" w:rsidRPr="000B2C8B" w:rsidRDefault="004D3FB5"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ab/>
        <w:t xml:space="preserve">We </w:t>
      </w:r>
      <w:del w:id="217" w:author="John M. Marzluff" w:date="2026-04-27T09:24:00Z" w16du:dateUtc="2026-04-27T15:24:00Z">
        <w:r w:rsidRPr="000B2C8B" w:rsidDel="00623F86">
          <w:rPr>
            <w:rFonts w:ascii="Arial" w:hAnsi="Arial" w:cs="Arial"/>
            <w:color w:val="000000" w:themeColor="text1"/>
            <w:sz w:val="22"/>
            <w:szCs w:val="22"/>
          </w:rPr>
          <w:delText>investigated how the availability from two sources of carrion, hunters and wolves, drives movement decisions of breeding ravens during the winter by creating</w:delText>
        </w:r>
      </w:del>
      <w:ins w:id="218" w:author="John M. Marzluff" w:date="2026-04-27T09:24:00Z" w16du:dateUtc="2026-04-27T15:24:00Z">
        <w:r w:rsidR="00623F86">
          <w:rPr>
            <w:rFonts w:ascii="Arial" w:hAnsi="Arial" w:cs="Arial"/>
            <w:color w:val="000000" w:themeColor="text1"/>
            <w:sz w:val="22"/>
            <w:szCs w:val="22"/>
          </w:rPr>
          <w:t>created</w:t>
        </w:r>
      </w:ins>
      <w:r w:rsidRPr="000B2C8B">
        <w:rPr>
          <w:rFonts w:ascii="Arial" w:hAnsi="Arial" w:cs="Arial"/>
          <w:color w:val="000000" w:themeColor="text1"/>
          <w:sz w:val="22"/>
          <w:szCs w:val="22"/>
        </w:rPr>
        <w:t xml:space="preserve"> a conditional binomial generalized linear mixed model (GLMM) using the R package </w:t>
      </w:r>
      <w:r w:rsidR="00050EDD" w:rsidRPr="000B2C8B">
        <w:rPr>
          <w:rFonts w:ascii="Arial" w:hAnsi="Arial" w:cs="Arial"/>
          <w:i/>
          <w:iCs/>
          <w:color w:val="000000" w:themeColor="text1"/>
          <w:sz w:val="22"/>
          <w:szCs w:val="22"/>
        </w:rPr>
        <w:t>glmmTMB</w:t>
      </w:r>
      <w:r w:rsidRPr="000B2C8B">
        <w:rPr>
          <w:rFonts w:ascii="Arial" w:hAnsi="Arial" w:cs="Arial"/>
          <w:color w:val="000000" w:themeColor="text1"/>
          <w:sz w:val="22"/>
          <w:szCs w:val="22"/>
        </w:rPr>
        <w:t xml:space="preserve"> </w:t>
      </w:r>
      <w:r w:rsidR="00B4740E" w:rsidRPr="000B2C8B">
        <w:rPr>
          <w:rFonts w:ascii="Arial" w:hAnsi="Arial" w:cs="Arial"/>
          <w:color w:val="000000" w:themeColor="text1"/>
          <w:sz w:val="22"/>
          <w:szCs w:val="22"/>
        </w:rPr>
        <w:fldChar w:fldCharType="begin"/>
      </w:r>
      <w:r w:rsidR="00B4740E" w:rsidRPr="000B2C8B">
        <w:rPr>
          <w:rFonts w:ascii="Arial" w:hAnsi="Arial" w:cs="Arial"/>
          <w:color w:val="000000" w:themeColor="text1"/>
          <w:sz w:val="22"/>
          <w:szCs w:val="22"/>
        </w:rPr>
        <w:instrText xml:space="preserve"> ADDIN ZOTERO_ITEM CSL_CITATION {"citationID":"u1rLagUe","properties":{"unsorted":false,"formattedCitation":"(Brooks et al. 2017)","plainCitation":"(Brooks et al. 2017)","noteIndex":0},"citationItems":[{"id":1921,"uris":["http://zotero.org/users/9968163/items/XYM2ELDY"],"itemData":{"id":1921,"type":"article-journal","container-title":"The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B4740E" w:rsidRPr="000B2C8B">
        <w:rPr>
          <w:rFonts w:ascii="Arial" w:hAnsi="Arial" w:cs="Arial"/>
          <w:color w:val="000000" w:themeColor="text1"/>
          <w:sz w:val="22"/>
          <w:szCs w:val="22"/>
        </w:rPr>
        <w:fldChar w:fldCharType="separate"/>
      </w:r>
      <w:r w:rsidR="00B4740E" w:rsidRPr="000B2C8B">
        <w:rPr>
          <w:rFonts w:ascii="Arial" w:hAnsi="Arial" w:cs="Arial"/>
          <w:color w:val="000000" w:themeColor="text1"/>
          <w:sz w:val="22"/>
          <w:szCs w:val="22"/>
        </w:rPr>
        <w:t>(Brooks et al. 2017)</w:t>
      </w:r>
      <w:r w:rsidR="00B4740E"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w:t>
      </w:r>
      <w:r w:rsidRPr="000B2C8B">
        <w:rPr>
          <w:rFonts w:ascii="Arial" w:hAnsi="Arial" w:cs="Arial"/>
          <w:color w:val="000000" w:themeColor="text1"/>
          <w:sz w:val="22"/>
          <w:szCs w:val="22"/>
          <w:highlight w:val="yellow"/>
        </w:rPr>
        <w:t>version</w:t>
      </w:r>
      <w:r w:rsidRPr="000B2C8B">
        <w:rPr>
          <w:rFonts w:ascii="Arial" w:hAnsi="Arial" w:cs="Arial"/>
          <w:color w:val="000000" w:themeColor="text1"/>
          <w:sz w:val="22"/>
          <w:szCs w:val="22"/>
        </w:rPr>
        <w:t xml:space="preserve"> 1.1</w:t>
      </w:r>
      <w:r w:rsidR="00050EDD" w:rsidRPr="000B2C8B">
        <w:rPr>
          <w:rFonts w:ascii="Arial" w:hAnsi="Arial" w:cs="Arial"/>
          <w:color w:val="000000" w:themeColor="text1"/>
          <w:sz w:val="22"/>
          <w:szCs w:val="22"/>
        </w:rPr>
        <w:t>.13</w:t>
      </w:r>
      <w:r w:rsidRPr="000B2C8B">
        <w:rPr>
          <w:rFonts w:ascii="Arial" w:hAnsi="Arial" w:cs="Arial"/>
          <w:color w:val="000000" w:themeColor="text1"/>
          <w:sz w:val="22"/>
          <w:szCs w:val="22"/>
        </w:rPr>
        <w:t xml:space="preserve">) with a random effect for individual. We used a conditional model to decompose the commuting process into two distinct decisions. The first is whether a raven decides to leave its territory (hereafter territory model). The second is if, after leaving the territory, the raven decides to visit the hunting regions (hereafter hunting model). We used the second part of the conditional model to account for the presence of other resources (e.g. wolf kills outside the territory or food in other gateway communities) that may influence a raven’s decision. </w:t>
      </w:r>
    </w:p>
    <w:p w14:paraId="40A5D38E" w14:textId="24128037" w:rsidR="004D3FB5" w:rsidRPr="000B2C8B" w:rsidRDefault="004D3FB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We restricted both models to the 30-day early and late winter study periods </w:t>
      </w:r>
      <w:del w:id="219" w:author="John M. Marzluff" w:date="2026-04-27T09:25:00Z" w16du:dateUtc="2026-04-27T15:25:00Z">
        <w:r w:rsidRPr="000B2C8B" w:rsidDel="00623F86">
          <w:rPr>
            <w:rFonts w:ascii="Arial" w:hAnsi="Arial" w:cs="Arial"/>
            <w:color w:val="000000" w:themeColor="text1"/>
            <w:sz w:val="22"/>
            <w:szCs w:val="22"/>
          </w:rPr>
          <w:delText>perform</w:delText>
        </w:r>
      </w:del>
      <w:ins w:id="220" w:author="John M. Marzluff" w:date="2026-04-27T09:25:00Z" w16du:dateUtc="2026-04-27T15:25:00Z">
        <w:r w:rsidR="00623F86">
          <w:rPr>
            <w:rFonts w:ascii="Arial" w:hAnsi="Arial" w:cs="Arial"/>
            <w:color w:val="000000" w:themeColor="text1"/>
            <w:sz w:val="22"/>
            <w:szCs w:val="22"/>
          </w:rPr>
          <w:t>conduct</w:t>
        </w:r>
      </w:ins>
      <w:r w:rsidRPr="000B2C8B">
        <w:rPr>
          <w:rFonts w:ascii="Arial" w:hAnsi="Arial" w:cs="Arial"/>
          <w:color w:val="000000" w:themeColor="text1"/>
          <w:sz w:val="22"/>
          <w:szCs w:val="22"/>
        </w:rPr>
        <w:t>ed by the Yellowstone Wolf, Cougar, and Elk Project because th</w:t>
      </w:r>
      <w:del w:id="221" w:author="John M. Marzluff" w:date="2026-04-27T09:25:00Z" w16du:dateUtc="2026-04-27T15:25:00Z">
        <w:r w:rsidRPr="000B2C8B" w:rsidDel="00623F86">
          <w:rPr>
            <w:rFonts w:ascii="Arial" w:hAnsi="Arial" w:cs="Arial"/>
            <w:color w:val="000000" w:themeColor="text1"/>
            <w:sz w:val="22"/>
            <w:szCs w:val="22"/>
          </w:rPr>
          <w:delText>at</w:delText>
        </w:r>
      </w:del>
      <w:ins w:id="222" w:author="John M. Marzluff" w:date="2026-04-27T09:25:00Z" w16du:dateUtc="2026-04-27T15:25:00Z">
        <w:r w:rsidR="00623F86">
          <w:rPr>
            <w:rFonts w:ascii="Arial" w:hAnsi="Arial" w:cs="Arial"/>
            <w:color w:val="000000" w:themeColor="text1"/>
            <w:sz w:val="22"/>
            <w:szCs w:val="22"/>
          </w:rPr>
          <w:t>ese</w:t>
        </w:r>
      </w:ins>
      <w:r w:rsidRPr="000B2C8B">
        <w:rPr>
          <w:rFonts w:ascii="Arial" w:hAnsi="Arial" w:cs="Arial"/>
          <w:color w:val="000000" w:themeColor="text1"/>
          <w:sz w:val="22"/>
          <w:szCs w:val="22"/>
        </w:rPr>
        <w:t xml:space="preserve"> </w:t>
      </w:r>
      <w:del w:id="223" w:author="John M. Marzluff" w:date="2026-04-27T09:25:00Z" w16du:dateUtc="2026-04-27T15:25:00Z">
        <w:r w:rsidRPr="000B2C8B" w:rsidDel="00623F86">
          <w:rPr>
            <w:rFonts w:ascii="Arial" w:hAnsi="Arial" w:cs="Arial"/>
            <w:color w:val="000000" w:themeColor="text1"/>
            <w:sz w:val="22"/>
            <w:szCs w:val="22"/>
          </w:rPr>
          <w:delText>is</w:delText>
        </w:r>
      </w:del>
      <w:ins w:id="224" w:author="John M. Marzluff" w:date="2026-04-27T09:25:00Z" w16du:dateUtc="2026-04-27T15:25:00Z">
        <w:r w:rsidR="00623F86">
          <w:rPr>
            <w:rFonts w:ascii="Arial" w:hAnsi="Arial" w:cs="Arial"/>
            <w:color w:val="000000" w:themeColor="text1"/>
            <w:sz w:val="22"/>
            <w:szCs w:val="22"/>
          </w:rPr>
          <w:t>are</w:t>
        </w:r>
      </w:ins>
      <w:r w:rsidRPr="000B2C8B">
        <w:rPr>
          <w:rFonts w:ascii="Arial" w:hAnsi="Arial" w:cs="Arial"/>
          <w:color w:val="000000" w:themeColor="text1"/>
          <w:sz w:val="22"/>
          <w:szCs w:val="22"/>
        </w:rPr>
        <w:t xml:space="preserve"> the period</w:t>
      </w:r>
      <w:ins w:id="225" w:author="John M. Marzluff" w:date="2026-04-27T09:25:00Z" w16du:dateUtc="2026-04-27T15:25:00Z">
        <w:r w:rsidR="00623F86">
          <w:rPr>
            <w:rFonts w:ascii="Arial" w:hAnsi="Arial" w:cs="Arial"/>
            <w:color w:val="000000" w:themeColor="text1"/>
            <w:sz w:val="22"/>
            <w:szCs w:val="22"/>
          </w:rPr>
          <w:t>s</w:t>
        </w:r>
      </w:ins>
      <w:r w:rsidRPr="000B2C8B">
        <w:rPr>
          <w:rFonts w:ascii="Arial" w:hAnsi="Arial" w:cs="Arial"/>
          <w:color w:val="000000" w:themeColor="text1"/>
          <w:sz w:val="22"/>
          <w:szCs w:val="22"/>
        </w:rPr>
        <w:t xml:space="preserve"> </w:t>
      </w:r>
      <w:r w:rsidR="00A85E4E" w:rsidRPr="000B2C8B">
        <w:rPr>
          <w:rFonts w:ascii="Arial" w:hAnsi="Arial" w:cs="Arial"/>
          <w:color w:val="000000" w:themeColor="text1"/>
          <w:sz w:val="22"/>
          <w:szCs w:val="22"/>
        </w:rPr>
        <w:t>with</w:t>
      </w:r>
      <w:r w:rsidR="00FF0ED4" w:rsidRPr="000B2C8B">
        <w:rPr>
          <w:rFonts w:ascii="Arial" w:hAnsi="Arial" w:cs="Arial"/>
          <w:color w:val="000000" w:themeColor="text1"/>
          <w:sz w:val="22"/>
          <w:szCs w:val="22"/>
        </w:rPr>
        <w:t xml:space="preserve"> accurate </w:t>
      </w:r>
      <w:r w:rsidR="00A85E4E" w:rsidRPr="000B2C8B">
        <w:rPr>
          <w:rFonts w:ascii="Arial" w:hAnsi="Arial" w:cs="Arial"/>
          <w:color w:val="000000" w:themeColor="text1"/>
          <w:sz w:val="22"/>
          <w:szCs w:val="22"/>
        </w:rPr>
        <w:t xml:space="preserve">wolf kill </w:t>
      </w:r>
      <w:r w:rsidR="00FF0ED4" w:rsidRPr="000B2C8B">
        <w:rPr>
          <w:rFonts w:ascii="Arial" w:hAnsi="Arial" w:cs="Arial"/>
          <w:color w:val="000000" w:themeColor="text1"/>
          <w:sz w:val="22"/>
          <w:szCs w:val="22"/>
        </w:rPr>
        <w:t xml:space="preserve">predictions. </w:t>
      </w:r>
      <w:r w:rsidR="00664737" w:rsidRPr="000B2C8B">
        <w:rPr>
          <w:rFonts w:ascii="Arial" w:hAnsi="Arial" w:cs="Arial"/>
          <w:color w:val="000000" w:themeColor="text1"/>
          <w:sz w:val="22"/>
          <w:szCs w:val="22"/>
        </w:rPr>
        <w:t xml:space="preserve">We examined the assumption of raven knowledge of territorial resource availability by </w:t>
      </w:r>
      <w:r w:rsidR="00446DF8" w:rsidRPr="000B2C8B">
        <w:rPr>
          <w:rFonts w:ascii="Arial" w:hAnsi="Arial" w:cs="Arial"/>
          <w:color w:val="000000" w:themeColor="text1"/>
          <w:sz w:val="22"/>
          <w:szCs w:val="22"/>
        </w:rPr>
        <w:t>including two covariates,</w:t>
      </w:r>
      <w:r w:rsidR="00664737" w:rsidRPr="000B2C8B">
        <w:rPr>
          <w:rFonts w:ascii="Arial" w:hAnsi="Arial" w:cs="Arial"/>
          <w:color w:val="000000" w:themeColor="text1"/>
          <w:sz w:val="22"/>
          <w:szCs w:val="22"/>
        </w:rPr>
        <w:t xml:space="preserve"> </w:t>
      </w:r>
      <w:r w:rsidR="00446DF8" w:rsidRPr="000B2C8B">
        <w:rPr>
          <w:rFonts w:ascii="Arial" w:hAnsi="Arial" w:cs="Arial"/>
          <w:color w:val="000000" w:themeColor="text1"/>
          <w:sz w:val="22"/>
          <w:szCs w:val="22"/>
        </w:rPr>
        <w:t>o</w:t>
      </w:r>
      <w:r w:rsidR="00664737" w:rsidRPr="000B2C8B">
        <w:rPr>
          <w:rFonts w:ascii="Arial" w:hAnsi="Arial" w:cs="Arial"/>
          <w:color w:val="000000" w:themeColor="text1"/>
          <w:sz w:val="22"/>
          <w:szCs w:val="22"/>
        </w:rPr>
        <w:t xml:space="preserve">ne </w:t>
      </w:r>
      <w:r w:rsidR="00446DF8" w:rsidRPr="000B2C8B">
        <w:rPr>
          <w:rFonts w:ascii="Arial" w:hAnsi="Arial" w:cs="Arial"/>
          <w:color w:val="000000" w:themeColor="text1"/>
          <w:sz w:val="22"/>
          <w:szCs w:val="22"/>
        </w:rPr>
        <w:t>indicating the presence of an available kill and the other indicating if the local raven had visited the kill site that day.</w:t>
      </w:r>
      <w:r w:rsidR="00664737" w:rsidRPr="000B2C8B">
        <w:rPr>
          <w:rFonts w:ascii="Arial" w:hAnsi="Arial" w:cs="Arial"/>
          <w:color w:val="000000" w:themeColor="text1"/>
          <w:sz w:val="22"/>
          <w:szCs w:val="22"/>
        </w:rPr>
        <w:t xml:space="preserve"> </w:t>
      </w:r>
      <w:r w:rsidRPr="000B2C8B">
        <w:rPr>
          <w:rFonts w:ascii="Arial" w:hAnsi="Arial" w:cs="Arial"/>
          <w:color w:val="000000" w:themeColor="text1"/>
          <w:sz w:val="22"/>
          <w:szCs w:val="22"/>
        </w:rPr>
        <w:t xml:space="preserve">We </w:t>
      </w:r>
      <w:r w:rsidR="00446DF8" w:rsidRPr="000B2C8B">
        <w:rPr>
          <w:rFonts w:ascii="Arial" w:hAnsi="Arial" w:cs="Arial"/>
          <w:color w:val="000000" w:themeColor="text1"/>
          <w:sz w:val="22"/>
          <w:szCs w:val="22"/>
        </w:rPr>
        <w:t xml:space="preserve">also </w:t>
      </w:r>
      <w:r w:rsidRPr="000B2C8B">
        <w:rPr>
          <w:rFonts w:ascii="Arial" w:hAnsi="Arial" w:cs="Arial"/>
          <w:color w:val="000000" w:themeColor="text1"/>
          <w:sz w:val="22"/>
          <w:szCs w:val="22"/>
        </w:rPr>
        <w:t xml:space="preserve">included two covariates to represent the hunting season and assess to what extent ravens track the </w:t>
      </w:r>
      <w:r w:rsidR="000F59BC" w:rsidRPr="000B2C8B">
        <w:rPr>
          <w:rFonts w:ascii="Arial" w:hAnsi="Arial" w:cs="Arial"/>
          <w:color w:val="000000" w:themeColor="text1"/>
          <w:sz w:val="22"/>
          <w:szCs w:val="22"/>
        </w:rPr>
        <w:t>fluctuations</w:t>
      </w:r>
      <w:r w:rsidR="00A35EA9" w:rsidRPr="000B2C8B">
        <w:rPr>
          <w:rFonts w:ascii="Arial" w:hAnsi="Arial" w:cs="Arial"/>
          <w:color w:val="000000" w:themeColor="text1"/>
          <w:sz w:val="22"/>
          <w:szCs w:val="22"/>
        </w:rPr>
        <w:t xml:space="preserve"> in </w:t>
      </w:r>
      <w:r w:rsidRPr="000B2C8B">
        <w:rPr>
          <w:rFonts w:ascii="Arial" w:hAnsi="Arial" w:cs="Arial"/>
          <w:color w:val="000000" w:themeColor="text1"/>
          <w:sz w:val="22"/>
          <w:szCs w:val="22"/>
        </w:rPr>
        <w:t>biomass versus a broader seasonally determined availability</w:t>
      </w:r>
      <w:r w:rsidR="0015545D" w:rsidRPr="000B2C8B">
        <w:rPr>
          <w:rFonts w:ascii="Arial" w:hAnsi="Arial" w:cs="Arial"/>
          <w:color w:val="000000" w:themeColor="text1"/>
          <w:sz w:val="22"/>
          <w:szCs w:val="22"/>
        </w:rPr>
        <w:t xml:space="preserve"> defined by the hunting seasons</w:t>
      </w:r>
      <w:r w:rsidRPr="000B2C8B">
        <w:rPr>
          <w:rFonts w:ascii="Arial" w:hAnsi="Arial" w:cs="Arial"/>
          <w:color w:val="000000" w:themeColor="text1"/>
          <w:sz w:val="22"/>
          <w:szCs w:val="22"/>
        </w:rPr>
        <w:t xml:space="preserve">. Other covariates in the territory model include the distance to the hunting regions, average wolf kill density within the territory, pre-breeding season period, the proportion of other ravens leaving their territories, daily maximum temperature, and daily snow depth. Other covariates in the hunting model are the distance to the hunting region, the proportion of </w:t>
      </w:r>
      <w:r w:rsidRPr="000B2C8B">
        <w:rPr>
          <w:rFonts w:ascii="Arial" w:hAnsi="Arial" w:cs="Arial"/>
          <w:color w:val="000000" w:themeColor="text1"/>
          <w:sz w:val="22"/>
          <w:szCs w:val="22"/>
        </w:rPr>
        <w:lastRenderedPageBreak/>
        <w:t>other ravens visiting the hunting regions, daily</w:t>
      </w:r>
      <w:r w:rsidR="001B4827" w:rsidRPr="000B2C8B">
        <w:rPr>
          <w:rFonts w:ascii="Arial" w:hAnsi="Arial" w:cs="Arial"/>
          <w:color w:val="000000" w:themeColor="text1"/>
          <w:sz w:val="22"/>
          <w:szCs w:val="22"/>
        </w:rPr>
        <w:t xml:space="preserve"> maximum</w:t>
      </w:r>
      <w:r w:rsidRPr="000B2C8B">
        <w:rPr>
          <w:rFonts w:ascii="Arial" w:hAnsi="Arial" w:cs="Arial"/>
          <w:color w:val="000000" w:themeColor="text1"/>
          <w:sz w:val="22"/>
          <w:szCs w:val="22"/>
        </w:rPr>
        <w:t xml:space="preserve"> temperature, and daily snow depth.</w:t>
      </w:r>
      <w:r w:rsidR="009F6233" w:rsidRPr="000B2C8B">
        <w:rPr>
          <w:rFonts w:ascii="Arial" w:hAnsi="Arial" w:cs="Arial"/>
          <w:color w:val="000000" w:themeColor="text1"/>
          <w:sz w:val="22"/>
          <w:szCs w:val="22"/>
        </w:rPr>
        <w:t xml:space="preserve"> </w:t>
      </w:r>
      <w:ins w:id="226" w:author="John M. Marzluff" w:date="2026-04-27T09:26:00Z" w16du:dateUtc="2026-04-27T15:26:00Z">
        <w:r w:rsidR="00623F86">
          <w:rPr>
            <w:rFonts w:ascii="Arial" w:hAnsi="Arial" w:cs="Arial"/>
            <w:color w:val="000000" w:themeColor="text1"/>
            <w:sz w:val="22"/>
            <w:szCs w:val="22"/>
          </w:rPr>
          <w:t xml:space="preserve">We justify each </w:t>
        </w:r>
        <w:commentRangeStart w:id="227"/>
        <w:r w:rsidR="00623F86">
          <w:rPr>
            <w:rFonts w:ascii="Arial" w:hAnsi="Arial" w:cs="Arial"/>
            <w:color w:val="000000" w:themeColor="text1"/>
            <w:sz w:val="22"/>
            <w:szCs w:val="22"/>
          </w:rPr>
          <w:t>covariate in SI XX</w:t>
        </w:r>
      </w:ins>
      <w:commentRangeEnd w:id="227"/>
      <w:r w:rsidR="00623F86">
        <w:rPr>
          <w:rStyle w:val="CommentReference"/>
          <w:rFonts w:ascii="Arial" w:hAnsi="Arial" w:cs="Arial"/>
          <w:color w:val="000000" w:themeColor="text1"/>
          <w:sz w:val="22"/>
          <w:szCs w:val="22"/>
        </w:rPr>
        <w:commentReference w:id="227"/>
      </w:r>
      <w:ins w:id="228" w:author="John M. Marzluff" w:date="2026-04-27T09:26:00Z" w16du:dateUtc="2026-04-27T15:26:00Z">
        <w:r w:rsidR="00623F86">
          <w:rPr>
            <w:rFonts w:ascii="Arial" w:hAnsi="Arial" w:cs="Arial"/>
            <w:color w:val="000000" w:themeColor="text1"/>
            <w:sz w:val="22"/>
            <w:szCs w:val="22"/>
          </w:rPr>
          <w:t>.</w:t>
        </w:r>
      </w:ins>
    </w:p>
    <w:p w14:paraId="34B1B279" w14:textId="77777777" w:rsidR="004D3FB5" w:rsidRPr="000B2C8B" w:rsidRDefault="004D3FB5" w:rsidP="006813E2">
      <w:pPr>
        <w:spacing w:line="480" w:lineRule="auto"/>
        <w:rPr>
          <w:rFonts w:ascii="Arial" w:hAnsi="Arial" w:cs="Arial"/>
          <w:color w:val="000000" w:themeColor="text1"/>
          <w:sz w:val="22"/>
          <w:szCs w:val="22"/>
        </w:rPr>
      </w:pPr>
    </w:p>
    <w:p w14:paraId="2018952A" w14:textId="6F0F3BE7" w:rsidR="004D3FB5" w:rsidRPr="000B2C8B" w:rsidRDefault="004B3AA4" w:rsidP="006813E2">
      <w:pPr>
        <w:spacing w:line="480" w:lineRule="auto"/>
        <w:rPr>
          <w:rFonts w:ascii="Arial" w:hAnsi="Arial" w:cs="Arial"/>
          <w:b/>
          <w:bCs/>
          <w:color w:val="000000" w:themeColor="text1"/>
          <w:sz w:val="22"/>
          <w:szCs w:val="22"/>
        </w:rPr>
      </w:pPr>
      <w:r w:rsidRPr="000B2C8B">
        <w:rPr>
          <w:rFonts w:ascii="Arial" w:hAnsi="Arial" w:cs="Arial"/>
          <w:b/>
          <w:bCs/>
          <w:color w:val="000000" w:themeColor="text1"/>
          <w:sz w:val="22"/>
          <w:szCs w:val="22"/>
        </w:rPr>
        <w:t xml:space="preserve">3.3 </w:t>
      </w:r>
      <w:r w:rsidR="004D3FB5" w:rsidRPr="000B2C8B">
        <w:rPr>
          <w:rFonts w:ascii="Arial" w:hAnsi="Arial" w:cs="Arial"/>
          <w:b/>
          <w:bCs/>
          <w:color w:val="000000" w:themeColor="text1"/>
          <w:sz w:val="22"/>
          <w:szCs w:val="22"/>
        </w:rPr>
        <w:t>Results</w:t>
      </w:r>
    </w:p>
    <w:p w14:paraId="4698AB13" w14:textId="7D9F7584" w:rsidR="003F5FAF" w:rsidRDefault="00190455" w:rsidP="00302B64">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During the winter</w:t>
      </w:r>
      <w:del w:id="229" w:author="John M. Marzluff" w:date="2026-04-27T09:29:00Z" w16du:dateUtc="2026-04-27T15:29:00Z">
        <w:r w:rsidRPr="000B2C8B" w:rsidDel="007D3A60">
          <w:rPr>
            <w:rFonts w:ascii="Arial" w:hAnsi="Arial" w:cs="Arial"/>
            <w:color w:val="000000" w:themeColor="text1"/>
            <w:sz w:val="22"/>
            <w:szCs w:val="22"/>
          </w:rPr>
          <w:delText>s</w:delText>
        </w:r>
      </w:del>
      <w:r w:rsidRPr="000B2C8B">
        <w:rPr>
          <w:rFonts w:ascii="Arial" w:hAnsi="Arial" w:cs="Arial"/>
          <w:color w:val="000000" w:themeColor="text1"/>
          <w:sz w:val="22"/>
          <w:szCs w:val="22"/>
        </w:rPr>
        <w:t xml:space="preserve"> months (Sep – Mar)</w:t>
      </w:r>
      <w:del w:id="230" w:author="John M. Marzluff" w:date="2026-04-27T09:29:00Z" w16du:dateUtc="2026-04-27T15:29:00Z">
        <w:r w:rsidRPr="000B2C8B" w:rsidDel="007D3A60">
          <w:rPr>
            <w:rFonts w:ascii="Arial" w:hAnsi="Arial" w:cs="Arial"/>
            <w:color w:val="000000" w:themeColor="text1"/>
            <w:sz w:val="22"/>
            <w:szCs w:val="22"/>
          </w:rPr>
          <w:delText xml:space="preserve"> during our sampling period</w:delText>
        </w:r>
      </w:del>
      <w:ins w:id="231" w:author="John M. Marzluff" w:date="2026-04-27T09:29:00Z" w16du:dateUtc="2026-04-27T15:29:00Z">
        <w:r w:rsidR="007D3A60">
          <w:rPr>
            <w:rFonts w:ascii="Arial" w:hAnsi="Arial" w:cs="Arial"/>
            <w:color w:val="000000" w:themeColor="text1"/>
            <w:sz w:val="22"/>
            <w:szCs w:val="22"/>
          </w:rPr>
          <w:t xml:space="preserve">, </w:t>
        </w:r>
      </w:ins>
      <w:del w:id="232" w:author="John M. Marzluff" w:date="2026-04-27T09:29:00Z" w16du:dateUtc="2026-04-27T15:29:00Z">
        <w:r w:rsidR="004D3FB5" w:rsidRPr="000B2C8B" w:rsidDel="007D3A60">
          <w:rPr>
            <w:rFonts w:ascii="Arial" w:hAnsi="Arial" w:cs="Arial"/>
            <w:color w:val="000000" w:themeColor="text1"/>
            <w:sz w:val="22"/>
            <w:szCs w:val="22"/>
          </w:rPr>
          <w:delText xml:space="preserve">, </w:delText>
        </w:r>
      </w:del>
      <w:r w:rsidR="004D3FB5" w:rsidRPr="000B2C8B">
        <w:rPr>
          <w:rFonts w:ascii="Arial" w:hAnsi="Arial" w:cs="Arial"/>
          <w:color w:val="000000" w:themeColor="text1"/>
          <w:sz w:val="22"/>
          <w:szCs w:val="22"/>
        </w:rPr>
        <w:t xml:space="preserve">we gathered </w:t>
      </w:r>
      <w:r w:rsidR="005048E9" w:rsidRPr="000B2C8B">
        <w:rPr>
          <w:rFonts w:ascii="Arial" w:hAnsi="Arial" w:cs="Arial"/>
          <w:color w:val="000000" w:themeColor="text1"/>
          <w:sz w:val="22"/>
          <w:szCs w:val="22"/>
        </w:rPr>
        <w:t>4</w:t>
      </w:r>
      <w:r w:rsidR="00174C1E" w:rsidRPr="000B2C8B">
        <w:rPr>
          <w:rFonts w:ascii="Arial" w:hAnsi="Arial" w:cs="Arial"/>
          <w:color w:val="000000" w:themeColor="text1"/>
          <w:sz w:val="22"/>
          <w:szCs w:val="22"/>
        </w:rPr>
        <w:t>741</w:t>
      </w:r>
      <w:r w:rsidR="004D3FB5" w:rsidRPr="000B2C8B">
        <w:rPr>
          <w:rFonts w:ascii="Arial" w:hAnsi="Arial" w:cs="Arial"/>
          <w:color w:val="000000" w:themeColor="text1"/>
          <w:sz w:val="22"/>
          <w:szCs w:val="22"/>
        </w:rPr>
        <w:t xml:space="preserve"> decision days (mean =</w:t>
      </w:r>
      <w:r w:rsidR="00C629A2" w:rsidRPr="000B2C8B">
        <w:rPr>
          <w:rFonts w:ascii="Arial" w:hAnsi="Arial" w:cs="Arial"/>
          <w:color w:val="000000" w:themeColor="text1"/>
          <w:sz w:val="22"/>
          <w:szCs w:val="22"/>
        </w:rPr>
        <w:t xml:space="preserve"> </w:t>
      </w:r>
      <w:r w:rsidR="005048E9" w:rsidRPr="000B2C8B">
        <w:rPr>
          <w:rFonts w:ascii="Arial" w:hAnsi="Arial" w:cs="Arial"/>
          <w:color w:val="000000" w:themeColor="text1"/>
          <w:sz w:val="22"/>
          <w:szCs w:val="22"/>
        </w:rPr>
        <w:t>2</w:t>
      </w:r>
      <w:r w:rsidR="00174C1E" w:rsidRPr="000B2C8B">
        <w:rPr>
          <w:rFonts w:ascii="Arial" w:hAnsi="Arial" w:cs="Arial"/>
          <w:color w:val="000000" w:themeColor="text1"/>
          <w:sz w:val="22"/>
          <w:szCs w:val="22"/>
        </w:rPr>
        <w:t>49.5</w:t>
      </w:r>
      <w:r w:rsidR="004D3FB5" w:rsidRPr="000B2C8B">
        <w:rPr>
          <w:rFonts w:ascii="Arial" w:hAnsi="Arial" w:cs="Arial"/>
          <w:color w:val="000000" w:themeColor="text1"/>
          <w:sz w:val="22"/>
          <w:szCs w:val="22"/>
        </w:rPr>
        <w:t xml:space="preserve">, range = </w:t>
      </w:r>
      <w:r w:rsidR="00174C1E" w:rsidRPr="000B2C8B">
        <w:rPr>
          <w:rFonts w:ascii="Arial" w:hAnsi="Arial" w:cs="Arial"/>
          <w:color w:val="000000" w:themeColor="text1"/>
          <w:sz w:val="22"/>
          <w:szCs w:val="22"/>
        </w:rPr>
        <w:t>4</w:t>
      </w:r>
      <w:r w:rsidR="004D3FB5" w:rsidRPr="000B2C8B">
        <w:rPr>
          <w:rFonts w:ascii="Arial" w:hAnsi="Arial" w:cs="Arial"/>
          <w:color w:val="000000" w:themeColor="text1"/>
          <w:sz w:val="22"/>
          <w:szCs w:val="22"/>
        </w:rPr>
        <w:t xml:space="preserve"> </w:t>
      </w:r>
      <w:r w:rsidR="00647611" w:rsidRPr="000B2C8B">
        <w:rPr>
          <w:rFonts w:ascii="Arial" w:hAnsi="Arial" w:cs="Arial"/>
          <w:color w:val="000000" w:themeColor="text1"/>
          <w:sz w:val="22"/>
          <w:szCs w:val="22"/>
        </w:rPr>
        <w:t>–</w:t>
      </w:r>
      <w:r w:rsidR="004D3FB5" w:rsidRPr="000B2C8B">
        <w:rPr>
          <w:rFonts w:ascii="Arial" w:hAnsi="Arial" w:cs="Arial"/>
          <w:color w:val="000000" w:themeColor="text1"/>
          <w:sz w:val="22"/>
          <w:szCs w:val="22"/>
        </w:rPr>
        <w:t xml:space="preserve"> </w:t>
      </w:r>
      <w:r w:rsidR="00174C1E" w:rsidRPr="000B2C8B">
        <w:rPr>
          <w:rFonts w:ascii="Arial" w:hAnsi="Arial" w:cs="Arial"/>
          <w:color w:val="000000" w:themeColor="text1"/>
          <w:sz w:val="22"/>
          <w:szCs w:val="22"/>
        </w:rPr>
        <w:t>653</w:t>
      </w:r>
      <w:r w:rsidR="00647611" w:rsidRPr="000B2C8B">
        <w:rPr>
          <w:rFonts w:ascii="Arial" w:hAnsi="Arial" w:cs="Arial"/>
          <w:color w:val="000000" w:themeColor="text1"/>
          <w:sz w:val="22"/>
          <w:szCs w:val="22"/>
        </w:rPr>
        <w:t xml:space="preserve">, sd = </w:t>
      </w:r>
      <w:r w:rsidR="00174C1E" w:rsidRPr="000B2C8B">
        <w:rPr>
          <w:rFonts w:ascii="Arial" w:hAnsi="Arial" w:cs="Arial"/>
          <w:color w:val="000000" w:themeColor="text1"/>
          <w:sz w:val="22"/>
          <w:szCs w:val="22"/>
        </w:rPr>
        <w:t>180.7</w:t>
      </w:r>
      <w:r w:rsidR="005048E9"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 xml:space="preserve">from </w:t>
      </w:r>
      <w:r w:rsidR="00BC257B" w:rsidRPr="000B2C8B">
        <w:rPr>
          <w:rFonts w:ascii="Arial" w:hAnsi="Arial" w:cs="Arial"/>
          <w:color w:val="000000" w:themeColor="text1"/>
          <w:sz w:val="22"/>
          <w:szCs w:val="22"/>
        </w:rPr>
        <w:t>19</w:t>
      </w:r>
      <w:r w:rsidR="004D3FB5" w:rsidRPr="000B2C8B">
        <w:rPr>
          <w:rFonts w:ascii="Arial" w:hAnsi="Arial" w:cs="Arial"/>
          <w:color w:val="000000" w:themeColor="text1"/>
          <w:sz w:val="22"/>
          <w:szCs w:val="22"/>
        </w:rPr>
        <w:t xml:space="preserve"> territorial ravens (12 female, </w:t>
      </w:r>
      <w:r w:rsidR="00BC257B" w:rsidRPr="000B2C8B">
        <w:rPr>
          <w:rFonts w:ascii="Arial" w:hAnsi="Arial" w:cs="Arial"/>
          <w:color w:val="000000" w:themeColor="text1"/>
          <w:sz w:val="22"/>
          <w:szCs w:val="22"/>
        </w:rPr>
        <w:t>7</w:t>
      </w:r>
      <w:r w:rsidR="004D3FB5" w:rsidRPr="000B2C8B">
        <w:rPr>
          <w:rFonts w:ascii="Arial" w:hAnsi="Arial" w:cs="Arial"/>
          <w:color w:val="000000" w:themeColor="text1"/>
          <w:sz w:val="22"/>
          <w:szCs w:val="22"/>
        </w:rPr>
        <w:t xml:space="preserve"> male). Ravens </w:t>
      </w:r>
      <w:del w:id="233" w:author="John M. Marzluff" w:date="2026-04-27T09:30:00Z" w16du:dateUtc="2026-04-27T15:30:00Z">
        <w:r w:rsidR="004D3FB5" w:rsidRPr="000B2C8B" w:rsidDel="007D3A60">
          <w:rPr>
            <w:rFonts w:ascii="Arial" w:hAnsi="Arial" w:cs="Arial"/>
            <w:color w:val="000000" w:themeColor="text1"/>
            <w:sz w:val="22"/>
            <w:szCs w:val="22"/>
          </w:rPr>
          <w:delText xml:space="preserve">decided to leave </w:delText>
        </w:r>
      </w:del>
      <w:ins w:id="234" w:author="John M. Marzluff" w:date="2026-04-27T09:30:00Z" w16du:dateUtc="2026-04-27T15:30:00Z">
        <w:r w:rsidR="007D3A60">
          <w:rPr>
            <w:rFonts w:ascii="Arial" w:hAnsi="Arial" w:cs="Arial"/>
            <w:color w:val="000000" w:themeColor="text1"/>
            <w:sz w:val="22"/>
            <w:szCs w:val="22"/>
          </w:rPr>
          <w:t xml:space="preserve">left </w:t>
        </w:r>
      </w:ins>
      <w:r w:rsidR="004D3FB5" w:rsidRPr="000B2C8B">
        <w:rPr>
          <w:rFonts w:ascii="Arial" w:hAnsi="Arial" w:cs="Arial"/>
          <w:color w:val="000000" w:themeColor="text1"/>
          <w:sz w:val="22"/>
          <w:szCs w:val="22"/>
        </w:rPr>
        <w:t xml:space="preserve">their territories an average of </w:t>
      </w:r>
      <w:r w:rsidR="002A4AEB" w:rsidRPr="000B2C8B">
        <w:rPr>
          <w:rFonts w:ascii="Arial" w:hAnsi="Arial" w:cs="Arial"/>
          <w:color w:val="000000" w:themeColor="text1"/>
          <w:sz w:val="22"/>
          <w:szCs w:val="22"/>
        </w:rPr>
        <w:t>6</w:t>
      </w:r>
      <w:r w:rsidR="00FE04AC" w:rsidRPr="000B2C8B">
        <w:rPr>
          <w:rFonts w:ascii="Arial" w:hAnsi="Arial" w:cs="Arial"/>
          <w:color w:val="000000" w:themeColor="text1"/>
          <w:sz w:val="22"/>
          <w:szCs w:val="22"/>
        </w:rPr>
        <w:t>5</w:t>
      </w:r>
      <w:r w:rsidR="002A4AEB" w:rsidRPr="000B2C8B">
        <w:rPr>
          <w:rFonts w:ascii="Arial" w:hAnsi="Arial" w:cs="Arial"/>
          <w:color w:val="000000" w:themeColor="text1"/>
          <w:sz w:val="22"/>
          <w:szCs w:val="22"/>
        </w:rPr>
        <w:t>.</w:t>
      </w:r>
      <w:r w:rsidR="00FE04AC" w:rsidRPr="000B2C8B">
        <w:rPr>
          <w:rFonts w:ascii="Arial" w:hAnsi="Arial" w:cs="Arial"/>
          <w:color w:val="000000" w:themeColor="text1"/>
          <w:sz w:val="22"/>
          <w:szCs w:val="22"/>
        </w:rPr>
        <w:t>6</w:t>
      </w:r>
      <w:r w:rsidR="004D3FB5" w:rsidRPr="000B2C8B">
        <w:rPr>
          <w:rFonts w:ascii="Arial" w:hAnsi="Arial" w:cs="Arial"/>
          <w:color w:val="000000" w:themeColor="text1"/>
          <w:sz w:val="22"/>
          <w:szCs w:val="22"/>
        </w:rPr>
        <w:t xml:space="preserve">% of days (range = </w:t>
      </w:r>
      <w:r w:rsidR="00F1614B" w:rsidRPr="000B2C8B">
        <w:rPr>
          <w:rFonts w:ascii="Arial" w:hAnsi="Arial" w:cs="Arial"/>
          <w:color w:val="000000" w:themeColor="text1"/>
          <w:sz w:val="22"/>
          <w:szCs w:val="22"/>
        </w:rPr>
        <w:t>0</w:t>
      </w:r>
      <w:r w:rsidR="00201C5B"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 xml:space="preserve">– </w:t>
      </w:r>
      <w:r w:rsidR="002A4AEB" w:rsidRPr="000B2C8B">
        <w:rPr>
          <w:rFonts w:ascii="Arial" w:hAnsi="Arial" w:cs="Arial"/>
          <w:color w:val="000000" w:themeColor="text1"/>
          <w:sz w:val="22"/>
          <w:szCs w:val="22"/>
        </w:rPr>
        <w:t>100</w:t>
      </w:r>
      <w:r w:rsidR="004D3FB5" w:rsidRPr="000B2C8B">
        <w:rPr>
          <w:rFonts w:ascii="Arial" w:hAnsi="Arial" w:cs="Arial"/>
          <w:color w:val="000000" w:themeColor="text1"/>
          <w:sz w:val="22"/>
          <w:szCs w:val="22"/>
        </w:rPr>
        <w:t xml:space="preserve">%, sd = </w:t>
      </w:r>
      <w:r w:rsidR="00F1614B" w:rsidRPr="000B2C8B">
        <w:rPr>
          <w:rFonts w:ascii="Arial" w:hAnsi="Arial" w:cs="Arial"/>
          <w:color w:val="000000" w:themeColor="text1"/>
          <w:sz w:val="22"/>
          <w:szCs w:val="22"/>
        </w:rPr>
        <w:t>2</w:t>
      </w:r>
      <w:r w:rsidR="002A4AEB" w:rsidRPr="000B2C8B">
        <w:rPr>
          <w:rFonts w:ascii="Arial" w:hAnsi="Arial" w:cs="Arial"/>
          <w:color w:val="000000" w:themeColor="text1"/>
          <w:sz w:val="22"/>
          <w:szCs w:val="22"/>
        </w:rPr>
        <w:t>4.</w:t>
      </w:r>
      <w:r w:rsidR="00FE04AC" w:rsidRPr="000B2C8B">
        <w:rPr>
          <w:rFonts w:ascii="Arial" w:hAnsi="Arial" w:cs="Arial"/>
          <w:color w:val="000000" w:themeColor="text1"/>
          <w:sz w:val="22"/>
          <w:szCs w:val="22"/>
        </w:rPr>
        <w:t>2</w:t>
      </w:r>
      <w:r w:rsidR="004D3FB5" w:rsidRPr="000B2C8B">
        <w:rPr>
          <w:rFonts w:ascii="Arial" w:hAnsi="Arial" w:cs="Arial"/>
          <w:color w:val="000000" w:themeColor="text1"/>
          <w:sz w:val="22"/>
          <w:szCs w:val="22"/>
        </w:rPr>
        <w:t xml:space="preserve">%). After leaving their territory, ravens traveled between 7.4 and </w:t>
      </w:r>
      <w:r w:rsidR="00045033" w:rsidRPr="000B2C8B">
        <w:rPr>
          <w:rFonts w:ascii="Arial" w:hAnsi="Arial" w:cs="Arial"/>
          <w:color w:val="000000" w:themeColor="text1"/>
          <w:sz w:val="22"/>
          <w:szCs w:val="22"/>
        </w:rPr>
        <w:t>57.5</w:t>
      </w:r>
      <w:r w:rsidR="004D3FB5" w:rsidRPr="000B2C8B">
        <w:rPr>
          <w:rFonts w:ascii="Arial" w:hAnsi="Arial" w:cs="Arial"/>
          <w:color w:val="000000" w:themeColor="text1"/>
          <w:sz w:val="22"/>
          <w:szCs w:val="22"/>
        </w:rPr>
        <w:t xml:space="preserve"> km (median = </w:t>
      </w:r>
      <w:r w:rsidR="00045033" w:rsidRPr="000B2C8B">
        <w:rPr>
          <w:rFonts w:ascii="Arial" w:hAnsi="Arial" w:cs="Arial"/>
          <w:color w:val="000000" w:themeColor="text1"/>
          <w:sz w:val="22"/>
          <w:szCs w:val="22"/>
        </w:rPr>
        <w:t>32.6</w:t>
      </w:r>
      <w:r w:rsidR="004D3FB5" w:rsidRPr="000B2C8B">
        <w:rPr>
          <w:rFonts w:ascii="Arial" w:hAnsi="Arial" w:cs="Arial"/>
          <w:color w:val="000000" w:themeColor="text1"/>
          <w:sz w:val="22"/>
          <w:szCs w:val="22"/>
        </w:rPr>
        <w:t>, sd = 1</w:t>
      </w:r>
      <w:r w:rsidR="004B7C97" w:rsidRPr="000B2C8B">
        <w:rPr>
          <w:rFonts w:ascii="Arial" w:hAnsi="Arial" w:cs="Arial"/>
          <w:color w:val="000000" w:themeColor="text1"/>
          <w:sz w:val="22"/>
          <w:szCs w:val="22"/>
        </w:rPr>
        <w:t>2.2</w:t>
      </w:r>
      <w:r w:rsidR="004D3FB5" w:rsidRPr="000B2C8B">
        <w:rPr>
          <w:rFonts w:ascii="Arial" w:hAnsi="Arial" w:cs="Arial"/>
          <w:color w:val="000000" w:themeColor="text1"/>
          <w:sz w:val="22"/>
          <w:szCs w:val="22"/>
        </w:rPr>
        <w:t xml:space="preserve">) to forage in </w:t>
      </w:r>
      <w:ins w:id="235" w:author="John M. Marzluff" w:date="2026-04-27T09:31:00Z" w16du:dateUtc="2026-04-27T15:31:00Z">
        <w:r w:rsidR="007D3A60">
          <w:rPr>
            <w:rFonts w:ascii="Arial" w:hAnsi="Arial" w:cs="Arial"/>
            <w:color w:val="000000" w:themeColor="text1"/>
            <w:sz w:val="22"/>
            <w:szCs w:val="22"/>
          </w:rPr>
          <w:t xml:space="preserve">the </w:t>
        </w:r>
      </w:ins>
      <w:commentRangeStart w:id="236"/>
      <w:del w:id="237" w:author="John M. Marzluff" w:date="2026-04-27T09:31:00Z" w16du:dateUtc="2026-04-27T15:31:00Z">
        <w:r w:rsidR="004D3FB5" w:rsidRPr="000B2C8B" w:rsidDel="007D3A60">
          <w:rPr>
            <w:rFonts w:ascii="Arial" w:hAnsi="Arial" w:cs="Arial"/>
            <w:color w:val="000000" w:themeColor="text1"/>
            <w:sz w:val="22"/>
            <w:szCs w:val="22"/>
          </w:rPr>
          <w:delText xml:space="preserve">the </w:delText>
        </w:r>
        <w:r w:rsidR="00DA7CBA" w:rsidRPr="000B2C8B" w:rsidDel="007D3A60">
          <w:rPr>
            <w:rFonts w:ascii="Arial" w:hAnsi="Arial" w:cs="Arial"/>
            <w:color w:val="000000" w:themeColor="text1"/>
            <w:sz w:val="22"/>
            <w:szCs w:val="22"/>
          </w:rPr>
          <w:delText>Gardiner</w:delText>
        </w:r>
      </w:del>
      <w:ins w:id="238" w:author="John M. Marzluff" w:date="2026-04-27T09:31:00Z" w16du:dateUtc="2026-04-27T15:31:00Z">
        <w:r w:rsidR="007D3A60">
          <w:rPr>
            <w:rFonts w:ascii="Arial" w:hAnsi="Arial" w:cs="Arial"/>
            <w:color w:val="000000" w:themeColor="text1"/>
            <w:sz w:val="22"/>
            <w:szCs w:val="22"/>
          </w:rPr>
          <w:t>MTFWP or the Bison</w:t>
        </w:r>
      </w:ins>
      <w:r w:rsidR="00DA7CBA" w:rsidRPr="000B2C8B">
        <w:rPr>
          <w:rFonts w:ascii="Arial" w:hAnsi="Arial" w:cs="Arial"/>
          <w:color w:val="000000" w:themeColor="text1"/>
          <w:sz w:val="22"/>
          <w:szCs w:val="22"/>
        </w:rPr>
        <w:t xml:space="preserve"> </w:t>
      </w:r>
      <w:commentRangeEnd w:id="236"/>
      <w:r w:rsidR="007D3A60" w:rsidRPr="000B2C8B">
        <w:rPr>
          <w:rStyle w:val="CommentReference"/>
          <w:rFonts w:ascii="Arial" w:hAnsi="Arial" w:cs="Arial"/>
          <w:color w:val="000000" w:themeColor="text1"/>
          <w:sz w:val="22"/>
          <w:szCs w:val="22"/>
        </w:rPr>
        <w:commentReference w:id="236"/>
      </w:r>
      <w:r w:rsidR="004D3FB5" w:rsidRPr="000B2C8B">
        <w:rPr>
          <w:rFonts w:ascii="Arial" w:hAnsi="Arial" w:cs="Arial"/>
          <w:color w:val="000000" w:themeColor="text1"/>
          <w:sz w:val="22"/>
          <w:szCs w:val="22"/>
        </w:rPr>
        <w:t>hunting area</w:t>
      </w:r>
      <w:del w:id="239" w:author="John M. Marzluff" w:date="2026-04-27T09:32:00Z" w16du:dateUtc="2026-04-27T15:32:00Z">
        <w:r w:rsidR="006F2190" w:rsidRPr="000B2C8B" w:rsidDel="007D3A60">
          <w:rPr>
            <w:rFonts w:ascii="Arial" w:hAnsi="Arial" w:cs="Arial"/>
            <w:color w:val="000000" w:themeColor="text1"/>
            <w:sz w:val="22"/>
            <w:szCs w:val="22"/>
          </w:rPr>
          <w:delText>s</w:delText>
        </w:r>
      </w:del>
      <w:r w:rsidR="004D3FB5" w:rsidRPr="000B2C8B">
        <w:rPr>
          <w:rFonts w:ascii="Arial" w:hAnsi="Arial" w:cs="Arial"/>
          <w:color w:val="000000" w:themeColor="text1"/>
          <w:sz w:val="22"/>
          <w:szCs w:val="22"/>
        </w:rPr>
        <w:t xml:space="preserve"> </w:t>
      </w:r>
      <w:r w:rsidR="00FE04AC" w:rsidRPr="000B2C8B">
        <w:rPr>
          <w:rFonts w:ascii="Arial" w:hAnsi="Arial" w:cs="Arial"/>
          <w:color w:val="000000" w:themeColor="text1"/>
          <w:sz w:val="22"/>
          <w:szCs w:val="22"/>
        </w:rPr>
        <w:t>50.7</w:t>
      </w:r>
      <w:r w:rsidR="004D3FB5" w:rsidRPr="000B2C8B">
        <w:rPr>
          <w:rFonts w:ascii="Arial" w:hAnsi="Arial" w:cs="Arial"/>
          <w:color w:val="000000" w:themeColor="text1"/>
          <w:sz w:val="22"/>
          <w:szCs w:val="22"/>
        </w:rPr>
        <w:t xml:space="preserve">% of days (range = 0 – </w:t>
      </w:r>
      <w:r w:rsidR="00F1614B" w:rsidRPr="000B2C8B">
        <w:rPr>
          <w:rFonts w:ascii="Arial" w:hAnsi="Arial" w:cs="Arial"/>
          <w:color w:val="000000" w:themeColor="text1"/>
          <w:sz w:val="22"/>
          <w:szCs w:val="22"/>
        </w:rPr>
        <w:t>89.7</w:t>
      </w:r>
      <w:r w:rsidR="004D3FB5" w:rsidRPr="000B2C8B">
        <w:rPr>
          <w:rFonts w:ascii="Arial" w:hAnsi="Arial" w:cs="Arial"/>
          <w:color w:val="000000" w:themeColor="text1"/>
          <w:sz w:val="22"/>
          <w:szCs w:val="22"/>
        </w:rPr>
        <w:t xml:space="preserve">%, sd = </w:t>
      </w:r>
      <w:r w:rsidR="00FE04AC" w:rsidRPr="000B2C8B">
        <w:rPr>
          <w:rFonts w:ascii="Arial" w:hAnsi="Arial" w:cs="Arial"/>
          <w:color w:val="000000" w:themeColor="text1"/>
          <w:sz w:val="22"/>
          <w:szCs w:val="22"/>
        </w:rPr>
        <w:t>31</w:t>
      </w:r>
      <w:r w:rsidR="004D3FB5" w:rsidRPr="000B2C8B">
        <w:rPr>
          <w:rFonts w:ascii="Arial" w:hAnsi="Arial" w:cs="Arial"/>
          <w:color w:val="000000" w:themeColor="text1"/>
          <w:sz w:val="22"/>
          <w:szCs w:val="22"/>
        </w:rPr>
        <w:t xml:space="preserve">%). </w:t>
      </w:r>
      <w:r w:rsidR="00BA054D" w:rsidRPr="000B2C8B">
        <w:rPr>
          <w:rFonts w:ascii="Arial" w:hAnsi="Arial" w:cs="Arial"/>
          <w:color w:val="000000" w:themeColor="text1"/>
          <w:sz w:val="22"/>
          <w:szCs w:val="22"/>
        </w:rPr>
        <w:t>We never recorded t</w:t>
      </w:r>
      <w:r w:rsidR="004D3FB5" w:rsidRPr="000B2C8B">
        <w:rPr>
          <w:rFonts w:ascii="Arial" w:hAnsi="Arial" w:cs="Arial"/>
          <w:color w:val="000000" w:themeColor="text1"/>
          <w:sz w:val="22"/>
          <w:szCs w:val="22"/>
        </w:rPr>
        <w:t xml:space="preserve">wo ravens </w:t>
      </w:r>
      <w:ins w:id="240" w:author="John M. Marzluff" w:date="2026-04-27T09:38:00Z" w16du:dateUtc="2026-04-27T15:38:00Z">
        <w:r w:rsidR="007D3A60">
          <w:rPr>
            <w:rFonts w:ascii="Arial" w:hAnsi="Arial" w:cs="Arial"/>
            <w:color w:val="000000" w:themeColor="text1"/>
            <w:sz w:val="22"/>
            <w:szCs w:val="22"/>
          </w:rPr>
          <w:t>who</w:t>
        </w:r>
      </w:ins>
      <w:ins w:id="241" w:author="John M. Marzluff" w:date="2026-04-27T09:40:00Z" w16du:dateUtc="2026-04-27T15:40:00Z">
        <w:r w:rsidR="007D3A60">
          <w:rPr>
            <w:rFonts w:ascii="Arial" w:hAnsi="Arial" w:cs="Arial"/>
            <w:color w:val="000000" w:themeColor="text1"/>
            <w:sz w:val="22"/>
            <w:szCs w:val="22"/>
          </w:rPr>
          <w:t>se territories were in Old Faithful</w:t>
        </w:r>
      </w:ins>
      <w:del w:id="242" w:author="John M. Marzluff" w:date="2026-04-27T09:40:00Z" w16du:dateUtc="2026-04-27T15:40:00Z">
        <w:r w:rsidR="004D3FB5" w:rsidRPr="000B2C8B" w:rsidDel="007D3A60">
          <w:rPr>
            <w:rFonts w:ascii="Arial" w:hAnsi="Arial" w:cs="Arial"/>
            <w:color w:val="000000" w:themeColor="text1"/>
            <w:sz w:val="22"/>
            <w:szCs w:val="22"/>
          </w:rPr>
          <w:delText>resi</w:delText>
        </w:r>
      </w:del>
      <w:ins w:id="243" w:author="John M. Marzluff" w:date="2026-04-27T09:40:00Z" w16du:dateUtc="2026-04-27T15:40:00Z">
        <w:r w:rsidR="007D3A60">
          <w:rPr>
            <w:rFonts w:ascii="Arial" w:hAnsi="Arial" w:cs="Arial"/>
            <w:color w:val="000000" w:themeColor="text1"/>
            <w:sz w:val="22"/>
            <w:szCs w:val="22"/>
          </w:rPr>
          <w:t xml:space="preserve"> </w:t>
        </w:r>
      </w:ins>
      <w:ins w:id="244" w:author="John M. Marzluff" w:date="2026-04-27T09:38:00Z" w16du:dateUtc="2026-04-27T15:38:00Z">
        <w:r w:rsidR="007D3A60">
          <w:rPr>
            <w:rFonts w:ascii="Arial" w:hAnsi="Arial" w:cs="Arial"/>
            <w:color w:val="000000" w:themeColor="text1"/>
            <w:sz w:val="22"/>
            <w:szCs w:val="22"/>
          </w:rPr>
          <w:t>far from the hunting areas</w:t>
        </w:r>
      </w:ins>
      <w:del w:id="245" w:author="John M. Marzluff" w:date="2026-04-27T09:38:00Z" w16du:dateUtc="2026-04-27T15:38:00Z">
        <w:r w:rsidR="004D3FB5" w:rsidRPr="000B2C8B" w:rsidDel="007D3A60">
          <w:rPr>
            <w:rFonts w:ascii="Arial" w:hAnsi="Arial" w:cs="Arial"/>
            <w:color w:val="000000" w:themeColor="text1"/>
            <w:sz w:val="22"/>
            <w:szCs w:val="22"/>
          </w:rPr>
          <w:delText>ding</w:delText>
        </w:r>
      </w:del>
      <w:r w:rsidR="004D3FB5" w:rsidRPr="000B2C8B">
        <w:rPr>
          <w:rFonts w:ascii="Arial" w:hAnsi="Arial" w:cs="Arial"/>
          <w:color w:val="000000" w:themeColor="text1"/>
          <w:sz w:val="22"/>
          <w:szCs w:val="22"/>
        </w:rPr>
        <w:t xml:space="preserve"> </w:t>
      </w:r>
      <w:del w:id="246" w:author="John M. Marzluff" w:date="2026-04-27T09:39:00Z" w16du:dateUtc="2026-04-27T15:39:00Z">
        <w:r w:rsidR="004D3FB5" w:rsidRPr="000B2C8B" w:rsidDel="007D3A60">
          <w:rPr>
            <w:rFonts w:ascii="Arial" w:hAnsi="Arial" w:cs="Arial"/>
            <w:color w:val="000000" w:themeColor="text1"/>
            <w:sz w:val="22"/>
            <w:szCs w:val="22"/>
          </w:rPr>
          <w:delText xml:space="preserve">at Old Faithful </w:delText>
        </w:r>
      </w:del>
      <w:r w:rsidR="004D3FB5" w:rsidRPr="000B2C8B">
        <w:rPr>
          <w:rFonts w:ascii="Arial" w:hAnsi="Arial" w:cs="Arial"/>
          <w:color w:val="000000" w:themeColor="text1"/>
          <w:sz w:val="22"/>
          <w:szCs w:val="22"/>
        </w:rPr>
        <w:t xml:space="preserve">(7485, 7494; 63 km from hunting </w:t>
      </w:r>
      <w:commentRangeStart w:id="247"/>
      <w:r w:rsidR="004D3FB5" w:rsidRPr="000B2C8B">
        <w:rPr>
          <w:rFonts w:ascii="Arial" w:hAnsi="Arial" w:cs="Arial"/>
          <w:color w:val="000000" w:themeColor="text1"/>
          <w:sz w:val="22"/>
          <w:szCs w:val="22"/>
        </w:rPr>
        <w:t>regions</w:t>
      </w:r>
      <w:commentRangeEnd w:id="247"/>
      <w:r w:rsidR="007D3A60">
        <w:rPr>
          <w:rStyle w:val="CommentReference"/>
          <w:rFonts w:ascii="Arial" w:hAnsi="Arial" w:cs="Arial"/>
          <w:color w:val="000000" w:themeColor="text1"/>
          <w:sz w:val="22"/>
          <w:szCs w:val="22"/>
        </w:rPr>
        <w:commentReference w:id="247"/>
      </w:r>
      <w:ins w:id="248" w:author="John M. Marzluff" w:date="2026-04-27T09:37:00Z" w16du:dateUtc="2026-04-27T15:37:00Z">
        <w:r w:rsidR="007D3A60">
          <w:rPr>
            <w:rFonts w:ascii="Arial" w:hAnsi="Arial" w:cs="Arial"/>
            <w:color w:val="000000" w:themeColor="text1"/>
            <w:sz w:val="22"/>
            <w:szCs w:val="22"/>
          </w:rPr>
          <w:t>;</w:t>
        </w:r>
      </w:ins>
      <w:ins w:id="249" w:author="John M. Marzluff" w:date="2026-04-27T09:41:00Z" w16du:dateUtc="2026-04-27T15:41:00Z">
        <w:r w:rsidR="007D3A60">
          <w:rPr>
            <w:rFonts w:ascii="Arial" w:hAnsi="Arial" w:cs="Arial"/>
            <w:color w:val="000000" w:themeColor="text1"/>
            <w:sz w:val="22"/>
            <w:szCs w:val="22"/>
          </w:rPr>
          <w:t xml:space="preserve">, </w:t>
        </w:r>
      </w:ins>
      <w:del w:id="250" w:author="John M. Marzluff" w:date="2026-04-27T09:41:00Z" w16du:dateUtc="2026-04-27T15:41:00Z">
        <w:r w:rsidR="004D3FB5" w:rsidRPr="000B2C8B" w:rsidDel="007D3A60">
          <w:rPr>
            <w:rFonts w:ascii="Arial" w:hAnsi="Arial" w:cs="Arial"/>
            <w:color w:val="000000" w:themeColor="text1"/>
            <w:sz w:val="22"/>
            <w:szCs w:val="22"/>
          </w:rPr>
          <w:delText xml:space="preserve">), </w:delText>
        </w:r>
      </w:del>
      <w:del w:id="251" w:author="John M. Marzluff" w:date="2026-04-27T09:39:00Z" w16du:dateUtc="2026-04-27T15:39:00Z">
        <w:r w:rsidR="004D3FB5" w:rsidRPr="000B2C8B" w:rsidDel="007D3A60">
          <w:rPr>
            <w:rFonts w:ascii="Arial" w:hAnsi="Arial" w:cs="Arial"/>
            <w:color w:val="000000" w:themeColor="text1"/>
            <w:sz w:val="22"/>
            <w:szCs w:val="22"/>
          </w:rPr>
          <w:delText xml:space="preserve">the territories farthest from </w:delText>
        </w:r>
      </w:del>
      <w:del w:id="252" w:author="John M. Marzluff" w:date="2026-04-27T09:32:00Z" w16du:dateUtc="2026-04-27T15:32:00Z">
        <w:r w:rsidR="00423C76" w:rsidRPr="000B2C8B" w:rsidDel="007D3A60">
          <w:rPr>
            <w:rFonts w:ascii="Arial" w:hAnsi="Arial" w:cs="Arial"/>
            <w:color w:val="000000" w:themeColor="text1"/>
            <w:sz w:val="22"/>
            <w:szCs w:val="22"/>
          </w:rPr>
          <w:delText>Gardiner</w:delText>
        </w:r>
      </w:del>
      <w:del w:id="253" w:author="John M. Marzluff" w:date="2026-04-27T09:39:00Z" w16du:dateUtc="2026-04-27T15:39:00Z">
        <w:r w:rsidR="004D3FB5" w:rsidRPr="000B2C8B" w:rsidDel="007D3A60">
          <w:rPr>
            <w:rFonts w:ascii="Arial" w:hAnsi="Arial" w:cs="Arial"/>
            <w:color w:val="000000" w:themeColor="text1"/>
            <w:sz w:val="22"/>
            <w:szCs w:val="22"/>
          </w:rPr>
          <w:delText xml:space="preserve">, </w:delText>
        </w:r>
      </w:del>
      <w:r w:rsidR="004D3FB5" w:rsidRPr="000B2C8B">
        <w:rPr>
          <w:rFonts w:ascii="Arial" w:hAnsi="Arial" w:cs="Arial"/>
          <w:color w:val="000000" w:themeColor="text1"/>
          <w:sz w:val="22"/>
          <w:szCs w:val="22"/>
        </w:rPr>
        <w:t>travel</w:t>
      </w:r>
      <w:r w:rsidR="00BA054D" w:rsidRPr="000B2C8B">
        <w:rPr>
          <w:rFonts w:ascii="Arial" w:hAnsi="Arial" w:cs="Arial"/>
          <w:color w:val="000000" w:themeColor="text1"/>
          <w:sz w:val="22"/>
          <w:szCs w:val="22"/>
        </w:rPr>
        <w:t>ing</w:t>
      </w:r>
      <w:r w:rsidR="004D3FB5" w:rsidRPr="000B2C8B">
        <w:rPr>
          <w:rFonts w:ascii="Arial" w:hAnsi="Arial" w:cs="Arial"/>
          <w:color w:val="000000" w:themeColor="text1"/>
          <w:sz w:val="22"/>
          <w:szCs w:val="22"/>
        </w:rPr>
        <w:t xml:space="preserve"> to the hunting </w:t>
      </w:r>
      <w:r w:rsidR="00BA054D" w:rsidRPr="000B2C8B">
        <w:rPr>
          <w:rFonts w:ascii="Arial" w:hAnsi="Arial" w:cs="Arial"/>
          <w:color w:val="000000" w:themeColor="text1"/>
          <w:sz w:val="22"/>
          <w:szCs w:val="22"/>
        </w:rPr>
        <w:t>regions</w:t>
      </w:r>
      <w:r w:rsidR="004D3FB5" w:rsidRPr="000B2C8B">
        <w:rPr>
          <w:rFonts w:ascii="Arial" w:hAnsi="Arial" w:cs="Arial"/>
          <w:color w:val="000000" w:themeColor="text1"/>
          <w:sz w:val="22"/>
          <w:szCs w:val="22"/>
        </w:rPr>
        <w:t xml:space="preserve"> </w:t>
      </w:r>
      <w:del w:id="254" w:author="John M. Marzluff" w:date="2026-04-27T09:32:00Z" w16du:dateUtc="2026-04-27T15:32:00Z">
        <w:r w:rsidR="004D3FB5" w:rsidRPr="000B2C8B" w:rsidDel="007D3A60">
          <w:rPr>
            <w:rFonts w:ascii="Arial" w:hAnsi="Arial" w:cs="Arial"/>
            <w:color w:val="000000" w:themeColor="text1"/>
            <w:sz w:val="22"/>
            <w:szCs w:val="22"/>
          </w:rPr>
          <w:delText xml:space="preserve">and </w:delText>
        </w:r>
        <w:r w:rsidR="00423C76" w:rsidRPr="000B2C8B" w:rsidDel="007D3A60">
          <w:rPr>
            <w:rFonts w:ascii="Arial" w:hAnsi="Arial" w:cs="Arial"/>
            <w:color w:val="000000" w:themeColor="text1"/>
            <w:sz w:val="22"/>
            <w:szCs w:val="22"/>
          </w:rPr>
          <w:delText>preferring</w:delText>
        </w:r>
        <w:r w:rsidR="004D3FB5" w:rsidRPr="000B2C8B" w:rsidDel="007D3A60">
          <w:rPr>
            <w:rFonts w:ascii="Arial" w:hAnsi="Arial" w:cs="Arial"/>
            <w:color w:val="000000" w:themeColor="text1"/>
            <w:sz w:val="22"/>
            <w:szCs w:val="22"/>
          </w:rPr>
          <w:delText xml:space="preserve"> to forage in West Yellowstone, MT </w:delText>
        </w:r>
      </w:del>
      <w:r w:rsidR="004D3FB5" w:rsidRPr="000B2C8B">
        <w:rPr>
          <w:rFonts w:ascii="Arial" w:hAnsi="Arial" w:cs="Arial"/>
          <w:color w:val="000000" w:themeColor="text1"/>
          <w:sz w:val="22"/>
          <w:szCs w:val="22"/>
        </w:rPr>
        <w:t xml:space="preserve">(Fig. </w:t>
      </w:r>
      <w:ins w:id="255" w:author="John M. Marzluff" w:date="2026-04-27T09:41:00Z" w16du:dateUtc="2026-04-27T15:41:00Z">
        <w:r w:rsidR="007D3A60">
          <w:rPr>
            <w:rFonts w:ascii="Arial" w:hAnsi="Arial" w:cs="Arial"/>
            <w:color w:val="000000" w:themeColor="text1"/>
            <w:sz w:val="22"/>
            <w:szCs w:val="22"/>
          </w:rPr>
          <w:t xml:space="preserve">5, </w:t>
        </w:r>
      </w:ins>
      <w:r w:rsidR="002B77EA">
        <w:rPr>
          <w:rFonts w:ascii="Arial" w:hAnsi="Arial" w:cs="Arial"/>
          <w:color w:val="000000" w:themeColor="text1"/>
          <w:sz w:val="22"/>
          <w:szCs w:val="22"/>
        </w:rPr>
        <w:t>2</w:t>
      </w:r>
      <w:r w:rsidR="004D3FB5" w:rsidRPr="000B2C8B">
        <w:rPr>
          <w:rFonts w:ascii="Arial" w:hAnsi="Arial" w:cs="Arial"/>
          <w:color w:val="000000" w:themeColor="text1"/>
          <w:sz w:val="22"/>
          <w:szCs w:val="22"/>
        </w:rPr>
        <w:t>).</w:t>
      </w:r>
      <w:r w:rsidR="00BA054D" w:rsidRPr="000B2C8B">
        <w:rPr>
          <w:rFonts w:ascii="Arial" w:hAnsi="Arial" w:cs="Arial"/>
          <w:color w:val="000000" w:themeColor="text1"/>
          <w:sz w:val="22"/>
          <w:szCs w:val="22"/>
        </w:rPr>
        <w:t xml:space="preserve"> </w:t>
      </w:r>
      <w:r w:rsidR="00524695" w:rsidRPr="000B2C8B">
        <w:rPr>
          <w:rFonts w:ascii="Arial" w:hAnsi="Arial" w:cs="Arial"/>
          <w:color w:val="000000" w:themeColor="text1"/>
          <w:sz w:val="22"/>
          <w:szCs w:val="22"/>
        </w:rPr>
        <w:t xml:space="preserve">Conversely, </w:t>
      </w:r>
      <w:del w:id="256" w:author="John M. Marzluff" w:date="2026-04-27T09:33:00Z" w16du:dateUtc="2026-04-27T15:33:00Z">
        <w:r w:rsidR="00524695" w:rsidRPr="000B2C8B" w:rsidDel="007D3A60">
          <w:rPr>
            <w:rFonts w:ascii="Arial" w:hAnsi="Arial" w:cs="Arial"/>
            <w:color w:val="000000" w:themeColor="text1"/>
            <w:sz w:val="22"/>
            <w:szCs w:val="22"/>
          </w:rPr>
          <w:delText>there were</w:delText>
        </w:r>
        <w:r w:rsidR="007C4525" w:rsidRPr="000B2C8B" w:rsidDel="007D3A60">
          <w:rPr>
            <w:rFonts w:ascii="Arial" w:hAnsi="Arial" w:cs="Arial"/>
            <w:color w:val="000000" w:themeColor="text1"/>
            <w:sz w:val="22"/>
            <w:szCs w:val="22"/>
          </w:rPr>
          <w:delText xml:space="preserve"> also</w:delText>
        </w:r>
      </w:del>
      <w:ins w:id="257" w:author="John M. Marzluff" w:date="2026-04-27T09:33:00Z" w16du:dateUtc="2026-04-27T15:33:00Z">
        <w:r w:rsidR="007D3A60">
          <w:rPr>
            <w:rFonts w:ascii="Arial" w:hAnsi="Arial" w:cs="Arial"/>
            <w:color w:val="000000" w:themeColor="text1"/>
            <w:sz w:val="22"/>
            <w:szCs w:val="22"/>
          </w:rPr>
          <w:t>other</w:t>
        </w:r>
      </w:ins>
      <w:r w:rsidR="00524695" w:rsidRPr="000B2C8B">
        <w:rPr>
          <w:rFonts w:ascii="Arial" w:hAnsi="Arial" w:cs="Arial"/>
          <w:color w:val="000000" w:themeColor="text1"/>
          <w:sz w:val="22"/>
          <w:szCs w:val="22"/>
        </w:rPr>
        <w:t xml:space="preserve"> individuals</w:t>
      </w:r>
      <w:ins w:id="258" w:author="John M. Marzluff" w:date="2026-04-27T09:40:00Z" w16du:dateUtc="2026-04-27T15:40:00Z">
        <w:r w:rsidR="007D3A60">
          <w:rPr>
            <w:rFonts w:ascii="Arial" w:hAnsi="Arial" w:cs="Arial"/>
            <w:color w:val="000000" w:themeColor="text1"/>
            <w:sz w:val="22"/>
            <w:szCs w:val="22"/>
          </w:rPr>
          <w:t xml:space="preserve"> who lived near Gardiner</w:t>
        </w:r>
      </w:ins>
      <w:r w:rsidR="00524695" w:rsidRPr="000B2C8B">
        <w:rPr>
          <w:rFonts w:ascii="Arial" w:hAnsi="Arial" w:cs="Arial"/>
          <w:color w:val="000000" w:themeColor="text1"/>
          <w:sz w:val="22"/>
          <w:szCs w:val="22"/>
        </w:rPr>
        <w:t xml:space="preserve"> (8900, 7495) </w:t>
      </w:r>
      <w:del w:id="259" w:author="John M. Marzluff" w:date="2026-04-27T09:33:00Z" w16du:dateUtc="2026-04-27T15:33:00Z">
        <w:r w:rsidR="00524695" w:rsidRPr="000B2C8B" w:rsidDel="007D3A60">
          <w:rPr>
            <w:rFonts w:ascii="Arial" w:hAnsi="Arial" w:cs="Arial"/>
            <w:color w:val="000000" w:themeColor="text1"/>
            <w:sz w:val="22"/>
            <w:szCs w:val="22"/>
          </w:rPr>
          <w:delText>that preferred to visit</w:delText>
        </w:r>
      </w:del>
      <w:ins w:id="260" w:author="John M. Marzluff" w:date="2026-04-27T09:33:00Z" w16du:dateUtc="2026-04-27T15:33:00Z">
        <w:r w:rsidR="007D3A60">
          <w:rPr>
            <w:rFonts w:ascii="Arial" w:hAnsi="Arial" w:cs="Arial"/>
            <w:color w:val="000000" w:themeColor="text1"/>
            <w:sz w:val="22"/>
            <w:szCs w:val="22"/>
          </w:rPr>
          <w:t>spent a majority of days</w:t>
        </w:r>
      </w:ins>
      <w:r w:rsidR="00524695" w:rsidRPr="000B2C8B">
        <w:rPr>
          <w:rFonts w:ascii="Arial" w:hAnsi="Arial" w:cs="Arial"/>
          <w:color w:val="000000" w:themeColor="text1"/>
          <w:sz w:val="22"/>
          <w:szCs w:val="22"/>
        </w:rPr>
        <w:t xml:space="preserve"> </w:t>
      </w:r>
      <w:ins w:id="261" w:author="John M. Marzluff" w:date="2026-04-27T09:41:00Z" w16du:dateUtc="2026-04-27T15:41:00Z">
        <w:r w:rsidR="007D3A60">
          <w:rPr>
            <w:rFonts w:ascii="Arial" w:hAnsi="Arial" w:cs="Arial"/>
            <w:color w:val="000000" w:themeColor="text1"/>
            <w:sz w:val="22"/>
            <w:szCs w:val="22"/>
          </w:rPr>
          <w:t xml:space="preserve">in </w:t>
        </w:r>
      </w:ins>
      <w:r w:rsidR="00524695" w:rsidRPr="000B2C8B">
        <w:rPr>
          <w:rFonts w:ascii="Arial" w:hAnsi="Arial" w:cs="Arial"/>
          <w:color w:val="000000" w:themeColor="text1"/>
          <w:sz w:val="22"/>
          <w:szCs w:val="22"/>
        </w:rPr>
        <w:t xml:space="preserve">the </w:t>
      </w:r>
      <w:del w:id="262" w:author="John M. Marzluff" w:date="2026-04-27T09:33:00Z" w16du:dateUtc="2026-04-27T15:33:00Z">
        <w:r w:rsidR="00524695" w:rsidRPr="000B2C8B" w:rsidDel="007D3A60">
          <w:rPr>
            <w:rFonts w:ascii="Arial" w:hAnsi="Arial" w:cs="Arial"/>
            <w:color w:val="000000" w:themeColor="text1"/>
            <w:sz w:val="22"/>
            <w:szCs w:val="22"/>
          </w:rPr>
          <w:delText xml:space="preserve">Gardiner </w:delText>
        </w:r>
      </w:del>
      <w:r w:rsidR="00524695" w:rsidRPr="000B2C8B">
        <w:rPr>
          <w:rFonts w:ascii="Arial" w:hAnsi="Arial" w:cs="Arial"/>
          <w:color w:val="000000" w:themeColor="text1"/>
          <w:sz w:val="22"/>
          <w:szCs w:val="22"/>
        </w:rPr>
        <w:t>hunting regions</w:t>
      </w:r>
      <w:ins w:id="263" w:author="John M. Marzluff" w:date="2026-04-27T09:41:00Z" w16du:dateUtc="2026-04-27T15:41:00Z">
        <w:r w:rsidR="007D3A60">
          <w:rPr>
            <w:rFonts w:ascii="Arial" w:hAnsi="Arial" w:cs="Arial"/>
            <w:color w:val="000000" w:themeColor="text1"/>
            <w:sz w:val="22"/>
            <w:szCs w:val="22"/>
          </w:rPr>
          <w:t xml:space="preserve"> </w:t>
        </w:r>
        <w:commentRangeStart w:id="264"/>
        <w:r w:rsidR="007D3A60">
          <w:rPr>
            <w:rFonts w:ascii="Arial" w:hAnsi="Arial" w:cs="Arial"/>
            <w:color w:val="000000" w:themeColor="text1"/>
            <w:sz w:val="22"/>
            <w:szCs w:val="22"/>
          </w:rPr>
          <w:t>(Fig 5, 2)</w:t>
        </w:r>
      </w:ins>
      <w:r w:rsidR="00524695" w:rsidRPr="000B2C8B">
        <w:rPr>
          <w:rFonts w:ascii="Arial" w:hAnsi="Arial" w:cs="Arial"/>
          <w:color w:val="000000" w:themeColor="text1"/>
          <w:sz w:val="22"/>
          <w:szCs w:val="22"/>
        </w:rPr>
        <w:t>.</w:t>
      </w:r>
      <w:commentRangeEnd w:id="264"/>
      <w:r w:rsidR="007D3A60">
        <w:rPr>
          <w:rStyle w:val="CommentReference"/>
          <w:rFonts w:ascii="Arial" w:hAnsi="Arial" w:cs="Arial"/>
          <w:color w:val="000000" w:themeColor="text1"/>
          <w:sz w:val="22"/>
          <w:szCs w:val="22"/>
        </w:rPr>
        <w:commentReference w:id="264"/>
      </w:r>
    </w:p>
    <w:p w14:paraId="3821545D" w14:textId="77777777" w:rsidR="005F0636" w:rsidRPr="000B2C8B" w:rsidRDefault="005F0636" w:rsidP="005F0636">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47188278" wp14:editId="12521189">
            <wp:extent cx="5937250" cy="3848100"/>
            <wp:effectExtent l="0" t="0" r="6350" b="0"/>
            <wp:docPr id="26832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848100"/>
                    </a:xfrm>
                    <a:prstGeom prst="rect">
                      <a:avLst/>
                    </a:prstGeom>
                    <a:noFill/>
                    <a:ln>
                      <a:noFill/>
                    </a:ln>
                  </pic:spPr>
                </pic:pic>
              </a:graphicData>
            </a:graphic>
          </wp:inline>
        </w:drawing>
      </w:r>
    </w:p>
    <w:p w14:paraId="71AE4EF8" w14:textId="0A61A8CD" w:rsidR="005F0636" w:rsidRPr="000B2C8B" w:rsidRDefault="005F0636" w:rsidP="005F0636">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Figure </w:t>
      </w:r>
      <w:del w:id="265" w:author="John M. Marzluff" w:date="2026-04-27T09:42:00Z" w16du:dateUtc="2026-04-27T15:42:00Z">
        <w:r w:rsidDel="007D3A60">
          <w:rPr>
            <w:rFonts w:ascii="Arial" w:hAnsi="Arial" w:cs="Arial"/>
            <w:color w:val="000000" w:themeColor="text1"/>
            <w:sz w:val="22"/>
            <w:szCs w:val="22"/>
          </w:rPr>
          <w:delText>2</w:delText>
        </w:r>
      </w:del>
      <w:ins w:id="266" w:author="John M. Marzluff" w:date="2026-04-27T09:42:00Z" w16du:dateUtc="2026-04-27T15:42:00Z">
        <w:r w:rsidR="007D3A60">
          <w:rPr>
            <w:rFonts w:ascii="Arial" w:hAnsi="Arial" w:cs="Arial"/>
            <w:color w:val="000000" w:themeColor="text1"/>
            <w:sz w:val="22"/>
            <w:szCs w:val="22"/>
          </w:rPr>
          <w:t>3</w:t>
        </w:r>
      </w:ins>
      <w:r w:rsidRPr="000B2C8B">
        <w:rPr>
          <w:rFonts w:ascii="Arial" w:hAnsi="Arial" w:cs="Arial"/>
          <w:color w:val="000000" w:themeColor="text1"/>
          <w:sz w:val="22"/>
          <w:szCs w:val="22"/>
        </w:rPr>
        <w:t xml:space="preserve">. </w:t>
      </w:r>
      <w:del w:id="267" w:author="John M. Marzluff" w:date="2026-04-27T09:34:00Z" w16du:dateUtc="2026-04-27T15:34:00Z">
        <w:r w:rsidRPr="000B2C8B" w:rsidDel="007D3A60">
          <w:rPr>
            <w:rFonts w:ascii="Arial" w:hAnsi="Arial" w:cs="Arial"/>
            <w:color w:val="000000" w:themeColor="text1"/>
            <w:sz w:val="22"/>
            <w:szCs w:val="22"/>
          </w:rPr>
          <w:delText xml:space="preserve">Map showing examples of </w:delText>
        </w:r>
      </w:del>
      <w:r w:rsidRPr="000B2C8B">
        <w:rPr>
          <w:rFonts w:ascii="Arial" w:hAnsi="Arial" w:cs="Arial"/>
          <w:color w:val="000000" w:themeColor="text1"/>
          <w:sz w:val="22"/>
          <w:szCs w:val="22"/>
        </w:rPr>
        <w:t xml:space="preserve">GPS movements by 3 common ravens </w:t>
      </w:r>
      <w:ins w:id="268" w:author="John M. Marzluff" w:date="2026-04-27T09:34:00Z" w16du:dateUtc="2026-04-27T15:34:00Z">
        <w:r w:rsidR="007D3A60">
          <w:rPr>
            <w:rFonts w:ascii="Arial" w:hAnsi="Arial" w:cs="Arial"/>
            <w:color w:val="000000" w:themeColor="text1"/>
            <w:sz w:val="22"/>
            <w:szCs w:val="22"/>
          </w:rPr>
          <w:t xml:space="preserve">whose territories were </w:t>
        </w:r>
      </w:ins>
      <w:r w:rsidRPr="000B2C8B">
        <w:rPr>
          <w:rFonts w:ascii="Arial" w:hAnsi="Arial" w:cs="Arial"/>
          <w:color w:val="000000" w:themeColor="text1"/>
          <w:sz w:val="22"/>
          <w:szCs w:val="22"/>
        </w:rPr>
        <w:t xml:space="preserve">at varying distances from the </w:t>
      </w:r>
      <w:del w:id="269" w:author="John M. Marzluff" w:date="2026-04-27T09:34:00Z" w16du:dateUtc="2026-04-27T15:34:00Z">
        <w:r w:rsidRPr="000B2C8B" w:rsidDel="007D3A60">
          <w:rPr>
            <w:rFonts w:ascii="Arial" w:hAnsi="Arial" w:cs="Arial"/>
            <w:color w:val="000000" w:themeColor="text1"/>
            <w:sz w:val="22"/>
            <w:szCs w:val="22"/>
          </w:rPr>
          <w:delText xml:space="preserve">Gardiner </w:delText>
        </w:r>
      </w:del>
      <w:r w:rsidRPr="000B2C8B">
        <w:rPr>
          <w:rFonts w:ascii="Arial" w:hAnsi="Arial" w:cs="Arial"/>
          <w:color w:val="000000" w:themeColor="text1"/>
          <w:sz w:val="22"/>
          <w:szCs w:val="22"/>
        </w:rPr>
        <w:t xml:space="preserve">hunting regions. </w:t>
      </w:r>
      <w:commentRangeStart w:id="270"/>
      <w:ins w:id="271" w:author="John M. Marzluff" w:date="2026-04-27T09:34:00Z" w16du:dateUtc="2026-04-27T15:34:00Z">
        <w:r w:rsidR="007D3A60">
          <w:rPr>
            <w:rFonts w:ascii="Arial" w:hAnsi="Arial" w:cs="Arial"/>
            <w:color w:val="000000" w:themeColor="text1"/>
            <w:sz w:val="22"/>
            <w:szCs w:val="22"/>
          </w:rPr>
          <w:t xml:space="preserve">NEED to ID the 3 colors </w:t>
        </w:r>
      </w:ins>
      <w:ins w:id="272" w:author="John M. Marzluff" w:date="2026-04-27T09:35:00Z" w16du:dateUtc="2026-04-27T15:35:00Z">
        <w:r w:rsidR="007D3A60">
          <w:rPr>
            <w:rFonts w:ascii="Arial" w:hAnsi="Arial" w:cs="Arial"/>
            <w:color w:val="000000" w:themeColor="text1"/>
            <w:sz w:val="22"/>
            <w:szCs w:val="22"/>
          </w:rPr>
          <w:t>and indicate OF and WYELL</w:t>
        </w:r>
      </w:ins>
      <w:commentRangeEnd w:id="270"/>
      <w:r w:rsidR="007D3A60" w:rsidRPr="000B2C8B">
        <w:rPr>
          <w:rStyle w:val="CommentReference"/>
          <w:rFonts w:ascii="Arial" w:hAnsi="Arial" w:cs="Arial"/>
          <w:color w:val="000000" w:themeColor="text1"/>
          <w:sz w:val="22"/>
          <w:szCs w:val="22"/>
        </w:rPr>
        <w:commentReference w:id="270"/>
      </w:r>
    </w:p>
    <w:p w14:paraId="4FEFDBCD" w14:textId="77777777" w:rsidR="005F0636" w:rsidRPr="000B2C8B" w:rsidRDefault="005F0636" w:rsidP="00302B64">
      <w:pPr>
        <w:spacing w:line="480" w:lineRule="auto"/>
        <w:ind w:firstLine="720"/>
        <w:rPr>
          <w:rFonts w:ascii="Arial" w:hAnsi="Arial" w:cs="Arial"/>
          <w:color w:val="000000" w:themeColor="text1"/>
          <w:sz w:val="22"/>
          <w:szCs w:val="22"/>
        </w:rPr>
      </w:pPr>
    </w:p>
    <w:p w14:paraId="45AEF829" w14:textId="2C1427EA" w:rsidR="00A50BC8" w:rsidRPr="000B2C8B" w:rsidRDefault="00A50BC8"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largely remained on territory until October when ungulate hunting began and the number of visits to the hunting regions increased (Fig. </w:t>
      </w:r>
      <w:del w:id="273" w:author="John M. Marzluff" w:date="2026-04-27T09:43:00Z" w16du:dateUtc="2026-04-27T15:43:00Z">
        <w:r w:rsidR="00AA6DC3" w:rsidDel="007D3A60">
          <w:rPr>
            <w:rFonts w:ascii="Arial" w:hAnsi="Arial" w:cs="Arial"/>
            <w:color w:val="000000" w:themeColor="text1"/>
            <w:sz w:val="22"/>
            <w:szCs w:val="22"/>
          </w:rPr>
          <w:delText>3</w:delText>
        </w:r>
      </w:del>
      <w:ins w:id="274" w:author="John M. Marzluff" w:date="2026-04-27T09:43:00Z" w16du:dateUtc="2026-04-27T15:43:00Z">
        <w:r w:rsidR="007D3A60">
          <w:rPr>
            <w:rFonts w:ascii="Arial" w:hAnsi="Arial" w:cs="Arial"/>
            <w:color w:val="000000" w:themeColor="text1"/>
            <w:sz w:val="22"/>
            <w:szCs w:val="22"/>
          </w:rPr>
          <w:t>4</w:t>
        </w:r>
      </w:ins>
      <w:r w:rsidRPr="000B2C8B">
        <w:rPr>
          <w:rFonts w:ascii="Arial" w:hAnsi="Arial" w:cs="Arial"/>
          <w:color w:val="000000" w:themeColor="text1"/>
          <w:sz w:val="22"/>
          <w:szCs w:val="22"/>
        </w:rPr>
        <w:t>). The number of trips to the hunting regions then remained</w:t>
      </w:r>
      <w:r w:rsidR="00670FBC" w:rsidRPr="000B2C8B">
        <w:rPr>
          <w:rFonts w:ascii="Arial" w:hAnsi="Arial" w:cs="Arial"/>
          <w:color w:val="000000" w:themeColor="text1"/>
          <w:sz w:val="22"/>
          <w:szCs w:val="22"/>
        </w:rPr>
        <w:t xml:space="preserve"> </w:t>
      </w:r>
      <w:r w:rsidR="00A46323" w:rsidRPr="000B2C8B">
        <w:rPr>
          <w:rFonts w:ascii="Arial" w:hAnsi="Arial" w:cs="Arial"/>
          <w:color w:val="000000" w:themeColor="text1"/>
          <w:sz w:val="22"/>
          <w:szCs w:val="22"/>
        </w:rPr>
        <w:t>relatively</w:t>
      </w:r>
      <w:r w:rsidRPr="000B2C8B">
        <w:rPr>
          <w:rFonts w:ascii="Arial" w:hAnsi="Arial" w:cs="Arial"/>
          <w:color w:val="000000" w:themeColor="text1"/>
          <w:sz w:val="22"/>
          <w:szCs w:val="22"/>
        </w:rPr>
        <w:t xml:space="preserve"> consistent </w:t>
      </w:r>
      <w:r w:rsidR="00670FBC" w:rsidRPr="000B2C8B">
        <w:rPr>
          <w:rFonts w:ascii="Arial" w:hAnsi="Arial" w:cs="Arial"/>
          <w:color w:val="000000" w:themeColor="text1"/>
          <w:sz w:val="22"/>
          <w:szCs w:val="22"/>
        </w:rPr>
        <w:t>with slight peaks during the primary hunting months of November and March</w:t>
      </w:r>
      <w:r w:rsidRPr="000B2C8B">
        <w:rPr>
          <w:rFonts w:ascii="Arial" w:hAnsi="Arial" w:cs="Arial"/>
          <w:color w:val="000000" w:themeColor="text1"/>
          <w:sz w:val="22"/>
          <w:szCs w:val="22"/>
        </w:rPr>
        <w:t xml:space="preserve"> while the centers of activity shifted in accordance with the location of primary source of anthropogenic subsidies (</w:t>
      </w:r>
      <w:commentRangeStart w:id="275"/>
      <w:commentRangeStart w:id="276"/>
      <w:r w:rsidRPr="000B2C8B">
        <w:rPr>
          <w:rFonts w:ascii="Arial" w:hAnsi="Arial" w:cs="Arial"/>
          <w:color w:val="000000" w:themeColor="text1"/>
          <w:sz w:val="22"/>
          <w:szCs w:val="22"/>
        </w:rPr>
        <w:t xml:space="preserve">Fig. </w:t>
      </w:r>
      <w:commentRangeEnd w:id="275"/>
      <w:r w:rsidR="000B2C8B">
        <w:rPr>
          <w:rStyle w:val="CommentReference"/>
          <w:rFonts w:ascii="Arial" w:hAnsi="Arial" w:cs="Arial"/>
          <w:color w:val="000000" w:themeColor="text1"/>
          <w:sz w:val="22"/>
          <w:szCs w:val="22"/>
        </w:rPr>
        <w:commentReference w:id="275"/>
      </w:r>
      <w:commentRangeEnd w:id="276"/>
      <w:r w:rsidR="007D3A60">
        <w:rPr>
          <w:rStyle w:val="CommentReference"/>
          <w:rFonts w:ascii="Arial" w:hAnsi="Arial" w:cs="Arial"/>
          <w:color w:val="000000" w:themeColor="text1"/>
          <w:sz w:val="22"/>
          <w:szCs w:val="22"/>
        </w:rPr>
        <w:commentReference w:id="276"/>
      </w:r>
      <w:del w:id="277" w:author="John M. Marzluff" w:date="2026-04-27T09:44:00Z" w16du:dateUtc="2026-04-27T15:44:00Z">
        <w:r w:rsidR="00AA6DC3" w:rsidDel="007D3A60">
          <w:rPr>
            <w:rFonts w:ascii="Arial" w:hAnsi="Arial" w:cs="Arial"/>
            <w:color w:val="000000" w:themeColor="text1"/>
            <w:sz w:val="22"/>
            <w:szCs w:val="22"/>
          </w:rPr>
          <w:delText>4</w:delText>
        </w:r>
      </w:del>
      <w:ins w:id="278" w:author="John M. Marzluff" w:date="2026-04-27T09:43:00Z" w16du:dateUtc="2026-04-27T15:43:00Z">
        <w:r w:rsidR="007D3A60">
          <w:rPr>
            <w:rFonts w:ascii="Arial" w:hAnsi="Arial" w:cs="Arial"/>
            <w:color w:val="000000" w:themeColor="text1"/>
            <w:sz w:val="22"/>
            <w:szCs w:val="22"/>
          </w:rPr>
          <w:t>5</w:t>
        </w:r>
      </w:ins>
      <w:r w:rsidRPr="000B2C8B">
        <w:rPr>
          <w:rFonts w:ascii="Arial" w:hAnsi="Arial" w:cs="Arial"/>
          <w:color w:val="000000" w:themeColor="text1"/>
          <w:sz w:val="22"/>
          <w:szCs w:val="22"/>
        </w:rPr>
        <w:t xml:space="preserve">). </w:t>
      </w:r>
      <w:r w:rsidR="001731B3" w:rsidRPr="000B2C8B">
        <w:rPr>
          <w:rFonts w:ascii="Arial" w:hAnsi="Arial" w:cs="Arial"/>
          <w:color w:val="000000" w:themeColor="text1"/>
          <w:sz w:val="22"/>
          <w:szCs w:val="22"/>
        </w:rPr>
        <w:t xml:space="preserve">The proportion of days </w:t>
      </w:r>
      <w:del w:id="279" w:author="John M. Marzluff" w:date="2026-04-27T09:44:00Z" w16du:dateUtc="2026-04-27T15:44:00Z">
        <w:r w:rsidR="001731B3" w:rsidRPr="000B2C8B" w:rsidDel="007D3A60">
          <w:rPr>
            <w:rFonts w:ascii="Arial" w:hAnsi="Arial" w:cs="Arial"/>
            <w:color w:val="000000" w:themeColor="text1"/>
            <w:sz w:val="22"/>
            <w:szCs w:val="22"/>
          </w:rPr>
          <w:delText xml:space="preserve">that </w:delText>
        </w:r>
      </w:del>
      <w:r w:rsidR="001731B3" w:rsidRPr="000B2C8B">
        <w:rPr>
          <w:rFonts w:ascii="Arial" w:hAnsi="Arial" w:cs="Arial"/>
          <w:color w:val="000000" w:themeColor="text1"/>
          <w:sz w:val="22"/>
          <w:szCs w:val="22"/>
        </w:rPr>
        <w:t xml:space="preserve">ravens left their territories to visit sites other than the Gardiner hunting region remained constant throughout the winter. </w:t>
      </w:r>
      <w:r w:rsidRPr="000B2C8B">
        <w:rPr>
          <w:rFonts w:ascii="Arial" w:hAnsi="Arial" w:cs="Arial"/>
          <w:color w:val="000000" w:themeColor="text1"/>
          <w:sz w:val="22"/>
          <w:szCs w:val="22"/>
        </w:rPr>
        <w:t xml:space="preserve">Before hunting began in late October and between hunting seasons in the middle of winter, ravens visiting the hunting regions spent more time at the Gardiner landfill and sewage </w:t>
      </w:r>
      <w:r w:rsidRPr="000B2C8B">
        <w:rPr>
          <w:rFonts w:ascii="Arial" w:hAnsi="Arial" w:cs="Arial"/>
          <w:color w:val="000000" w:themeColor="text1"/>
          <w:sz w:val="22"/>
          <w:szCs w:val="22"/>
        </w:rPr>
        <w:lastRenderedPageBreak/>
        <w:t xml:space="preserve">treatment ponds. </w:t>
      </w:r>
      <w:r w:rsidR="00A87ADB" w:rsidRPr="000B2C8B">
        <w:rPr>
          <w:rFonts w:ascii="Arial" w:hAnsi="Arial" w:cs="Arial"/>
          <w:color w:val="000000" w:themeColor="text1"/>
          <w:sz w:val="22"/>
          <w:szCs w:val="22"/>
        </w:rPr>
        <w:t>During the hunting periods, ravens spent</w:t>
      </w:r>
      <w:r w:rsidR="00A739FB" w:rsidRPr="000B2C8B">
        <w:rPr>
          <w:rFonts w:ascii="Arial" w:hAnsi="Arial" w:cs="Arial"/>
          <w:color w:val="000000" w:themeColor="text1"/>
          <w:sz w:val="22"/>
          <w:szCs w:val="22"/>
        </w:rPr>
        <w:t xml:space="preserve"> the</w:t>
      </w:r>
      <w:r w:rsidR="00A87ADB" w:rsidRPr="000B2C8B">
        <w:rPr>
          <w:rFonts w:ascii="Arial" w:hAnsi="Arial" w:cs="Arial"/>
          <w:color w:val="000000" w:themeColor="text1"/>
          <w:sz w:val="22"/>
          <w:szCs w:val="22"/>
        </w:rPr>
        <w:t xml:space="preserve"> most time in the areas with </w:t>
      </w:r>
      <w:commentRangeStart w:id="280"/>
      <w:r w:rsidR="00A87ADB" w:rsidRPr="000B2C8B">
        <w:rPr>
          <w:rFonts w:ascii="Arial" w:hAnsi="Arial" w:cs="Arial"/>
          <w:color w:val="000000" w:themeColor="text1"/>
          <w:sz w:val="22"/>
          <w:szCs w:val="22"/>
        </w:rPr>
        <w:t>highest hunting effort</w:t>
      </w:r>
      <w:commentRangeEnd w:id="280"/>
      <w:r w:rsidR="000B2C8B" w:rsidRPr="000B2C8B">
        <w:rPr>
          <w:rStyle w:val="CommentReference"/>
          <w:rFonts w:ascii="Arial" w:hAnsi="Arial" w:cs="Arial"/>
          <w:color w:val="000000" w:themeColor="text1"/>
          <w:sz w:val="22"/>
          <w:szCs w:val="22"/>
        </w:rPr>
        <w:commentReference w:id="280"/>
      </w:r>
      <w:r w:rsidR="00611EBA" w:rsidRPr="000B2C8B">
        <w:rPr>
          <w:rFonts w:ascii="Arial" w:hAnsi="Arial" w:cs="Arial"/>
          <w:color w:val="000000" w:themeColor="text1"/>
          <w:sz w:val="22"/>
          <w:szCs w:val="22"/>
        </w:rPr>
        <w:t xml:space="preserve"> for the target species</w:t>
      </w:r>
      <w:r w:rsidR="00A87ADB" w:rsidRPr="000B2C8B">
        <w:rPr>
          <w:rFonts w:ascii="Arial" w:hAnsi="Arial" w:cs="Arial"/>
          <w:color w:val="000000" w:themeColor="text1"/>
          <w:sz w:val="22"/>
          <w:szCs w:val="22"/>
        </w:rPr>
        <w:t>.</w:t>
      </w:r>
      <w:r w:rsidR="00CD64D3" w:rsidRPr="000B2C8B">
        <w:rPr>
          <w:rFonts w:ascii="Arial" w:hAnsi="Arial" w:cs="Arial"/>
          <w:color w:val="000000" w:themeColor="text1"/>
          <w:sz w:val="22"/>
          <w:szCs w:val="22"/>
        </w:rPr>
        <w:t xml:space="preserve"> </w:t>
      </w:r>
    </w:p>
    <w:p w14:paraId="3E2937EC" w14:textId="423F8804" w:rsidR="00236C78" w:rsidRPr="000B2C8B" w:rsidRDefault="006E1ECF"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443B1E03" wp14:editId="4FEFB7F2">
            <wp:extent cx="5936615" cy="5092700"/>
            <wp:effectExtent l="0" t="0" r="6985" b="0"/>
            <wp:docPr id="1239231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6615" cy="5092700"/>
                    </a:xfrm>
                    <a:prstGeom prst="rect">
                      <a:avLst/>
                    </a:prstGeom>
                    <a:noFill/>
                    <a:ln>
                      <a:noFill/>
                    </a:ln>
                  </pic:spPr>
                </pic:pic>
              </a:graphicData>
            </a:graphic>
          </wp:inline>
        </w:drawing>
      </w:r>
      <w:r w:rsidR="00014CF7" w:rsidRPr="000B2C8B">
        <w:rPr>
          <w:rFonts w:ascii="Arial" w:hAnsi="Arial" w:cs="Arial"/>
          <w:color w:val="000000" w:themeColor="text1"/>
          <w:sz w:val="22"/>
          <w:szCs w:val="22"/>
        </w:rPr>
        <w:t xml:space="preserve">Figure </w:t>
      </w:r>
      <w:del w:id="281" w:author="John M. Marzluff" w:date="2026-04-27T09:44:00Z" w16du:dateUtc="2026-04-27T15:44:00Z">
        <w:r w:rsidR="005F0636" w:rsidDel="007D3A60">
          <w:rPr>
            <w:rFonts w:ascii="Arial" w:hAnsi="Arial" w:cs="Arial"/>
            <w:color w:val="000000" w:themeColor="text1"/>
            <w:sz w:val="22"/>
            <w:szCs w:val="22"/>
          </w:rPr>
          <w:delText>3</w:delText>
        </w:r>
      </w:del>
      <w:ins w:id="282" w:author="John M. Marzluff" w:date="2026-04-27T09:44:00Z" w16du:dateUtc="2026-04-27T15:44:00Z">
        <w:r w:rsidR="007D3A60">
          <w:rPr>
            <w:rFonts w:ascii="Arial" w:hAnsi="Arial" w:cs="Arial"/>
            <w:color w:val="000000" w:themeColor="text1"/>
            <w:sz w:val="22"/>
            <w:szCs w:val="22"/>
          </w:rPr>
          <w:t>4</w:t>
        </w:r>
      </w:ins>
      <w:r w:rsidR="00A50BC8" w:rsidRPr="000B2C8B">
        <w:rPr>
          <w:rFonts w:ascii="Arial" w:hAnsi="Arial" w:cs="Arial"/>
          <w:color w:val="000000" w:themeColor="text1"/>
          <w:sz w:val="22"/>
          <w:szCs w:val="22"/>
        </w:rPr>
        <w:t xml:space="preserve">. </w:t>
      </w:r>
      <w:r w:rsidR="00FA5DB2" w:rsidRPr="000B2C8B">
        <w:rPr>
          <w:rFonts w:ascii="Arial" w:hAnsi="Arial" w:cs="Arial"/>
          <w:color w:val="000000" w:themeColor="text1"/>
          <w:sz w:val="22"/>
          <w:szCs w:val="22"/>
        </w:rPr>
        <w:t>A</w:t>
      </w:r>
      <w:r w:rsidR="004D0613" w:rsidRPr="000B2C8B">
        <w:rPr>
          <w:rFonts w:ascii="Arial" w:hAnsi="Arial" w:cs="Arial"/>
          <w:color w:val="000000" w:themeColor="text1"/>
          <w:sz w:val="22"/>
          <w:szCs w:val="22"/>
        </w:rPr>
        <w:t xml:space="preserve">verage </w:t>
      </w:r>
      <w:r w:rsidR="00607E9B" w:rsidRPr="000B2C8B">
        <w:rPr>
          <w:rFonts w:ascii="Arial" w:hAnsi="Arial" w:cs="Arial"/>
          <w:color w:val="000000" w:themeColor="text1"/>
          <w:sz w:val="22"/>
          <w:szCs w:val="22"/>
        </w:rPr>
        <w:t>proportion</w:t>
      </w:r>
      <w:r w:rsidR="004D0613" w:rsidRPr="000B2C8B">
        <w:rPr>
          <w:rFonts w:ascii="Arial" w:hAnsi="Arial" w:cs="Arial"/>
          <w:color w:val="000000" w:themeColor="text1"/>
          <w:sz w:val="22"/>
          <w:szCs w:val="22"/>
        </w:rPr>
        <w:t xml:space="preserve"> of days (between </w:t>
      </w:r>
      <w:r w:rsidR="00B70B89" w:rsidRPr="000B2C8B">
        <w:rPr>
          <w:rFonts w:ascii="Arial" w:hAnsi="Arial" w:cs="Arial"/>
          <w:color w:val="000000" w:themeColor="text1"/>
          <w:sz w:val="22"/>
          <w:szCs w:val="22"/>
        </w:rPr>
        <w:t>individuals</w:t>
      </w:r>
      <w:r w:rsidR="004D0613" w:rsidRPr="000B2C8B">
        <w:rPr>
          <w:rFonts w:ascii="Arial" w:hAnsi="Arial" w:cs="Arial"/>
          <w:color w:val="000000" w:themeColor="text1"/>
          <w:sz w:val="22"/>
          <w:szCs w:val="22"/>
        </w:rPr>
        <w:t xml:space="preserve">) a raven made </w:t>
      </w:r>
      <w:r w:rsidR="00F67EA5" w:rsidRPr="000B2C8B">
        <w:rPr>
          <w:rFonts w:ascii="Arial" w:hAnsi="Arial" w:cs="Arial"/>
          <w:color w:val="000000" w:themeColor="text1"/>
          <w:sz w:val="22"/>
          <w:szCs w:val="22"/>
        </w:rPr>
        <w:t>various</w:t>
      </w:r>
      <w:r w:rsidR="004D0613" w:rsidRPr="000B2C8B">
        <w:rPr>
          <w:rFonts w:ascii="Arial" w:hAnsi="Arial" w:cs="Arial"/>
          <w:color w:val="000000" w:themeColor="text1"/>
          <w:sz w:val="22"/>
          <w:szCs w:val="22"/>
        </w:rPr>
        <w:t xml:space="preserve"> movement decision</w:t>
      </w:r>
      <w:r w:rsidR="00F67EA5" w:rsidRPr="000B2C8B">
        <w:rPr>
          <w:rFonts w:ascii="Arial" w:hAnsi="Arial" w:cs="Arial"/>
          <w:color w:val="000000" w:themeColor="text1"/>
          <w:sz w:val="22"/>
          <w:szCs w:val="22"/>
        </w:rPr>
        <w:t>s during each winter month</w:t>
      </w:r>
      <w:r w:rsidR="004D0613" w:rsidRPr="000B2C8B">
        <w:rPr>
          <w:rFonts w:ascii="Arial" w:hAnsi="Arial" w:cs="Arial"/>
          <w:color w:val="000000" w:themeColor="text1"/>
          <w:sz w:val="22"/>
          <w:szCs w:val="22"/>
        </w:rPr>
        <w:t xml:space="preserve">. </w:t>
      </w:r>
    </w:p>
    <w:p w14:paraId="2CAD93C3" w14:textId="38B472AD" w:rsidR="00A50BC8" w:rsidRPr="000B2C8B" w:rsidRDefault="00A24FE0" w:rsidP="006813E2">
      <w:pPr>
        <w:spacing w:line="480" w:lineRule="auto"/>
        <w:ind w:firstLine="720"/>
        <w:jc w:val="center"/>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04D1DE08" wp14:editId="1025C73D">
            <wp:extent cx="5872441" cy="4311748"/>
            <wp:effectExtent l="0" t="0" r="0" b="0"/>
            <wp:docPr id="5371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12443" r="10900"/>
                    <a:stretch>
                      <a:fillRect/>
                    </a:stretch>
                  </pic:blipFill>
                  <pic:spPr bwMode="auto">
                    <a:xfrm>
                      <a:off x="0" y="0"/>
                      <a:ext cx="5887775" cy="4323006"/>
                    </a:xfrm>
                    <a:prstGeom prst="rect">
                      <a:avLst/>
                    </a:prstGeom>
                    <a:noFill/>
                    <a:ln>
                      <a:noFill/>
                    </a:ln>
                    <a:extLst>
                      <a:ext uri="{53640926-AAD7-44D8-BBD7-CCE9431645EC}">
                        <a14:shadowObscured xmlns:a14="http://schemas.microsoft.com/office/drawing/2010/main"/>
                      </a:ext>
                    </a:extLst>
                  </pic:spPr>
                </pic:pic>
              </a:graphicData>
            </a:graphic>
          </wp:inline>
        </w:drawing>
      </w:r>
    </w:p>
    <w:p w14:paraId="1A0A6DFE" w14:textId="556FE31B" w:rsidR="00A50BC8" w:rsidRPr="000B2C8B" w:rsidRDefault="00A50BC8" w:rsidP="006813E2">
      <w:pPr>
        <w:spacing w:line="480" w:lineRule="auto"/>
        <w:rPr>
          <w:rFonts w:ascii="Arial" w:hAnsi="Arial" w:cs="Arial"/>
          <w:color w:val="000000" w:themeColor="text1"/>
          <w:sz w:val="22"/>
          <w:szCs w:val="22"/>
        </w:rPr>
      </w:pPr>
      <w:commentRangeStart w:id="283"/>
      <w:r w:rsidRPr="000B2C8B">
        <w:rPr>
          <w:rFonts w:ascii="Arial" w:hAnsi="Arial" w:cs="Arial"/>
          <w:color w:val="000000" w:themeColor="text1"/>
          <w:sz w:val="22"/>
          <w:szCs w:val="22"/>
        </w:rPr>
        <w:t xml:space="preserve">Figure </w:t>
      </w:r>
      <w:commentRangeEnd w:id="283"/>
      <w:r w:rsidR="000B2C8B">
        <w:rPr>
          <w:rStyle w:val="CommentReference"/>
          <w:rFonts w:ascii="Arial" w:hAnsi="Arial" w:cs="Arial"/>
          <w:color w:val="000000" w:themeColor="text1"/>
          <w:sz w:val="22"/>
          <w:szCs w:val="22"/>
        </w:rPr>
        <w:commentReference w:id="283"/>
      </w:r>
      <w:r w:rsidR="005F0636">
        <w:rPr>
          <w:rFonts w:ascii="Arial" w:hAnsi="Arial" w:cs="Arial"/>
          <w:color w:val="000000" w:themeColor="text1"/>
          <w:sz w:val="22"/>
          <w:szCs w:val="22"/>
        </w:rPr>
        <w:t>4</w:t>
      </w:r>
      <w:r w:rsidRPr="000B2C8B">
        <w:rPr>
          <w:rFonts w:ascii="Arial" w:hAnsi="Arial" w:cs="Arial"/>
          <w:color w:val="000000" w:themeColor="text1"/>
          <w:sz w:val="22"/>
          <w:szCs w:val="22"/>
        </w:rPr>
        <w:t xml:space="preserve">. </w:t>
      </w:r>
      <w:r w:rsidR="00EC666D" w:rsidRPr="000B2C8B">
        <w:rPr>
          <w:rFonts w:ascii="Arial" w:hAnsi="Arial" w:cs="Arial"/>
          <w:color w:val="000000" w:themeColor="text1"/>
          <w:sz w:val="22"/>
          <w:szCs w:val="22"/>
        </w:rPr>
        <w:t>H</w:t>
      </w:r>
      <w:r w:rsidRPr="000B2C8B">
        <w:rPr>
          <w:rFonts w:ascii="Arial" w:hAnsi="Arial" w:cs="Arial"/>
          <w:color w:val="000000" w:themeColor="text1"/>
          <w:sz w:val="22"/>
          <w:szCs w:val="22"/>
        </w:rPr>
        <w:t xml:space="preserve">otspots </w:t>
      </w:r>
      <w:r w:rsidR="00DB008A" w:rsidRPr="000B2C8B">
        <w:rPr>
          <w:rFonts w:ascii="Arial" w:hAnsi="Arial" w:cs="Arial"/>
          <w:color w:val="000000" w:themeColor="text1"/>
          <w:sz w:val="22"/>
          <w:szCs w:val="22"/>
        </w:rPr>
        <w:t>of</w:t>
      </w:r>
      <w:r w:rsidR="00EC666D" w:rsidRPr="000B2C8B">
        <w:rPr>
          <w:rFonts w:ascii="Arial" w:hAnsi="Arial" w:cs="Arial"/>
          <w:color w:val="000000" w:themeColor="text1"/>
          <w:sz w:val="22"/>
          <w:szCs w:val="22"/>
        </w:rPr>
        <w:t xml:space="preserve"> territorial</w:t>
      </w:r>
      <w:r w:rsidR="00DB008A" w:rsidRPr="000B2C8B">
        <w:rPr>
          <w:rFonts w:ascii="Arial" w:hAnsi="Arial" w:cs="Arial"/>
          <w:color w:val="000000" w:themeColor="text1"/>
          <w:sz w:val="22"/>
          <w:szCs w:val="22"/>
        </w:rPr>
        <w:t xml:space="preserve"> raven</w:t>
      </w:r>
      <w:r w:rsidR="003D1E29" w:rsidRPr="000B2C8B">
        <w:rPr>
          <w:rFonts w:ascii="Arial" w:hAnsi="Arial" w:cs="Arial"/>
          <w:color w:val="000000" w:themeColor="text1"/>
          <w:sz w:val="22"/>
          <w:szCs w:val="22"/>
        </w:rPr>
        <w:t xml:space="preserve"> </w:t>
      </w:r>
      <w:r w:rsidR="001B5014" w:rsidRPr="000B2C8B">
        <w:rPr>
          <w:rFonts w:ascii="Arial" w:hAnsi="Arial" w:cs="Arial"/>
          <w:color w:val="000000" w:themeColor="text1"/>
          <w:sz w:val="22"/>
          <w:szCs w:val="22"/>
        </w:rPr>
        <w:t>GPS points</w:t>
      </w:r>
      <w:r w:rsidR="00077383" w:rsidRPr="000B2C8B">
        <w:rPr>
          <w:rFonts w:ascii="Arial" w:hAnsi="Arial" w:cs="Arial"/>
          <w:color w:val="000000" w:themeColor="text1"/>
          <w:sz w:val="22"/>
          <w:szCs w:val="22"/>
        </w:rPr>
        <w:t xml:space="preserve"> outside of Yellowstone </w:t>
      </w:r>
      <w:r w:rsidRPr="000B2C8B">
        <w:rPr>
          <w:rFonts w:ascii="Arial" w:hAnsi="Arial" w:cs="Arial"/>
          <w:color w:val="000000" w:themeColor="text1"/>
          <w:sz w:val="22"/>
          <w:szCs w:val="22"/>
        </w:rPr>
        <w:t xml:space="preserve">throughout the various </w:t>
      </w:r>
      <w:r w:rsidR="00077383" w:rsidRPr="000B2C8B">
        <w:rPr>
          <w:rFonts w:ascii="Arial" w:hAnsi="Arial" w:cs="Arial"/>
          <w:color w:val="000000" w:themeColor="text1"/>
          <w:sz w:val="22"/>
          <w:szCs w:val="22"/>
        </w:rPr>
        <w:t xml:space="preserve">winter </w:t>
      </w:r>
      <w:r w:rsidRPr="000B2C8B">
        <w:rPr>
          <w:rFonts w:ascii="Arial" w:hAnsi="Arial" w:cs="Arial"/>
          <w:color w:val="000000" w:themeColor="text1"/>
          <w:sz w:val="22"/>
          <w:szCs w:val="22"/>
        </w:rPr>
        <w:t>periods when</w:t>
      </w:r>
      <w:r w:rsidR="000E071C" w:rsidRPr="000B2C8B">
        <w:rPr>
          <w:rFonts w:ascii="Arial" w:hAnsi="Arial" w:cs="Arial"/>
          <w:color w:val="000000" w:themeColor="text1"/>
          <w:sz w:val="22"/>
          <w:szCs w:val="22"/>
        </w:rPr>
        <w:t xml:space="preserve"> </w:t>
      </w:r>
      <w:del w:id="284" w:author="John M. Marzluff" w:date="2026-04-27T09:45:00Z" w16du:dateUtc="2026-04-27T15:45:00Z">
        <w:r w:rsidR="000E071C" w:rsidRPr="000B2C8B" w:rsidDel="007D3A60">
          <w:rPr>
            <w:rFonts w:ascii="Arial" w:hAnsi="Arial" w:cs="Arial"/>
            <w:color w:val="000000" w:themeColor="text1"/>
            <w:sz w:val="22"/>
            <w:szCs w:val="22"/>
          </w:rPr>
          <w:delText xml:space="preserve">structured </w:delText>
        </w:r>
      </w:del>
      <w:ins w:id="285" w:author="John M. Marzluff" w:date="2026-04-27T09:45:00Z" w16du:dateUtc="2026-04-27T15:45:00Z">
        <w:r w:rsidR="007D3A60">
          <w:rPr>
            <w:rFonts w:ascii="Arial" w:hAnsi="Arial" w:cs="Arial"/>
            <w:color w:val="000000" w:themeColor="text1"/>
            <w:sz w:val="22"/>
            <w:szCs w:val="22"/>
          </w:rPr>
          <w:t xml:space="preserve">seasonal </w:t>
        </w:r>
      </w:ins>
      <w:r w:rsidRPr="000B2C8B">
        <w:rPr>
          <w:rFonts w:ascii="Arial" w:hAnsi="Arial" w:cs="Arial"/>
          <w:color w:val="000000" w:themeColor="text1"/>
          <w:sz w:val="22"/>
          <w:szCs w:val="22"/>
        </w:rPr>
        <w:t xml:space="preserve">ungulate hunting does and does not occur. </w:t>
      </w:r>
      <w:commentRangeStart w:id="286"/>
      <w:r w:rsidR="00B05031" w:rsidRPr="000B2C8B">
        <w:rPr>
          <w:rFonts w:ascii="Arial" w:hAnsi="Arial" w:cs="Arial"/>
          <w:color w:val="000000" w:themeColor="text1"/>
          <w:sz w:val="22"/>
          <w:szCs w:val="22"/>
        </w:rPr>
        <w:t>The entire mapping period is between September 1 and March 3</w:t>
      </w:r>
      <w:r w:rsidR="009165A7" w:rsidRPr="000B2C8B">
        <w:rPr>
          <w:rFonts w:ascii="Arial" w:hAnsi="Arial" w:cs="Arial"/>
          <w:color w:val="000000" w:themeColor="text1"/>
          <w:sz w:val="22"/>
          <w:szCs w:val="22"/>
        </w:rPr>
        <w:t>1</w:t>
      </w:r>
      <w:r w:rsidR="00B05031" w:rsidRPr="000B2C8B">
        <w:rPr>
          <w:rFonts w:ascii="Arial" w:hAnsi="Arial" w:cs="Arial"/>
          <w:color w:val="000000" w:themeColor="text1"/>
          <w:sz w:val="22"/>
          <w:szCs w:val="22"/>
        </w:rPr>
        <w:t xml:space="preserve"> with each individual map based around the timing of the various hunting seasons</w:t>
      </w:r>
      <w:r w:rsidR="000A2108" w:rsidRPr="000B2C8B">
        <w:rPr>
          <w:rFonts w:ascii="Arial" w:hAnsi="Arial" w:cs="Arial"/>
          <w:color w:val="000000" w:themeColor="text1"/>
          <w:sz w:val="22"/>
          <w:szCs w:val="22"/>
        </w:rPr>
        <w:t xml:space="preserve"> as defined in the methods</w:t>
      </w:r>
      <w:r w:rsidR="00B05031" w:rsidRPr="000B2C8B">
        <w:rPr>
          <w:rFonts w:ascii="Arial" w:hAnsi="Arial" w:cs="Arial"/>
          <w:color w:val="000000" w:themeColor="text1"/>
          <w:sz w:val="22"/>
          <w:szCs w:val="22"/>
        </w:rPr>
        <w:t xml:space="preserve">. </w:t>
      </w:r>
      <w:commentRangeEnd w:id="286"/>
      <w:r w:rsidR="007D3A60" w:rsidRPr="000B2C8B">
        <w:rPr>
          <w:rStyle w:val="CommentReference"/>
          <w:rFonts w:ascii="Arial" w:hAnsi="Arial" w:cs="Arial"/>
          <w:color w:val="000000" w:themeColor="text1"/>
          <w:sz w:val="22"/>
          <w:szCs w:val="22"/>
        </w:rPr>
        <w:commentReference w:id="286"/>
      </w:r>
      <w:r w:rsidR="007E09DA" w:rsidRPr="000B2C8B">
        <w:rPr>
          <w:rFonts w:ascii="Arial" w:hAnsi="Arial" w:cs="Arial"/>
          <w:color w:val="000000" w:themeColor="text1"/>
          <w:sz w:val="22"/>
          <w:szCs w:val="22"/>
        </w:rPr>
        <w:t>The models use a subset of this data from Nov 15</w:t>
      </w:r>
      <w:r w:rsidR="00070BB1" w:rsidRPr="000B2C8B">
        <w:rPr>
          <w:rFonts w:ascii="Arial" w:hAnsi="Arial" w:cs="Arial"/>
          <w:color w:val="000000" w:themeColor="text1"/>
          <w:sz w:val="22"/>
          <w:szCs w:val="22"/>
        </w:rPr>
        <w:t xml:space="preserve"> </w:t>
      </w:r>
      <w:r w:rsidR="007E09DA" w:rsidRPr="000B2C8B">
        <w:rPr>
          <w:rFonts w:ascii="Arial" w:hAnsi="Arial" w:cs="Arial"/>
          <w:color w:val="000000" w:themeColor="text1"/>
          <w:sz w:val="22"/>
          <w:szCs w:val="22"/>
        </w:rPr>
        <w:t xml:space="preserve">- Dec 15 and Mar 1 </w:t>
      </w:r>
      <w:r w:rsidR="008C7A90" w:rsidRPr="000B2C8B">
        <w:rPr>
          <w:rFonts w:ascii="Arial" w:hAnsi="Arial" w:cs="Arial"/>
          <w:color w:val="000000" w:themeColor="text1"/>
          <w:sz w:val="22"/>
          <w:szCs w:val="22"/>
        </w:rPr>
        <w:t>-</w:t>
      </w:r>
      <w:r w:rsidR="007E09DA" w:rsidRPr="000B2C8B">
        <w:rPr>
          <w:rFonts w:ascii="Arial" w:hAnsi="Arial" w:cs="Arial"/>
          <w:color w:val="000000" w:themeColor="text1"/>
          <w:sz w:val="22"/>
          <w:szCs w:val="22"/>
        </w:rPr>
        <w:t xml:space="preserve"> Mar 30. </w:t>
      </w:r>
    </w:p>
    <w:p w14:paraId="173D7ED5" w14:textId="1D2A6E0F" w:rsidR="00354CBB" w:rsidRPr="000B2C8B" w:rsidRDefault="00354CBB" w:rsidP="006813E2">
      <w:pPr>
        <w:spacing w:line="480" w:lineRule="auto"/>
        <w:rPr>
          <w:rFonts w:ascii="Arial" w:hAnsi="Arial" w:cs="Arial"/>
          <w:color w:val="000000" w:themeColor="text1"/>
          <w:sz w:val="22"/>
          <w:szCs w:val="22"/>
        </w:rPr>
      </w:pPr>
    </w:p>
    <w:p w14:paraId="1A0DB42C" w14:textId="145E2675" w:rsidR="00332967" w:rsidRPr="000B2C8B" w:rsidRDefault="009C522E"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During the</w:t>
      </w:r>
      <w:r w:rsidR="00910FE9" w:rsidRPr="000B2C8B">
        <w:rPr>
          <w:rFonts w:ascii="Arial" w:hAnsi="Arial" w:cs="Arial"/>
          <w:color w:val="000000" w:themeColor="text1"/>
          <w:sz w:val="22"/>
          <w:szCs w:val="22"/>
        </w:rPr>
        <w:t xml:space="preserve"> </w:t>
      </w:r>
      <w:r w:rsidR="00CB5F06" w:rsidRPr="000B2C8B">
        <w:rPr>
          <w:rFonts w:ascii="Arial" w:hAnsi="Arial" w:cs="Arial"/>
          <w:color w:val="000000" w:themeColor="text1"/>
          <w:sz w:val="22"/>
          <w:szCs w:val="22"/>
        </w:rPr>
        <w:t>modeling</w:t>
      </w:r>
      <w:r w:rsidRPr="000B2C8B">
        <w:rPr>
          <w:rFonts w:ascii="Arial" w:hAnsi="Arial" w:cs="Arial"/>
          <w:color w:val="000000" w:themeColor="text1"/>
          <w:sz w:val="22"/>
          <w:szCs w:val="22"/>
        </w:rPr>
        <w:t xml:space="preserve"> periods </w:t>
      </w:r>
      <w:r w:rsidR="009A16CE" w:rsidRPr="000B2C8B">
        <w:rPr>
          <w:rFonts w:ascii="Arial" w:hAnsi="Arial" w:cs="Arial"/>
          <w:color w:val="000000" w:themeColor="text1"/>
          <w:sz w:val="22"/>
          <w:szCs w:val="22"/>
        </w:rPr>
        <w:t>when</w:t>
      </w:r>
      <w:r w:rsidRPr="000B2C8B">
        <w:rPr>
          <w:rFonts w:ascii="Arial" w:hAnsi="Arial" w:cs="Arial"/>
          <w:color w:val="000000" w:themeColor="text1"/>
          <w:sz w:val="22"/>
          <w:szCs w:val="22"/>
        </w:rPr>
        <w:t xml:space="preserve"> information about wolf kill</w:t>
      </w:r>
      <w:r w:rsidR="009A16CE" w:rsidRPr="000B2C8B">
        <w:rPr>
          <w:rFonts w:ascii="Arial" w:hAnsi="Arial" w:cs="Arial"/>
          <w:color w:val="000000" w:themeColor="text1"/>
          <w:sz w:val="22"/>
          <w:szCs w:val="22"/>
        </w:rPr>
        <w:t>s was</w:t>
      </w:r>
      <w:r w:rsidRPr="000B2C8B">
        <w:rPr>
          <w:rFonts w:ascii="Arial" w:hAnsi="Arial" w:cs="Arial"/>
          <w:color w:val="000000" w:themeColor="text1"/>
          <w:sz w:val="22"/>
          <w:szCs w:val="22"/>
        </w:rPr>
        <w:t xml:space="preserve"> availab</w:t>
      </w:r>
      <w:r w:rsidR="009A16CE" w:rsidRPr="000B2C8B">
        <w:rPr>
          <w:rFonts w:ascii="Arial" w:hAnsi="Arial" w:cs="Arial"/>
          <w:color w:val="000000" w:themeColor="text1"/>
          <w:sz w:val="22"/>
          <w:szCs w:val="22"/>
        </w:rPr>
        <w:t>le</w:t>
      </w:r>
      <w:r w:rsidR="00317000" w:rsidRPr="000B2C8B">
        <w:rPr>
          <w:rFonts w:ascii="Arial" w:hAnsi="Arial" w:cs="Arial"/>
          <w:color w:val="000000" w:themeColor="text1"/>
          <w:sz w:val="22"/>
          <w:szCs w:val="22"/>
        </w:rPr>
        <w:t>,</w:t>
      </w:r>
      <w:r w:rsidR="002B125C" w:rsidRPr="000B2C8B">
        <w:rPr>
          <w:rFonts w:ascii="Arial" w:hAnsi="Arial" w:cs="Arial"/>
          <w:color w:val="000000" w:themeColor="text1"/>
          <w:sz w:val="22"/>
          <w:szCs w:val="22"/>
        </w:rPr>
        <w:t xml:space="preserve"> we had </w:t>
      </w:r>
      <w:r w:rsidR="00601852" w:rsidRPr="000B2C8B">
        <w:rPr>
          <w:rFonts w:ascii="Arial" w:hAnsi="Arial" w:cs="Arial"/>
          <w:color w:val="000000" w:themeColor="text1"/>
          <w:sz w:val="22"/>
          <w:szCs w:val="22"/>
        </w:rPr>
        <w:t>1702</w:t>
      </w:r>
      <w:r w:rsidR="002B125C" w:rsidRPr="000B2C8B">
        <w:rPr>
          <w:rFonts w:ascii="Arial" w:hAnsi="Arial" w:cs="Arial"/>
          <w:color w:val="000000" w:themeColor="text1"/>
          <w:sz w:val="22"/>
          <w:szCs w:val="22"/>
        </w:rPr>
        <w:t xml:space="preserve"> decision days (</w:t>
      </w:r>
      <w:r w:rsidR="004B511F" w:rsidRPr="000B2C8B">
        <w:rPr>
          <w:rFonts w:ascii="Arial" w:hAnsi="Arial" w:cs="Arial"/>
          <w:color w:val="000000" w:themeColor="text1"/>
          <w:sz w:val="22"/>
          <w:szCs w:val="22"/>
        </w:rPr>
        <w:t xml:space="preserve">mean = </w:t>
      </w:r>
      <w:r w:rsidR="00601852" w:rsidRPr="000B2C8B">
        <w:rPr>
          <w:rFonts w:ascii="Arial" w:hAnsi="Arial" w:cs="Arial"/>
          <w:color w:val="000000" w:themeColor="text1"/>
          <w:sz w:val="22"/>
          <w:szCs w:val="22"/>
        </w:rPr>
        <w:t>94.6</w:t>
      </w:r>
      <w:r w:rsidR="008E1EF6" w:rsidRPr="000B2C8B">
        <w:rPr>
          <w:rFonts w:ascii="Arial" w:hAnsi="Arial" w:cs="Arial"/>
          <w:color w:val="000000" w:themeColor="text1"/>
          <w:sz w:val="22"/>
          <w:szCs w:val="22"/>
        </w:rPr>
        <w:t>,</w:t>
      </w:r>
      <w:r w:rsidR="00317000" w:rsidRPr="000B2C8B">
        <w:rPr>
          <w:rFonts w:ascii="Arial" w:hAnsi="Arial" w:cs="Arial"/>
          <w:color w:val="000000" w:themeColor="text1"/>
          <w:sz w:val="22"/>
          <w:szCs w:val="22"/>
        </w:rPr>
        <w:t xml:space="preserve"> </w:t>
      </w:r>
      <w:r w:rsidR="002B125C" w:rsidRPr="000B2C8B">
        <w:rPr>
          <w:rFonts w:ascii="Arial" w:hAnsi="Arial" w:cs="Arial"/>
          <w:color w:val="000000" w:themeColor="text1"/>
          <w:sz w:val="22"/>
          <w:szCs w:val="22"/>
        </w:rPr>
        <w:t xml:space="preserve">range = </w:t>
      </w:r>
      <w:r w:rsidR="008E1EF6" w:rsidRPr="000B2C8B">
        <w:rPr>
          <w:rFonts w:ascii="Arial" w:hAnsi="Arial" w:cs="Arial"/>
          <w:color w:val="000000" w:themeColor="text1"/>
          <w:sz w:val="22"/>
          <w:szCs w:val="22"/>
        </w:rPr>
        <w:t>2</w:t>
      </w:r>
      <w:r w:rsidR="00601852" w:rsidRPr="000B2C8B">
        <w:rPr>
          <w:rFonts w:ascii="Arial" w:hAnsi="Arial" w:cs="Arial"/>
          <w:color w:val="000000" w:themeColor="text1"/>
          <w:sz w:val="22"/>
          <w:szCs w:val="22"/>
        </w:rPr>
        <w:t>1</w:t>
      </w:r>
      <w:r w:rsidR="002B125C" w:rsidRPr="000B2C8B">
        <w:rPr>
          <w:rFonts w:ascii="Arial" w:hAnsi="Arial" w:cs="Arial"/>
          <w:color w:val="000000" w:themeColor="text1"/>
          <w:sz w:val="22"/>
          <w:szCs w:val="22"/>
        </w:rPr>
        <w:t xml:space="preserve"> – </w:t>
      </w:r>
      <w:r w:rsidR="008E1EF6" w:rsidRPr="000B2C8B">
        <w:rPr>
          <w:rFonts w:ascii="Arial" w:hAnsi="Arial" w:cs="Arial"/>
          <w:color w:val="000000" w:themeColor="text1"/>
          <w:sz w:val="22"/>
          <w:szCs w:val="22"/>
        </w:rPr>
        <w:t>1</w:t>
      </w:r>
      <w:r w:rsidR="00601852" w:rsidRPr="000B2C8B">
        <w:rPr>
          <w:rFonts w:ascii="Arial" w:hAnsi="Arial" w:cs="Arial"/>
          <w:color w:val="000000" w:themeColor="text1"/>
          <w:sz w:val="22"/>
          <w:szCs w:val="22"/>
        </w:rPr>
        <w:t>99</w:t>
      </w:r>
      <w:r w:rsidR="002B125C" w:rsidRPr="000B2C8B">
        <w:rPr>
          <w:rFonts w:ascii="Arial" w:hAnsi="Arial" w:cs="Arial"/>
          <w:color w:val="000000" w:themeColor="text1"/>
          <w:sz w:val="22"/>
          <w:szCs w:val="22"/>
        </w:rPr>
        <w:t xml:space="preserve">, sd = </w:t>
      </w:r>
      <w:r w:rsidR="008E1EF6" w:rsidRPr="000B2C8B">
        <w:rPr>
          <w:rFonts w:ascii="Arial" w:hAnsi="Arial" w:cs="Arial"/>
          <w:color w:val="000000" w:themeColor="text1"/>
          <w:sz w:val="22"/>
          <w:szCs w:val="22"/>
        </w:rPr>
        <w:t>5</w:t>
      </w:r>
      <w:r w:rsidR="00601852" w:rsidRPr="000B2C8B">
        <w:rPr>
          <w:rFonts w:ascii="Arial" w:hAnsi="Arial" w:cs="Arial"/>
          <w:color w:val="000000" w:themeColor="text1"/>
          <w:sz w:val="22"/>
          <w:szCs w:val="22"/>
        </w:rPr>
        <w:t>6.4</w:t>
      </w:r>
      <w:r w:rsidR="002B125C" w:rsidRPr="000B2C8B">
        <w:rPr>
          <w:rFonts w:ascii="Arial" w:hAnsi="Arial" w:cs="Arial"/>
          <w:color w:val="000000" w:themeColor="text1"/>
          <w:sz w:val="22"/>
          <w:szCs w:val="22"/>
        </w:rPr>
        <w:t>)</w:t>
      </w:r>
      <w:r w:rsidR="00A73DDB"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w:t>
      </w:r>
      <w:r w:rsidR="00A73DDB" w:rsidRPr="000B2C8B">
        <w:rPr>
          <w:rFonts w:ascii="Arial" w:hAnsi="Arial" w:cs="Arial"/>
          <w:color w:val="000000" w:themeColor="text1"/>
          <w:sz w:val="22"/>
          <w:szCs w:val="22"/>
        </w:rPr>
        <w:t>W</w:t>
      </w:r>
      <w:r w:rsidR="004D3FB5" w:rsidRPr="000B2C8B">
        <w:rPr>
          <w:rFonts w:ascii="Arial" w:hAnsi="Arial" w:cs="Arial"/>
          <w:color w:val="000000" w:themeColor="text1"/>
          <w:sz w:val="22"/>
          <w:szCs w:val="22"/>
        </w:rPr>
        <w:t xml:space="preserve">olf kills were rarely </w:t>
      </w:r>
      <w:r w:rsidR="00014CB0" w:rsidRPr="000B2C8B">
        <w:rPr>
          <w:rFonts w:ascii="Arial" w:hAnsi="Arial" w:cs="Arial"/>
          <w:color w:val="000000" w:themeColor="text1"/>
          <w:sz w:val="22"/>
          <w:szCs w:val="22"/>
        </w:rPr>
        <w:t>utilized</w:t>
      </w:r>
      <w:r w:rsidR="003F16C1" w:rsidRPr="000B2C8B">
        <w:rPr>
          <w:rFonts w:ascii="Arial" w:hAnsi="Arial" w:cs="Arial"/>
          <w:color w:val="000000" w:themeColor="text1"/>
          <w:sz w:val="22"/>
          <w:szCs w:val="22"/>
        </w:rPr>
        <w:t xml:space="preserve"> by individual</w:t>
      </w:r>
      <w:r w:rsidR="004D3FB5" w:rsidRPr="000B2C8B">
        <w:rPr>
          <w:rFonts w:ascii="Arial" w:hAnsi="Arial" w:cs="Arial"/>
          <w:color w:val="000000" w:themeColor="text1"/>
          <w:sz w:val="22"/>
          <w:szCs w:val="22"/>
        </w:rPr>
        <w:t xml:space="preserve"> territorial ravens, either within</w:t>
      </w:r>
      <w:r w:rsidR="0051091A"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or beyond</w:t>
      </w:r>
      <w:r w:rsidR="0051091A" w:rsidRPr="000B2C8B">
        <w:rPr>
          <w:rFonts w:ascii="Arial" w:hAnsi="Arial" w:cs="Arial"/>
          <w:color w:val="000000" w:themeColor="text1"/>
          <w:sz w:val="22"/>
          <w:szCs w:val="22"/>
        </w:rPr>
        <w:t xml:space="preserve"> their territory</w:t>
      </w:r>
      <w:r w:rsidR="004D3FB5" w:rsidRPr="000B2C8B">
        <w:rPr>
          <w:rFonts w:ascii="Arial" w:hAnsi="Arial" w:cs="Arial"/>
          <w:color w:val="000000" w:themeColor="text1"/>
          <w:sz w:val="22"/>
          <w:szCs w:val="22"/>
        </w:rPr>
        <w:t>. Raven territories were 0.8 – 2</w:t>
      </w:r>
      <w:r w:rsidR="00222CDD" w:rsidRPr="000B2C8B">
        <w:rPr>
          <w:rFonts w:ascii="Arial" w:hAnsi="Arial" w:cs="Arial"/>
          <w:color w:val="000000" w:themeColor="text1"/>
          <w:sz w:val="22"/>
          <w:szCs w:val="22"/>
        </w:rPr>
        <w:t>0</w:t>
      </w:r>
      <w:r w:rsidR="004D3FB5" w:rsidRPr="000B2C8B">
        <w:rPr>
          <w:rFonts w:ascii="Arial" w:hAnsi="Arial" w:cs="Arial"/>
          <w:color w:val="000000" w:themeColor="text1"/>
          <w:sz w:val="22"/>
          <w:szCs w:val="22"/>
        </w:rPr>
        <w:t>.</w:t>
      </w:r>
      <w:r w:rsidR="00222CDD" w:rsidRPr="000B2C8B">
        <w:rPr>
          <w:rFonts w:ascii="Arial" w:hAnsi="Arial" w:cs="Arial"/>
          <w:color w:val="000000" w:themeColor="text1"/>
          <w:sz w:val="22"/>
          <w:szCs w:val="22"/>
        </w:rPr>
        <w:t>8</w:t>
      </w:r>
      <w:r w:rsidR="004D3FB5" w:rsidRPr="000B2C8B">
        <w:rPr>
          <w:rFonts w:ascii="Arial" w:hAnsi="Arial" w:cs="Arial"/>
          <w:color w:val="000000" w:themeColor="text1"/>
          <w:sz w:val="22"/>
          <w:szCs w:val="22"/>
        </w:rPr>
        <w:t xml:space="preserve"> km</w:t>
      </w:r>
      <w:r w:rsidR="004D3FB5" w:rsidRPr="000B2C8B">
        <w:rPr>
          <w:rFonts w:ascii="Arial" w:hAnsi="Arial" w:cs="Arial"/>
          <w:color w:val="000000" w:themeColor="text1"/>
          <w:sz w:val="22"/>
          <w:szCs w:val="22"/>
          <w:vertAlign w:val="superscript"/>
        </w:rPr>
        <w:t>2</w:t>
      </w:r>
      <w:r w:rsidR="004D3FB5" w:rsidRPr="000B2C8B">
        <w:rPr>
          <w:rFonts w:ascii="Arial" w:hAnsi="Arial" w:cs="Arial"/>
          <w:color w:val="000000" w:themeColor="text1"/>
          <w:sz w:val="22"/>
          <w:szCs w:val="22"/>
        </w:rPr>
        <w:t xml:space="preserve"> (median = 3.3 km</w:t>
      </w:r>
      <w:r w:rsidR="004D3FB5" w:rsidRPr="000B2C8B">
        <w:rPr>
          <w:rFonts w:ascii="Arial" w:hAnsi="Arial" w:cs="Arial"/>
          <w:color w:val="000000" w:themeColor="text1"/>
          <w:sz w:val="22"/>
          <w:szCs w:val="22"/>
          <w:vertAlign w:val="superscript"/>
        </w:rPr>
        <w:t>2</w:t>
      </w:r>
      <w:r w:rsidR="004D3FB5" w:rsidRPr="000B2C8B">
        <w:rPr>
          <w:rFonts w:ascii="Arial" w:hAnsi="Arial" w:cs="Arial"/>
          <w:color w:val="000000" w:themeColor="text1"/>
          <w:sz w:val="22"/>
          <w:szCs w:val="22"/>
        </w:rPr>
        <w:t xml:space="preserve">, sd = </w:t>
      </w:r>
      <w:r w:rsidR="00222CDD" w:rsidRPr="000B2C8B">
        <w:rPr>
          <w:rFonts w:ascii="Arial" w:hAnsi="Arial" w:cs="Arial"/>
          <w:color w:val="000000" w:themeColor="text1"/>
          <w:sz w:val="22"/>
          <w:szCs w:val="22"/>
        </w:rPr>
        <w:t>5.6</w:t>
      </w:r>
      <w:r w:rsidR="004D3FB5" w:rsidRPr="000B2C8B">
        <w:rPr>
          <w:rFonts w:ascii="Arial" w:hAnsi="Arial" w:cs="Arial"/>
          <w:color w:val="000000" w:themeColor="text1"/>
          <w:sz w:val="22"/>
          <w:szCs w:val="22"/>
        </w:rPr>
        <w:t xml:space="preserve"> km</w:t>
      </w:r>
      <w:r w:rsidR="004D3FB5" w:rsidRPr="000B2C8B">
        <w:rPr>
          <w:rFonts w:ascii="Arial" w:hAnsi="Arial" w:cs="Arial"/>
          <w:color w:val="000000" w:themeColor="text1"/>
          <w:sz w:val="22"/>
          <w:szCs w:val="22"/>
          <w:vertAlign w:val="superscript"/>
        </w:rPr>
        <w:t>2</w:t>
      </w:r>
      <w:r w:rsidR="004D3FB5" w:rsidRPr="000B2C8B">
        <w:rPr>
          <w:rFonts w:ascii="Arial" w:hAnsi="Arial" w:cs="Arial"/>
          <w:color w:val="000000" w:themeColor="text1"/>
          <w:sz w:val="22"/>
          <w:szCs w:val="22"/>
        </w:rPr>
        <w:t xml:space="preserve">) and each territory only had a wolf kill available for a mean of </w:t>
      </w:r>
      <w:r w:rsidR="009B6D91" w:rsidRPr="000B2C8B">
        <w:rPr>
          <w:rFonts w:ascii="Arial" w:hAnsi="Arial" w:cs="Arial"/>
          <w:color w:val="000000" w:themeColor="text1"/>
          <w:sz w:val="22"/>
          <w:szCs w:val="22"/>
        </w:rPr>
        <w:t>4</w:t>
      </w:r>
      <w:r w:rsidR="00513C32" w:rsidRPr="000B2C8B">
        <w:rPr>
          <w:rFonts w:ascii="Arial" w:hAnsi="Arial" w:cs="Arial"/>
          <w:color w:val="000000" w:themeColor="text1"/>
          <w:sz w:val="22"/>
          <w:szCs w:val="22"/>
        </w:rPr>
        <w:t>.2</w:t>
      </w:r>
      <w:r w:rsidR="004D3FB5" w:rsidRPr="000B2C8B">
        <w:rPr>
          <w:rFonts w:ascii="Arial" w:hAnsi="Arial" w:cs="Arial"/>
          <w:color w:val="000000" w:themeColor="text1"/>
          <w:sz w:val="22"/>
          <w:szCs w:val="22"/>
        </w:rPr>
        <w:t>% of days (range = 0 – 2</w:t>
      </w:r>
      <w:r w:rsidR="00AB4A5F" w:rsidRPr="000B2C8B">
        <w:rPr>
          <w:rFonts w:ascii="Arial" w:hAnsi="Arial" w:cs="Arial"/>
          <w:color w:val="000000" w:themeColor="text1"/>
          <w:sz w:val="22"/>
          <w:szCs w:val="22"/>
        </w:rPr>
        <w:t>8.9</w:t>
      </w:r>
      <w:r w:rsidR="004D3FB5" w:rsidRPr="000B2C8B">
        <w:rPr>
          <w:rFonts w:ascii="Arial" w:hAnsi="Arial" w:cs="Arial"/>
          <w:color w:val="000000" w:themeColor="text1"/>
          <w:sz w:val="22"/>
          <w:szCs w:val="22"/>
        </w:rPr>
        <w:t xml:space="preserve">%, sd = </w:t>
      </w:r>
      <w:r w:rsidR="00AB4A5F" w:rsidRPr="000B2C8B">
        <w:rPr>
          <w:rFonts w:ascii="Arial" w:hAnsi="Arial" w:cs="Arial"/>
          <w:color w:val="000000" w:themeColor="text1"/>
          <w:sz w:val="22"/>
          <w:szCs w:val="22"/>
        </w:rPr>
        <w:t>7</w:t>
      </w:r>
      <w:r w:rsidR="009B6D91" w:rsidRPr="000B2C8B">
        <w:rPr>
          <w:rFonts w:ascii="Arial" w:hAnsi="Arial" w:cs="Arial"/>
          <w:color w:val="000000" w:themeColor="text1"/>
          <w:sz w:val="22"/>
          <w:szCs w:val="22"/>
        </w:rPr>
        <w:t>.</w:t>
      </w:r>
      <w:r w:rsidR="00513C32" w:rsidRPr="000B2C8B">
        <w:rPr>
          <w:rFonts w:ascii="Arial" w:hAnsi="Arial" w:cs="Arial"/>
          <w:color w:val="000000" w:themeColor="text1"/>
          <w:sz w:val="22"/>
          <w:szCs w:val="22"/>
        </w:rPr>
        <w:t>7</w:t>
      </w:r>
      <w:r w:rsidR="004D3FB5" w:rsidRPr="000B2C8B">
        <w:rPr>
          <w:rFonts w:ascii="Arial" w:hAnsi="Arial" w:cs="Arial"/>
          <w:color w:val="000000" w:themeColor="text1"/>
          <w:sz w:val="22"/>
          <w:szCs w:val="22"/>
        </w:rPr>
        <w:t xml:space="preserve">%). </w:t>
      </w:r>
      <w:r w:rsidR="009700DA" w:rsidRPr="000B2C8B">
        <w:rPr>
          <w:rFonts w:ascii="Arial" w:hAnsi="Arial" w:cs="Arial"/>
          <w:color w:val="000000" w:themeColor="text1"/>
          <w:sz w:val="22"/>
          <w:szCs w:val="22"/>
        </w:rPr>
        <w:t xml:space="preserve">Of the 19 kills available within a raven’s </w:t>
      </w:r>
      <w:r w:rsidR="009700DA" w:rsidRPr="000B2C8B">
        <w:rPr>
          <w:rFonts w:ascii="Arial" w:hAnsi="Arial" w:cs="Arial"/>
          <w:color w:val="000000" w:themeColor="text1"/>
          <w:sz w:val="22"/>
          <w:szCs w:val="22"/>
        </w:rPr>
        <w:lastRenderedPageBreak/>
        <w:t xml:space="preserve">territory, 10 kills were </w:t>
      </w:r>
      <w:r w:rsidR="00493335" w:rsidRPr="000B2C8B">
        <w:rPr>
          <w:rFonts w:ascii="Arial" w:hAnsi="Arial" w:cs="Arial"/>
          <w:color w:val="000000" w:themeColor="text1"/>
          <w:sz w:val="22"/>
          <w:szCs w:val="22"/>
        </w:rPr>
        <w:t xml:space="preserve">identified </w:t>
      </w:r>
      <w:r w:rsidR="009700DA" w:rsidRPr="000B2C8B">
        <w:rPr>
          <w:rFonts w:ascii="Arial" w:hAnsi="Arial" w:cs="Arial"/>
          <w:color w:val="000000" w:themeColor="text1"/>
          <w:sz w:val="22"/>
          <w:szCs w:val="22"/>
        </w:rPr>
        <w:t xml:space="preserve">to be large ungulates (Supp. Table </w:t>
      </w:r>
      <w:r w:rsidR="002A4E8E">
        <w:rPr>
          <w:rFonts w:ascii="Arial" w:hAnsi="Arial" w:cs="Arial"/>
          <w:color w:val="000000" w:themeColor="text1"/>
          <w:sz w:val="22"/>
          <w:szCs w:val="22"/>
        </w:rPr>
        <w:t>2</w:t>
      </w:r>
      <w:r w:rsidR="009700DA" w:rsidRPr="000B2C8B">
        <w:rPr>
          <w:rFonts w:ascii="Arial" w:hAnsi="Arial" w:cs="Arial"/>
          <w:color w:val="000000" w:themeColor="text1"/>
          <w:sz w:val="22"/>
          <w:szCs w:val="22"/>
        </w:rPr>
        <w:t>)</w:t>
      </w:r>
      <w:r w:rsidR="00B62CB9" w:rsidRPr="000B2C8B">
        <w:rPr>
          <w:rFonts w:ascii="Arial" w:hAnsi="Arial" w:cs="Arial"/>
          <w:color w:val="000000" w:themeColor="text1"/>
          <w:sz w:val="22"/>
          <w:szCs w:val="22"/>
        </w:rPr>
        <w:t xml:space="preserve">. </w:t>
      </w:r>
      <w:r w:rsidR="00E15A36" w:rsidRPr="000B2C8B">
        <w:rPr>
          <w:rFonts w:ascii="Arial" w:hAnsi="Arial" w:cs="Arial"/>
          <w:color w:val="000000" w:themeColor="text1"/>
          <w:sz w:val="22"/>
          <w:szCs w:val="22"/>
        </w:rPr>
        <w:t xml:space="preserve">We recorded ravens within 500-meters of wolf kills on their territories </w:t>
      </w:r>
      <w:r w:rsidR="003F6CE7" w:rsidRPr="000B2C8B">
        <w:rPr>
          <w:rFonts w:ascii="Arial" w:hAnsi="Arial" w:cs="Arial"/>
          <w:color w:val="000000" w:themeColor="text1"/>
          <w:sz w:val="22"/>
          <w:szCs w:val="22"/>
        </w:rPr>
        <w:t>34</w:t>
      </w:r>
      <w:r w:rsidR="00E15A36" w:rsidRPr="000B2C8B">
        <w:rPr>
          <w:rFonts w:ascii="Arial" w:hAnsi="Arial" w:cs="Arial"/>
          <w:color w:val="000000" w:themeColor="text1"/>
          <w:sz w:val="22"/>
          <w:szCs w:val="22"/>
        </w:rPr>
        <w:t>% of days we defined as having an available wolf kill</w:t>
      </w:r>
      <w:r w:rsidR="009758C5" w:rsidRPr="000B2C8B">
        <w:rPr>
          <w:rFonts w:ascii="Arial" w:hAnsi="Arial" w:cs="Arial"/>
          <w:color w:val="000000" w:themeColor="text1"/>
          <w:sz w:val="22"/>
          <w:szCs w:val="22"/>
        </w:rPr>
        <w:t>,</w:t>
      </w:r>
      <w:r w:rsidR="00E15A36" w:rsidRPr="000B2C8B">
        <w:rPr>
          <w:rFonts w:ascii="Arial" w:hAnsi="Arial" w:cs="Arial"/>
          <w:color w:val="000000" w:themeColor="text1"/>
          <w:sz w:val="22"/>
          <w:szCs w:val="22"/>
        </w:rPr>
        <w:t xml:space="preserve"> and ravens visited a wolf kill at le</w:t>
      </w:r>
      <w:r w:rsidR="00981BE9" w:rsidRPr="000B2C8B">
        <w:rPr>
          <w:rFonts w:ascii="Arial" w:hAnsi="Arial" w:cs="Arial"/>
          <w:color w:val="000000" w:themeColor="text1"/>
          <w:sz w:val="22"/>
          <w:szCs w:val="22"/>
        </w:rPr>
        <w:t>ast once</w:t>
      </w:r>
      <w:r w:rsidR="00E15A36" w:rsidRPr="000B2C8B">
        <w:rPr>
          <w:rFonts w:ascii="Arial" w:hAnsi="Arial" w:cs="Arial"/>
          <w:color w:val="000000" w:themeColor="text1"/>
          <w:sz w:val="22"/>
          <w:szCs w:val="22"/>
        </w:rPr>
        <w:t xml:space="preserve"> during its available duration </w:t>
      </w:r>
      <w:r w:rsidR="003F6CE7" w:rsidRPr="000B2C8B">
        <w:rPr>
          <w:rFonts w:ascii="Arial" w:hAnsi="Arial" w:cs="Arial"/>
          <w:color w:val="000000" w:themeColor="text1"/>
          <w:sz w:val="22"/>
          <w:szCs w:val="22"/>
        </w:rPr>
        <w:t>52.6</w:t>
      </w:r>
      <w:r w:rsidR="00E15A36" w:rsidRPr="000B2C8B">
        <w:rPr>
          <w:rFonts w:ascii="Arial" w:hAnsi="Arial" w:cs="Arial"/>
          <w:color w:val="000000" w:themeColor="text1"/>
          <w:sz w:val="22"/>
          <w:szCs w:val="22"/>
        </w:rPr>
        <w:t>% of the time.</w:t>
      </w:r>
      <w:r w:rsidR="002A1DB2" w:rsidRPr="000B2C8B">
        <w:rPr>
          <w:rFonts w:ascii="Arial" w:hAnsi="Arial" w:cs="Arial"/>
          <w:color w:val="000000" w:themeColor="text1"/>
          <w:sz w:val="22"/>
          <w:szCs w:val="22"/>
        </w:rPr>
        <w:t xml:space="preserve"> </w:t>
      </w:r>
      <w:r w:rsidR="00842BAB" w:rsidRPr="000B2C8B">
        <w:rPr>
          <w:rFonts w:ascii="Arial" w:hAnsi="Arial" w:cs="Arial"/>
          <w:color w:val="000000" w:themeColor="text1"/>
          <w:sz w:val="22"/>
          <w:szCs w:val="22"/>
        </w:rPr>
        <w:t xml:space="preserve">These wolf kills remained available for an average 3 days (range = 2 – 6, sd = 1.1). </w:t>
      </w:r>
      <w:r w:rsidR="004D3FB5" w:rsidRPr="000B2C8B">
        <w:rPr>
          <w:rFonts w:ascii="Arial" w:hAnsi="Arial" w:cs="Arial"/>
          <w:color w:val="000000" w:themeColor="text1"/>
          <w:sz w:val="22"/>
          <w:szCs w:val="22"/>
        </w:rPr>
        <w:t xml:space="preserve">Wolf kills were </w:t>
      </w:r>
      <w:r w:rsidR="003A2C5D" w:rsidRPr="000B2C8B">
        <w:rPr>
          <w:rFonts w:ascii="Arial" w:hAnsi="Arial" w:cs="Arial"/>
          <w:color w:val="000000" w:themeColor="text1"/>
          <w:sz w:val="22"/>
          <w:szCs w:val="22"/>
        </w:rPr>
        <w:t>visited</w:t>
      </w:r>
      <w:r w:rsidR="004D3FB5" w:rsidRPr="000B2C8B">
        <w:rPr>
          <w:rFonts w:ascii="Arial" w:hAnsi="Arial" w:cs="Arial"/>
          <w:color w:val="000000" w:themeColor="text1"/>
          <w:sz w:val="22"/>
          <w:szCs w:val="22"/>
        </w:rPr>
        <w:t xml:space="preserve"> outside of the territory on a mean of </w:t>
      </w:r>
      <w:r w:rsidR="007B4667" w:rsidRPr="000B2C8B">
        <w:rPr>
          <w:rFonts w:ascii="Arial" w:hAnsi="Arial" w:cs="Arial"/>
          <w:color w:val="000000" w:themeColor="text1"/>
          <w:sz w:val="22"/>
          <w:szCs w:val="22"/>
        </w:rPr>
        <w:t>9.1</w:t>
      </w:r>
      <w:r w:rsidR="004D3FB5" w:rsidRPr="000B2C8B">
        <w:rPr>
          <w:rFonts w:ascii="Arial" w:hAnsi="Arial" w:cs="Arial"/>
          <w:color w:val="000000" w:themeColor="text1"/>
          <w:sz w:val="22"/>
          <w:szCs w:val="22"/>
        </w:rPr>
        <w:t xml:space="preserve">% of days </w:t>
      </w:r>
      <w:r w:rsidR="00AD00C7" w:rsidRPr="000B2C8B">
        <w:rPr>
          <w:rFonts w:ascii="Arial" w:hAnsi="Arial" w:cs="Arial"/>
          <w:color w:val="000000" w:themeColor="text1"/>
          <w:sz w:val="22"/>
          <w:szCs w:val="22"/>
        </w:rPr>
        <w:t>that</w:t>
      </w:r>
      <w:r w:rsidR="004D3FB5" w:rsidRPr="000B2C8B">
        <w:rPr>
          <w:rFonts w:ascii="Arial" w:hAnsi="Arial" w:cs="Arial"/>
          <w:color w:val="000000" w:themeColor="text1"/>
          <w:sz w:val="22"/>
          <w:szCs w:val="22"/>
        </w:rPr>
        <w:t xml:space="preserve"> </w:t>
      </w:r>
      <w:r w:rsidR="004F70F0" w:rsidRPr="000B2C8B">
        <w:rPr>
          <w:rFonts w:ascii="Arial" w:hAnsi="Arial" w:cs="Arial"/>
          <w:color w:val="000000" w:themeColor="text1"/>
          <w:sz w:val="22"/>
          <w:szCs w:val="22"/>
        </w:rPr>
        <w:t xml:space="preserve">a </w:t>
      </w:r>
      <w:r w:rsidR="004D3FB5" w:rsidRPr="000B2C8B">
        <w:rPr>
          <w:rFonts w:ascii="Arial" w:hAnsi="Arial" w:cs="Arial"/>
          <w:color w:val="000000" w:themeColor="text1"/>
          <w:sz w:val="22"/>
          <w:szCs w:val="22"/>
        </w:rPr>
        <w:t xml:space="preserve">raven left </w:t>
      </w:r>
      <w:r w:rsidR="00993858" w:rsidRPr="000B2C8B">
        <w:rPr>
          <w:rFonts w:ascii="Arial" w:hAnsi="Arial" w:cs="Arial"/>
          <w:color w:val="000000" w:themeColor="text1"/>
          <w:sz w:val="22"/>
          <w:szCs w:val="22"/>
        </w:rPr>
        <w:t>its</w:t>
      </w:r>
      <w:r w:rsidR="004D3FB5" w:rsidRPr="000B2C8B">
        <w:rPr>
          <w:rFonts w:ascii="Arial" w:hAnsi="Arial" w:cs="Arial"/>
          <w:color w:val="000000" w:themeColor="text1"/>
          <w:sz w:val="22"/>
          <w:szCs w:val="22"/>
        </w:rPr>
        <w:t xml:space="preserve"> territory (range = </w:t>
      </w:r>
      <w:r w:rsidR="008C6ACC" w:rsidRPr="000B2C8B">
        <w:rPr>
          <w:rFonts w:ascii="Arial" w:hAnsi="Arial" w:cs="Arial"/>
          <w:color w:val="000000" w:themeColor="text1"/>
          <w:sz w:val="22"/>
          <w:szCs w:val="22"/>
        </w:rPr>
        <w:t>0</w:t>
      </w:r>
      <w:r w:rsidR="004D3FB5" w:rsidRPr="000B2C8B">
        <w:rPr>
          <w:rFonts w:ascii="Arial" w:hAnsi="Arial" w:cs="Arial"/>
          <w:color w:val="000000" w:themeColor="text1"/>
          <w:sz w:val="22"/>
          <w:szCs w:val="22"/>
        </w:rPr>
        <w:t xml:space="preserve"> – </w:t>
      </w:r>
      <w:r w:rsidR="00741E3A" w:rsidRPr="000B2C8B">
        <w:rPr>
          <w:rFonts w:ascii="Arial" w:hAnsi="Arial" w:cs="Arial"/>
          <w:color w:val="000000" w:themeColor="text1"/>
          <w:sz w:val="22"/>
          <w:szCs w:val="22"/>
        </w:rPr>
        <w:t>25.5</w:t>
      </w:r>
      <w:r w:rsidR="004D3FB5" w:rsidRPr="000B2C8B">
        <w:rPr>
          <w:rFonts w:ascii="Arial" w:hAnsi="Arial" w:cs="Arial"/>
          <w:color w:val="000000" w:themeColor="text1"/>
          <w:sz w:val="22"/>
          <w:szCs w:val="22"/>
        </w:rPr>
        <w:t xml:space="preserve">%, sd = </w:t>
      </w:r>
      <w:r w:rsidR="00741E3A" w:rsidRPr="000B2C8B">
        <w:rPr>
          <w:rFonts w:ascii="Arial" w:hAnsi="Arial" w:cs="Arial"/>
          <w:color w:val="000000" w:themeColor="text1"/>
          <w:sz w:val="22"/>
          <w:szCs w:val="22"/>
        </w:rPr>
        <w:t>9.6</w:t>
      </w:r>
      <w:r w:rsidR="004D3FB5" w:rsidRPr="000B2C8B">
        <w:rPr>
          <w:rFonts w:ascii="Arial" w:hAnsi="Arial" w:cs="Arial"/>
          <w:color w:val="000000" w:themeColor="text1"/>
          <w:sz w:val="22"/>
          <w:szCs w:val="22"/>
        </w:rPr>
        <w:t xml:space="preserve">%). </w:t>
      </w:r>
      <w:ins w:id="287" w:author="John M. Marzluff" w:date="2026-04-27T09:50:00Z" w16du:dateUtc="2026-04-27T15:50:00Z">
        <w:r w:rsidR="007D3A60">
          <w:rPr>
            <w:rFonts w:ascii="Arial" w:hAnsi="Arial" w:cs="Arial"/>
            <w:color w:val="000000" w:themeColor="text1"/>
            <w:sz w:val="22"/>
            <w:szCs w:val="22"/>
          </w:rPr>
          <w:t xml:space="preserve">Most </w:t>
        </w:r>
      </w:ins>
      <w:r w:rsidR="00402DB7" w:rsidRPr="000B2C8B">
        <w:rPr>
          <w:rFonts w:ascii="Arial" w:hAnsi="Arial" w:cs="Arial"/>
          <w:color w:val="000000" w:themeColor="text1"/>
          <w:sz w:val="22"/>
          <w:szCs w:val="22"/>
        </w:rPr>
        <w:t>58.2</w:t>
      </w:r>
      <w:r w:rsidR="002A5C1B" w:rsidRPr="000B2C8B">
        <w:rPr>
          <w:rFonts w:ascii="Arial" w:hAnsi="Arial" w:cs="Arial"/>
          <w:color w:val="000000" w:themeColor="text1"/>
          <w:sz w:val="22"/>
          <w:szCs w:val="22"/>
        </w:rPr>
        <w:t xml:space="preserve">% </w:t>
      </w:r>
      <w:del w:id="288" w:author="John M. Marzluff" w:date="2026-04-27T09:50:00Z" w16du:dateUtc="2026-04-27T15:50:00Z">
        <w:r w:rsidR="002A5C1B" w:rsidRPr="000B2C8B" w:rsidDel="007D3A60">
          <w:rPr>
            <w:rFonts w:ascii="Arial" w:hAnsi="Arial" w:cs="Arial"/>
            <w:color w:val="000000" w:themeColor="text1"/>
            <w:sz w:val="22"/>
            <w:szCs w:val="22"/>
          </w:rPr>
          <w:delText>of</w:delText>
        </w:r>
        <w:r w:rsidR="004D3FB5" w:rsidRPr="000B2C8B" w:rsidDel="007D3A60">
          <w:rPr>
            <w:rFonts w:ascii="Arial" w:hAnsi="Arial" w:cs="Arial"/>
            <w:color w:val="000000" w:themeColor="text1"/>
            <w:sz w:val="22"/>
            <w:szCs w:val="22"/>
          </w:rPr>
          <w:delText xml:space="preserve"> </w:delText>
        </w:r>
      </w:del>
      <w:r w:rsidR="004D3FB5" w:rsidRPr="000B2C8B">
        <w:rPr>
          <w:rFonts w:ascii="Arial" w:hAnsi="Arial" w:cs="Arial"/>
          <w:color w:val="000000" w:themeColor="text1"/>
          <w:sz w:val="22"/>
          <w:szCs w:val="22"/>
        </w:rPr>
        <w:t xml:space="preserve">extraterritorial trips </w:t>
      </w:r>
      <w:commentRangeStart w:id="289"/>
      <w:del w:id="290" w:author="John M. Marzluff" w:date="2026-04-27T09:50:00Z" w16du:dateUtc="2026-04-27T15:50:00Z">
        <w:r w:rsidR="004D3FB5" w:rsidRPr="000B2C8B" w:rsidDel="007D3A60">
          <w:rPr>
            <w:rFonts w:ascii="Arial" w:hAnsi="Arial" w:cs="Arial"/>
            <w:color w:val="000000" w:themeColor="text1"/>
            <w:sz w:val="22"/>
            <w:szCs w:val="22"/>
          </w:rPr>
          <w:delText xml:space="preserve">with </w:delText>
        </w:r>
      </w:del>
      <w:ins w:id="291" w:author="John M. Marzluff" w:date="2026-04-27T09:50:00Z" w16du:dateUtc="2026-04-27T15:50:00Z">
        <w:r w:rsidR="007D3A60">
          <w:rPr>
            <w:rFonts w:ascii="Arial" w:hAnsi="Arial" w:cs="Arial"/>
            <w:color w:val="000000" w:themeColor="text1"/>
            <w:sz w:val="22"/>
            <w:szCs w:val="22"/>
          </w:rPr>
          <w:t>to</w:t>
        </w:r>
        <w:r w:rsidR="007D3A60" w:rsidRPr="000B2C8B">
          <w:rPr>
            <w:rFonts w:ascii="Arial" w:hAnsi="Arial" w:cs="Arial"/>
            <w:color w:val="000000" w:themeColor="text1"/>
            <w:sz w:val="22"/>
            <w:szCs w:val="22"/>
          </w:rPr>
          <w:t xml:space="preserve"> </w:t>
        </w:r>
      </w:ins>
      <w:r w:rsidR="004D3FB5" w:rsidRPr="000B2C8B">
        <w:rPr>
          <w:rFonts w:ascii="Arial" w:hAnsi="Arial" w:cs="Arial"/>
          <w:color w:val="000000" w:themeColor="text1"/>
          <w:sz w:val="22"/>
          <w:szCs w:val="22"/>
        </w:rPr>
        <w:t xml:space="preserve">a wolf kill </w:t>
      </w:r>
      <w:commentRangeEnd w:id="289"/>
      <w:r w:rsidR="007D3A60" w:rsidRPr="000B2C8B">
        <w:rPr>
          <w:rStyle w:val="CommentReference"/>
          <w:rFonts w:ascii="Arial" w:hAnsi="Arial" w:cs="Arial"/>
          <w:color w:val="000000" w:themeColor="text1"/>
          <w:sz w:val="22"/>
          <w:szCs w:val="22"/>
        </w:rPr>
        <w:commentReference w:id="289"/>
      </w:r>
      <w:r w:rsidR="004D3FB5" w:rsidRPr="000B2C8B">
        <w:rPr>
          <w:rFonts w:ascii="Arial" w:hAnsi="Arial" w:cs="Arial"/>
          <w:color w:val="000000" w:themeColor="text1"/>
          <w:sz w:val="22"/>
          <w:szCs w:val="22"/>
        </w:rPr>
        <w:t xml:space="preserve">involved the raven investigating the hunting areas as well (range = </w:t>
      </w:r>
      <w:r w:rsidR="00402DB7" w:rsidRPr="000B2C8B">
        <w:rPr>
          <w:rFonts w:ascii="Arial" w:hAnsi="Arial" w:cs="Arial"/>
          <w:color w:val="000000" w:themeColor="text1"/>
          <w:sz w:val="22"/>
          <w:szCs w:val="22"/>
        </w:rPr>
        <w:t>0</w:t>
      </w:r>
      <w:r w:rsidR="004D3FB5" w:rsidRPr="000B2C8B">
        <w:rPr>
          <w:rFonts w:ascii="Arial" w:hAnsi="Arial" w:cs="Arial"/>
          <w:color w:val="000000" w:themeColor="text1"/>
          <w:sz w:val="22"/>
          <w:szCs w:val="22"/>
        </w:rPr>
        <w:t xml:space="preserve"> – 100%, sd = </w:t>
      </w:r>
      <w:r w:rsidR="00402DB7" w:rsidRPr="000B2C8B">
        <w:rPr>
          <w:rFonts w:ascii="Arial" w:hAnsi="Arial" w:cs="Arial"/>
          <w:color w:val="000000" w:themeColor="text1"/>
          <w:sz w:val="22"/>
          <w:szCs w:val="22"/>
        </w:rPr>
        <w:t>29.</w:t>
      </w:r>
      <w:commentRangeStart w:id="292"/>
      <w:r w:rsidR="00402DB7" w:rsidRPr="000B2C8B">
        <w:rPr>
          <w:rFonts w:ascii="Arial" w:hAnsi="Arial" w:cs="Arial"/>
          <w:color w:val="000000" w:themeColor="text1"/>
          <w:sz w:val="22"/>
          <w:szCs w:val="22"/>
        </w:rPr>
        <w:t>2</w:t>
      </w:r>
      <w:commentRangeEnd w:id="292"/>
      <w:r w:rsidR="00451B65" w:rsidRPr="000B2C8B">
        <w:rPr>
          <w:rStyle w:val="CommentReference"/>
          <w:rFonts w:ascii="Arial" w:hAnsi="Arial" w:cs="Arial"/>
          <w:color w:val="000000" w:themeColor="text1"/>
          <w:sz w:val="22"/>
          <w:szCs w:val="22"/>
        </w:rPr>
        <w:commentReference w:id="292"/>
      </w:r>
      <w:r w:rsidR="004D3FB5" w:rsidRPr="000B2C8B">
        <w:rPr>
          <w:rFonts w:ascii="Arial" w:hAnsi="Arial" w:cs="Arial"/>
          <w:color w:val="000000" w:themeColor="text1"/>
          <w:sz w:val="22"/>
          <w:szCs w:val="22"/>
        </w:rPr>
        <w:t xml:space="preserve">%). </w:t>
      </w:r>
    </w:p>
    <w:p w14:paraId="0EA5D0FC" w14:textId="3ADD6D3D" w:rsidR="00354CBB" w:rsidRPr="000B2C8B" w:rsidRDefault="0068200B"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5081E2D1" wp14:editId="445F68AD">
            <wp:extent cx="5936615" cy="4086860"/>
            <wp:effectExtent l="0" t="0" r="6985" b="8890"/>
            <wp:docPr id="3917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4086860"/>
                    </a:xfrm>
                    <a:prstGeom prst="rect">
                      <a:avLst/>
                    </a:prstGeom>
                    <a:noFill/>
                    <a:ln>
                      <a:noFill/>
                    </a:ln>
                  </pic:spPr>
                </pic:pic>
              </a:graphicData>
            </a:graphic>
          </wp:inline>
        </w:drawing>
      </w:r>
    </w:p>
    <w:p w14:paraId="3E5BBFEE" w14:textId="1AC5E89D" w:rsidR="00354CBB" w:rsidRPr="000B2C8B" w:rsidRDefault="00354CBB" w:rsidP="00E34EF6">
      <w:pPr>
        <w:spacing w:line="480" w:lineRule="auto"/>
        <w:rPr>
          <w:rFonts w:ascii="Arial" w:hAnsi="Arial" w:cs="Arial"/>
          <w:color w:val="000000" w:themeColor="text1"/>
          <w:sz w:val="22"/>
          <w:szCs w:val="22"/>
        </w:rPr>
      </w:pPr>
      <w:commentRangeStart w:id="293"/>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5</w:t>
      </w:r>
      <w:r w:rsidRPr="000B2C8B">
        <w:rPr>
          <w:rFonts w:ascii="Arial" w:hAnsi="Arial" w:cs="Arial"/>
          <w:color w:val="000000" w:themeColor="text1"/>
          <w:sz w:val="22"/>
          <w:szCs w:val="22"/>
        </w:rPr>
        <w:t xml:space="preserve">. </w:t>
      </w:r>
      <w:commentRangeEnd w:id="293"/>
      <w:r w:rsidR="007D3A60" w:rsidRPr="000B2C8B">
        <w:rPr>
          <w:rStyle w:val="CommentReference"/>
          <w:rFonts w:ascii="Arial" w:hAnsi="Arial" w:cs="Arial"/>
          <w:color w:val="000000" w:themeColor="text1"/>
          <w:sz w:val="22"/>
          <w:szCs w:val="22"/>
        </w:rPr>
        <w:commentReference w:id="293"/>
      </w:r>
      <w:r w:rsidR="00FA5DB2" w:rsidRPr="000B2C8B">
        <w:rPr>
          <w:rFonts w:ascii="Arial" w:hAnsi="Arial" w:cs="Arial"/>
          <w:color w:val="000000" w:themeColor="text1"/>
          <w:sz w:val="22"/>
          <w:szCs w:val="22"/>
        </w:rPr>
        <w:t>P</w:t>
      </w:r>
      <w:r w:rsidRPr="000B2C8B">
        <w:rPr>
          <w:rFonts w:ascii="Arial" w:hAnsi="Arial" w:cs="Arial"/>
          <w:color w:val="000000" w:themeColor="text1"/>
          <w:sz w:val="22"/>
          <w:szCs w:val="22"/>
        </w:rPr>
        <w:t xml:space="preserve">roportion of decision days during </w:t>
      </w:r>
      <w:r w:rsidR="000B21A1" w:rsidRPr="000B2C8B">
        <w:rPr>
          <w:rFonts w:ascii="Arial" w:hAnsi="Arial" w:cs="Arial"/>
          <w:color w:val="000000" w:themeColor="text1"/>
          <w:sz w:val="22"/>
          <w:szCs w:val="22"/>
        </w:rPr>
        <w:t>modeling</w:t>
      </w:r>
      <w:r w:rsidRPr="000B2C8B">
        <w:rPr>
          <w:rFonts w:ascii="Arial" w:hAnsi="Arial" w:cs="Arial"/>
          <w:color w:val="000000" w:themeColor="text1"/>
          <w:sz w:val="22"/>
          <w:szCs w:val="22"/>
        </w:rPr>
        <w:t xml:space="preserve"> period </w:t>
      </w:r>
      <w:del w:id="294" w:author="John M. Marzluff" w:date="2026-04-27T09:54:00Z" w16du:dateUtc="2026-04-27T15:54:00Z">
        <w:r w:rsidRPr="000B2C8B" w:rsidDel="007D3A60">
          <w:rPr>
            <w:rFonts w:ascii="Arial" w:hAnsi="Arial" w:cs="Arial"/>
            <w:color w:val="000000" w:themeColor="text1"/>
            <w:sz w:val="22"/>
            <w:szCs w:val="22"/>
          </w:rPr>
          <w:delText>on which</w:delText>
        </w:r>
      </w:del>
      <w:ins w:id="295" w:author="John M. Marzluff" w:date="2026-04-27T09:54:00Z" w16du:dateUtc="2026-04-27T15:54:00Z">
        <w:r w:rsidR="007D3A60">
          <w:rPr>
            <w:rFonts w:ascii="Arial" w:hAnsi="Arial" w:cs="Arial"/>
            <w:color w:val="000000" w:themeColor="text1"/>
            <w:sz w:val="22"/>
            <w:szCs w:val="22"/>
          </w:rPr>
          <w:t>when</w:t>
        </w:r>
      </w:ins>
      <w:r w:rsidRPr="000B2C8B">
        <w:rPr>
          <w:rFonts w:ascii="Arial" w:hAnsi="Arial" w:cs="Arial"/>
          <w:color w:val="000000" w:themeColor="text1"/>
          <w:sz w:val="22"/>
          <w:szCs w:val="22"/>
        </w:rPr>
        <w:t xml:space="preserve"> each raven made a particular movement decision. </w:t>
      </w:r>
      <w:commentRangeStart w:id="296"/>
      <w:r w:rsidR="00163056" w:rsidRPr="000B2C8B">
        <w:rPr>
          <w:rFonts w:ascii="Arial" w:hAnsi="Arial" w:cs="Arial"/>
          <w:color w:val="000000" w:themeColor="text1"/>
          <w:sz w:val="22"/>
          <w:szCs w:val="22"/>
        </w:rPr>
        <w:t>When</w:t>
      </w:r>
      <w:r w:rsidRPr="000B2C8B">
        <w:rPr>
          <w:rFonts w:ascii="Arial" w:hAnsi="Arial" w:cs="Arial"/>
          <w:color w:val="000000" w:themeColor="text1"/>
          <w:sz w:val="22"/>
          <w:szCs w:val="22"/>
        </w:rPr>
        <w:t xml:space="preserve"> a raven decided to leave its territory, its decision was one of two results.</w:t>
      </w:r>
      <w:commentRangeEnd w:id="296"/>
      <w:r w:rsidR="007D3A60" w:rsidRPr="000B2C8B">
        <w:rPr>
          <w:rStyle w:val="CommentReference"/>
          <w:rFonts w:ascii="Arial" w:hAnsi="Arial" w:cs="Arial"/>
          <w:color w:val="000000" w:themeColor="text1"/>
          <w:sz w:val="22"/>
          <w:szCs w:val="22"/>
        </w:rPr>
        <w:commentReference w:id="296"/>
      </w:r>
      <w:r w:rsidRPr="000B2C8B">
        <w:rPr>
          <w:rFonts w:ascii="Arial" w:hAnsi="Arial" w:cs="Arial"/>
          <w:color w:val="000000" w:themeColor="text1"/>
          <w:sz w:val="22"/>
          <w:szCs w:val="22"/>
        </w:rPr>
        <w:t xml:space="preserve"> The “Other” category is used to encapsulate all extraterritorial movements that did not result in a visit to the hunting regions. The “Hunting” category is used to show a raven visited the Gardiner hunting regions. Instances where a wolf kill </w:t>
      </w:r>
      <w:del w:id="297" w:author="John M. Marzluff" w:date="2026-04-27T10:01:00Z" w16du:dateUtc="2026-04-27T16:01:00Z">
        <w:r w:rsidR="0007208F" w:rsidRPr="000B2C8B" w:rsidDel="007D3A60">
          <w:rPr>
            <w:rFonts w:ascii="Arial" w:hAnsi="Arial" w:cs="Arial"/>
            <w:color w:val="000000" w:themeColor="text1"/>
            <w:sz w:val="22"/>
            <w:szCs w:val="22"/>
          </w:rPr>
          <w:delText>were</w:delText>
        </w:r>
        <w:r w:rsidRPr="000B2C8B" w:rsidDel="007D3A60">
          <w:rPr>
            <w:rFonts w:ascii="Arial" w:hAnsi="Arial" w:cs="Arial"/>
            <w:color w:val="000000" w:themeColor="text1"/>
            <w:sz w:val="22"/>
            <w:szCs w:val="22"/>
          </w:rPr>
          <w:delText xml:space="preserve"> </w:delText>
        </w:r>
      </w:del>
      <w:ins w:id="298" w:author="John M. Marzluff" w:date="2026-04-27T10:01:00Z" w16du:dateUtc="2026-04-27T16:01:00Z">
        <w:r w:rsidR="007D3A60" w:rsidRPr="000B2C8B">
          <w:rPr>
            <w:rFonts w:ascii="Arial" w:hAnsi="Arial" w:cs="Arial"/>
            <w:color w:val="000000" w:themeColor="text1"/>
            <w:sz w:val="22"/>
            <w:szCs w:val="22"/>
          </w:rPr>
          <w:t>w</w:t>
        </w:r>
        <w:r w:rsidR="007D3A60">
          <w:rPr>
            <w:rFonts w:ascii="Arial" w:hAnsi="Arial" w:cs="Arial"/>
            <w:color w:val="000000" w:themeColor="text1"/>
            <w:sz w:val="22"/>
            <w:szCs w:val="22"/>
          </w:rPr>
          <w:t>as</w:t>
        </w:r>
        <w:r w:rsidR="007D3A60" w:rsidRPr="000B2C8B">
          <w:rPr>
            <w:rFonts w:ascii="Arial" w:hAnsi="Arial" w:cs="Arial"/>
            <w:color w:val="000000" w:themeColor="text1"/>
            <w:sz w:val="22"/>
            <w:szCs w:val="22"/>
          </w:rPr>
          <w:t xml:space="preserve"> </w:t>
        </w:r>
      </w:ins>
      <w:r w:rsidR="0007208F" w:rsidRPr="000B2C8B">
        <w:rPr>
          <w:rFonts w:ascii="Arial" w:hAnsi="Arial" w:cs="Arial"/>
          <w:color w:val="000000" w:themeColor="text1"/>
          <w:sz w:val="22"/>
          <w:szCs w:val="22"/>
        </w:rPr>
        <w:t>available</w:t>
      </w:r>
      <w:r w:rsidRPr="000B2C8B">
        <w:rPr>
          <w:rFonts w:ascii="Arial" w:hAnsi="Arial" w:cs="Arial"/>
          <w:color w:val="000000" w:themeColor="text1"/>
          <w:sz w:val="22"/>
          <w:szCs w:val="22"/>
        </w:rPr>
        <w:t xml:space="preserve"> </w:t>
      </w:r>
      <w:r w:rsidR="0007208F" w:rsidRPr="000B2C8B">
        <w:rPr>
          <w:rFonts w:ascii="Arial" w:hAnsi="Arial" w:cs="Arial"/>
          <w:color w:val="000000" w:themeColor="text1"/>
          <w:sz w:val="22"/>
          <w:szCs w:val="22"/>
        </w:rPr>
        <w:t>with</w:t>
      </w:r>
      <w:r w:rsidRPr="000B2C8B">
        <w:rPr>
          <w:rFonts w:ascii="Arial" w:hAnsi="Arial" w:cs="Arial"/>
          <w:color w:val="000000" w:themeColor="text1"/>
          <w:sz w:val="22"/>
          <w:szCs w:val="22"/>
        </w:rPr>
        <w:t xml:space="preserve">in their </w:t>
      </w:r>
      <w:r w:rsidRPr="000B2C8B">
        <w:rPr>
          <w:rFonts w:ascii="Arial" w:hAnsi="Arial" w:cs="Arial"/>
          <w:color w:val="000000" w:themeColor="text1"/>
          <w:sz w:val="22"/>
          <w:szCs w:val="22"/>
        </w:rPr>
        <w:lastRenderedPageBreak/>
        <w:t>territory (</w:t>
      </w:r>
      <w:r w:rsidR="0007208F" w:rsidRPr="000B2C8B">
        <w:rPr>
          <w:rFonts w:ascii="Arial" w:hAnsi="Arial" w:cs="Arial"/>
          <w:color w:val="000000" w:themeColor="text1"/>
          <w:sz w:val="22"/>
          <w:szCs w:val="22"/>
        </w:rPr>
        <w:t>stripe</w:t>
      </w:r>
      <w:r w:rsidRPr="000B2C8B">
        <w:rPr>
          <w:rFonts w:ascii="Arial" w:hAnsi="Arial" w:cs="Arial"/>
          <w:color w:val="000000" w:themeColor="text1"/>
          <w:sz w:val="22"/>
          <w:szCs w:val="22"/>
        </w:rPr>
        <w:t>)</w:t>
      </w:r>
      <w:r w:rsidR="0007208F" w:rsidRPr="000B2C8B">
        <w:rPr>
          <w:rFonts w:ascii="Arial" w:hAnsi="Arial" w:cs="Arial"/>
          <w:color w:val="000000" w:themeColor="text1"/>
          <w:sz w:val="22"/>
          <w:szCs w:val="22"/>
        </w:rPr>
        <w:t>, visited in their territory</w:t>
      </w:r>
      <w:r w:rsidR="007A635F" w:rsidRPr="000B2C8B">
        <w:rPr>
          <w:rFonts w:ascii="Arial" w:hAnsi="Arial" w:cs="Arial"/>
          <w:color w:val="000000" w:themeColor="text1"/>
          <w:sz w:val="22"/>
          <w:szCs w:val="22"/>
        </w:rPr>
        <w:t xml:space="preserve"> (crosshatch)</w:t>
      </w:r>
      <w:r w:rsidR="00603EAA" w:rsidRPr="000B2C8B">
        <w:rPr>
          <w:rFonts w:ascii="Arial" w:hAnsi="Arial" w:cs="Arial"/>
          <w:color w:val="000000" w:themeColor="text1"/>
          <w:sz w:val="22"/>
          <w:szCs w:val="22"/>
        </w:rPr>
        <w:t>,</w:t>
      </w:r>
      <w:r w:rsidRPr="000B2C8B">
        <w:rPr>
          <w:rFonts w:ascii="Arial" w:hAnsi="Arial" w:cs="Arial"/>
          <w:color w:val="000000" w:themeColor="text1"/>
          <w:sz w:val="22"/>
          <w:szCs w:val="22"/>
        </w:rPr>
        <w:t xml:space="preserve"> or visited outside their territory (dots) are denoted by the pattern in the appropriate category for the final decision made that day. The total number of decision days for each raven is displayed on the right-hand side of the plot. </w:t>
      </w:r>
    </w:p>
    <w:p w14:paraId="13264B93" w14:textId="156774F9" w:rsidR="004D3FB5" w:rsidRPr="00E34EF6" w:rsidRDefault="00362CD3" w:rsidP="006813E2">
      <w:pPr>
        <w:pStyle w:val="Heading3"/>
        <w:spacing w:line="480" w:lineRule="auto"/>
        <w:rPr>
          <w:rFonts w:ascii="Arial" w:hAnsi="Arial" w:cs="Arial"/>
          <w:i/>
          <w:iCs/>
          <w:color w:val="000000" w:themeColor="text1"/>
          <w:sz w:val="22"/>
          <w:szCs w:val="22"/>
        </w:rPr>
      </w:pPr>
      <w:r w:rsidRPr="00E34EF6">
        <w:rPr>
          <w:rFonts w:ascii="Arial" w:hAnsi="Arial" w:cs="Arial"/>
          <w:i/>
          <w:iCs/>
          <w:color w:val="000000" w:themeColor="text1"/>
          <w:sz w:val="22"/>
          <w:szCs w:val="22"/>
        </w:rPr>
        <w:t>3.3.1</w:t>
      </w:r>
      <w:r w:rsidR="00381224" w:rsidRPr="00E34EF6">
        <w:rPr>
          <w:rFonts w:ascii="Arial" w:hAnsi="Arial" w:cs="Arial"/>
          <w:i/>
          <w:iCs/>
          <w:color w:val="000000" w:themeColor="text1"/>
          <w:sz w:val="22"/>
          <w:szCs w:val="22"/>
        </w:rPr>
        <w:t xml:space="preserve"> </w:t>
      </w:r>
      <w:r w:rsidR="004D3FB5" w:rsidRPr="00E34EF6">
        <w:rPr>
          <w:rFonts w:ascii="Arial" w:hAnsi="Arial" w:cs="Arial"/>
          <w:i/>
          <w:iCs/>
          <w:color w:val="000000" w:themeColor="text1"/>
          <w:sz w:val="22"/>
          <w:szCs w:val="22"/>
        </w:rPr>
        <w:t>Foraging movement decisions</w:t>
      </w:r>
    </w:p>
    <w:p w14:paraId="3F2DFA54" w14:textId="65D93FD7" w:rsidR="004D3FB5" w:rsidRPr="000B2C8B" w:rsidRDefault="00D71464"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F</w:t>
      </w:r>
      <w:r w:rsidR="004D3FB5" w:rsidRPr="000B2C8B">
        <w:rPr>
          <w:rFonts w:ascii="Arial" w:hAnsi="Arial" w:cs="Arial"/>
          <w:color w:val="000000" w:themeColor="text1"/>
          <w:sz w:val="22"/>
          <w:szCs w:val="22"/>
        </w:rPr>
        <w:t xml:space="preserve">ood availability </w:t>
      </w:r>
      <w:r w:rsidRPr="000B2C8B">
        <w:rPr>
          <w:rFonts w:ascii="Arial" w:hAnsi="Arial" w:cs="Arial"/>
          <w:color w:val="000000" w:themeColor="text1"/>
          <w:sz w:val="22"/>
          <w:szCs w:val="22"/>
        </w:rPr>
        <w:t xml:space="preserve">was the primary covariate </w:t>
      </w:r>
      <w:r w:rsidR="009F731D" w:rsidRPr="000B2C8B">
        <w:rPr>
          <w:rFonts w:ascii="Arial" w:hAnsi="Arial" w:cs="Arial"/>
          <w:color w:val="000000" w:themeColor="text1"/>
          <w:sz w:val="22"/>
          <w:szCs w:val="22"/>
        </w:rPr>
        <w:t xml:space="preserve">that </w:t>
      </w:r>
      <w:r w:rsidR="004D3FB5" w:rsidRPr="000B2C8B">
        <w:rPr>
          <w:rFonts w:ascii="Arial" w:hAnsi="Arial" w:cs="Arial"/>
          <w:color w:val="000000" w:themeColor="text1"/>
          <w:sz w:val="22"/>
          <w:szCs w:val="22"/>
        </w:rPr>
        <w:t xml:space="preserve">impacted a raven’s decision to leave its territory. </w:t>
      </w:r>
      <w:r w:rsidR="00C733D4" w:rsidRPr="000B2C8B">
        <w:rPr>
          <w:rFonts w:ascii="Arial" w:hAnsi="Arial" w:cs="Arial"/>
          <w:color w:val="000000" w:themeColor="text1"/>
          <w:sz w:val="22"/>
          <w:szCs w:val="22"/>
        </w:rPr>
        <w:t xml:space="preserve">Ravens </w:t>
      </w:r>
      <w:commentRangeStart w:id="299"/>
      <w:commentRangeStart w:id="300"/>
      <w:r w:rsidR="00C733D4" w:rsidRPr="000B2C8B">
        <w:rPr>
          <w:rFonts w:ascii="Arial" w:hAnsi="Arial" w:cs="Arial"/>
          <w:color w:val="000000" w:themeColor="text1"/>
          <w:sz w:val="22"/>
          <w:szCs w:val="22"/>
        </w:rPr>
        <w:t xml:space="preserve">were less likely </w:t>
      </w:r>
      <w:commentRangeEnd w:id="299"/>
      <w:r w:rsidR="007D3A60" w:rsidRPr="000B2C8B">
        <w:rPr>
          <w:rStyle w:val="CommentReference"/>
          <w:rFonts w:ascii="Arial" w:hAnsi="Arial" w:cs="Arial"/>
          <w:color w:val="000000" w:themeColor="text1"/>
          <w:sz w:val="22"/>
          <w:szCs w:val="22"/>
        </w:rPr>
        <w:commentReference w:id="299"/>
      </w:r>
      <w:commentRangeEnd w:id="300"/>
      <w:r w:rsidR="007D3A60" w:rsidRPr="000B2C8B">
        <w:rPr>
          <w:rStyle w:val="CommentReference"/>
          <w:rFonts w:ascii="Arial" w:hAnsi="Arial" w:cs="Arial"/>
          <w:color w:val="000000" w:themeColor="text1"/>
          <w:sz w:val="22"/>
          <w:szCs w:val="22"/>
        </w:rPr>
        <w:commentReference w:id="300"/>
      </w:r>
      <w:r w:rsidR="00C733D4" w:rsidRPr="000B2C8B">
        <w:rPr>
          <w:rFonts w:ascii="Arial" w:hAnsi="Arial" w:cs="Arial"/>
          <w:color w:val="000000" w:themeColor="text1"/>
          <w:sz w:val="22"/>
          <w:szCs w:val="22"/>
        </w:rPr>
        <w:t>to leave their territories when</w:t>
      </w:r>
      <w:r w:rsidR="002D48CB" w:rsidRPr="000B2C8B">
        <w:rPr>
          <w:rFonts w:ascii="Arial" w:hAnsi="Arial" w:cs="Arial"/>
          <w:color w:val="000000" w:themeColor="text1"/>
          <w:sz w:val="22"/>
          <w:szCs w:val="22"/>
        </w:rPr>
        <w:t xml:space="preserve"> a wolf kill</w:t>
      </w:r>
      <w:r w:rsidR="00C733D4" w:rsidRPr="000B2C8B">
        <w:rPr>
          <w:rFonts w:ascii="Arial" w:hAnsi="Arial" w:cs="Arial"/>
          <w:color w:val="000000" w:themeColor="text1"/>
          <w:sz w:val="22"/>
          <w:szCs w:val="22"/>
        </w:rPr>
        <w:t xml:space="preserve"> was visited within their territory</w:t>
      </w:r>
      <w:r w:rsidR="002D48CB" w:rsidRPr="000B2C8B">
        <w:rPr>
          <w:rFonts w:ascii="Arial" w:hAnsi="Arial" w:cs="Arial"/>
          <w:color w:val="000000" w:themeColor="text1"/>
          <w:sz w:val="22"/>
          <w:szCs w:val="22"/>
        </w:rPr>
        <w:t xml:space="preserve"> (</w:t>
      </w:r>
      <w:commentRangeStart w:id="301"/>
      <w:r w:rsidR="002D48CB" w:rsidRPr="000B2C8B">
        <w:rPr>
          <w:rFonts w:ascii="Arial" w:hAnsi="Arial" w:cs="Arial"/>
          <w:color w:val="000000" w:themeColor="text1"/>
          <w:sz w:val="22"/>
          <w:szCs w:val="22"/>
        </w:rPr>
        <w:t>OR</w:t>
      </w:r>
      <w:commentRangeEnd w:id="301"/>
      <w:r w:rsidR="007D3A60" w:rsidRPr="000B2C8B">
        <w:rPr>
          <w:rStyle w:val="CommentReference"/>
          <w:rFonts w:ascii="Arial" w:hAnsi="Arial" w:cs="Arial"/>
          <w:color w:val="000000" w:themeColor="text1"/>
          <w:sz w:val="22"/>
          <w:szCs w:val="22"/>
        </w:rPr>
        <w:commentReference w:id="301"/>
      </w:r>
      <w:r w:rsidR="002D48CB" w:rsidRPr="000B2C8B">
        <w:rPr>
          <w:rFonts w:ascii="Arial" w:hAnsi="Arial" w:cs="Arial"/>
          <w:color w:val="000000" w:themeColor="text1"/>
          <w:sz w:val="22"/>
          <w:szCs w:val="22"/>
        </w:rPr>
        <w:t xml:space="preserve"> = 0.</w:t>
      </w:r>
      <w:r w:rsidR="00C733D4" w:rsidRPr="000B2C8B">
        <w:rPr>
          <w:rFonts w:ascii="Arial" w:hAnsi="Arial" w:cs="Arial"/>
          <w:color w:val="000000" w:themeColor="text1"/>
          <w:sz w:val="22"/>
          <w:szCs w:val="22"/>
        </w:rPr>
        <w:t>15</w:t>
      </w:r>
      <w:r w:rsidR="002D48CB" w:rsidRPr="000B2C8B">
        <w:rPr>
          <w:rFonts w:ascii="Arial" w:hAnsi="Arial" w:cs="Arial"/>
          <w:color w:val="000000" w:themeColor="text1"/>
          <w:sz w:val="22"/>
          <w:szCs w:val="22"/>
        </w:rPr>
        <w:t>, 95% CI:).</w:t>
      </w:r>
      <w:r w:rsidR="00C733D4" w:rsidRPr="000B2C8B">
        <w:rPr>
          <w:rFonts w:ascii="Arial" w:hAnsi="Arial" w:cs="Arial"/>
          <w:color w:val="000000" w:themeColor="text1"/>
          <w:sz w:val="22"/>
          <w:szCs w:val="22"/>
        </w:rPr>
        <w:t xml:space="preserve"> </w:t>
      </w:r>
      <w:r w:rsidR="00787518" w:rsidRPr="000B2C8B">
        <w:rPr>
          <w:rFonts w:ascii="Arial" w:hAnsi="Arial" w:cs="Arial"/>
          <w:color w:val="000000" w:themeColor="text1"/>
          <w:sz w:val="22"/>
          <w:szCs w:val="22"/>
        </w:rPr>
        <w:t xml:space="preserve">However, </w:t>
      </w:r>
      <w:ins w:id="302" w:author="John M. Marzluff" w:date="2026-04-27T10:05:00Z" w16du:dateUtc="2026-04-27T16:05:00Z">
        <w:r w:rsidR="007D3A60">
          <w:rPr>
            <w:rFonts w:ascii="Arial" w:hAnsi="Arial" w:cs="Arial"/>
            <w:color w:val="000000" w:themeColor="text1"/>
            <w:sz w:val="22"/>
            <w:szCs w:val="22"/>
          </w:rPr>
          <w:t xml:space="preserve">the presence of </w:t>
        </w:r>
      </w:ins>
      <w:r w:rsidR="00787518" w:rsidRPr="000B2C8B">
        <w:rPr>
          <w:rFonts w:ascii="Arial" w:hAnsi="Arial" w:cs="Arial"/>
          <w:color w:val="000000" w:themeColor="text1"/>
          <w:sz w:val="22"/>
          <w:szCs w:val="22"/>
        </w:rPr>
        <w:t xml:space="preserve">a kill </w:t>
      </w:r>
      <w:del w:id="303" w:author="John M. Marzluff" w:date="2026-04-27T10:05:00Z" w16du:dateUtc="2026-04-27T16:05:00Z">
        <w:r w:rsidR="00787518" w:rsidRPr="000B2C8B" w:rsidDel="007D3A60">
          <w:rPr>
            <w:rFonts w:ascii="Arial" w:hAnsi="Arial" w:cs="Arial"/>
            <w:color w:val="000000" w:themeColor="text1"/>
            <w:sz w:val="22"/>
            <w:szCs w:val="22"/>
          </w:rPr>
          <w:delText xml:space="preserve">being available to them </w:delText>
        </w:r>
      </w:del>
      <w:r w:rsidR="00787518" w:rsidRPr="000B2C8B">
        <w:rPr>
          <w:rFonts w:ascii="Arial" w:hAnsi="Arial" w:cs="Arial"/>
          <w:color w:val="000000" w:themeColor="text1"/>
          <w:sz w:val="22"/>
          <w:szCs w:val="22"/>
        </w:rPr>
        <w:t xml:space="preserve">in their territory </w:t>
      </w:r>
      <w:del w:id="304" w:author="John M. Marzluff" w:date="2026-04-27T10:05:00Z" w16du:dateUtc="2026-04-27T16:05:00Z">
        <w:r w:rsidR="00787518" w:rsidRPr="000B2C8B" w:rsidDel="007D3A60">
          <w:rPr>
            <w:rFonts w:ascii="Arial" w:hAnsi="Arial" w:cs="Arial"/>
            <w:color w:val="000000" w:themeColor="text1"/>
            <w:sz w:val="22"/>
            <w:szCs w:val="22"/>
          </w:rPr>
          <w:delText>was not enough to</w:delText>
        </w:r>
      </w:del>
      <w:ins w:id="305" w:author="John M. Marzluff" w:date="2026-04-27T10:05:00Z" w16du:dateUtc="2026-04-27T16:05:00Z">
        <w:r w:rsidR="007D3A60">
          <w:rPr>
            <w:rFonts w:ascii="Arial" w:hAnsi="Arial" w:cs="Arial"/>
            <w:color w:val="000000" w:themeColor="text1"/>
            <w:sz w:val="22"/>
            <w:szCs w:val="22"/>
          </w:rPr>
          <w:t>did not</w:t>
        </w:r>
      </w:ins>
      <w:r w:rsidR="00787518" w:rsidRPr="000B2C8B">
        <w:rPr>
          <w:rFonts w:ascii="Arial" w:hAnsi="Arial" w:cs="Arial"/>
          <w:color w:val="000000" w:themeColor="text1"/>
          <w:sz w:val="22"/>
          <w:szCs w:val="22"/>
        </w:rPr>
        <w:t xml:space="preserve"> have the same effect</w:t>
      </w:r>
      <w:r w:rsidR="00714597" w:rsidRPr="000B2C8B">
        <w:rPr>
          <w:rFonts w:ascii="Arial" w:hAnsi="Arial" w:cs="Arial"/>
          <w:color w:val="000000" w:themeColor="text1"/>
          <w:sz w:val="22"/>
          <w:szCs w:val="22"/>
        </w:rPr>
        <w:t xml:space="preserve"> </w:t>
      </w:r>
      <w:r w:rsidR="00E96FBB" w:rsidRPr="000B2C8B">
        <w:rPr>
          <w:rFonts w:ascii="Arial" w:hAnsi="Arial" w:cs="Arial"/>
          <w:color w:val="000000" w:themeColor="text1"/>
          <w:sz w:val="22"/>
          <w:szCs w:val="22"/>
        </w:rPr>
        <w:t>(p = 0.76). Further</w:t>
      </w:r>
      <w:r w:rsidR="00622713" w:rsidRPr="000B2C8B">
        <w:rPr>
          <w:rFonts w:ascii="Arial" w:hAnsi="Arial" w:cs="Arial"/>
          <w:color w:val="000000" w:themeColor="text1"/>
          <w:sz w:val="22"/>
          <w:szCs w:val="22"/>
        </w:rPr>
        <w:t>more</w:t>
      </w:r>
      <w:r w:rsidR="00E96FBB" w:rsidRPr="000B2C8B">
        <w:rPr>
          <w:rFonts w:ascii="Arial" w:hAnsi="Arial" w:cs="Arial"/>
          <w:color w:val="000000" w:themeColor="text1"/>
          <w:sz w:val="22"/>
          <w:szCs w:val="22"/>
        </w:rPr>
        <w:t>, hunting biomass or timing of the hunting season did not impact raven decisions to leave their territory (p &gt; 0.</w:t>
      </w:r>
      <w:r w:rsidR="00BF2745" w:rsidRPr="000B2C8B">
        <w:rPr>
          <w:rFonts w:ascii="Arial" w:hAnsi="Arial" w:cs="Arial"/>
          <w:color w:val="000000" w:themeColor="text1"/>
          <w:sz w:val="22"/>
          <w:szCs w:val="22"/>
        </w:rPr>
        <w:t xml:space="preserve">58). </w:t>
      </w:r>
      <w:r w:rsidR="00491D01" w:rsidRPr="000B2C8B">
        <w:rPr>
          <w:rFonts w:ascii="Arial" w:hAnsi="Arial" w:cs="Arial"/>
          <w:color w:val="000000" w:themeColor="text1"/>
          <w:sz w:val="22"/>
          <w:szCs w:val="22"/>
        </w:rPr>
        <w:t>Snow depth was the only weather covariate to show evidence for support with probabilities of leaving their territory increasing with snow depth (OR = 1.2, 95</w:t>
      </w:r>
      <w:r w:rsidR="00C7004B" w:rsidRPr="000B2C8B">
        <w:rPr>
          <w:rFonts w:ascii="Arial" w:hAnsi="Arial" w:cs="Arial"/>
          <w:color w:val="000000" w:themeColor="text1"/>
          <w:sz w:val="22"/>
          <w:szCs w:val="22"/>
        </w:rPr>
        <w:t>%</w:t>
      </w:r>
      <w:r w:rsidR="00491D01" w:rsidRPr="000B2C8B">
        <w:rPr>
          <w:rFonts w:ascii="Arial" w:hAnsi="Arial" w:cs="Arial"/>
          <w:color w:val="000000" w:themeColor="text1"/>
          <w:sz w:val="22"/>
          <w:szCs w:val="22"/>
        </w:rPr>
        <w:t xml:space="preserve"> CI:</w:t>
      </w:r>
      <w:r w:rsidR="0024176E" w:rsidRPr="000B2C8B">
        <w:rPr>
          <w:rFonts w:ascii="Arial" w:hAnsi="Arial" w:cs="Arial"/>
          <w:color w:val="000000" w:themeColor="text1"/>
          <w:sz w:val="22"/>
          <w:szCs w:val="22"/>
        </w:rPr>
        <w:t xml:space="preserve"> ). Ravens also left their territories more often when territorial conspecifics were making the same decision (OR = 1.2, 95% CI: ).</w:t>
      </w:r>
      <w:r w:rsidR="0035738F" w:rsidRPr="000B2C8B">
        <w:rPr>
          <w:rFonts w:ascii="Arial" w:hAnsi="Arial" w:cs="Arial"/>
          <w:color w:val="000000" w:themeColor="text1"/>
          <w:sz w:val="22"/>
          <w:szCs w:val="22"/>
        </w:rPr>
        <w:t xml:space="preserve"> A raven</w:t>
      </w:r>
      <w:r w:rsidR="00D431EE" w:rsidRPr="000B2C8B">
        <w:rPr>
          <w:rFonts w:ascii="Arial" w:hAnsi="Arial" w:cs="Arial"/>
          <w:color w:val="000000" w:themeColor="text1"/>
          <w:sz w:val="22"/>
          <w:szCs w:val="22"/>
        </w:rPr>
        <w:t>’</w:t>
      </w:r>
      <w:r w:rsidR="0035738F" w:rsidRPr="000B2C8B">
        <w:rPr>
          <w:rFonts w:ascii="Arial" w:hAnsi="Arial" w:cs="Arial"/>
          <w:color w:val="000000" w:themeColor="text1"/>
          <w:sz w:val="22"/>
          <w:szCs w:val="22"/>
        </w:rPr>
        <w:t xml:space="preserve">s decision to leave its territory was not influenced by the distance to the hunting regions, frequency of wolf kills in their territory, </w:t>
      </w:r>
      <w:commentRangeStart w:id="306"/>
      <w:r w:rsidR="0035738F" w:rsidRPr="000B2C8B">
        <w:rPr>
          <w:rFonts w:ascii="Arial" w:hAnsi="Arial" w:cs="Arial"/>
          <w:color w:val="000000" w:themeColor="text1"/>
          <w:sz w:val="22"/>
          <w:szCs w:val="22"/>
        </w:rPr>
        <w:t>time of the winter</w:t>
      </w:r>
      <w:commentRangeEnd w:id="306"/>
      <w:r w:rsidR="007D3A60" w:rsidRPr="000B2C8B">
        <w:rPr>
          <w:rStyle w:val="CommentReference"/>
          <w:rFonts w:ascii="Arial" w:hAnsi="Arial" w:cs="Arial"/>
          <w:color w:val="000000" w:themeColor="text1"/>
          <w:sz w:val="22"/>
          <w:szCs w:val="22"/>
        </w:rPr>
        <w:commentReference w:id="306"/>
      </w:r>
      <w:r w:rsidR="0035738F" w:rsidRPr="000B2C8B">
        <w:rPr>
          <w:rFonts w:ascii="Arial" w:hAnsi="Arial" w:cs="Arial"/>
          <w:color w:val="000000" w:themeColor="text1"/>
          <w:sz w:val="22"/>
          <w:szCs w:val="22"/>
        </w:rPr>
        <w:t>, or maximum daily temperature (</w:t>
      </w:r>
      <w:ins w:id="307" w:author="John M. Marzluff" w:date="2026-04-27T10:07:00Z" w16du:dateUtc="2026-04-27T16:07:00Z">
        <w:r w:rsidR="007D3A60">
          <w:rPr>
            <w:rFonts w:ascii="Arial" w:hAnsi="Arial" w:cs="Arial"/>
            <w:color w:val="000000" w:themeColor="text1"/>
            <w:sz w:val="22"/>
            <w:szCs w:val="22"/>
          </w:rPr>
          <w:t xml:space="preserve">all </w:t>
        </w:r>
      </w:ins>
      <w:r w:rsidR="0035738F" w:rsidRPr="000B2C8B">
        <w:rPr>
          <w:rFonts w:ascii="Arial" w:hAnsi="Arial" w:cs="Arial"/>
          <w:color w:val="000000" w:themeColor="text1"/>
          <w:sz w:val="22"/>
          <w:szCs w:val="22"/>
        </w:rPr>
        <w:t>p &gt; 0.49).</w:t>
      </w:r>
    </w:p>
    <w:p w14:paraId="2B16B7FA" w14:textId="6EBEE5C4" w:rsidR="00354CBB" w:rsidRPr="000B2C8B" w:rsidRDefault="00702214"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3063C4FB" wp14:editId="679CA3A9">
            <wp:extent cx="5943600" cy="4290695"/>
            <wp:effectExtent l="0" t="0" r="0" b="0"/>
            <wp:docPr id="1842951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219CBB7A" w14:textId="2C886A65"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6</w:t>
      </w:r>
      <w:r w:rsidRPr="000B2C8B">
        <w:rPr>
          <w:rFonts w:ascii="Arial" w:hAnsi="Arial" w:cs="Arial"/>
          <w:color w:val="000000" w:themeColor="text1"/>
          <w:sz w:val="22"/>
          <w:szCs w:val="22"/>
        </w:rPr>
        <w:t xml:space="preserve">. 95% confidence intervals for model parameters from the territory generalized linear mixed model investigating the probability of a raven leaving its territory each day (n = </w:t>
      </w:r>
      <w:r w:rsidR="002123D1" w:rsidRPr="000B2C8B">
        <w:rPr>
          <w:rFonts w:ascii="Arial" w:hAnsi="Arial" w:cs="Arial"/>
          <w:color w:val="000000" w:themeColor="text1"/>
          <w:sz w:val="22"/>
          <w:szCs w:val="22"/>
        </w:rPr>
        <w:t>1702</w:t>
      </w:r>
      <w:r w:rsidRPr="000B2C8B">
        <w:rPr>
          <w:rFonts w:ascii="Arial" w:hAnsi="Arial" w:cs="Arial"/>
          <w:color w:val="000000" w:themeColor="text1"/>
          <w:sz w:val="22"/>
          <w:szCs w:val="22"/>
        </w:rPr>
        <w:t xml:space="preserve">). </w:t>
      </w:r>
    </w:p>
    <w:p w14:paraId="14D10001" w14:textId="10CEE956" w:rsidR="00354CBB" w:rsidRPr="000B2C8B" w:rsidRDefault="00702214"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2C84D9D5" wp14:editId="78FB9C00">
            <wp:extent cx="5943600" cy="4290695"/>
            <wp:effectExtent l="0" t="0" r="0" b="0"/>
            <wp:docPr id="1398870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30F9E12F" w14:textId="0985C80C"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7</w:t>
      </w:r>
      <w:r w:rsidRPr="000B2C8B">
        <w:rPr>
          <w:rFonts w:ascii="Arial" w:hAnsi="Arial" w:cs="Arial"/>
          <w:color w:val="000000" w:themeColor="text1"/>
          <w:sz w:val="22"/>
          <w:szCs w:val="22"/>
        </w:rPr>
        <w:t>. Predicted probability a</w:t>
      </w:r>
      <w:r w:rsidR="002D4693" w:rsidRPr="000B2C8B">
        <w:rPr>
          <w:rFonts w:ascii="Arial" w:hAnsi="Arial" w:cs="Arial"/>
          <w:color w:val="000000" w:themeColor="text1"/>
          <w:sz w:val="22"/>
          <w:szCs w:val="22"/>
        </w:rPr>
        <w:t xml:space="preserve">nd </w:t>
      </w:r>
      <w:r w:rsidRPr="000B2C8B">
        <w:rPr>
          <w:rFonts w:ascii="Arial" w:hAnsi="Arial" w:cs="Arial"/>
          <w:color w:val="000000" w:themeColor="text1"/>
          <w:sz w:val="22"/>
          <w:szCs w:val="22"/>
        </w:rPr>
        <w:t xml:space="preserve">95% confidence </w:t>
      </w:r>
      <w:r w:rsidR="00B100F8" w:rsidRPr="000B2C8B">
        <w:rPr>
          <w:rFonts w:ascii="Arial" w:hAnsi="Arial" w:cs="Arial"/>
          <w:color w:val="000000" w:themeColor="text1"/>
          <w:sz w:val="22"/>
          <w:szCs w:val="22"/>
        </w:rPr>
        <w:t xml:space="preserve">interval of ravens leaving their territories </w:t>
      </w:r>
      <w:r w:rsidR="00F51F8C" w:rsidRPr="000B2C8B">
        <w:rPr>
          <w:rFonts w:ascii="Arial" w:hAnsi="Arial" w:cs="Arial"/>
          <w:color w:val="000000" w:themeColor="text1"/>
          <w:sz w:val="22"/>
          <w:szCs w:val="22"/>
        </w:rPr>
        <w:t xml:space="preserve">based on if the visit a wolf kill within their </w:t>
      </w:r>
      <w:r w:rsidRPr="000B2C8B">
        <w:rPr>
          <w:rFonts w:ascii="Arial" w:hAnsi="Arial" w:cs="Arial"/>
          <w:color w:val="000000" w:themeColor="text1"/>
          <w:sz w:val="22"/>
          <w:szCs w:val="22"/>
        </w:rPr>
        <w:t xml:space="preserve">territory (p </w:t>
      </w:r>
      <w:r w:rsidR="00DC0380" w:rsidRPr="000B2C8B">
        <w:rPr>
          <w:rFonts w:ascii="Arial" w:hAnsi="Arial" w:cs="Arial"/>
          <w:color w:val="000000" w:themeColor="text1"/>
          <w:sz w:val="22"/>
          <w:szCs w:val="22"/>
        </w:rPr>
        <w:t>&lt;</w:t>
      </w:r>
      <w:r w:rsidR="00A30AC1" w:rsidRPr="000B2C8B">
        <w:rPr>
          <w:rFonts w:ascii="Arial" w:hAnsi="Arial" w:cs="Arial"/>
          <w:color w:val="000000" w:themeColor="text1"/>
          <w:sz w:val="22"/>
          <w:szCs w:val="22"/>
        </w:rPr>
        <w:t xml:space="preserve"> </w:t>
      </w:r>
      <w:r w:rsidR="00DC0380" w:rsidRPr="000B2C8B">
        <w:rPr>
          <w:rFonts w:ascii="Arial" w:hAnsi="Arial" w:cs="Arial"/>
          <w:color w:val="000000" w:themeColor="text1"/>
          <w:sz w:val="22"/>
          <w:szCs w:val="22"/>
        </w:rPr>
        <w:t>0.0</w:t>
      </w:r>
      <w:r w:rsidR="002876B4" w:rsidRPr="000B2C8B">
        <w:rPr>
          <w:rFonts w:ascii="Arial" w:hAnsi="Arial" w:cs="Arial"/>
          <w:color w:val="000000" w:themeColor="text1"/>
          <w:sz w:val="22"/>
          <w:szCs w:val="22"/>
        </w:rPr>
        <w:t>1</w:t>
      </w:r>
      <w:r w:rsidRPr="000B2C8B">
        <w:rPr>
          <w:rFonts w:ascii="Arial" w:hAnsi="Arial" w:cs="Arial"/>
          <w:color w:val="000000" w:themeColor="text1"/>
          <w:sz w:val="22"/>
          <w:szCs w:val="22"/>
        </w:rPr>
        <w:t>)</w:t>
      </w:r>
      <w:r w:rsidR="005A0389" w:rsidRPr="000B2C8B">
        <w:rPr>
          <w:rFonts w:ascii="Arial" w:hAnsi="Arial" w:cs="Arial"/>
          <w:color w:val="000000" w:themeColor="text1"/>
          <w:sz w:val="22"/>
          <w:szCs w:val="22"/>
        </w:rPr>
        <w:t>. Hunting season</w:t>
      </w:r>
      <w:r w:rsidR="00EE39F5" w:rsidRPr="000B2C8B">
        <w:rPr>
          <w:rFonts w:ascii="Arial" w:hAnsi="Arial" w:cs="Arial"/>
          <w:color w:val="000000" w:themeColor="text1"/>
          <w:sz w:val="22"/>
          <w:szCs w:val="22"/>
        </w:rPr>
        <w:t xml:space="preserve"> and wolf kill availability were</w:t>
      </w:r>
      <w:r w:rsidR="005A0389" w:rsidRPr="000B2C8B">
        <w:rPr>
          <w:rFonts w:ascii="Arial" w:hAnsi="Arial" w:cs="Arial"/>
          <w:color w:val="000000" w:themeColor="text1"/>
          <w:sz w:val="22"/>
          <w:szCs w:val="22"/>
        </w:rPr>
        <w:t xml:space="preserve"> set to </w:t>
      </w:r>
      <w:r w:rsidR="00552E7A" w:rsidRPr="000B2C8B">
        <w:rPr>
          <w:rFonts w:ascii="Arial" w:hAnsi="Arial" w:cs="Arial"/>
          <w:i/>
          <w:iCs/>
          <w:color w:val="000000" w:themeColor="text1"/>
          <w:sz w:val="22"/>
          <w:szCs w:val="22"/>
        </w:rPr>
        <w:t>F</w:t>
      </w:r>
      <w:r w:rsidR="005A0389" w:rsidRPr="000B2C8B">
        <w:rPr>
          <w:rFonts w:ascii="Arial" w:hAnsi="Arial" w:cs="Arial"/>
          <w:i/>
          <w:iCs/>
          <w:color w:val="000000" w:themeColor="text1"/>
          <w:sz w:val="22"/>
          <w:szCs w:val="22"/>
        </w:rPr>
        <w:t>alse</w:t>
      </w:r>
      <w:r w:rsidR="005A0389" w:rsidRPr="000B2C8B">
        <w:rPr>
          <w:rFonts w:ascii="Arial" w:hAnsi="Arial" w:cs="Arial"/>
          <w:color w:val="000000" w:themeColor="text1"/>
          <w:sz w:val="22"/>
          <w:szCs w:val="22"/>
        </w:rPr>
        <w:t xml:space="preserve">, study period set to </w:t>
      </w:r>
      <w:r w:rsidR="005A0389" w:rsidRPr="000B2C8B">
        <w:rPr>
          <w:rFonts w:ascii="Arial" w:hAnsi="Arial" w:cs="Arial"/>
          <w:i/>
          <w:iCs/>
          <w:color w:val="000000" w:themeColor="text1"/>
          <w:sz w:val="22"/>
          <w:szCs w:val="22"/>
        </w:rPr>
        <w:t>early</w:t>
      </w:r>
      <w:r w:rsidR="005A0389" w:rsidRPr="000B2C8B">
        <w:rPr>
          <w:rFonts w:ascii="Arial" w:hAnsi="Arial" w:cs="Arial"/>
          <w:color w:val="000000" w:themeColor="text1"/>
          <w:sz w:val="22"/>
          <w:szCs w:val="22"/>
        </w:rPr>
        <w:t>, and a</w:t>
      </w:r>
      <w:r w:rsidRPr="000B2C8B">
        <w:rPr>
          <w:rFonts w:ascii="Arial" w:hAnsi="Arial" w:cs="Arial"/>
          <w:color w:val="000000" w:themeColor="text1"/>
          <w:sz w:val="22"/>
          <w:szCs w:val="22"/>
        </w:rPr>
        <w:t xml:space="preserve">ll other </w:t>
      </w:r>
      <w:r w:rsidR="00C346FF" w:rsidRPr="000B2C8B">
        <w:rPr>
          <w:rFonts w:ascii="Arial" w:hAnsi="Arial" w:cs="Arial"/>
          <w:color w:val="000000" w:themeColor="text1"/>
          <w:sz w:val="22"/>
          <w:szCs w:val="22"/>
        </w:rPr>
        <w:t xml:space="preserve">standardized </w:t>
      </w:r>
      <w:r w:rsidRPr="000B2C8B">
        <w:rPr>
          <w:rFonts w:ascii="Arial" w:hAnsi="Arial" w:cs="Arial"/>
          <w:color w:val="000000" w:themeColor="text1"/>
          <w:sz w:val="22"/>
          <w:szCs w:val="22"/>
        </w:rPr>
        <w:t>covariates held at 0.</w:t>
      </w:r>
    </w:p>
    <w:p w14:paraId="7778DEDE" w14:textId="77777777" w:rsidR="00354CBB" w:rsidRPr="000B2C8B" w:rsidRDefault="00354CBB" w:rsidP="006813E2">
      <w:pPr>
        <w:spacing w:line="480" w:lineRule="auto"/>
        <w:ind w:firstLine="720"/>
        <w:rPr>
          <w:rFonts w:ascii="Arial" w:hAnsi="Arial" w:cs="Arial"/>
          <w:color w:val="000000" w:themeColor="text1"/>
          <w:sz w:val="22"/>
          <w:szCs w:val="22"/>
        </w:rPr>
      </w:pPr>
    </w:p>
    <w:p w14:paraId="0F947A2A" w14:textId="24C0426D" w:rsidR="00B62663" w:rsidRPr="000B2C8B" w:rsidRDefault="004E1330"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A</w:t>
      </w:r>
      <w:r w:rsidR="004D3FB5" w:rsidRPr="000B2C8B">
        <w:rPr>
          <w:rFonts w:ascii="Arial" w:hAnsi="Arial" w:cs="Arial"/>
          <w:color w:val="000000" w:themeColor="text1"/>
          <w:sz w:val="22"/>
          <w:szCs w:val="22"/>
        </w:rPr>
        <w:t xml:space="preserve"> raven</w:t>
      </w:r>
      <w:r w:rsidR="00EC4C39" w:rsidRPr="000B2C8B">
        <w:rPr>
          <w:rFonts w:ascii="Arial" w:hAnsi="Arial" w:cs="Arial"/>
          <w:color w:val="000000" w:themeColor="text1"/>
          <w:sz w:val="22"/>
          <w:szCs w:val="22"/>
        </w:rPr>
        <w:t>’s</w:t>
      </w:r>
      <w:r w:rsidR="00F155A2"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destination</w:t>
      </w:r>
      <w:r w:rsidR="00EC4C39" w:rsidRPr="000B2C8B">
        <w:rPr>
          <w:rFonts w:ascii="Arial" w:hAnsi="Arial" w:cs="Arial"/>
          <w:color w:val="000000" w:themeColor="text1"/>
          <w:sz w:val="22"/>
          <w:szCs w:val="22"/>
        </w:rPr>
        <w:t xml:space="preserve"> after leaving its territory </w:t>
      </w:r>
      <w:r w:rsidR="004D3FB5" w:rsidRPr="000B2C8B">
        <w:rPr>
          <w:rFonts w:ascii="Arial" w:hAnsi="Arial" w:cs="Arial"/>
          <w:color w:val="000000" w:themeColor="text1"/>
          <w:sz w:val="22"/>
          <w:szCs w:val="22"/>
        </w:rPr>
        <w:t>was influenced by many factors. Ravens were more likely to visit the hunting regions during the hunting season (</w:t>
      </w:r>
      <w:r w:rsidR="0007625D" w:rsidRPr="000B2C8B">
        <w:rPr>
          <w:rFonts w:ascii="Arial" w:hAnsi="Arial" w:cs="Arial"/>
          <w:color w:val="000000" w:themeColor="text1"/>
          <w:sz w:val="22"/>
          <w:szCs w:val="22"/>
        </w:rPr>
        <w:t xml:space="preserve">OR = </w:t>
      </w:r>
      <w:r w:rsidR="001C01C7" w:rsidRPr="000B2C8B">
        <w:rPr>
          <w:rFonts w:ascii="Arial" w:hAnsi="Arial" w:cs="Arial"/>
          <w:color w:val="000000" w:themeColor="text1"/>
          <w:sz w:val="22"/>
          <w:szCs w:val="22"/>
        </w:rPr>
        <w:t>3.4</w:t>
      </w:r>
      <w:r w:rsidR="0007625D" w:rsidRPr="000B2C8B">
        <w:rPr>
          <w:rFonts w:ascii="Arial" w:hAnsi="Arial" w:cs="Arial"/>
          <w:color w:val="000000" w:themeColor="text1"/>
          <w:sz w:val="22"/>
          <w:szCs w:val="22"/>
        </w:rPr>
        <w:t xml:space="preserve">, 95% CI: </w:t>
      </w:r>
      <w:r w:rsidR="004D3FB5" w:rsidRPr="000B2C8B">
        <w:rPr>
          <w:rFonts w:ascii="Arial" w:hAnsi="Arial" w:cs="Arial"/>
          <w:color w:val="000000" w:themeColor="text1"/>
          <w:sz w:val="22"/>
          <w:szCs w:val="22"/>
        </w:rPr>
        <w:t>), but they were not influenced by the actual amount of biomass available in hunting areas (</w:t>
      </w:r>
      <w:r w:rsidR="008F754C" w:rsidRPr="000B2C8B">
        <w:rPr>
          <w:rFonts w:ascii="Arial" w:hAnsi="Arial" w:cs="Arial"/>
          <w:color w:val="000000" w:themeColor="text1"/>
          <w:sz w:val="22"/>
          <w:szCs w:val="22"/>
        </w:rPr>
        <w:t>p = 0.</w:t>
      </w:r>
      <w:r w:rsidR="00B70783" w:rsidRPr="000B2C8B">
        <w:rPr>
          <w:rFonts w:ascii="Arial" w:hAnsi="Arial" w:cs="Arial"/>
          <w:color w:val="000000" w:themeColor="text1"/>
          <w:sz w:val="22"/>
          <w:szCs w:val="22"/>
        </w:rPr>
        <w:t>13</w:t>
      </w:r>
      <w:r w:rsidR="004D3FB5" w:rsidRPr="000B2C8B">
        <w:rPr>
          <w:rFonts w:ascii="Arial" w:hAnsi="Arial" w:cs="Arial"/>
          <w:color w:val="000000" w:themeColor="text1"/>
          <w:sz w:val="22"/>
          <w:szCs w:val="22"/>
        </w:rPr>
        <w:t>). When a wolf kill was located</w:t>
      </w:r>
      <w:r w:rsidR="00450C95" w:rsidRPr="000B2C8B">
        <w:rPr>
          <w:rFonts w:ascii="Arial" w:hAnsi="Arial" w:cs="Arial"/>
          <w:color w:val="000000" w:themeColor="text1"/>
          <w:sz w:val="22"/>
          <w:szCs w:val="22"/>
        </w:rPr>
        <w:t xml:space="preserve"> by the raven</w:t>
      </w:r>
      <w:r w:rsidR="004D3FB5" w:rsidRPr="000B2C8B">
        <w:rPr>
          <w:rFonts w:ascii="Arial" w:hAnsi="Arial" w:cs="Arial"/>
          <w:color w:val="000000" w:themeColor="text1"/>
          <w:sz w:val="22"/>
          <w:szCs w:val="22"/>
        </w:rPr>
        <w:t xml:space="preserve"> outside of </w:t>
      </w:r>
      <w:del w:id="308" w:author="John M. Marzluff" w:date="2026-04-27T10:11:00Z" w16du:dateUtc="2026-04-27T16:11:00Z">
        <w:r w:rsidR="004D3FB5" w:rsidRPr="000B2C8B" w:rsidDel="007D3A60">
          <w:rPr>
            <w:rFonts w:ascii="Arial" w:hAnsi="Arial" w:cs="Arial"/>
            <w:color w:val="000000" w:themeColor="text1"/>
            <w:sz w:val="22"/>
            <w:szCs w:val="22"/>
          </w:rPr>
          <w:delText xml:space="preserve">a </w:delText>
        </w:r>
      </w:del>
      <w:r w:rsidR="00514466" w:rsidRPr="000B2C8B">
        <w:rPr>
          <w:rFonts w:ascii="Arial" w:hAnsi="Arial" w:cs="Arial"/>
          <w:color w:val="000000" w:themeColor="text1"/>
          <w:sz w:val="22"/>
          <w:szCs w:val="22"/>
        </w:rPr>
        <w:t xml:space="preserve">its </w:t>
      </w:r>
      <w:r w:rsidR="004D3FB5" w:rsidRPr="000B2C8B">
        <w:rPr>
          <w:rFonts w:ascii="Arial" w:hAnsi="Arial" w:cs="Arial"/>
          <w:color w:val="000000" w:themeColor="text1"/>
          <w:sz w:val="22"/>
          <w:szCs w:val="22"/>
        </w:rPr>
        <w:t xml:space="preserve">territory, it reduced the </w:t>
      </w:r>
      <w:r w:rsidR="00583298" w:rsidRPr="000B2C8B">
        <w:rPr>
          <w:rFonts w:ascii="Arial" w:hAnsi="Arial" w:cs="Arial"/>
          <w:color w:val="000000" w:themeColor="text1"/>
          <w:sz w:val="22"/>
          <w:szCs w:val="22"/>
        </w:rPr>
        <w:t>probability</w:t>
      </w:r>
      <w:r w:rsidR="004D3FB5" w:rsidRPr="000B2C8B">
        <w:rPr>
          <w:rFonts w:ascii="Arial" w:hAnsi="Arial" w:cs="Arial"/>
          <w:color w:val="000000" w:themeColor="text1"/>
          <w:sz w:val="22"/>
          <w:szCs w:val="22"/>
        </w:rPr>
        <w:t xml:space="preserve"> of visiting the hunting area </w:t>
      </w:r>
      <w:r w:rsidR="00943B82" w:rsidRPr="000B2C8B">
        <w:rPr>
          <w:rFonts w:ascii="Arial" w:hAnsi="Arial" w:cs="Arial"/>
          <w:color w:val="000000" w:themeColor="text1"/>
          <w:sz w:val="22"/>
          <w:szCs w:val="22"/>
        </w:rPr>
        <w:t>(</w:t>
      </w:r>
      <w:r w:rsidR="00E61637" w:rsidRPr="000B2C8B">
        <w:rPr>
          <w:rFonts w:ascii="Arial" w:hAnsi="Arial" w:cs="Arial"/>
          <w:color w:val="000000" w:themeColor="text1"/>
          <w:sz w:val="22"/>
          <w:szCs w:val="22"/>
        </w:rPr>
        <w:t>OR = 0.</w:t>
      </w:r>
      <w:r w:rsidR="00394839" w:rsidRPr="000B2C8B">
        <w:rPr>
          <w:rFonts w:ascii="Arial" w:hAnsi="Arial" w:cs="Arial"/>
          <w:color w:val="000000" w:themeColor="text1"/>
          <w:sz w:val="22"/>
          <w:szCs w:val="22"/>
        </w:rPr>
        <w:t>33</w:t>
      </w:r>
      <w:r w:rsidR="00E61637" w:rsidRPr="000B2C8B">
        <w:rPr>
          <w:rFonts w:ascii="Arial" w:hAnsi="Arial" w:cs="Arial"/>
          <w:color w:val="000000" w:themeColor="text1"/>
          <w:sz w:val="22"/>
          <w:szCs w:val="22"/>
        </w:rPr>
        <w:t xml:space="preserve">, 95% CI: </w:t>
      </w:r>
      <w:r w:rsidR="004D3FB5" w:rsidRPr="000B2C8B">
        <w:rPr>
          <w:rFonts w:ascii="Arial" w:hAnsi="Arial" w:cs="Arial"/>
          <w:color w:val="000000" w:themeColor="text1"/>
          <w:sz w:val="22"/>
          <w:szCs w:val="22"/>
        </w:rPr>
        <w:t xml:space="preserve">). Ravens with territories </w:t>
      </w:r>
      <w:r w:rsidR="008532C7" w:rsidRPr="000B2C8B">
        <w:rPr>
          <w:rFonts w:ascii="Arial" w:hAnsi="Arial" w:cs="Arial"/>
          <w:color w:val="000000" w:themeColor="text1"/>
          <w:sz w:val="22"/>
          <w:szCs w:val="22"/>
        </w:rPr>
        <w:t>farther</w:t>
      </w:r>
      <w:r w:rsidR="004D3FB5" w:rsidRPr="000B2C8B">
        <w:rPr>
          <w:rFonts w:ascii="Arial" w:hAnsi="Arial" w:cs="Arial"/>
          <w:color w:val="000000" w:themeColor="text1"/>
          <w:sz w:val="22"/>
          <w:szCs w:val="22"/>
        </w:rPr>
        <w:t xml:space="preserve"> to the hunting regions visited the hunting area </w:t>
      </w:r>
      <w:r w:rsidR="008532C7" w:rsidRPr="000B2C8B">
        <w:rPr>
          <w:rFonts w:ascii="Arial" w:hAnsi="Arial" w:cs="Arial"/>
          <w:color w:val="000000" w:themeColor="text1"/>
          <w:sz w:val="22"/>
          <w:szCs w:val="22"/>
        </w:rPr>
        <w:t>less</w:t>
      </w:r>
      <w:r w:rsidR="004D3FB5" w:rsidRPr="000B2C8B">
        <w:rPr>
          <w:rFonts w:ascii="Arial" w:hAnsi="Arial" w:cs="Arial"/>
          <w:color w:val="000000" w:themeColor="text1"/>
          <w:sz w:val="22"/>
          <w:szCs w:val="22"/>
        </w:rPr>
        <w:t xml:space="preserve"> often</w:t>
      </w:r>
      <w:ins w:id="309" w:author="John M. Marzluff" w:date="2026-04-27T10:10:00Z" w16du:dateUtc="2026-04-27T16:10:00Z">
        <w:r w:rsidR="007D3A60">
          <w:rPr>
            <w:rFonts w:ascii="Arial" w:hAnsi="Arial" w:cs="Arial"/>
            <w:color w:val="000000" w:themeColor="text1"/>
            <w:sz w:val="22"/>
            <w:szCs w:val="22"/>
          </w:rPr>
          <w:t xml:space="preserve"> than did those near the hunting areas</w:t>
        </w:r>
      </w:ins>
      <w:r w:rsidR="004D3FB5" w:rsidRPr="000B2C8B">
        <w:rPr>
          <w:rFonts w:ascii="Arial" w:hAnsi="Arial" w:cs="Arial"/>
          <w:color w:val="000000" w:themeColor="text1"/>
          <w:sz w:val="22"/>
          <w:szCs w:val="22"/>
        </w:rPr>
        <w:t xml:space="preserve"> (</w:t>
      </w:r>
      <w:r w:rsidR="003A5499" w:rsidRPr="000B2C8B">
        <w:rPr>
          <w:rFonts w:ascii="Arial" w:hAnsi="Arial" w:cs="Arial"/>
          <w:color w:val="000000" w:themeColor="text1"/>
          <w:sz w:val="22"/>
          <w:szCs w:val="22"/>
        </w:rPr>
        <w:t>OR = 0.</w:t>
      </w:r>
      <w:r w:rsidR="00336E8D" w:rsidRPr="000B2C8B">
        <w:rPr>
          <w:rFonts w:ascii="Arial" w:hAnsi="Arial" w:cs="Arial"/>
          <w:color w:val="000000" w:themeColor="text1"/>
          <w:sz w:val="22"/>
          <w:szCs w:val="22"/>
        </w:rPr>
        <w:t>17</w:t>
      </w:r>
      <w:r w:rsidR="003A5499" w:rsidRPr="000B2C8B">
        <w:rPr>
          <w:rFonts w:ascii="Arial" w:hAnsi="Arial" w:cs="Arial"/>
          <w:color w:val="000000" w:themeColor="text1"/>
          <w:sz w:val="22"/>
          <w:szCs w:val="22"/>
        </w:rPr>
        <w:t xml:space="preserve">, </w:t>
      </w:r>
      <w:r w:rsidR="003A5499" w:rsidRPr="000B2C8B">
        <w:rPr>
          <w:rFonts w:ascii="Arial" w:hAnsi="Arial" w:cs="Arial"/>
          <w:color w:val="000000" w:themeColor="text1"/>
          <w:sz w:val="22"/>
          <w:szCs w:val="22"/>
        </w:rPr>
        <w:lastRenderedPageBreak/>
        <w:t xml:space="preserve">95% CI: </w:t>
      </w:r>
      <w:r w:rsidR="004D3FB5" w:rsidRPr="000B2C8B">
        <w:rPr>
          <w:rFonts w:ascii="Arial" w:hAnsi="Arial" w:cs="Arial"/>
          <w:color w:val="000000" w:themeColor="text1"/>
          <w:sz w:val="22"/>
          <w:szCs w:val="22"/>
        </w:rPr>
        <w:t xml:space="preserve">). </w:t>
      </w:r>
      <w:r w:rsidR="00B2529C" w:rsidRPr="000B2C8B">
        <w:rPr>
          <w:rFonts w:ascii="Arial" w:hAnsi="Arial" w:cs="Arial"/>
          <w:color w:val="000000" w:themeColor="text1"/>
          <w:sz w:val="22"/>
          <w:szCs w:val="22"/>
        </w:rPr>
        <w:t xml:space="preserve">Raven visits to the hunting area </w:t>
      </w:r>
      <w:r w:rsidR="00CC7C07" w:rsidRPr="000B2C8B">
        <w:rPr>
          <w:rFonts w:ascii="Arial" w:hAnsi="Arial" w:cs="Arial"/>
          <w:color w:val="000000" w:themeColor="text1"/>
          <w:sz w:val="22"/>
          <w:szCs w:val="22"/>
        </w:rPr>
        <w:t>increased as snow depth decreased (OR = 1.3, 95% CI: )</w:t>
      </w:r>
      <w:r w:rsidR="00302A78" w:rsidRPr="000B2C8B">
        <w:rPr>
          <w:rFonts w:ascii="Arial" w:hAnsi="Arial" w:cs="Arial"/>
          <w:color w:val="000000" w:themeColor="text1"/>
          <w:sz w:val="22"/>
          <w:szCs w:val="22"/>
        </w:rPr>
        <w:t>,</w:t>
      </w:r>
      <w:r w:rsidR="00CC7C07" w:rsidRPr="000B2C8B">
        <w:rPr>
          <w:rFonts w:ascii="Arial" w:hAnsi="Arial" w:cs="Arial"/>
          <w:color w:val="000000" w:themeColor="text1"/>
          <w:sz w:val="22"/>
          <w:szCs w:val="22"/>
        </w:rPr>
        <w:t xml:space="preserve"> </w:t>
      </w:r>
      <w:r w:rsidR="0025215C" w:rsidRPr="000B2C8B">
        <w:rPr>
          <w:rFonts w:ascii="Arial" w:hAnsi="Arial" w:cs="Arial"/>
          <w:color w:val="000000" w:themeColor="text1"/>
          <w:sz w:val="22"/>
          <w:szCs w:val="22"/>
        </w:rPr>
        <w:t>and again showed no influence from temperature</w:t>
      </w:r>
      <w:r w:rsidR="00B2529C" w:rsidRPr="000B2C8B">
        <w:rPr>
          <w:rFonts w:ascii="Arial" w:hAnsi="Arial" w:cs="Arial"/>
          <w:color w:val="000000" w:themeColor="text1"/>
          <w:sz w:val="22"/>
          <w:szCs w:val="22"/>
        </w:rPr>
        <w:t xml:space="preserve">). </w:t>
      </w:r>
      <w:r w:rsidR="004D3FB5" w:rsidRPr="000B2C8B">
        <w:rPr>
          <w:rFonts w:ascii="Arial" w:hAnsi="Arial" w:cs="Arial"/>
          <w:color w:val="000000" w:themeColor="text1"/>
          <w:sz w:val="22"/>
          <w:szCs w:val="22"/>
        </w:rPr>
        <w:t xml:space="preserve">Ravens were more likely to travel to the hunting area </w:t>
      </w:r>
      <w:commentRangeStart w:id="310"/>
      <w:r w:rsidR="004D3FB5" w:rsidRPr="000B2C8B">
        <w:rPr>
          <w:rFonts w:ascii="Arial" w:hAnsi="Arial" w:cs="Arial"/>
          <w:color w:val="000000" w:themeColor="text1"/>
          <w:sz w:val="22"/>
          <w:szCs w:val="22"/>
        </w:rPr>
        <w:t xml:space="preserve">when a greater proportion of GPS tracked territorial ravens made the same decision </w:t>
      </w:r>
      <w:r w:rsidR="0051695A" w:rsidRPr="000B2C8B">
        <w:rPr>
          <w:rFonts w:ascii="Arial" w:hAnsi="Arial" w:cs="Arial"/>
          <w:color w:val="000000" w:themeColor="text1"/>
          <w:sz w:val="22"/>
          <w:szCs w:val="22"/>
        </w:rPr>
        <w:t>(OR = 1.</w:t>
      </w:r>
      <w:r w:rsidR="00DB199B" w:rsidRPr="000B2C8B">
        <w:rPr>
          <w:rFonts w:ascii="Arial" w:hAnsi="Arial" w:cs="Arial"/>
          <w:color w:val="000000" w:themeColor="text1"/>
          <w:sz w:val="22"/>
          <w:szCs w:val="22"/>
        </w:rPr>
        <w:t>2</w:t>
      </w:r>
      <w:r w:rsidR="0051695A" w:rsidRPr="000B2C8B">
        <w:rPr>
          <w:rFonts w:ascii="Arial" w:hAnsi="Arial" w:cs="Arial"/>
          <w:color w:val="000000" w:themeColor="text1"/>
          <w:sz w:val="22"/>
          <w:szCs w:val="22"/>
        </w:rPr>
        <w:t>, 95% CI: ).</w:t>
      </w:r>
      <w:commentRangeEnd w:id="310"/>
      <w:r w:rsidR="007D3A60" w:rsidRPr="000B2C8B">
        <w:rPr>
          <w:rStyle w:val="CommentReference"/>
          <w:rFonts w:ascii="Arial" w:hAnsi="Arial" w:cs="Arial"/>
          <w:color w:val="000000" w:themeColor="text1"/>
          <w:sz w:val="22"/>
          <w:szCs w:val="22"/>
        </w:rPr>
        <w:commentReference w:id="310"/>
      </w:r>
    </w:p>
    <w:p w14:paraId="7E6FC649" w14:textId="1C6EB861" w:rsidR="00354CBB" w:rsidRPr="000B2C8B" w:rsidRDefault="00354CBB" w:rsidP="006813E2">
      <w:pPr>
        <w:spacing w:line="480" w:lineRule="auto"/>
        <w:rPr>
          <w:rFonts w:ascii="Arial" w:hAnsi="Arial" w:cs="Arial"/>
          <w:color w:val="000000" w:themeColor="text1"/>
          <w:sz w:val="22"/>
          <w:szCs w:val="22"/>
        </w:rPr>
      </w:pPr>
    </w:p>
    <w:p w14:paraId="1D15C02F" w14:textId="449DC65B" w:rsidR="007B4864" w:rsidRPr="000B2C8B" w:rsidRDefault="00BA1F5A"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drawing>
          <wp:inline distT="0" distB="0" distL="0" distR="0" wp14:anchorId="25E1B8F9" wp14:editId="648B50C0">
            <wp:extent cx="5943600" cy="4290695"/>
            <wp:effectExtent l="0" t="0" r="0" b="0"/>
            <wp:docPr id="1631984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2116E997" w14:textId="1D82C16C"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8</w:t>
      </w:r>
      <w:r w:rsidRPr="000B2C8B">
        <w:rPr>
          <w:rFonts w:ascii="Arial" w:hAnsi="Arial" w:cs="Arial"/>
          <w:color w:val="000000" w:themeColor="text1"/>
          <w:sz w:val="22"/>
          <w:szCs w:val="22"/>
        </w:rPr>
        <w:t>. 95% confidence intervals for model parameters from the hunting generalized linear mixed model investigating the probability of ravens visiting the hunting regions on days it has left its territory (n = 1</w:t>
      </w:r>
      <w:r w:rsidR="0054173D" w:rsidRPr="000B2C8B">
        <w:rPr>
          <w:rFonts w:ascii="Arial" w:hAnsi="Arial" w:cs="Arial"/>
          <w:color w:val="000000" w:themeColor="text1"/>
          <w:sz w:val="22"/>
          <w:szCs w:val="22"/>
        </w:rPr>
        <w:t>586</w:t>
      </w:r>
      <w:r w:rsidRPr="000B2C8B">
        <w:rPr>
          <w:rFonts w:ascii="Arial" w:hAnsi="Arial" w:cs="Arial"/>
          <w:color w:val="000000" w:themeColor="text1"/>
          <w:sz w:val="22"/>
          <w:szCs w:val="22"/>
        </w:rPr>
        <w:t>).</w:t>
      </w:r>
    </w:p>
    <w:p w14:paraId="070C09AB" w14:textId="738E486B" w:rsidR="00354CBB" w:rsidRPr="000B2C8B" w:rsidRDefault="00BA1F5A" w:rsidP="006813E2">
      <w:pPr>
        <w:spacing w:line="480" w:lineRule="auto"/>
        <w:rPr>
          <w:rFonts w:ascii="Arial" w:hAnsi="Arial" w:cs="Arial"/>
          <w:color w:val="000000" w:themeColor="text1"/>
          <w:sz w:val="22"/>
          <w:szCs w:val="22"/>
        </w:rPr>
      </w:pPr>
      <w:r w:rsidRPr="000B2C8B">
        <w:rPr>
          <w:rFonts w:ascii="Arial" w:hAnsi="Arial" w:cs="Arial"/>
          <w:noProof/>
          <w:color w:val="000000" w:themeColor="text1"/>
          <w:sz w:val="22"/>
          <w:szCs w:val="22"/>
        </w:rPr>
        <w:lastRenderedPageBreak/>
        <w:drawing>
          <wp:inline distT="0" distB="0" distL="0" distR="0" wp14:anchorId="0F5F3E22" wp14:editId="11758566">
            <wp:extent cx="5943600" cy="4290695"/>
            <wp:effectExtent l="0" t="0" r="0" b="0"/>
            <wp:docPr id="1274666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290695"/>
                    </a:xfrm>
                    <a:prstGeom prst="rect">
                      <a:avLst/>
                    </a:prstGeom>
                    <a:noFill/>
                    <a:ln>
                      <a:noFill/>
                    </a:ln>
                  </pic:spPr>
                </pic:pic>
              </a:graphicData>
            </a:graphic>
          </wp:inline>
        </w:drawing>
      </w:r>
    </w:p>
    <w:p w14:paraId="73DBA75B" w14:textId="152172E1" w:rsidR="00354CBB" w:rsidRPr="000B2C8B" w:rsidRDefault="00354CBB"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t xml:space="preserve">Figure </w:t>
      </w:r>
      <w:r w:rsidR="005F0636">
        <w:rPr>
          <w:rFonts w:ascii="Arial" w:hAnsi="Arial" w:cs="Arial"/>
          <w:color w:val="000000" w:themeColor="text1"/>
          <w:sz w:val="22"/>
          <w:szCs w:val="22"/>
        </w:rPr>
        <w:t>9</w:t>
      </w:r>
      <w:r w:rsidRPr="000B2C8B">
        <w:rPr>
          <w:rFonts w:ascii="Arial" w:hAnsi="Arial" w:cs="Arial"/>
          <w:color w:val="000000" w:themeColor="text1"/>
          <w:sz w:val="22"/>
          <w:szCs w:val="22"/>
        </w:rPr>
        <w:t>. Predicted probability and 95% confidence intervals of ravens visiting the hunting regions based on the timing of the hunting season (p &lt; 0.0</w:t>
      </w:r>
      <w:r w:rsidR="006B2CE8" w:rsidRPr="000B2C8B">
        <w:rPr>
          <w:rFonts w:ascii="Arial" w:hAnsi="Arial" w:cs="Arial"/>
          <w:color w:val="000000" w:themeColor="text1"/>
          <w:sz w:val="22"/>
          <w:szCs w:val="22"/>
        </w:rPr>
        <w:t>0</w:t>
      </w:r>
      <w:r w:rsidRPr="000B2C8B">
        <w:rPr>
          <w:rFonts w:ascii="Arial" w:hAnsi="Arial" w:cs="Arial"/>
          <w:color w:val="000000" w:themeColor="text1"/>
          <w:sz w:val="22"/>
          <w:szCs w:val="22"/>
        </w:rPr>
        <w:t>1) and whether they located a wolf kill after leaving their territory (p &lt; 0.001).</w:t>
      </w:r>
      <w:r w:rsidR="001F6D05" w:rsidRPr="000B2C8B">
        <w:rPr>
          <w:rFonts w:ascii="Arial" w:hAnsi="Arial" w:cs="Arial"/>
          <w:color w:val="000000" w:themeColor="text1"/>
          <w:sz w:val="22"/>
          <w:szCs w:val="22"/>
        </w:rPr>
        <w:t xml:space="preserve"> All</w:t>
      </w:r>
      <w:r w:rsidRPr="000B2C8B">
        <w:rPr>
          <w:rFonts w:ascii="Arial" w:hAnsi="Arial" w:cs="Arial"/>
          <w:color w:val="000000" w:themeColor="text1"/>
          <w:sz w:val="22"/>
          <w:szCs w:val="22"/>
        </w:rPr>
        <w:t xml:space="preserve"> other continuous scaled covariates are held at 0.</w:t>
      </w:r>
    </w:p>
    <w:p w14:paraId="4BEE56E1" w14:textId="77777777" w:rsidR="004D3FB5" w:rsidRPr="000B2C8B" w:rsidRDefault="004D3FB5" w:rsidP="006813E2">
      <w:pPr>
        <w:spacing w:line="480" w:lineRule="auto"/>
        <w:rPr>
          <w:rFonts w:ascii="Arial" w:hAnsi="Arial" w:cs="Arial"/>
          <w:color w:val="000000" w:themeColor="text1"/>
          <w:sz w:val="22"/>
          <w:szCs w:val="22"/>
        </w:rPr>
      </w:pPr>
    </w:p>
    <w:p w14:paraId="20CBE29B" w14:textId="2477777E" w:rsidR="004D3FB5" w:rsidRPr="000B2C8B" w:rsidRDefault="00497D5F" w:rsidP="006813E2">
      <w:pPr>
        <w:spacing w:line="480" w:lineRule="auto"/>
        <w:rPr>
          <w:rFonts w:ascii="Arial" w:hAnsi="Arial" w:cs="Arial"/>
          <w:color w:val="000000" w:themeColor="text1"/>
          <w:sz w:val="22"/>
          <w:szCs w:val="22"/>
        </w:rPr>
      </w:pPr>
      <w:r w:rsidRPr="000B2C8B">
        <w:rPr>
          <w:rFonts w:ascii="Arial" w:hAnsi="Arial" w:cs="Arial"/>
          <w:b/>
          <w:bCs/>
          <w:color w:val="000000" w:themeColor="text1"/>
          <w:sz w:val="22"/>
          <w:szCs w:val="22"/>
        </w:rPr>
        <w:t xml:space="preserve">3.4 </w:t>
      </w:r>
      <w:r w:rsidR="004D3FB5" w:rsidRPr="000B2C8B">
        <w:rPr>
          <w:rFonts w:ascii="Arial" w:hAnsi="Arial" w:cs="Arial"/>
          <w:b/>
          <w:bCs/>
          <w:color w:val="000000" w:themeColor="text1"/>
          <w:sz w:val="22"/>
          <w:szCs w:val="22"/>
        </w:rPr>
        <w:t>Discussion</w:t>
      </w:r>
      <w:r w:rsidR="004D3FB5" w:rsidRPr="000B2C8B">
        <w:rPr>
          <w:rFonts w:ascii="Arial" w:hAnsi="Arial" w:cs="Arial"/>
          <w:color w:val="000000" w:themeColor="text1"/>
          <w:sz w:val="22"/>
          <w:szCs w:val="22"/>
        </w:rPr>
        <w:t xml:space="preserve"> </w:t>
      </w:r>
    </w:p>
    <w:p w14:paraId="17F7D884" w14:textId="5A9822C0" w:rsidR="008B70DA" w:rsidRDefault="008B70DA" w:rsidP="006813E2">
      <w:pPr>
        <w:spacing w:line="480" w:lineRule="auto"/>
        <w:ind w:firstLine="720"/>
        <w:rPr>
          <w:ins w:id="311" w:author="John M. Marzluff" w:date="2026-04-27T13:09:00Z" w16du:dateUtc="2026-04-27T19:09:00Z"/>
          <w:rFonts w:ascii="Arial" w:hAnsi="Arial" w:cs="Arial"/>
          <w:color w:val="EE0000"/>
          <w:sz w:val="22"/>
          <w:szCs w:val="22"/>
        </w:rPr>
      </w:pPr>
      <w:ins w:id="312" w:author="John M. Marzluff" w:date="2026-04-27T12:46:00Z" w16du:dateUtc="2026-04-27T18:46:00Z">
        <w:r w:rsidRPr="008B70DA">
          <w:rPr>
            <w:rFonts w:ascii="Arial" w:hAnsi="Arial" w:cs="Arial"/>
            <w:color w:val="EE0000"/>
            <w:sz w:val="22"/>
            <w:szCs w:val="22"/>
          </w:rPr>
          <w:t>Ok, this</w:t>
        </w:r>
        <w:r>
          <w:rPr>
            <w:rFonts w:ascii="Arial" w:hAnsi="Arial" w:cs="Arial"/>
            <w:color w:val="EE0000"/>
            <w:sz w:val="22"/>
            <w:szCs w:val="22"/>
          </w:rPr>
          <w:t xml:space="preserve"> opening of disc doesn’t work with me. It wanders a lot and doesn’t show how we advance the field in a general and specific way. Here is what I suggest. B</w:t>
        </w:r>
      </w:ins>
      <w:ins w:id="313" w:author="John M. Marzluff" w:date="2026-04-27T12:47:00Z" w16du:dateUtc="2026-04-27T18:47:00Z">
        <w:r>
          <w:rPr>
            <w:rFonts w:ascii="Arial" w:hAnsi="Arial" w:cs="Arial"/>
            <w:color w:val="EE0000"/>
            <w:sz w:val="22"/>
            <w:szCs w:val="22"/>
          </w:rPr>
          <w:t xml:space="preserve">ring back to opt. foraging predictions. Animals should leave a patch when returns drop below some threshold and move to other patches. Give some examples with general themes that are of animals that do and don’t </w:t>
        </w:r>
      </w:ins>
      <w:ins w:id="314" w:author="John M. Marzluff" w:date="2026-04-27T12:48:00Z" w16du:dateUtc="2026-04-27T18:48:00Z">
        <w:r>
          <w:rPr>
            <w:rFonts w:ascii="Arial" w:hAnsi="Arial" w:cs="Arial"/>
            <w:color w:val="EE0000"/>
            <w:sz w:val="22"/>
            <w:szCs w:val="22"/>
          </w:rPr>
          <w:t xml:space="preserve">do this under what situations. I think most examples of animals switching patches </w:t>
        </w:r>
        <w:r>
          <w:rPr>
            <w:rFonts w:ascii="Arial" w:hAnsi="Arial" w:cs="Arial"/>
            <w:color w:val="EE0000"/>
            <w:sz w:val="22"/>
            <w:szCs w:val="22"/>
          </w:rPr>
          <w:lastRenderedPageBreak/>
          <w:t>optimally will be from contrived simple lab environments, but I am not sure. Then you can show how ravens advance our understanding in a complex environ</w:t>
        </w:r>
      </w:ins>
      <w:ins w:id="315" w:author="John M. Marzluff" w:date="2026-04-27T12:49:00Z" w16du:dateUtc="2026-04-27T18:49:00Z">
        <w:r>
          <w:rPr>
            <w:rFonts w:ascii="Arial" w:hAnsi="Arial" w:cs="Arial"/>
            <w:color w:val="EE0000"/>
            <w:sz w:val="22"/>
            <w:szCs w:val="22"/>
          </w:rPr>
          <w:t>ment, with many patches that have different paybacks and handling times. Handling time hasn’t been measured, but you can think of it as commuting time plu</w:t>
        </w:r>
      </w:ins>
      <w:ins w:id="316" w:author="John M. Marzluff" w:date="2026-04-27T12:50:00Z" w16du:dateUtc="2026-04-27T18:50:00Z">
        <w:r>
          <w:rPr>
            <w:rFonts w:ascii="Arial" w:hAnsi="Arial" w:cs="Arial"/>
            <w:color w:val="EE0000"/>
            <w:sz w:val="22"/>
            <w:szCs w:val="22"/>
          </w:rPr>
          <w:t>s time the resource is not available due to competition with predators, scavengers, human disturbance, etc. A territorial bird at a wo</w:t>
        </w:r>
      </w:ins>
      <w:ins w:id="317" w:author="John M. Marzluff" w:date="2026-04-27T12:51:00Z" w16du:dateUtc="2026-04-27T18:51:00Z">
        <w:r>
          <w:rPr>
            <w:rFonts w:ascii="Arial" w:hAnsi="Arial" w:cs="Arial"/>
            <w:color w:val="EE0000"/>
            <w:sz w:val="22"/>
            <w:szCs w:val="22"/>
          </w:rPr>
          <w:t>lf kill in terr has low handling time unless wolves are present or other competitors are present. Travel increases handling time, but there would be fewer competitors and predators at hunting kills and fewer still at</w:t>
        </w:r>
      </w:ins>
      <w:ins w:id="318" w:author="John M. Marzluff" w:date="2026-04-27T12:52:00Z" w16du:dateUtc="2026-04-27T18:52:00Z">
        <w:r>
          <w:rPr>
            <w:rFonts w:ascii="Arial" w:hAnsi="Arial" w:cs="Arial"/>
            <w:color w:val="EE0000"/>
            <w:sz w:val="22"/>
            <w:szCs w:val="22"/>
          </w:rPr>
          <w:t xml:space="preserve"> dump. What you see that advances understanding is that </w:t>
        </w:r>
      </w:ins>
      <w:ins w:id="319" w:author="John M. Marzluff" w:date="2026-04-27T12:53:00Z" w16du:dateUtc="2026-04-27T18:53:00Z">
        <w:r>
          <w:rPr>
            <w:rFonts w:ascii="Arial" w:hAnsi="Arial" w:cs="Arial"/>
            <w:color w:val="EE0000"/>
            <w:sz w:val="22"/>
            <w:szCs w:val="22"/>
          </w:rPr>
          <w:t xml:space="preserve">leaving patch (terr) is driven by </w:t>
        </w:r>
      </w:ins>
      <w:ins w:id="320" w:author="John M. Marzluff" w:date="2026-04-27T12:54:00Z" w16du:dateUtc="2026-04-27T18:54:00Z">
        <w:r>
          <w:rPr>
            <w:rFonts w:ascii="Arial" w:hAnsi="Arial" w:cs="Arial"/>
            <w:color w:val="EE0000"/>
            <w:sz w:val="22"/>
            <w:szCs w:val="22"/>
          </w:rPr>
          <w:t xml:space="preserve">not finding a kill in the patch. If they find one, the lost time competing with preds and scavengers is likely less that the commute time </w:t>
        </w:r>
      </w:ins>
      <w:ins w:id="321" w:author="John M. Marzluff" w:date="2026-04-27T12:55:00Z" w16du:dateUtc="2026-04-27T18:55:00Z">
        <w:r>
          <w:rPr>
            <w:rFonts w:ascii="Arial" w:hAnsi="Arial" w:cs="Arial"/>
            <w:color w:val="EE0000"/>
            <w:sz w:val="22"/>
            <w:szCs w:val="22"/>
          </w:rPr>
          <w:t xml:space="preserve">to certain (dump) or less certain (gutpiles) resources. The decision on which distant patch to </w:t>
        </w:r>
      </w:ins>
      <w:ins w:id="322" w:author="John M. Marzluff" w:date="2026-04-27T12:56:00Z" w16du:dateUtc="2026-04-27T18:56:00Z">
        <w:r>
          <w:rPr>
            <w:rFonts w:ascii="Arial" w:hAnsi="Arial" w:cs="Arial"/>
            <w:color w:val="EE0000"/>
            <w:sz w:val="22"/>
            <w:szCs w:val="22"/>
          </w:rPr>
          <w:t>exploit once the decision to leave has been made is more complex, depending on many factors that may influence payback for the commuting effort. Chief among these is the likelihood of gut piles (hunting season e</w:t>
        </w:r>
      </w:ins>
      <w:ins w:id="323" w:author="John M. Marzluff" w:date="2026-04-27T12:57:00Z" w16du:dateUtc="2026-04-27T18:57:00Z">
        <w:r>
          <w:rPr>
            <w:rFonts w:ascii="Arial" w:hAnsi="Arial" w:cs="Arial"/>
            <w:color w:val="EE0000"/>
            <w:sz w:val="22"/>
            <w:szCs w:val="22"/>
          </w:rPr>
          <w:t xml:space="preserve">ffect) and the actual commuting cost (distance). </w:t>
        </w:r>
      </w:ins>
    </w:p>
    <w:p w14:paraId="3D78DE9D" w14:textId="64096414" w:rsidR="00451B65" w:rsidRDefault="00451B65" w:rsidP="006813E2">
      <w:pPr>
        <w:spacing w:line="480" w:lineRule="auto"/>
        <w:ind w:firstLine="720"/>
        <w:rPr>
          <w:ins w:id="324" w:author="John M. Marzluff" w:date="2026-04-27T12:57:00Z" w16du:dateUtc="2026-04-27T18:57:00Z"/>
          <w:rFonts w:ascii="Arial" w:hAnsi="Arial" w:cs="Arial"/>
          <w:color w:val="EE0000"/>
          <w:sz w:val="22"/>
          <w:szCs w:val="22"/>
        </w:rPr>
      </w:pPr>
      <w:ins w:id="325" w:author="John M. Marzluff" w:date="2026-04-27T13:10:00Z" w16du:dateUtc="2026-04-27T19:10:00Z">
        <w:r>
          <w:rPr>
            <w:rFonts w:ascii="Arial" w:hAnsi="Arial" w:cs="Arial"/>
            <w:color w:val="EE0000"/>
            <w:sz w:val="22"/>
            <w:szCs w:val="22"/>
          </w:rPr>
          <w:t xml:space="preserve">You can next craft a general paragraph about how the lifestyle of an animal also affects decision making. Some can track resources, some like territorial ravnes (and others??) cannot. </w:t>
        </w:r>
      </w:ins>
      <w:ins w:id="326" w:author="John M. Marzluff" w:date="2026-04-27T13:11:00Z" w16du:dateUtc="2026-04-27T19:11:00Z">
        <w:r>
          <w:rPr>
            <w:rFonts w:ascii="Arial" w:hAnsi="Arial" w:cs="Arial"/>
            <w:color w:val="EE0000"/>
            <w:sz w:val="22"/>
            <w:szCs w:val="22"/>
          </w:rPr>
          <w:t>In essence, the life history of an animals defines the availability of patches that are to be decided</w:t>
        </w:r>
      </w:ins>
      <w:ins w:id="327" w:author="John M. Marzluff" w:date="2026-04-27T13:12:00Z" w16du:dateUtc="2026-04-27T19:12:00Z">
        <w:r>
          <w:rPr>
            <w:rFonts w:ascii="Arial" w:hAnsi="Arial" w:cs="Arial"/>
            <w:color w:val="EE0000"/>
            <w:sz w:val="22"/>
            <w:szCs w:val="22"/>
          </w:rPr>
          <w:t xml:space="preserve"> among.</w:t>
        </w:r>
      </w:ins>
    </w:p>
    <w:p w14:paraId="580B7252" w14:textId="77033EAE" w:rsidR="008B70DA" w:rsidRDefault="008B70DA" w:rsidP="006813E2">
      <w:pPr>
        <w:spacing w:line="480" w:lineRule="auto"/>
        <w:ind w:firstLine="720"/>
        <w:rPr>
          <w:ins w:id="328" w:author="John M. Marzluff" w:date="2026-04-27T13:05:00Z" w16du:dateUtc="2026-04-27T19:05:00Z"/>
          <w:rFonts w:ascii="Arial" w:hAnsi="Arial" w:cs="Arial"/>
          <w:color w:val="EE0000"/>
          <w:sz w:val="22"/>
          <w:szCs w:val="22"/>
        </w:rPr>
      </w:pPr>
      <w:ins w:id="329" w:author="John M. Marzluff" w:date="2026-04-27T12:57:00Z" w16du:dateUtc="2026-04-27T18:57:00Z">
        <w:r>
          <w:rPr>
            <w:rFonts w:ascii="Arial" w:hAnsi="Arial" w:cs="Arial"/>
            <w:color w:val="EE0000"/>
            <w:sz w:val="22"/>
            <w:szCs w:val="22"/>
          </w:rPr>
          <w:t xml:space="preserve">Next paragraph you discuss </w:t>
        </w:r>
      </w:ins>
      <w:ins w:id="330" w:author="John M. Marzluff" w:date="2026-04-27T12:58:00Z" w16du:dateUtc="2026-04-27T18:58:00Z">
        <w:r>
          <w:rPr>
            <w:rFonts w:ascii="Arial" w:hAnsi="Arial" w:cs="Arial"/>
            <w:color w:val="EE0000"/>
            <w:sz w:val="22"/>
            <w:szCs w:val="22"/>
          </w:rPr>
          <w:t xml:space="preserve">other factors. First I’d go into the fact that ravens do not seem to know about all wolf kills in their terr. I find this hard to believe, but this suggests that </w:t>
        </w:r>
      </w:ins>
      <w:ins w:id="331" w:author="John M. Marzluff" w:date="2026-04-27T12:59:00Z" w16du:dateUtc="2026-04-27T18:59:00Z">
        <w:r>
          <w:rPr>
            <w:rFonts w:ascii="Arial" w:hAnsi="Arial" w:cs="Arial"/>
            <w:color w:val="EE0000"/>
            <w:sz w:val="22"/>
            <w:szCs w:val="22"/>
          </w:rPr>
          <w:t xml:space="preserve">ravens have to make decisions without perfect knowledge, which is not surprising in a complex, natural setting. Also, it may reflect that there are other factors that influence the decision that we haven’t </w:t>
        </w:r>
      </w:ins>
      <w:ins w:id="332" w:author="John M. Marzluff" w:date="2026-04-27T13:00:00Z" w16du:dateUtc="2026-04-27T19:00:00Z">
        <w:r>
          <w:rPr>
            <w:rFonts w:ascii="Arial" w:hAnsi="Arial" w:cs="Arial"/>
            <w:color w:val="EE0000"/>
            <w:sz w:val="22"/>
            <w:szCs w:val="22"/>
          </w:rPr>
          <w:t xml:space="preserve">put into the models such as size of kill, </w:t>
        </w:r>
      </w:ins>
      <w:ins w:id="333" w:author="John M. Marzluff" w:date="2026-04-27T13:15:00Z" w16du:dateUtc="2026-04-27T19:15:00Z">
        <w:r w:rsidR="00451B65">
          <w:rPr>
            <w:rFonts w:ascii="Arial" w:hAnsi="Arial" w:cs="Arial"/>
            <w:color w:val="EE0000"/>
            <w:sz w:val="22"/>
            <w:szCs w:val="22"/>
          </w:rPr>
          <w:t xml:space="preserve">when kill was made, </w:t>
        </w:r>
      </w:ins>
      <w:ins w:id="334" w:author="John M. Marzluff" w:date="2026-04-27T13:16:00Z" w16du:dateUtc="2026-04-27T19:16:00Z">
        <w:r w:rsidR="00451B65">
          <w:rPr>
            <w:rFonts w:ascii="Arial" w:hAnsi="Arial" w:cs="Arial"/>
            <w:color w:val="EE0000"/>
            <w:sz w:val="22"/>
            <w:szCs w:val="22"/>
          </w:rPr>
          <w:t xml:space="preserve">how long ago kill was made, </w:t>
        </w:r>
      </w:ins>
      <w:ins w:id="335" w:author="John M. Marzluff" w:date="2026-04-27T13:00:00Z" w16du:dateUtc="2026-04-27T19:00:00Z">
        <w:r>
          <w:rPr>
            <w:rFonts w:ascii="Arial" w:hAnsi="Arial" w:cs="Arial"/>
            <w:color w:val="EE0000"/>
            <w:sz w:val="22"/>
            <w:szCs w:val="22"/>
          </w:rPr>
          <w:t xml:space="preserve">number of wolves at the kill, number of ravens and other compeitiors at the kill, previous days’ feeding by the bird </w:t>
        </w:r>
      </w:ins>
      <w:ins w:id="336" w:author="John M. Marzluff" w:date="2026-04-27T13:01:00Z" w16du:dateUtc="2026-04-27T19:01:00Z">
        <w:r>
          <w:rPr>
            <w:rFonts w:ascii="Arial" w:hAnsi="Arial" w:cs="Arial"/>
            <w:color w:val="EE0000"/>
            <w:sz w:val="22"/>
            <w:szCs w:val="22"/>
          </w:rPr>
          <w:t xml:space="preserve">(motivation), need to leave or stay for other reasons unrelated to food. </w:t>
        </w:r>
      </w:ins>
      <w:ins w:id="337" w:author="John M. Marzluff" w:date="2026-04-27T13:15:00Z" w16du:dateUtc="2026-04-27T19:15:00Z">
        <w:r w:rsidR="00451B65">
          <w:rPr>
            <w:rFonts w:ascii="Arial" w:hAnsi="Arial" w:cs="Arial"/>
            <w:color w:val="EE0000"/>
            <w:sz w:val="22"/>
            <w:szCs w:val="22"/>
          </w:rPr>
          <w:lastRenderedPageBreak/>
          <w:t>Can y</w:t>
        </w:r>
      </w:ins>
      <w:ins w:id="338" w:author="John M. Marzluff" w:date="2026-04-27T13:16:00Z" w16du:dateUtc="2026-04-27T19:16:00Z">
        <w:r w:rsidR="00451B65">
          <w:rPr>
            <w:rFonts w:ascii="Arial" w:hAnsi="Arial" w:cs="Arial"/>
            <w:color w:val="EE0000"/>
            <w:sz w:val="22"/>
            <w:szCs w:val="22"/>
          </w:rPr>
          <w:t>ou comment on some of these with the comparison of kills visited versus not visited??</w:t>
        </w:r>
      </w:ins>
      <w:ins w:id="339" w:author="John M. Marzluff" w:date="2026-04-27T13:01:00Z" w16du:dateUtc="2026-04-27T19:01:00Z">
        <w:r>
          <w:rPr>
            <w:rFonts w:ascii="Arial" w:hAnsi="Arial" w:cs="Arial"/>
            <w:color w:val="EE0000"/>
            <w:sz w:val="22"/>
            <w:szCs w:val="22"/>
          </w:rPr>
          <w:t xml:space="preserve">Again the complexity of the decision shows the need to </w:t>
        </w:r>
      </w:ins>
      <w:ins w:id="340" w:author="John M. Marzluff" w:date="2026-04-27T13:02:00Z" w16du:dateUtc="2026-04-27T19:02:00Z">
        <w:r>
          <w:rPr>
            <w:rFonts w:ascii="Arial" w:hAnsi="Arial" w:cs="Arial"/>
            <w:color w:val="EE0000"/>
            <w:sz w:val="22"/>
            <w:szCs w:val="22"/>
          </w:rPr>
          <w:t xml:space="preserve">make more complex theory to account for real-world decision making. You can start to inform that process with the other factors we found to </w:t>
        </w:r>
      </w:ins>
      <w:ins w:id="341" w:author="John M. Marzluff" w:date="2026-04-27T13:03:00Z" w16du:dateUtc="2026-04-27T19:03:00Z">
        <w:r>
          <w:rPr>
            <w:rFonts w:ascii="Arial" w:hAnsi="Arial" w:cs="Arial"/>
            <w:color w:val="EE0000"/>
            <w:sz w:val="22"/>
            <w:szCs w:val="22"/>
          </w:rPr>
          <w:t xml:space="preserve">be important such as what other ravens are doing (this might be a direct cue used by a bird or an indication that more global factors such as climate, past resource availability, etc are affecting all birds equally), and </w:t>
        </w:r>
      </w:ins>
      <w:ins w:id="342" w:author="John M. Marzluff" w:date="2026-04-27T13:04:00Z" w16du:dateUtc="2026-04-27T19:04:00Z">
        <w:r>
          <w:rPr>
            <w:rFonts w:ascii="Arial" w:hAnsi="Arial" w:cs="Arial"/>
            <w:color w:val="EE0000"/>
            <w:sz w:val="22"/>
            <w:szCs w:val="22"/>
          </w:rPr>
          <w:t>winter severity.</w:t>
        </w:r>
      </w:ins>
      <w:ins w:id="343" w:author="John M. Marzluff" w:date="2026-04-27T12:59:00Z" w16du:dateUtc="2026-04-27T18:59:00Z">
        <w:r>
          <w:rPr>
            <w:rFonts w:ascii="Arial" w:hAnsi="Arial" w:cs="Arial"/>
            <w:color w:val="EE0000"/>
            <w:sz w:val="22"/>
            <w:szCs w:val="22"/>
          </w:rPr>
          <w:t xml:space="preserve"> </w:t>
        </w:r>
      </w:ins>
      <w:ins w:id="344" w:author="John M. Marzluff" w:date="2026-04-27T13:07:00Z" w16du:dateUtc="2026-04-27T19:07:00Z">
        <w:r w:rsidR="00451B65">
          <w:rPr>
            <w:rFonts w:ascii="Arial" w:hAnsi="Arial" w:cs="Arial"/>
            <w:color w:val="EE0000"/>
            <w:sz w:val="22"/>
            <w:szCs w:val="22"/>
          </w:rPr>
          <w:t xml:space="preserve"> You might expand on those given what we know like you have in discussion below, but you also want to stick with what you introduced in the intro and your hypotheses.</w:t>
        </w:r>
      </w:ins>
    </w:p>
    <w:p w14:paraId="3CC0AC7B" w14:textId="11A33167" w:rsidR="00451B65" w:rsidRPr="008B70DA" w:rsidRDefault="00451B65" w:rsidP="006813E2">
      <w:pPr>
        <w:spacing w:line="480" w:lineRule="auto"/>
        <w:ind w:firstLine="720"/>
        <w:rPr>
          <w:ins w:id="345" w:author="John M. Marzluff" w:date="2026-04-27T12:45:00Z" w16du:dateUtc="2026-04-27T18:45:00Z"/>
          <w:rFonts w:ascii="Arial" w:hAnsi="Arial" w:cs="Arial"/>
          <w:color w:val="EE0000"/>
          <w:sz w:val="22"/>
          <w:szCs w:val="22"/>
          <w:rPrChange w:id="346" w:author="John M. Marzluff" w:date="2026-04-27T12:46:00Z" w16du:dateUtc="2026-04-27T18:46:00Z">
            <w:rPr>
              <w:ins w:id="347" w:author="John M. Marzluff" w:date="2026-04-27T12:45:00Z" w16du:dateUtc="2026-04-27T18:45:00Z"/>
              <w:rFonts w:ascii="Arial" w:hAnsi="Arial" w:cs="Arial"/>
              <w:color w:val="000000" w:themeColor="text1"/>
              <w:sz w:val="22"/>
              <w:szCs w:val="22"/>
            </w:rPr>
          </w:rPrChange>
        </w:rPr>
      </w:pPr>
      <w:ins w:id="348" w:author="John M. Marzluff" w:date="2026-04-27T13:05:00Z" w16du:dateUtc="2026-04-27T19:05:00Z">
        <w:r>
          <w:rPr>
            <w:rFonts w:ascii="Arial" w:hAnsi="Arial" w:cs="Arial"/>
            <w:color w:val="EE0000"/>
            <w:sz w:val="22"/>
            <w:szCs w:val="22"/>
          </w:rPr>
          <w:t>Next</w:t>
        </w:r>
      </w:ins>
      <w:ins w:id="349" w:author="John M. Marzluff" w:date="2026-04-27T13:06:00Z" w16du:dateUtc="2026-04-27T19:06:00Z">
        <w:r>
          <w:rPr>
            <w:rFonts w:ascii="Arial" w:hAnsi="Arial" w:cs="Arial"/>
            <w:color w:val="EE0000"/>
            <w:sz w:val="22"/>
            <w:szCs w:val="22"/>
          </w:rPr>
          <w:t xml:space="preserve"> to discuss would be individual differences and you have some of this later in discussion about west birds, but there is more in Fig 5 that you might use to talk about individual diffs in general.</w:t>
        </w:r>
      </w:ins>
      <w:ins w:id="350" w:author="John M. Marzluff" w:date="2026-04-27T13:08:00Z" w16du:dateUtc="2026-04-27T19:08:00Z">
        <w:r>
          <w:rPr>
            <w:rFonts w:ascii="Arial" w:hAnsi="Arial" w:cs="Arial"/>
            <w:color w:val="EE0000"/>
            <w:sz w:val="22"/>
            <w:szCs w:val="22"/>
          </w:rPr>
          <w:t xml:space="preserve"> Again seeing that all animals in a given environment do not make the same decisions advances science and points to how future models of animals movement need to be </w:t>
        </w:r>
      </w:ins>
      <w:ins w:id="351" w:author="John M. Marzluff" w:date="2026-04-27T13:09:00Z" w16du:dateUtc="2026-04-27T19:09:00Z">
        <w:r>
          <w:rPr>
            <w:rFonts w:ascii="Arial" w:hAnsi="Arial" w:cs="Arial"/>
            <w:color w:val="EE0000"/>
            <w:sz w:val="22"/>
            <w:szCs w:val="22"/>
          </w:rPr>
          <w:t xml:space="preserve">approached. </w:t>
        </w:r>
      </w:ins>
    </w:p>
    <w:p w14:paraId="55C88E91" w14:textId="77777777" w:rsidR="008B70DA" w:rsidRDefault="008B70DA" w:rsidP="006813E2">
      <w:pPr>
        <w:spacing w:line="480" w:lineRule="auto"/>
        <w:ind w:firstLine="720"/>
        <w:rPr>
          <w:ins w:id="352" w:author="John M. Marzluff" w:date="2026-04-27T12:45:00Z" w16du:dateUtc="2026-04-27T18:45:00Z"/>
          <w:rFonts w:ascii="Arial" w:hAnsi="Arial" w:cs="Arial"/>
          <w:color w:val="000000" w:themeColor="text1"/>
          <w:sz w:val="22"/>
          <w:szCs w:val="22"/>
        </w:rPr>
      </w:pPr>
    </w:p>
    <w:p w14:paraId="447F65C9" w14:textId="4B1A94BA" w:rsidR="009D1463" w:rsidRPr="000B2C8B" w:rsidRDefault="00AC1AC0"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During the non-breeding season, t</w:t>
      </w:r>
      <w:r w:rsidR="0065764B" w:rsidRPr="000B2C8B">
        <w:rPr>
          <w:rFonts w:ascii="Arial" w:hAnsi="Arial" w:cs="Arial"/>
          <w:color w:val="000000" w:themeColor="text1"/>
          <w:sz w:val="22"/>
          <w:szCs w:val="22"/>
        </w:rPr>
        <w:t>erritorial r</w:t>
      </w:r>
      <w:r w:rsidR="004D3FB5" w:rsidRPr="000B2C8B">
        <w:rPr>
          <w:rFonts w:ascii="Arial" w:hAnsi="Arial" w:cs="Arial"/>
          <w:color w:val="000000" w:themeColor="text1"/>
          <w:sz w:val="22"/>
          <w:szCs w:val="22"/>
        </w:rPr>
        <w:t xml:space="preserve">avens do not abandon territories to track distant resources, as some non-territorial ungulates do to track palatable foods </w:t>
      </w:r>
      <w:r w:rsidR="004D3FB5"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{"citationID":"tFuQwzVA","properties":{"formattedCitation":"(Middleton et al. 2018)","plainCitation":"(Middleton et al. 2018)","noteIndex":0},"citationItems":[{"id":1202,"uris":["http://zotero.org/users/9968163/items/R95UXR8V"],"itemData":{"id":1202,"type":"article-journal","abstract":"Each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004D3FB5" w:rsidRPr="000B2C8B">
        <w:rPr>
          <w:rFonts w:ascii="Arial" w:hAnsi="Arial" w:cs="Arial"/>
          <w:color w:val="000000" w:themeColor="text1"/>
          <w:sz w:val="22"/>
          <w:szCs w:val="22"/>
        </w:rPr>
        <w:fldChar w:fldCharType="separate"/>
      </w:r>
      <w:r w:rsidR="004D3FB5" w:rsidRPr="000B2C8B">
        <w:rPr>
          <w:rFonts w:ascii="Arial" w:hAnsi="Arial" w:cs="Arial"/>
          <w:color w:val="000000" w:themeColor="text1"/>
          <w:sz w:val="22"/>
          <w:szCs w:val="22"/>
        </w:rPr>
        <w:t>(Middleton et al. 2018)</w:t>
      </w:r>
      <w:r w:rsidR="004D3FB5" w:rsidRPr="000B2C8B">
        <w:rPr>
          <w:rFonts w:ascii="Arial" w:hAnsi="Arial" w:cs="Arial"/>
          <w:color w:val="000000" w:themeColor="text1"/>
          <w:sz w:val="22"/>
          <w:szCs w:val="22"/>
        </w:rPr>
        <w:fldChar w:fldCharType="end"/>
      </w:r>
      <w:r w:rsidR="004D3FB5" w:rsidRPr="000B2C8B">
        <w:rPr>
          <w:rFonts w:ascii="Arial" w:hAnsi="Arial" w:cs="Arial"/>
          <w:color w:val="000000" w:themeColor="text1"/>
          <w:sz w:val="22"/>
          <w:szCs w:val="22"/>
        </w:rPr>
        <w:t xml:space="preserve">. </w:t>
      </w:r>
      <w:r w:rsidR="0065764B" w:rsidRPr="000B2C8B">
        <w:rPr>
          <w:rFonts w:ascii="Arial" w:hAnsi="Arial" w:cs="Arial"/>
          <w:color w:val="000000" w:themeColor="text1"/>
          <w:sz w:val="22"/>
          <w:szCs w:val="22"/>
        </w:rPr>
        <w:t xml:space="preserve">Instead, they remain bound to their nesting </w:t>
      </w:r>
      <w:r w:rsidR="009209C6" w:rsidRPr="000B2C8B">
        <w:rPr>
          <w:rFonts w:ascii="Arial" w:hAnsi="Arial" w:cs="Arial"/>
          <w:color w:val="000000" w:themeColor="text1"/>
          <w:sz w:val="22"/>
          <w:szCs w:val="22"/>
        </w:rPr>
        <w:t>s</w:t>
      </w:r>
      <w:r w:rsidR="00305B6B" w:rsidRPr="000B2C8B">
        <w:rPr>
          <w:rFonts w:ascii="Arial" w:hAnsi="Arial" w:cs="Arial"/>
          <w:color w:val="000000" w:themeColor="text1"/>
          <w:sz w:val="22"/>
          <w:szCs w:val="22"/>
        </w:rPr>
        <w:t>pace</w:t>
      </w:r>
      <w:r w:rsidR="0065764B" w:rsidRPr="000B2C8B">
        <w:rPr>
          <w:rFonts w:ascii="Arial" w:hAnsi="Arial" w:cs="Arial"/>
          <w:color w:val="000000" w:themeColor="text1"/>
          <w:sz w:val="22"/>
          <w:szCs w:val="22"/>
        </w:rPr>
        <w:t xml:space="preserve"> with the freedom to travel and exploit distance resources during the day</w:t>
      </w:r>
      <w:r w:rsidR="001C551B" w:rsidRPr="000B2C8B">
        <w:rPr>
          <w:rFonts w:ascii="Arial" w:hAnsi="Arial" w:cs="Arial"/>
          <w:color w:val="000000" w:themeColor="text1"/>
          <w:sz w:val="22"/>
          <w:szCs w:val="22"/>
        </w:rPr>
        <w:t xml:space="preserve"> </w:t>
      </w:r>
      <w:r w:rsidR="001C551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{"citationID":"X5otF2Z9","properties":{"unsorted":false,"formattedCitation":"(Ho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1C551B" w:rsidRPr="000B2C8B">
        <w:rPr>
          <w:rFonts w:ascii="Arial" w:hAnsi="Arial" w:cs="Arial"/>
          <w:color w:val="000000" w:themeColor="text1"/>
          <w:sz w:val="22"/>
          <w:szCs w:val="22"/>
        </w:rPr>
        <w:fldChar w:fldCharType="separate"/>
      </w:r>
      <w:r w:rsidR="001C551B" w:rsidRPr="000B2C8B">
        <w:rPr>
          <w:rFonts w:ascii="Arial" w:hAnsi="Arial" w:cs="Arial"/>
          <w:color w:val="000000" w:themeColor="text1"/>
          <w:sz w:val="22"/>
          <w:szCs w:val="22"/>
        </w:rPr>
        <w:t>(Ho et al. 2023)</w:t>
      </w:r>
      <w:r w:rsidR="001C551B" w:rsidRPr="000B2C8B">
        <w:rPr>
          <w:rFonts w:ascii="Arial" w:hAnsi="Arial" w:cs="Arial"/>
          <w:color w:val="000000" w:themeColor="text1"/>
          <w:sz w:val="22"/>
          <w:szCs w:val="22"/>
        </w:rPr>
        <w:fldChar w:fldCharType="end"/>
      </w:r>
      <w:r w:rsidR="0065764B" w:rsidRPr="000B2C8B">
        <w:rPr>
          <w:rFonts w:ascii="Arial" w:hAnsi="Arial" w:cs="Arial"/>
          <w:color w:val="000000" w:themeColor="text1"/>
          <w:sz w:val="22"/>
          <w:szCs w:val="22"/>
        </w:rPr>
        <w:t xml:space="preserve">. </w:t>
      </w:r>
      <w:r w:rsidR="00D7018A" w:rsidRPr="000B2C8B">
        <w:rPr>
          <w:rFonts w:ascii="Arial" w:hAnsi="Arial" w:cs="Arial"/>
          <w:color w:val="000000" w:themeColor="text1"/>
          <w:sz w:val="22"/>
          <w:szCs w:val="22"/>
        </w:rPr>
        <w:t xml:space="preserve">When we considered the competing effects of wolf kills and recreational hunting on raven movement decisions, ravens used daily knowledge of local resource consistent with our hypotheses. </w:t>
      </w:r>
      <w:r w:rsidR="003F0C82" w:rsidRPr="000B2C8B">
        <w:rPr>
          <w:rFonts w:ascii="Arial" w:hAnsi="Arial" w:cs="Arial"/>
          <w:color w:val="000000" w:themeColor="text1"/>
          <w:sz w:val="22"/>
          <w:szCs w:val="22"/>
        </w:rPr>
        <w:t xml:space="preserve">Although, individuals varied considerably in their decisions (Fig. </w:t>
      </w:r>
      <w:r w:rsidR="007E160C">
        <w:rPr>
          <w:rFonts w:ascii="Arial" w:hAnsi="Arial" w:cs="Arial"/>
          <w:color w:val="000000" w:themeColor="text1"/>
          <w:sz w:val="22"/>
          <w:szCs w:val="22"/>
        </w:rPr>
        <w:t>5</w:t>
      </w:r>
      <w:r w:rsidR="003F0C82" w:rsidRPr="000B2C8B">
        <w:rPr>
          <w:rFonts w:ascii="Arial" w:hAnsi="Arial" w:cs="Arial"/>
          <w:color w:val="000000" w:themeColor="text1"/>
          <w:sz w:val="22"/>
          <w:szCs w:val="22"/>
        </w:rPr>
        <w:t xml:space="preserve">). </w:t>
      </w:r>
      <w:r w:rsidR="00F320E2" w:rsidRPr="000B2C8B">
        <w:rPr>
          <w:rFonts w:ascii="Arial" w:hAnsi="Arial" w:cs="Arial"/>
          <w:color w:val="000000" w:themeColor="text1"/>
          <w:sz w:val="22"/>
          <w:szCs w:val="22"/>
        </w:rPr>
        <w:t xml:space="preserve">Regardless of the location, visiting a wolf kill </w:t>
      </w:r>
      <w:del w:id="353" w:author="John M. Marzluff" w:date="2026-04-27T10:15:00Z" w16du:dateUtc="2026-04-27T16:15:00Z">
        <w:r w:rsidR="00D04259" w:rsidRPr="000B2C8B" w:rsidDel="00515676">
          <w:rPr>
            <w:rFonts w:ascii="Arial" w:hAnsi="Arial" w:cs="Arial"/>
            <w:color w:val="000000" w:themeColor="text1"/>
            <w:sz w:val="22"/>
            <w:szCs w:val="22"/>
          </w:rPr>
          <w:delText xml:space="preserve">heavily </w:delText>
        </w:r>
      </w:del>
      <w:ins w:id="354" w:author="John M. Marzluff" w:date="2026-04-27T10:15:00Z" w16du:dateUtc="2026-04-27T16:15:00Z">
        <w:r w:rsidR="00515676">
          <w:rPr>
            <w:rFonts w:ascii="Arial" w:hAnsi="Arial" w:cs="Arial"/>
            <w:color w:val="000000" w:themeColor="text1"/>
            <w:sz w:val="22"/>
            <w:szCs w:val="22"/>
          </w:rPr>
          <w:t xml:space="preserve">strongly </w:t>
        </w:r>
      </w:ins>
      <w:r w:rsidR="00952BA5" w:rsidRPr="000B2C8B">
        <w:rPr>
          <w:rFonts w:ascii="Arial" w:hAnsi="Arial" w:cs="Arial"/>
          <w:color w:val="000000" w:themeColor="text1"/>
          <w:sz w:val="22"/>
          <w:szCs w:val="22"/>
        </w:rPr>
        <w:t xml:space="preserve">decreased the probability of continuing </w:t>
      </w:r>
      <w:r w:rsidR="00BA2A8E" w:rsidRPr="000B2C8B">
        <w:rPr>
          <w:rFonts w:ascii="Arial" w:hAnsi="Arial" w:cs="Arial"/>
          <w:color w:val="000000" w:themeColor="text1"/>
          <w:sz w:val="22"/>
          <w:szCs w:val="22"/>
        </w:rPr>
        <w:t xml:space="preserve">to the </w:t>
      </w:r>
      <w:r w:rsidR="00952BA5" w:rsidRPr="000B2C8B">
        <w:rPr>
          <w:rFonts w:ascii="Arial" w:hAnsi="Arial" w:cs="Arial"/>
          <w:color w:val="000000" w:themeColor="text1"/>
          <w:sz w:val="22"/>
          <w:szCs w:val="22"/>
        </w:rPr>
        <w:t xml:space="preserve">next resource. </w:t>
      </w:r>
      <w:r w:rsidR="008304D9" w:rsidRPr="000B2C8B">
        <w:rPr>
          <w:rFonts w:ascii="Arial" w:hAnsi="Arial" w:cs="Arial"/>
          <w:color w:val="000000" w:themeColor="text1"/>
          <w:sz w:val="22"/>
          <w:szCs w:val="22"/>
        </w:rPr>
        <w:t>We found no evidence that ravens tracked the</w:t>
      </w:r>
      <w:r w:rsidR="00E90848" w:rsidRPr="000B2C8B">
        <w:rPr>
          <w:rFonts w:ascii="Arial" w:hAnsi="Arial" w:cs="Arial"/>
          <w:color w:val="000000" w:themeColor="text1"/>
          <w:sz w:val="22"/>
          <w:szCs w:val="22"/>
        </w:rPr>
        <w:t xml:space="preserve"> long-term</w:t>
      </w:r>
      <w:r w:rsidR="008304D9" w:rsidRPr="000B2C8B">
        <w:rPr>
          <w:rFonts w:ascii="Arial" w:hAnsi="Arial" w:cs="Arial"/>
          <w:color w:val="000000" w:themeColor="text1"/>
          <w:sz w:val="22"/>
          <w:szCs w:val="22"/>
        </w:rPr>
        <w:t xml:space="preserve"> productivity of wolves within their territory, so territories were abandoned at a high rate since kill availability was low.</w:t>
      </w:r>
      <w:r w:rsidR="00005DF0" w:rsidRPr="000B2C8B">
        <w:rPr>
          <w:rFonts w:ascii="Arial" w:hAnsi="Arial" w:cs="Arial"/>
          <w:color w:val="000000" w:themeColor="text1"/>
          <w:sz w:val="22"/>
          <w:szCs w:val="22"/>
        </w:rPr>
        <w:t xml:space="preserve"> </w:t>
      </w:r>
      <w:r w:rsidR="009D1463" w:rsidRPr="000B2C8B">
        <w:rPr>
          <w:rFonts w:ascii="Arial" w:hAnsi="Arial" w:cs="Arial"/>
          <w:color w:val="000000" w:themeColor="text1"/>
          <w:sz w:val="22"/>
          <w:szCs w:val="22"/>
        </w:rPr>
        <w:t>Wolf kills were often found within the first 2 days of the kill being made</w:t>
      </w:r>
      <w:r w:rsidR="00D02D90" w:rsidRPr="000B2C8B">
        <w:rPr>
          <w:rFonts w:ascii="Arial" w:hAnsi="Arial" w:cs="Arial"/>
          <w:color w:val="000000" w:themeColor="text1"/>
          <w:sz w:val="22"/>
          <w:szCs w:val="22"/>
        </w:rPr>
        <w:t>,</w:t>
      </w:r>
      <w:r w:rsidR="009D1463" w:rsidRPr="000B2C8B">
        <w:rPr>
          <w:rFonts w:ascii="Arial" w:hAnsi="Arial" w:cs="Arial"/>
          <w:color w:val="000000" w:themeColor="text1"/>
          <w:sz w:val="22"/>
          <w:szCs w:val="22"/>
        </w:rPr>
        <w:t xml:space="preserve"> </w:t>
      </w:r>
      <w:r w:rsidR="002A6B2F" w:rsidRPr="000B2C8B">
        <w:rPr>
          <w:rFonts w:ascii="Arial" w:hAnsi="Arial" w:cs="Arial"/>
          <w:color w:val="000000" w:themeColor="text1"/>
          <w:sz w:val="22"/>
          <w:szCs w:val="22"/>
        </w:rPr>
        <w:t>and</w:t>
      </w:r>
      <w:r w:rsidR="009D1463" w:rsidRPr="000B2C8B">
        <w:rPr>
          <w:rFonts w:ascii="Arial" w:hAnsi="Arial" w:cs="Arial"/>
          <w:color w:val="000000" w:themeColor="text1"/>
          <w:sz w:val="22"/>
          <w:szCs w:val="22"/>
        </w:rPr>
        <w:t xml:space="preserve"> visits to kill</w:t>
      </w:r>
      <w:r w:rsidR="00065A6E" w:rsidRPr="000B2C8B">
        <w:rPr>
          <w:rFonts w:ascii="Arial" w:hAnsi="Arial" w:cs="Arial"/>
          <w:color w:val="000000" w:themeColor="text1"/>
          <w:sz w:val="22"/>
          <w:szCs w:val="22"/>
        </w:rPr>
        <w:t>s</w:t>
      </w:r>
      <w:r w:rsidR="009D1463" w:rsidRPr="000B2C8B">
        <w:rPr>
          <w:rFonts w:ascii="Arial" w:hAnsi="Arial" w:cs="Arial"/>
          <w:color w:val="000000" w:themeColor="text1"/>
          <w:sz w:val="22"/>
          <w:szCs w:val="22"/>
        </w:rPr>
        <w:t xml:space="preserve"> became more intermittent as time progressed. </w:t>
      </w:r>
      <w:r w:rsidR="00A05EA0" w:rsidRPr="000B2C8B">
        <w:rPr>
          <w:rFonts w:ascii="Arial" w:hAnsi="Arial" w:cs="Arial"/>
          <w:color w:val="000000" w:themeColor="text1"/>
          <w:sz w:val="22"/>
          <w:szCs w:val="22"/>
        </w:rPr>
        <w:t xml:space="preserve">The </w:t>
      </w:r>
      <w:r w:rsidR="00A05EA0" w:rsidRPr="000B2C8B">
        <w:rPr>
          <w:rFonts w:ascii="Arial" w:hAnsi="Arial" w:cs="Arial"/>
          <w:color w:val="000000" w:themeColor="text1"/>
          <w:sz w:val="22"/>
          <w:szCs w:val="22"/>
        </w:rPr>
        <w:lastRenderedPageBreak/>
        <w:t>difference in effect between visits to kill sites and the availability of kill sites indicates that raven knowledge of wolf kills within their territories is imperfect</w:t>
      </w:r>
      <w:r w:rsidR="000A204A" w:rsidRPr="000B2C8B">
        <w:rPr>
          <w:rFonts w:ascii="Arial" w:hAnsi="Arial" w:cs="Arial"/>
          <w:color w:val="000000" w:themeColor="text1"/>
          <w:sz w:val="22"/>
          <w:szCs w:val="22"/>
        </w:rPr>
        <w:t xml:space="preserve">. </w:t>
      </w:r>
      <w:r w:rsidR="005B08CB" w:rsidRPr="000B2C8B">
        <w:rPr>
          <w:rFonts w:ascii="Arial" w:hAnsi="Arial" w:cs="Arial"/>
          <w:color w:val="000000" w:themeColor="text1"/>
          <w:sz w:val="22"/>
          <w:szCs w:val="22"/>
        </w:rPr>
        <w:t>F</w:t>
      </w:r>
      <w:r w:rsidR="00F53FD3" w:rsidRPr="000B2C8B">
        <w:rPr>
          <w:rFonts w:ascii="Arial" w:hAnsi="Arial" w:cs="Arial"/>
          <w:color w:val="000000" w:themeColor="text1"/>
          <w:sz w:val="22"/>
          <w:szCs w:val="22"/>
        </w:rPr>
        <w:t>or smaller territories</w:t>
      </w:r>
      <w:r w:rsidR="009841AD" w:rsidRPr="000B2C8B">
        <w:rPr>
          <w:rFonts w:ascii="Arial" w:hAnsi="Arial" w:cs="Arial"/>
          <w:color w:val="000000" w:themeColor="text1"/>
          <w:sz w:val="22"/>
          <w:szCs w:val="22"/>
        </w:rPr>
        <w:t xml:space="preserve"> where awareness of available resources is more complete</w:t>
      </w:r>
      <w:r w:rsidR="00F53FD3" w:rsidRPr="000B2C8B">
        <w:rPr>
          <w:rFonts w:ascii="Arial" w:hAnsi="Arial" w:cs="Arial"/>
          <w:color w:val="000000" w:themeColor="text1"/>
          <w:sz w:val="22"/>
          <w:szCs w:val="22"/>
        </w:rPr>
        <w:t xml:space="preserve">, </w:t>
      </w:r>
      <w:r w:rsidR="00955D33" w:rsidRPr="000B2C8B">
        <w:rPr>
          <w:rFonts w:ascii="Arial" w:hAnsi="Arial" w:cs="Arial"/>
          <w:color w:val="000000" w:themeColor="text1"/>
          <w:sz w:val="22"/>
          <w:szCs w:val="22"/>
        </w:rPr>
        <w:t>differences</w:t>
      </w:r>
      <w:r w:rsidR="000A204A" w:rsidRPr="000B2C8B">
        <w:rPr>
          <w:rFonts w:ascii="Arial" w:hAnsi="Arial" w:cs="Arial"/>
          <w:color w:val="000000" w:themeColor="text1"/>
          <w:sz w:val="22"/>
          <w:szCs w:val="22"/>
        </w:rPr>
        <w:t xml:space="preserve"> in foraging efficiency </w:t>
      </w:r>
      <w:r w:rsidR="00F53FD3" w:rsidRPr="000B2C8B">
        <w:rPr>
          <w:rFonts w:ascii="Arial" w:hAnsi="Arial" w:cs="Arial"/>
          <w:color w:val="000000" w:themeColor="text1"/>
          <w:sz w:val="22"/>
          <w:szCs w:val="22"/>
        </w:rPr>
        <w:t>across the availability of a wo</w:t>
      </w:r>
      <w:r w:rsidR="007D0031" w:rsidRPr="000B2C8B">
        <w:rPr>
          <w:rFonts w:ascii="Arial" w:hAnsi="Arial" w:cs="Arial"/>
          <w:color w:val="000000" w:themeColor="text1"/>
          <w:sz w:val="22"/>
          <w:szCs w:val="22"/>
        </w:rPr>
        <w:t>l</w:t>
      </w:r>
      <w:r w:rsidR="00F53FD3" w:rsidRPr="000B2C8B">
        <w:rPr>
          <w:rFonts w:ascii="Arial" w:hAnsi="Arial" w:cs="Arial"/>
          <w:color w:val="000000" w:themeColor="text1"/>
          <w:sz w:val="22"/>
          <w:szCs w:val="22"/>
        </w:rPr>
        <w:t>f kill may provide an</w:t>
      </w:r>
      <w:r w:rsidR="005B08CB" w:rsidRPr="000B2C8B">
        <w:rPr>
          <w:rFonts w:ascii="Arial" w:hAnsi="Arial" w:cs="Arial"/>
          <w:color w:val="000000" w:themeColor="text1"/>
          <w:sz w:val="22"/>
          <w:szCs w:val="22"/>
        </w:rPr>
        <w:t xml:space="preserve"> alternative</w:t>
      </w:r>
      <w:r w:rsidR="00F53FD3" w:rsidRPr="000B2C8B">
        <w:rPr>
          <w:rFonts w:ascii="Arial" w:hAnsi="Arial" w:cs="Arial"/>
          <w:color w:val="000000" w:themeColor="text1"/>
          <w:sz w:val="22"/>
          <w:szCs w:val="22"/>
        </w:rPr>
        <w:t xml:space="preserve"> explanation</w:t>
      </w:r>
      <w:r w:rsidR="00054FF6" w:rsidRPr="000B2C8B">
        <w:rPr>
          <w:rFonts w:ascii="Arial" w:hAnsi="Arial" w:cs="Arial"/>
          <w:color w:val="000000" w:themeColor="text1"/>
          <w:sz w:val="22"/>
          <w:szCs w:val="22"/>
        </w:rPr>
        <w:t>.</w:t>
      </w:r>
      <w:r w:rsidR="00A05EA0" w:rsidRPr="000B2C8B">
        <w:rPr>
          <w:rFonts w:ascii="Arial" w:hAnsi="Arial" w:cs="Arial"/>
          <w:color w:val="000000" w:themeColor="text1"/>
          <w:sz w:val="22"/>
          <w:szCs w:val="22"/>
        </w:rPr>
        <w:t xml:space="preserve"> </w:t>
      </w:r>
      <w:r w:rsidR="006571D5" w:rsidRPr="000B2C8B">
        <w:rPr>
          <w:rFonts w:ascii="Arial" w:hAnsi="Arial" w:cs="Arial"/>
          <w:color w:val="000000" w:themeColor="text1"/>
          <w:sz w:val="22"/>
          <w:szCs w:val="22"/>
        </w:rPr>
        <w:t>I</w:t>
      </w:r>
      <w:r w:rsidR="002577AB" w:rsidRPr="000B2C8B">
        <w:rPr>
          <w:rFonts w:ascii="Arial" w:hAnsi="Arial" w:cs="Arial"/>
          <w:color w:val="000000" w:themeColor="text1"/>
          <w:sz w:val="22"/>
          <w:szCs w:val="22"/>
        </w:rPr>
        <w:t>ntense competition with other scavengers at the beginning of a carcass</w:t>
      </w:r>
      <w:r w:rsidR="006571D5" w:rsidRPr="000B2C8B">
        <w:rPr>
          <w:rFonts w:ascii="Arial" w:hAnsi="Arial" w:cs="Arial"/>
          <w:color w:val="000000" w:themeColor="text1"/>
          <w:sz w:val="22"/>
          <w:szCs w:val="22"/>
        </w:rPr>
        <w:t xml:space="preserve"> could </w:t>
      </w:r>
      <w:r w:rsidR="00A65CBA" w:rsidRPr="000B2C8B">
        <w:rPr>
          <w:rFonts w:ascii="Arial" w:hAnsi="Arial" w:cs="Arial"/>
          <w:color w:val="000000" w:themeColor="text1"/>
          <w:sz w:val="22"/>
          <w:szCs w:val="22"/>
        </w:rPr>
        <w:t>decrease</w:t>
      </w:r>
      <w:r w:rsidR="006571D5" w:rsidRPr="000B2C8B">
        <w:rPr>
          <w:rFonts w:ascii="Arial" w:hAnsi="Arial" w:cs="Arial"/>
          <w:color w:val="000000" w:themeColor="text1"/>
          <w:sz w:val="22"/>
          <w:szCs w:val="22"/>
        </w:rPr>
        <w:t xml:space="preserve"> foraging inefficiency</w:t>
      </w:r>
      <w:r w:rsidR="006224E3" w:rsidRPr="000B2C8B">
        <w:rPr>
          <w:rFonts w:ascii="Arial" w:hAnsi="Arial" w:cs="Arial"/>
          <w:color w:val="000000" w:themeColor="text1"/>
          <w:sz w:val="22"/>
          <w:szCs w:val="22"/>
        </w:rPr>
        <w:t xml:space="preserve"> relative to the hunting regions</w:t>
      </w:r>
      <w:r w:rsidR="00006E1B" w:rsidRPr="000B2C8B">
        <w:rPr>
          <w:rFonts w:ascii="Arial" w:hAnsi="Arial" w:cs="Arial"/>
          <w:color w:val="000000" w:themeColor="text1"/>
          <w:sz w:val="22"/>
          <w:szCs w:val="22"/>
        </w:rPr>
        <w:t xml:space="preserve">. The initial period of foraging at wolf kills is dominated by wolves, followed by coyotes which are the scavenger that consumes the most </w:t>
      </w:r>
      <w:r w:rsidR="00A65CBA" w:rsidRPr="000B2C8B">
        <w:rPr>
          <w:rFonts w:ascii="Arial" w:hAnsi="Arial" w:cs="Arial"/>
          <w:color w:val="000000" w:themeColor="text1"/>
          <w:sz w:val="22"/>
          <w:szCs w:val="22"/>
        </w:rPr>
        <w:t>biomass</w:t>
      </w:r>
      <w:r w:rsidR="00006E1B" w:rsidRPr="000B2C8B">
        <w:rPr>
          <w:rFonts w:ascii="Arial" w:hAnsi="Arial" w:cs="Arial"/>
          <w:color w:val="000000" w:themeColor="text1"/>
          <w:sz w:val="22"/>
          <w:szCs w:val="22"/>
        </w:rPr>
        <w:t xml:space="preserve"> at wolf kills </w:t>
      </w:r>
      <w:r w:rsidR="008E7054" w:rsidRPr="000B2C8B">
        <w:rPr>
          <w:rFonts w:ascii="Arial" w:hAnsi="Arial" w:cs="Arial"/>
          <w:color w:val="000000" w:themeColor="text1"/>
          <w:sz w:val="22"/>
          <w:szCs w:val="22"/>
        </w:rPr>
        <w:fldChar w:fldCharType="begin"/>
      </w:r>
      <w:r w:rsidR="008E7054" w:rsidRPr="000B2C8B">
        <w:rPr>
          <w:rFonts w:ascii="Arial" w:hAnsi="Arial" w:cs="Arial"/>
          <w:color w:val="000000" w:themeColor="text1"/>
          <w:sz w:val="22"/>
          <w:szCs w:val="22"/>
        </w:rPr>
        <w:instrText xml:space="preserve"> ADDIN ZOTERO_ITEM CSL_CITATION {"citationID":"NUNR2nLT","properties":{"unsorted":false,"formattedCitation":"(Wilmers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8E7054" w:rsidRPr="000B2C8B">
        <w:rPr>
          <w:rFonts w:ascii="Arial" w:hAnsi="Arial" w:cs="Arial"/>
          <w:color w:val="000000" w:themeColor="text1"/>
          <w:sz w:val="22"/>
          <w:szCs w:val="22"/>
        </w:rPr>
        <w:fldChar w:fldCharType="separate"/>
      </w:r>
      <w:r w:rsidR="008E7054" w:rsidRPr="000B2C8B">
        <w:rPr>
          <w:rFonts w:ascii="Arial" w:hAnsi="Arial" w:cs="Arial"/>
          <w:color w:val="000000" w:themeColor="text1"/>
          <w:kern w:val="0"/>
          <w:sz w:val="22"/>
          <w:szCs w:val="22"/>
        </w:rPr>
        <w:t>(Wilmers et al. 2003</w:t>
      </w:r>
      <w:r w:rsidR="008E7054" w:rsidRPr="000B2C8B">
        <w:rPr>
          <w:rFonts w:ascii="Arial" w:hAnsi="Arial" w:cs="Arial"/>
          <w:i/>
          <w:iCs/>
          <w:color w:val="000000" w:themeColor="text1"/>
          <w:kern w:val="0"/>
          <w:sz w:val="22"/>
          <w:szCs w:val="22"/>
        </w:rPr>
        <w:t>b</w:t>
      </w:r>
      <w:r w:rsidR="008E7054" w:rsidRPr="000B2C8B">
        <w:rPr>
          <w:rFonts w:ascii="Arial" w:hAnsi="Arial" w:cs="Arial"/>
          <w:color w:val="000000" w:themeColor="text1"/>
          <w:kern w:val="0"/>
          <w:sz w:val="22"/>
          <w:szCs w:val="22"/>
        </w:rPr>
        <w:t>)</w:t>
      </w:r>
      <w:r w:rsidR="008E7054" w:rsidRPr="000B2C8B">
        <w:rPr>
          <w:rFonts w:ascii="Arial" w:hAnsi="Arial" w:cs="Arial"/>
          <w:color w:val="000000" w:themeColor="text1"/>
          <w:sz w:val="22"/>
          <w:szCs w:val="22"/>
        </w:rPr>
        <w:fldChar w:fldCharType="end"/>
      </w:r>
      <w:r w:rsidR="00006E1B" w:rsidRPr="000B2C8B">
        <w:rPr>
          <w:rFonts w:ascii="Arial" w:hAnsi="Arial" w:cs="Arial"/>
          <w:color w:val="000000" w:themeColor="text1"/>
          <w:sz w:val="22"/>
          <w:szCs w:val="22"/>
        </w:rPr>
        <w:t xml:space="preserve">. </w:t>
      </w:r>
      <w:r w:rsidR="00E17817" w:rsidRPr="000B2C8B">
        <w:rPr>
          <w:rFonts w:ascii="Arial" w:hAnsi="Arial" w:cs="Arial"/>
          <w:color w:val="000000" w:themeColor="text1"/>
          <w:sz w:val="22"/>
          <w:szCs w:val="22"/>
        </w:rPr>
        <w:t xml:space="preserve">Carrion in the hunting regions is more easily </w:t>
      </w:r>
      <w:r w:rsidR="00A60981" w:rsidRPr="000B2C8B">
        <w:rPr>
          <w:rFonts w:ascii="Arial" w:hAnsi="Arial" w:cs="Arial"/>
          <w:color w:val="000000" w:themeColor="text1"/>
          <w:sz w:val="22"/>
          <w:szCs w:val="22"/>
        </w:rPr>
        <w:t>disarticulated, making it more difficult for lower abundance</w:t>
      </w:r>
      <w:r w:rsidR="002773BF" w:rsidRPr="000B2C8B">
        <w:rPr>
          <w:rFonts w:ascii="Arial" w:hAnsi="Arial" w:cs="Arial"/>
          <w:color w:val="000000" w:themeColor="text1"/>
          <w:sz w:val="22"/>
          <w:szCs w:val="22"/>
        </w:rPr>
        <w:t>,</w:t>
      </w:r>
      <w:r w:rsidR="00A60981" w:rsidRPr="000B2C8B">
        <w:rPr>
          <w:rFonts w:ascii="Arial" w:hAnsi="Arial" w:cs="Arial"/>
          <w:color w:val="000000" w:themeColor="text1"/>
          <w:sz w:val="22"/>
          <w:szCs w:val="22"/>
        </w:rPr>
        <w:t xml:space="preserve"> dominant scavengers to monopolize the resource.</w:t>
      </w:r>
      <w:r w:rsidR="008A33FE" w:rsidRPr="000B2C8B">
        <w:rPr>
          <w:rFonts w:ascii="Arial" w:hAnsi="Arial" w:cs="Arial"/>
          <w:color w:val="000000" w:themeColor="text1"/>
          <w:sz w:val="22"/>
          <w:szCs w:val="22"/>
        </w:rPr>
        <w:t xml:space="preserve"> </w:t>
      </w:r>
      <w:r w:rsidR="0030043E" w:rsidRPr="000B2C8B">
        <w:rPr>
          <w:rFonts w:ascii="Arial" w:hAnsi="Arial" w:cs="Arial"/>
          <w:color w:val="000000" w:themeColor="text1"/>
          <w:sz w:val="22"/>
          <w:szCs w:val="22"/>
        </w:rPr>
        <w:t>Furthermore,</w:t>
      </w:r>
      <w:r w:rsidR="00E17817" w:rsidRPr="000B2C8B">
        <w:rPr>
          <w:rFonts w:ascii="Arial" w:hAnsi="Arial" w:cs="Arial"/>
          <w:color w:val="000000" w:themeColor="text1"/>
          <w:sz w:val="22"/>
          <w:szCs w:val="22"/>
        </w:rPr>
        <w:t xml:space="preserve"> </w:t>
      </w:r>
      <w:r w:rsidR="008A33FE" w:rsidRPr="000B2C8B">
        <w:rPr>
          <w:rFonts w:ascii="Arial" w:hAnsi="Arial" w:cs="Arial"/>
          <w:color w:val="000000" w:themeColor="text1"/>
          <w:sz w:val="22"/>
          <w:szCs w:val="22"/>
        </w:rPr>
        <w:t>wolf and cougar presence is limited by human persecution</w:t>
      </w:r>
      <w:r w:rsidR="004A5024" w:rsidRPr="000B2C8B">
        <w:rPr>
          <w:rFonts w:ascii="Arial" w:hAnsi="Arial" w:cs="Arial"/>
          <w:color w:val="000000" w:themeColor="text1"/>
          <w:sz w:val="22"/>
          <w:szCs w:val="22"/>
        </w:rPr>
        <w:t>, removing competition</w:t>
      </w:r>
      <w:r w:rsidR="002B60C8" w:rsidRPr="000B2C8B">
        <w:rPr>
          <w:rFonts w:ascii="Arial" w:hAnsi="Arial" w:cs="Arial"/>
          <w:color w:val="000000" w:themeColor="text1"/>
          <w:sz w:val="22"/>
          <w:szCs w:val="22"/>
        </w:rPr>
        <w:t xml:space="preserve"> </w:t>
      </w:r>
      <w:r w:rsidR="002B60C8" w:rsidRPr="000B2C8B">
        <w:rPr>
          <w:rFonts w:ascii="Arial" w:hAnsi="Arial" w:cs="Arial"/>
          <w:color w:val="000000" w:themeColor="text1"/>
          <w:sz w:val="22"/>
          <w:szCs w:val="22"/>
        </w:rPr>
        <w:fldChar w:fldCharType="begin"/>
      </w:r>
      <w:r w:rsidR="002B60C8" w:rsidRPr="000B2C8B">
        <w:rPr>
          <w:rFonts w:ascii="Arial" w:hAnsi="Arial" w:cs="Arial"/>
          <w:color w:val="000000" w:themeColor="text1"/>
          <w:sz w:val="22"/>
          <w:szCs w:val="22"/>
        </w:rPr>
        <w:instrText xml:space="preserve"> ADDIN ZOTERO_ITEM CSL_CITATION {"citationID":"wpv0Cd2o","properties":{"unsorted":false,"formattedCitation":"(Wilmers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2B60C8" w:rsidRPr="000B2C8B">
        <w:rPr>
          <w:rFonts w:ascii="Arial" w:hAnsi="Arial" w:cs="Arial"/>
          <w:color w:val="000000" w:themeColor="text1"/>
          <w:sz w:val="22"/>
          <w:szCs w:val="22"/>
        </w:rPr>
        <w:fldChar w:fldCharType="separate"/>
      </w:r>
      <w:r w:rsidR="002B60C8" w:rsidRPr="000B2C8B">
        <w:rPr>
          <w:rFonts w:ascii="Arial" w:hAnsi="Arial" w:cs="Arial"/>
          <w:color w:val="000000" w:themeColor="text1"/>
          <w:kern w:val="0"/>
          <w:sz w:val="22"/>
          <w:szCs w:val="22"/>
        </w:rPr>
        <w:t>(Wilmers et al. 2003</w:t>
      </w:r>
      <w:r w:rsidR="002B60C8" w:rsidRPr="000B2C8B">
        <w:rPr>
          <w:rFonts w:ascii="Arial" w:hAnsi="Arial" w:cs="Arial"/>
          <w:i/>
          <w:iCs/>
          <w:color w:val="000000" w:themeColor="text1"/>
          <w:kern w:val="0"/>
          <w:sz w:val="22"/>
          <w:szCs w:val="22"/>
        </w:rPr>
        <w:t>b</w:t>
      </w:r>
      <w:r w:rsidR="002B60C8" w:rsidRPr="000B2C8B">
        <w:rPr>
          <w:rFonts w:ascii="Arial" w:hAnsi="Arial" w:cs="Arial"/>
          <w:color w:val="000000" w:themeColor="text1"/>
          <w:kern w:val="0"/>
          <w:sz w:val="22"/>
          <w:szCs w:val="22"/>
        </w:rPr>
        <w:t>)</w:t>
      </w:r>
      <w:r w:rsidR="002B60C8" w:rsidRPr="000B2C8B">
        <w:rPr>
          <w:rFonts w:ascii="Arial" w:hAnsi="Arial" w:cs="Arial"/>
          <w:color w:val="000000" w:themeColor="text1"/>
          <w:sz w:val="22"/>
          <w:szCs w:val="22"/>
        </w:rPr>
        <w:fldChar w:fldCharType="end"/>
      </w:r>
      <w:r w:rsidR="00E17817" w:rsidRPr="000B2C8B">
        <w:rPr>
          <w:rFonts w:ascii="Arial" w:hAnsi="Arial" w:cs="Arial"/>
          <w:color w:val="000000" w:themeColor="text1"/>
          <w:sz w:val="22"/>
          <w:szCs w:val="22"/>
        </w:rPr>
        <w:t xml:space="preserve">. </w:t>
      </w:r>
      <w:r w:rsidR="00901BA2" w:rsidRPr="000B2C8B">
        <w:rPr>
          <w:rFonts w:ascii="Arial" w:hAnsi="Arial" w:cs="Arial"/>
          <w:color w:val="000000" w:themeColor="text1"/>
          <w:sz w:val="22"/>
          <w:szCs w:val="22"/>
        </w:rPr>
        <w:t>F</w:t>
      </w:r>
      <w:r w:rsidR="00364043" w:rsidRPr="000B2C8B">
        <w:rPr>
          <w:rFonts w:ascii="Arial" w:hAnsi="Arial" w:cs="Arial"/>
          <w:color w:val="000000" w:themeColor="text1"/>
          <w:sz w:val="22"/>
          <w:szCs w:val="22"/>
        </w:rPr>
        <w:t>oraging efficiency</w:t>
      </w:r>
      <w:r w:rsidR="00940AF9" w:rsidRPr="000B2C8B">
        <w:rPr>
          <w:rFonts w:ascii="Arial" w:hAnsi="Arial" w:cs="Arial"/>
          <w:color w:val="000000" w:themeColor="text1"/>
          <w:sz w:val="22"/>
          <w:szCs w:val="22"/>
        </w:rPr>
        <w:t xml:space="preserve"> also</w:t>
      </w:r>
      <w:r w:rsidR="00364043" w:rsidRPr="000B2C8B">
        <w:rPr>
          <w:rFonts w:ascii="Arial" w:hAnsi="Arial" w:cs="Arial"/>
          <w:color w:val="000000" w:themeColor="text1"/>
          <w:sz w:val="22"/>
          <w:szCs w:val="22"/>
        </w:rPr>
        <w:t xml:space="preserve"> declines with</w:t>
      </w:r>
      <w:r w:rsidR="002577AB" w:rsidRPr="000B2C8B">
        <w:rPr>
          <w:rFonts w:ascii="Arial" w:hAnsi="Arial" w:cs="Arial"/>
          <w:color w:val="000000" w:themeColor="text1"/>
          <w:sz w:val="22"/>
          <w:szCs w:val="22"/>
        </w:rPr>
        <w:t xml:space="preserve"> biomass availability </w:t>
      </w:r>
      <w:r w:rsidR="00CC2C50" w:rsidRPr="000B2C8B">
        <w:rPr>
          <w:rFonts w:ascii="Arial" w:hAnsi="Arial" w:cs="Arial"/>
          <w:color w:val="000000" w:themeColor="text1"/>
          <w:sz w:val="22"/>
          <w:szCs w:val="22"/>
        </w:rPr>
        <w:t>over time as it is consumed</w:t>
      </w:r>
      <w:r w:rsidR="002577AB" w:rsidRPr="000B2C8B">
        <w:rPr>
          <w:rFonts w:ascii="Arial" w:hAnsi="Arial" w:cs="Arial"/>
          <w:color w:val="000000" w:themeColor="text1"/>
          <w:sz w:val="22"/>
          <w:szCs w:val="22"/>
        </w:rPr>
        <w:t xml:space="preserve">. </w:t>
      </w:r>
      <w:r w:rsidR="00124367" w:rsidRPr="000B2C8B">
        <w:rPr>
          <w:rFonts w:ascii="Arial" w:hAnsi="Arial" w:cs="Arial"/>
          <w:color w:val="000000" w:themeColor="text1"/>
          <w:sz w:val="22"/>
          <w:szCs w:val="22"/>
        </w:rPr>
        <w:t xml:space="preserve">At 6 </w:t>
      </w:r>
      <w:r w:rsidR="00F46577" w:rsidRPr="000B2C8B">
        <w:rPr>
          <w:rFonts w:ascii="Arial" w:hAnsi="Arial" w:cs="Arial"/>
          <w:color w:val="000000" w:themeColor="text1"/>
          <w:sz w:val="22"/>
          <w:szCs w:val="22"/>
        </w:rPr>
        <w:t xml:space="preserve">of the 10 </w:t>
      </w:r>
      <w:r w:rsidR="00124367" w:rsidRPr="000B2C8B">
        <w:rPr>
          <w:rFonts w:ascii="Arial" w:hAnsi="Arial" w:cs="Arial"/>
          <w:color w:val="000000" w:themeColor="text1"/>
          <w:sz w:val="22"/>
          <w:szCs w:val="22"/>
        </w:rPr>
        <w:t>carcass</w:t>
      </w:r>
      <w:r w:rsidR="00595C98" w:rsidRPr="000B2C8B">
        <w:rPr>
          <w:rFonts w:ascii="Arial" w:hAnsi="Arial" w:cs="Arial"/>
          <w:color w:val="000000" w:themeColor="text1"/>
          <w:sz w:val="22"/>
          <w:szCs w:val="22"/>
        </w:rPr>
        <w:t>e</w:t>
      </w:r>
      <w:r w:rsidR="00E44899" w:rsidRPr="000B2C8B">
        <w:rPr>
          <w:rFonts w:ascii="Arial" w:hAnsi="Arial" w:cs="Arial"/>
          <w:color w:val="000000" w:themeColor="text1"/>
          <w:sz w:val="22"/>
          <w:szCs w:val="22"/>
        </w:rPr>
        <w:t>s</w:t>
      </w:r>
      <w:r w:rsidR="00124367" w:rsidRPr="000B2C8B">
        <w:rPr>
          <w:rFonts w:ascii="Arial" w:hAnsi="Arial" w:cs="Arial"/>
          <w:color w:val="000000" w:themeColor="text1"/>
          <w:sz w:val="22"/>
          <w:szCs w:val="22"/>
        </w:rPr>
        <w:t xml:space="preserve"> ravens visit</w:t>
      </w:r>
      <w:r w:rsidR="00F158D9" w:rsidRPr="000B2C8B">
        <w:rPr>
          <w:rFonts w:ascii="Arial" w:hAnsi="Arial" w:cs="Arial"/>
          <w:color w:val="000000" w:themeColor="text1"/>
          <w:sz w:val="22"/>
          <w:szCs w:val="22"/>
        </w:rPr>
        <w:t>ed</w:t>
      </w:r>
      <w:r w:rsidR="00D2771B" w:rsidRPr="000B2C8B">
        <w:rPr>
          <w:rFonts w:ascii="Arial" w:hAnsi="Arial" w:cs="Arial"/>
          <w:color w:val="000000" w:themeColor="text1"/>
          <w:sz w:val="22"/>
          <w:szCs w:val="22"/>
        </w:rPr>
        <w:t>,</w:t>
      </w:r>
      <w:r w:rsidR="00124367" w:rsidRPr="000B2C8B">
        <w:rPr>
          <w:rFonts w:ascii="Arial" w:hAnsi="Arial" w:cs="Arial"/>
          <w:color w:val="000000" w:themeColor="text1"/>
          <w:sz w:val="22"/>
          <w:szCs w:val="22"/>
        </w:rPr>
        <w:t xml:space="preserve"> </w:t>
      </w:r>
      <w:r w:rsidR="006B097D" w:rsidRPr="000B2C8B">
        <w:rPr>
          <w:rFonts w:ascii="Arial" w:hAnsi="Arial" w:cs="Arial"/>
          <w:color w:val="000000" w:themeColor="text1"/>
          <w:sz w:val="22"/>
          <w:szCs w:val="22"/>
        </w:rPr>
        <w:t>providing evidence that the raven knew about the resources</w:t>
      </w:r>
      <w:r w:rsidR="00124367" w:rsidRPr="000B2C8B">
        <w:rPr>
          <w:rFonts w:ascii="Arial" w:hAnsi="Arial" w:cs="Arial"/>
          <w:color w:val="000000" w:themeColor="text1"/>
          <w:sz w:val="22"/>
          <w:szCs w:val="22"/>
        </w:rPr>
        <w:t xml:space="preserve">, </w:t>
      </w:r>
      <w:r w:rsidR="0014414E" w:rsidRPr="000B2C8B">
        <w:rPr>
          <w:rFonts w:ascii="Arial" w:hAnsi="Arial" w:cs="Arial"/>
          <w:color w:val="000000" w:themeColor="text1"/>
          <w:sz w:val="22"/>
          <w:szCs w:val="22"/>
        </w:rPr>
        <w:t>they</w:t>
      </w:r>
      <w:r w:rsidR="00124367" w:rsidRPr="000B2C8B">
        <w:rPr>
          <w:rFonts w:ascii="Arial" w:hAnsi="Arial" w:cs="Arial"/>
          <w:color w:val="000000" w:themeColor="text1"/>
          <w:sz w:val="22"/>
          <w:szCs w:val="22"/>
        </w:rPr>
        <w:t xml:space="preserve"> abandoned the</w:t>
      </w:r>
      <w:r w:rsidR="009A4B3D" w:rsidRPr="000B2C8B">
        <w:rPr>
          <w:rFonts w:ascii="Arial" w:hAnsi="Arial" w:cs="Arial"/>
          <w:color w:val="000000" w:themeColor="text1"/>
          <w:sz w:val="22"/>
          <w:szCs w:val="22"/>
        </w:rPr>
        <w:t>ir</w:t>
      </w:r>
      <w:r w:rsidR="00124367" w:rsidRPr="000B2C8B">
        <w:rPr>
          <w:rFonts w:ascii="Arial" w:hAnsi="Arial" w:cs="Arial"/>
          <w:color w:val="000000" w:themeColor="text1"/>
          <w:sz w:val="22"/>
          <w:szCs w:val="22"/>
        </w:rPr>
        <w:t xml:space="preserve"> territory</w:t>
      </w:r>
      <w:r w:rsidR="00414120" w:rsidRPr="000B2C8B">
        <w:rPr>
          <w:rFonts w:ascii="Arial" w:hAnsi="Arial" w:cs="Arial"/>
          <w:color w:val="000000" w:themeColor="text1"/>
          <w:sz w:val="22"/>
          <w:szCs w:val="22"/>
        </w:rPr>
        <w:t xml:space="preserve"> </w:t>
      </w:r>
      <w:r w:rsidR="004B1D7F" w:rsidRPr="000B2C8B">
        <w:rPr>
          <w:rFonts w:ascii="Arial" w:hAnsi="Arial" w:cs="Arial"/>
          <w:color w:val="000000" w:themeColor="text1"/>
          <w:sz w:val="22"/>
          <w:szCs w:val="22"/>
        </w:rPr>
        <w:t>on</w:t>
      </w:r>
      <w:r w:rsidR="00414120" w:rsidRPr="000B2C8B">
        <w:rPr>
          <w:rFonts w:ascii="Arial" w:hAnsi="Arial" w:cs="Arial"/>
          <w:color w:val="000000" w:themeColor="text1"/>
          <w:sz w:val="22"/>
          <w:szCs w:val="22"/>
        </w:rPr>
        <w:t xml:space="preserve"> the last day of availability.</w:t>
      </w:r>
      <w:r w:rsidR="00124367" w:rsidRPr="000B2C8B">
        <w:rPr>
          <w:rFonts w:ascii="Arial" w:hAnsi="Arial" w:cs="Arial"/>
          <w:color w:val="000000" w:themeColor="text1"/>
          <w:sz w:val="22"/>
          <w:szCs w:val="22"/>
        </w:rPr>
        <w:t xml:space="preserve"> </w:t>
      </w:r>
      <w:r w:rsidR="00A05EA0" w:rsidRPr="000B2C8B">
        <w:rPr>
          <w:rFonts w:ascii="Arial" w:hAnsi="Arial" w:cs="Arial"/>
          <w:color w:val="000000" w:themeColor="text1"/>
          <w:sz w:val="22"/>
          <w:szCs w:val="22"/>
        </w:rPr>
        <w:t xml:space="preserve">In half of these cases, ravens visited the kill on the last day of availability </w:t>
      </w:r>
      <w:r w:rsidR="0008515D" w:rsidRPr="000B2C8B">
        <w:rPr>
          <w:rFonts w:ascii="Arial" w:hAnsi="Arial" w:cs="Arial"/>
          <w:color w:val="000000" w:themeColor="text1"/>
          <w:sz w:val="22"/>
          <w:szCs w:val="22"/>
        </w:rPr>
        <w:t>and</w:t>
      </w:r>
      <w:r w:rsidR="00A05EA0" w:rsidRPr="000B2C8B">
        <w:rPr>
          <w:rFonts w:ascii="Arial" w:hAnsi="Arial" w:cs="Arial"/>
          <w:color w:val="000000" w:themeColor="text1"/>
          <w:sz w:val="22"/>
          <w:szCs w:val="22"/>
        </w:rPr>
        <w:t xml:space="preserve"> </w:t>
      </w:r>
      <w:r w:rsidR="0028186A" w:rsidRPr="000B2C8B">
        <w:rPr>
          <w:rFonts w:ascii="Arial" w:hAnsi="Arial" w:cs="Arial"/>
          <w:color w:val="000000" w:themeColor="text1"/>
          <w:sz w:val="22"/>
          <w:szCs w:val="22"/>
        </w:rPr>
        <w:t>choos</w:t>
      </w:r>
      <w:r w:rsidR="00F00E45" w:rsidRPr="000B2C8B">
        <w:rPr>
          <w:rFonts w:ascii="Arial" w:hAnsi="Arial" w:cs="Arial"/>
          <w:color w:val="000000" w:themeColor="text1"/>
          <w:sz w:val="22"/>
          <w:szCs w:val="22"/>
        </w:rPr>
        <w:t>e</w:t>
      </w:r>
      <w:r w:rsidR="0028186A" w:rsidRPr="000B2C8B">
        <w:rPr>
          <w:rFonts w:ascii="Arial" w:hAnsi="Arial" w:cs="Arial"/>
          <w:color w:val="000000" w:themeColor="text1"/>
          <w:sz w:val="22"/>
          <w:szCs w:val="22"/>
        </w:rPr>
        <w:t xml:space="preserve"> to </w:t>
      </w:r>
      <w:r w:rsidR="00A05EA0" w:rsidRPr="000B2C8B">
        <w:rPr>
          <w:rFonts w:ascii="Arial" w:hAnsi="Arial" w:cs="Arial"/>
          <w:color w:val="000000" w:themeColor="text1"/>
          <w:sz w:val="22"/>
          <w:szCs w:val="22"/>
        </w:rPr>
        <w:t>leav</w:t>
      </w:r>
      <w:r w:rsidR="0028186A" w:rsidRPr="000B2C8B">
        <w:rPr>
          <w:rFonts w:ascii="Arial" w:hAnsi="Arial" w:cs="Arial"/>
          <w:color w:val="000000" w:themeColor="text1"/>
          <w:sz w:val="22"/>
          <w:szCs w:val="22"/>
        </w:rPr>
        <w:t>e</w:t>
      </w:r>
      <w:r w:rsidR="00A05EA0" w:rsidRPr="000B2C8B">
        <w:rPr>
          <w:rFonts w:ascii="Arial" w:hAnsi="Arial" w:cs="Arial"/>
          <w:color w:val="000000" w:themeColor="text1"/>
          <w:sz w:val="22"/>
          <w:szCs w:val="22"/>
        </w:rPr>
        <w:t xml:space="preserve"> their territory. </w:t>
      </w:r>
      <w:r w:rsidR="00DE47A6" w:rsidRPr="000B2C8B">
        <w:rPr>
          <w:rFonts w:ascii="Arial" w:hAnsi="Arial" w:cs="Arial"/>
          <w:color w:val="000000" w:themeColor="text1"/>
          <w:sz w:val="22"/>
          <w:szCs w:val="22"/>
        </w:rPr>
        <w:t xml:space="preserve">There is </w:t>
      </w:r>
      <w:r w:rsidR="00CA2C15" w:rsidRPr="000B2C8B">
        <w:rPr>
          <w:rFonts w:ascii="Arial" w:hAnsi="Arial" w:cs="Arial"/>
          <w:color w:val="000000" w:themeColor="text1"/>
          <w:sz w:val="22"/>
          <w:szCs w:val="22"/>
        </w:rPr>
        <w:t>a</w:t>
      </w:r>
      <w:r w:rsidR="00DE47A6" w:rsidRPr="000B2C8B">
        <w:rPr>
          <w:rFonts w:ascii="Arial" w:hAnsi="Arial" w:cs="Arial"/>
          <w:color w:val="000000" w:themeColor="text1"/>
          <w:sz w:val="22"/>
          <w:szCs w:val="22"/>
        </w:rPr>
        <w:t xml:space="preserve"> threshold where foraging at a wolf kill</w:t>
      </w:r>
      <w:r w:rsidR="00A05EA0" w:rsidRPr="000B2C8B">
        <w:rPr>
          <w:rFonts w:ascii="Arial" w:hAnsi="Arial" w:cs="Arial"/>
          <w:color w:val="000000" w:themeColor="text1"/>
          <w:sz w:val="22"/>
          <w:szCs w:val="22"/>
        </w:rPr>
        <w:t xml:space="preserve"> </w:t>
      </w:r>
      <w:r w:rsidR="00DE47A6" w:rsidRPr="000B2C8B">
        <w:rPr>
          <w:rFonts w:ascii="Arial" w:hAnsi="Arial" w:cs="Arial"/>
          <w:color w:val="000000" w:themeColor="text1"/>
          <w:sz w:val="22"/>
          <w:szCs w:val="22"/>
        </w:rPr>
        <w:t>that has biomass available</w:t>
      </w:r>
      <w:r w:rsidR="003F4D05" w:rsidRPr="000B2C8B">
        <w:rPr>
          <w:rFonts w:ascii="Arial" w:hAnsi="Arial" w:cs="Arial"/>
          <w:color w:val="000000" w:themeColor="text1"/>
          <w:sz w:val="22"/>
          <w:szCs w:val="22"/>
        </w:rPr>
        <w:t xml:space="preserve"> </w:t>
      </w:r>
      <w:r w:rsidR="00DE47A6" w:rsidRPr="000B2C8B">
        <w:rPr>
          <w:rFonts w:ascii="Arial" w:hAnsi="Arial" w:cs="Arial"/>
          <w:color w:val="000000" w:themeColor="text1"/>
          <w:sz w:val="22"/>
          <w:szCs w:val="22"/>
        </w:rPr>
        <w:t xml:space="preserve">is still less </w:t>
      </w:r>
      <w:r w:rsidR="00DC31F6" w:rsidRPr="000B2C8B">
        <w:rPr>
          <w:rFonts w:ascii="Arial" w:hAnsi="Arial" w:cs="Arial"/>
          <w:color w:val="000000" w:themeColor="text1"/>
          <w:sz w:val="22"/>
          <w:szCs w:val="22"/>
        </w:rPr>
        <w:t>efficient</w:t>
      </w:r>
      <w:r w:rsidR="00DE47A6" w:rsidRPr="000B2C8B">
        <w:rPr>
          <w:rFonts w:ascii="Arial" w:hAnsi="Arial" w:cs="Arial"/>
          <w:color w:val="000000" w:themeColor="text1"/>
          <w:sz w:val="22"/>
          <w:szCs w:val="22"/>
        </w:rPr>
        <w:t xml:space="preserve"> than traveling to the hunting regions to forage.</w:t>
      </w:r>
    </w:p>
    <w:p w14:paraId="4124A24D" w14:textId="005E3B17" w:rsidR="00847D80" w:rsidRPr="000B2C8B" w:rsidRDefault="00374452"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After leaving their territories, ravens were more likely to visit the hunting regions during the hunting season, regardless of the amount of biomass created by hunters.</w:t>
      </w:r>
      <w:r w:rsidR="008E626E" w:rsidRPr="000B2C8B">
        <w:rPr>
          <w:rFonts w:ascii="Arial" w:hAnsi="Arial" w:cs="Arial"/>
          <w:color w:val="000000" w:themeColor="text1"/>
          <w:sz w:val="22"/>
          <w:szCs w:val="22"/>
        </w:rPr>
        <w:t xml:space="preserve"> </w:t>
      </w:r>
      <w:r w:rsidR="00FC1C65" w:rsidRPr="000B2C8B">
        <w:rPr>
          <w:rFonts w:ascii="Arial" w:hAnsi="Arial" w:cs="Arial"/>
          <w:color w:val="000000" w:themeColor="text1"/>
          <w:sz w:val="22"/>
          <w:szCs w:val="22"/>
        </w:rPr>
        <w:t>R</w:t>
      </w:r>
      <w:r w:rsidR="00847D80" w:rsidRPr="000B2C8B">
        <w:rPr>
          <w:rFonts w:ascii="Arial" w:hAnsi="Arial" w:cs="Arial"/>
          <w:color w:val="000000" w:themeColor="text1"/>
          <w:sz w:val="22"/>
          <w:szCs w:val="22"/>
        </w:rPr>
        <w:t>avens</w:t>
      </w:r>
      <w:r w:rsidR="00B03AA3" w:rsidRPr="000B2C8B">
        <w:rPr>
          <w:rFonts w:ascii="Arial" w:hAnsi="Arial" w:cs="Arial"/>
          <w:color w:val="000000" w:themeColor="text1"/>
          <w:sz w:val="22"/>
          <w:szCs w:val="22"/>
        </w:rPr>
        <w:t xml:space="preserve"> making </w:t>
      </w:r>
      <w:r w:rsidR="0021105A" w:rsidRPr="000B2C8B">
        <w:rPr>
          <w:rFonts w:ascii="Arial" w:hAnsi="Arial" w:cs="Arial"/>
          <w:color w:val="000000" w:themeColor="text1"/>
          <w:sz w:val="22"/>
          <w:szCs w:val="22"/>
        </w:rPr>
        <w:t>the</w:t>
      </w:r>
      <w:r w:rsidR="00B03AA3" w:rsidRPr="000B2C8B">
        <w:rPr>
          <w:rFonts w:ascii="Arial" w:hAnsi="Arial" w:cs="Arial"/>
          <w:color w:val="000000" w:themeColor="text1"/>
          <w:sz w:val="22"/>
          <w:szCs w:val="22"/>
        </w:rPr>
        <w:t xml:space="preserve"> decision</w:t>
      </w:r>
      <w:r w:rsidR="00847D80" w:rsidRPr="000B2C8B">
        <w:rPr>
          <w:rFonts w:ascii="Arial" w:hAnsi="Arial" w:cs="Arial"/>
          <w:color w:val="000000" w:themeColor="text1"/>
          <w:sz w:val="22"/>
          <w:szCs w:val="22"/>
        </w:rPr>
        <w:t xml:space="preserve"> </w:t>
      </w:r>
      <w:r w:rsidR="0021105A" w:rsidRPr="000B2C8B">
        <w:rPr>
          <w:rFonts w:ascii="Arial" w:hAnsi="Arial" w:cs="Arial"/>
          <w:color w:val="000000" w:themeColor="text1"/>
          <w:sz w:val="22"/>
          <w:szCs w:val="22"/>
        </w:rPr>
        <w:t xml:space="preserve">to travel outside their territories </w:t>
      </w:r>
      <w:r w:rsidR="00847D80" w:rsidRPr="000B2C8B">
        <w:rPr>
          <w:rFonts w:ascii="Arial" w:hAnsi="Arial" w:cs="Arial"/>
          <w:color w:val="000000" w:themeColor="text1"/>
          <w:sz w:val="22"/>
          <w:szCs w:val="22"/>
        </w:rPr>
        <w:t xml:space="preserve">were unlikely to be searching for wolf kills. Previous </w:t>
      </w:r>
      <w:r w:rsidR="00056F82" w:rsidRPr="000B2C8B">
        <w:rPr>
          <w:rFonts w:ascii="Arial" w:hAnsi="Arial" w:cs="Arial"/>
          <w:color w:val="000000" w:themeColor="text1"/>
          <w:sz w:val="22"/>
          <w:szCs w:val="22"/>
        </w:rPr>
        <w:t>efforts</w:t>
      </w:r>
      <w:r w:rsidR="00847D80" w:rsidRPr="000B2C8B">
        <w:rPr>
          <w:rFonts w:ascii="Arial" w:hAnsi="Arial" w:cs="Arial"/>
          <w:color w:val="000000" w:themeColor="text1"/>
          <w:sz w:val="22"/>
          <w:szCs w:val="22"/>
        </w:rPr>
        <w:t xml:space="preserve"> mapping movements from territorial individuals in our study population showed direct commute paths with few deviation to pass through areas in the northern range where wolf kills might be located </w:t>
      </w:r>
      <w:r w:rsidR="00847D80" w:rsidRPr="000B2C8B">
        <w:rPr>
          <w:rFonts w:ascii="Arial" w:hAnsi="Arial" w:cs="Arial"/>
          <w:color w:val="000000" w:themeColor="text1"/>
          <w:sz w:val="22"/>
          <w:szCs w:val="22"/>
        </w:rPr>
        <w:fldChar w:fldCharType="begin"/>
      </w:r>
      <w:r w:rsidR="00847D80" w:rsidRPr="000B2C8B">
        <w:rPr>
          <w:rFonts w:ascii="Arial" w:hAnsi="Arial" w:cs="Arial"/>
          <w:color w:val="000000" w:themeColor="text1"/>
          <w:sz w:val="22"/>
          <w:szCs w:val="22"/>
        </w:rPr>
        <w:instrText xml:space="preserve"> ADDIN ZOTERO_ITEM CSL_CITATION {"citationID":"O1r6Bykg","properties":{"unsorted":false,"formattedCitation":"(Marzluff et al. 2021)","plainCitation":"(Marzluff et al. 2021)","noteIndex":0},"citationItems":[{"id":972,"uris":["http://zotero.org/users/9968163/items/W246K25Z"],"itemData":{"id":972,"type":"article-journal","abstract":"Common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847D80" w:rsidRPr="000B2C8B">
        <w:rPr>
          <w:rFonts w:ascii="Arial" w:hAnsi="Arial" w:cs="Arial"/>
          <w:color w:val="000000" w:themeColor="text1"/>
          <w:sz w:val="22"/>
          <w:szCs w:val="22"/>
        </w:rPr>
        <w:fldChar w:fldCharType="separate"/>
      </w:r>
      <w:r w:rsidR="00847D80" w:rsidRPr="000B2C8B">
        <w:rPr>
          <w:rFonts w:ascii="Arial" w:hAnsi="Arial" w:cs="Arial"/>
          <w:color w:val="000000" w:themeColor="text1"/>
          <w:sz w:val="22"/>
          <w:szCs w:val="22"/>
        </w:rPr>
        <w:t>(Marzluff et al. 2021)</w:t>
      </w:r>
      <w:r w:rsidR="00847D80" w:rsidRPr="000B2C8B">
        <w:rPr>
          <w:rFonts w:ascii="Arial" w:hAnsi="Arial" w:cs="Arial"/>
          <w:color w:val="000000" w:themeColor="text1"/>
          <w:sz w:val="22"/>
          <w:szCs w:val="22"/>
        </w:rPr>
        <w:fldChar w:fldCharType="end"/>
      </w:r>
      <w:r w:rsidR="00847D80" w:rsidRPr="000B2C8B">
        <w:rPr>
          <w:rFonts w:ascii="Arial" w:hAnsi="Arial" w:cs="Arial"/>
          <w:color w:val="000000" w:themeColor="text1"/>
          <w:sz w:val="22"/>
          <w:szCs w:val="22"/>
        </w:rPr>
        <w:t xml:space="preserve">. This sort of route planning between distant, known resources is used by baboons and elephants  </w:t>
      </w:r>
      <w:r w:rsidR="00847D80" w:rsidRPr="000B2C8B">
        <w:rPr>
          <w:rFonts w:ascii="Arial" w:hAnsi="Arial" w:cs="Arial"/>
          <w:color w:val="000000" w:themeColor="text1"/>
          <w:sz w:val="22"/>
          <w:szCs w:val="22"/>
        </w:rPr>
        <w:fldChar w:fldCharType="begin"/>
      </w:r>
      <w:r w:rsidR="00847D80" w:rsidRPr="000B2C8B">
        <w:rPr>
          <w:rFonts w:ascii="Arial" w:hAnsi="Arial" w:cs="Arial"/>
          <w:color w:val="000000" w:themeColor="text1"/>
          <w:sz w:val="22"/>
          <w:szCs w:val="22"/>
        </w:rPr>
        <w:instrText xml:space="preserve"> ADDIN ZOTERO_ITEM CSL_CITATION {"citationID":"dBWIEYH7","properties":{"formattedCitation":"(Noser and Byrne 2007, Polansky et al. 2015)","plainCitation":"(Noser and Byrne 2007, Polansky et al. 2015)","noteIndex":0},"citationItems":[{"id":1145,"uris":["http://zotero.org/users/9968163/items/JRVDYD5R"],"itemData":{"id":1145,"type":"article-journal","abstract":"The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W."}],"issued":{"date-parts":[["2007",2,1]]}}},{"id":1147,"uris":["http://zotero.org/users/9968163/items/DGHD5DI8"],"itemData":{"id":1147,"type":"article-journal","abstract":"Spatial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847D80" w:rsidRPr="000B2C8B">
        <w:rPr>
          <w:rFonts w:ascii="Arial" w:hAnsi="Arial" w:cs="Arial"/>
          <w:color w:val="000000" w:themeColor="text1"/>
          <w:sz w:val="22"/>
          <w:szCs w:val="22"/>
        </w:rPr>
        <w:fldChar w:fldCharType="separate"/>
      </w:r>
      <w:r w:rsidR="00847D80" w:rsidRPr="000B2C8B">
        <w:rPr>
          <w:rFonts w:ascii="Arial" w:hAnsi="Arial" w:cs="Arial"/>
          <w:color w:val="000000" w:themeColor="text1"/>
          <w:sz w:val="22"/>
          <w:szCs w:val="22"/>
        </w:rPr>
        <w:t>(Noser and Byrne 2007, Polansky et al. 2015)</w:t>
      </w:r>
      <w:r w:rsidR="00847D80" w:rsidRPr="000B2C8B">
        <w:rPr>
          <w:rFonts w:ascii="Arial" w:hAnsi="Arial" w:cs="Arial"/>
          <w:color w:val="000000" w:themeColor="text1"/>
          <w:sz w:val="22"/>
          <w:szCs w:val="22"/>
        </w:rPr>
        <w:fldChar w:fldCharType="end"/>
      </w:r>
      <w:r w:rsidR="00847D80" w:rsidRPr="000B2C8B">
        <w:rPr>
          <w:rFonts w:ascii="Arial" w:hAnsi="Arial" w:cs="Arial"/>
          <w:color w:val="000000" w:themeColor="text1"/>
          <w:sz w:val="22"/>
          <w:szCs w:val="22"/>
        </w:rPr>
        <w:t xml:space="preserve"> and is likely performed by ravens </w:t>
      </w:r>
      <w:r w:rsidR="00847D80" w:rsidRPr="000B2C8B">
        <w:rPr>
          <w:rFonts w:ascii="Arial" w:hAnsi="Arial" w:cs="Arial"/>
          <w:color w:val="000000" w:themeColor="text1"/>
          <w:sz w:val="22"/>
          <w:szCs w:val="22"/>
        </w:rPr>
        <w:fldChar w:fldCharType="begin"/>
      </w:r>
      <w:r w:rsidR="00847D80" w:rsidRPr="000B2C8B">
        <w:rPr>
          <w:rFonts w:ascii="Arial" w:hAnsi="Arial" w:cs="Arial"/>
          <w:color w:val="000000" w:themeColor="text1"/>
          <w:sz w:val="22"/>
          <w:szCs w:val="22"/>
        </w:rPr>
        <w:instrText xml:space="preserve"> ADDIN ZOTERO_ITEM CSL_CITATION {"citationID":"r9fRoC6R","properties":{"unsorted":false,"formattedCitation":"(Loretto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847D80" w:rsidRPr="000B2C8B">
        <w:rPr>
          <w:rFonts w:ascii="Arial" w:hAnsi="Arial" w:cs="Arial"/>
          <w:color w:val="000000" w:themeColor="text1"/>
          <w:sz w:val="22"/>
          <w:szCs w:val="22"/>
        </w:rPr>
        <w:fldChar w:fldCharType="separate"/>
      </w:r>
      <w:r w:rsidR="00847D80" w:rsidRPr="000B2C8B">
        <w:rPr>
          <w:rFonts w:ascii="Arial" w:hAnsi="Arial" w:cs="Arial"/>
          <w:color w:val="000000" w:themeColor="text1"/>
          <w:sz w:val="22"/>
          <w:szCs w:val="22"/>
        </w:rPr>
        <w:t>(Loretto et al. 2026)</w:t>
      </w:r>
      <w:r w:rsidR="00847D80" w:rsidRPr="000B2C8B">
        <w:rPr>
          <w:rFonts w:ascii="Arial" w:hAnsi="Arial" w:cs="Arial"/>
          <w:color w:val="000000" w:themeColor="text1"/>
          <w:sz w:val="22"/>
          <w:szCs w:val="22"/>
        </w:rPr>
        <w:fldChar w:fldCharType="end"/>
      </w:r>
      <w:r w:rsidR="00847D80" w:rsidRPr="000B2C8B">
        <w:rPr>
          <w:rFonts w:ascii="Arial" w:hAnsi="Arial" w:cs="Arial"/>
          <w:color w:val="000000" w:themeColor="text1"/>
          <w:sz w:val="22"/>
          <w:szCs w:val="22"/>
        </w:rPr>
        <w:t xml:space="preserve">. Route planning to known resources </w:t>
      </w:r>
      <w:r w:rsidR="00847D80" w:rsidRPr="000B2C8B">
        <w:rPr>
          <w:rFonts w:ascii="Arial" w:hAnsi="Arial" w:cs="Arial"/>
          <w:color w:val="000000" w:themeColor="text1"/>
          <w:sz w:val="22"/>
          <w:szCs w:val="22"/>
        </w:rPr>
        <w:lastRenderedPageBreak/>
        <w:t>allows overall energetic costs to be predictable. The presence of a newly located resource during travel, such as a wolf kill, likely alters their plan but was not the intended destination.</w:t>
      </w:r>
    </w:p>
    <w:p w14:paraId="48506F79" w14:textId="001D96B9" w:rsidR="00930512" w:rsidRPr="000B2C8B" w:rsidRDefault="00847D80"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W</w:t>
      </w:r>
      <w:r w:rsidR="002026E0" w:rsidRPr="000B2C8B">
        <w:rPr>
          <w:rFonts w:ascii="Arial" w:hAnsi="Arial" w:cs="Arial"/>
          <w:color w:val="000000" w:themeColor="text1"/>
          <w:sz w:val="22"/>
          <w:szCs w:val="22"/>
        </w:rPr>
        <w:t xml:space="preserve">e were unable to find </w:t>
      </w:r>
      <w:r w:rsidR="003B086D" w:rsidRPr="000B2C8B">
        <w:rPr>
          <w:rFonts w:ascii="Arial" w:hAnsi="Arial" w:cs="Arial"/>
          <w:color w:val="000000" w:themeColor="text1"/>
          <w:sz w:val="22"/>
          <w:szCs w:val="22"/>
        </w:rPr>
        <w:t>the</w:t>
      </w:r>
      <w:r w:rsidR="00FC7B74" w:rsidRPr="000B2C8B">
        <w:rPr>
          <w:rFonts w:ascii="Arial" w:hAnsi="Arial" w:cs="Arial"/>
          <w:color w:val="000000" w:themeColor="text1"/>
          <w:sz w:val="22"/>
          <w:szCs w:val="22"/>
        </w:rPr>
        <w:t xml:space="preserve"> same</w:t>
      </w:r>
      <w:r w:rsidR="002026E0" w:rsidRPr="000B2C8B">
        <w:rPr>
          <w:rFonts w:ascii="Arial" w:hAnsi="Arial" w:cs="Arial"/>
          <w:color w:val="000000" w:themeColor="text1"/>
          <w:sz w:val="22"/>
          <w:szCs w:val="22"/>
        </w:rPr>
        <w:t xml:space="preserve"> effect of hunting season on a raven</w:t>
      </w:r>
      <w:r w:rsidR="00286B29" w:rsidRPr="000B2C8B">
        <w:rPr>
          <w:rFonts w:ascii="Arial" w:hAnsi="Arial" w:cs="Arial"/>
          <w:color w:val="000000" w:themeColor="text1"/>
          <w:sz w:val="22"/>
          <w:szCs w:val="22"/>
        </w:rPr>
        <w:t>’s</w:t>
      </w:r>
      <w:r w:rsidR="002026E0" w:rsidRPr="000B2C8B">
        <w:rPr>
          <w:rFonts w:ascii="Arial" w:hAnsi="Arial" w:cs="Arial"/>
          <w:color w:val="000000" w:themeColor="text1"/>
          <w:sz w:val="22"/>
          <w:szCs w:val="22"/>
        </w:rPr>
        <w:t xml:space="preserve"> probability of leaving their territories</w:t>
      </w:r>
      <w:r w:rsidR="00D81323" w:rsidRPr="000B2C8B">
        <w:rPr>
          <w:rFonts w:ascii="Arial" w:hAnsi="Arial" w:cs="Arial"/>
          <w:color w:val="000000" w:themeColor="text1"/>
          <w:sz w:val="22"/>
          <w:szCs w:val="22"/>
        </w:rPr>
        <w:t>.</w:t>
      </w:r>
      <w:r w:rsidR="002026E0" w:rsidRPr="000B2C8B">
        <w:rPr>
          <w:rFonts w:ascii="Arial" w:hAnsi="Arial" w:cs="Arial"/>
          <w:color w:val="000000" w:themeColor="text1"/>
          <w:sz w:val="22"/>
          <w:szCs w:val="22"/>
        </w:rPr>
        <w:t xml:space="preserve"> </w:t>
      </w:r>
      <w:r w:rsidR="00930512" w:rsidRPr="000B2C8B">
        <w:rPr>
          <w:rFonts w:ascii="Arial" w:hAnsi="Arial" w:cs="Arial"/>
          <w:color w:val="000000" w:themeColor="text1"/>
          <w:sz w:val="22"/>
          <w:szCs w:val="22"/>
        </w:rPr>
        <w:t>This effect was likely masked by the limited time frame of the data, which failed to capture the initial increase in visits to the hunting area associated with the start of MTFWP rifle hunting, and alternative resources being present within our defined hunting regions.</w:t>
      </w:r>
      <w:r w:rsidR="00C95D17" w:rsidRPr="000B2C8B">
        <w:rPr>
          <w:rFonts w:ascii="Arial" w:hAnsi="Arial" w:cs="Arial"/>
          <w:color w:val="000000" w:themeColor="text1"/>
          <w:sz w:val="22"/>
          <w:szCs w:val="22"/>
        </w:rPr>
        <w:t xml:space="preserve"> </w:t>
      </w:r>
      <w:r w:rsidR="000C3BFB" w:rsidRPr="000B2C8B">
        <w:rPr>
          <w:rFonts w:ascii="Arial" w:hAnsi="Arial" w:cs="Arial"/>
          <w:color w:val="000000" w:themeColor="text1"/>
          <w:sz w:val="22"/>
          <w:szCs w:val="22"/>
        </w:rPr>
        <w:t>Throughout</w:t>
      </w:r>
      <w:r w:rsidR="00AC07DD" w:rsidRPr="000B2C8B">
        <w:rPr>
          <w:rFonts w:ascii="Arial" w:hAnsi="Arial" w:cs="Arial"/>
          <w:color w:val="000000" w:themeColor="text1"/>
          <w:sz w:val="22"/>
          <w:szCs w:val="22"/>
        </w:rPr>
        <w:t xml:space="preserve"> the entire winter, raven</w:t>
      </w:r>
      <w:r w:rsidR="00674D20" w:rsidRPr="000B2C8B">
        <w:rPr>
          <w:rFonts w:ascii="Arial" w:hAnsi="Arial" w:cs="Arial"/>
          <w:color w:val="000000" w:themeColor="text1"/>
          <w:sz w:val="22"/>
          <w:szCs w:val="22"/>
        </w:rPr>
        <w:t>s</w:t>
      </w:r>
      <w:r w:rsidR="00AC07DD" w:rsidRPr="000B2C8B">
        <w:rPr>
          <w:rFonts w:ascii="Arial" w:hAnsi="Arial" w:cs="Arial"/>
          <w:color w:val="000000" w:themeColor="text1"/>
          <w:sz w:val="22"/>
          <w:szCs w:val="22"/>
        </w:rPr>
        <w:t xml:space="preserve"> </w:t>
      </w:r>
      <w:r w:rsidR="00DF202A" w:rsidRPr="000B2C8B">
        <w:rPr>
          <w:rFonts w:ascii="Arial" w:hAnsi="Arial" w:cs="Arial"/>
          <w:color w:val="000000" w:themeColor="text1"/>
          <w:sz w:val="22"/>
          <w:szCs w:val="22"/>
        </w:rPr>
        <w:t>shifted their space use</w:t>
      </w:r>
      <w:r w:rsidR="00001DA4" w:rsidRPr="000B2C8B">
        <w:rPr>
          <w:rFonts w:ascii="Arial" w:hAnsi="Arial" w:cs="Arial"/>
          <w:color w:val="000000" w:themeColor="text1"/>
          <w:sz w:val="22"/>
          <w:szCs w:val="22"/>
        </w:rPr>
        <w:t xml:space="preserve"> in the hunting regions</w:t>
      </w:r>
      <w:r w:rsidR="00AC07DD" w:rsidRPr="000B2C8B">
        <w:rPr>
          <w:rFonts w:ascii="Arial" w:hAnsi="Arial" w:cs="Arial"/>
          <w:color w:val="000000" w:themeColor="text1"/>
          <w:sz w:val="22"/>
          <w:szCs w:val="22"/>
        </w:rPr>
        <w:t xml:space="preserve"> consistent with the location of the primary available resource. </w:t>
      </w:r>
      <w:r w:rsidR="003E265F" w:rsidRPr="000B2C8B">
        <w:rPr>
          <w:rFonts w:ascii="Arial" w:hAnsi="Arial" w:cs="Arial"/>
          <w:color w:val="000000" w:themeColor="text1"/>
          <w:sz w:val="22"/>
          <w:szCs w:val="22"/>
        </w:rPr>
        <w:t xml:space="preserve">Outside of the primary hunting seasons, ravens congregated around the Gardiner landfill and sewage treatment ponds that provide consistent foraging throughout the year. </w:t>
      </w:r>
      <w:r w:rsidR="00AC07DD" w:rsidRPr="000B2C8B">
        <w:rPr>
          <w:rFonts w:ascii="Arial" w:hAnsi="Arial" w:cs="Arial"/>
          <w:color w:val="000000" w:themeColor="text1"/>
          <w:sz w:val="22"/>
          <w:szCs w:val="22"/>
        </w:rPr>
        <w:t>During the hunting season,</w:t>
      </w:r>
      <w:r w:rsidR="004D175B" w:rsidRPr="000B2C8B">
        <w:rPr>
          <w:rFonts w:ascii="Arial" w:hAnsi="Arial" w:cs="Arial"/>
          <w:color w:val="000000" w:themeColor="text1"/>
          <w:sz w:val="22"/>
          <w:szCs w:val="22"/>
        </w:rPr>
        <w:t xml:space="preserve"> </w:t>
      </w:r>
      <w:r w:rsidR="00AC07DD" w:rsidRPr="000B2C8B">
        <w:rPr>
          <w:rFonts w:ascii="Arial" w:hAnsi="Arial" w:cs="Arial"/>
          <w:color w:val="000000" w:themeColor="text1"/>
          <w:sz w:val="22"/>
          <w:szCs w:val="22"/>
        </w:rPr>
        <w:t xml:space="preserve">ravens were less </w:t>
      </w:r>
      <w:r w:rsidR="00E737BB" w:rsidRPr="000B2C8B">
        <w:rPr>
          <w:rFonts w:ascii="Arial" w:hAnsi="Arial" w:cs="Arial"/>
          <w:color w:val="000000" w:themeColor="text1"/>
          <w:sz w:val="22"/>
          <w:szCs w:val="22"/>
        </w:rPr>
        <w:t>concentrated</w:t>
      </w:r>
      <w:r w:rsidR="00AC07DD" w:rsidRPr="000B2C8B">
        <w:rPr>
          <w:rFonts w:ascii="Arial" w:hAnsi="Arial" w:cs="Arial"/>
          <w:color w:val="000000" w:themeColor="text1"/>
          <w:sz w:val="22"/>
          <w:szCs w:val="22"/>
        </w:rPr>
        <w:t xml:space="preserve"> around the landfill</w:t>
      </w:r>
      <w:r w:rsidR="004F4219" w:rsidRPr="000B2C8B">
        <w:rPr>
          <w:rFonts w:ascii="Arial" w:hAnsi="Arial" w:cs="Arial"/>
          <w:color w:val="000000" w:themeColor="text1"/>
          <w:sz w:val="22"/>
          <w:szCs w:val="22"/>
        </w:rPr>
        <w:t xml:space="preserve"> and instead traveled to specific areas with high hunter activity</w:t>
      </w:r>
      <w:r w:rsidR="009415C0" w:rsidRPr="000B2C8B">
        <w:rPr>
          <w:rFonts w:ascii="Arial" w:hAnsi="Arial" w:cs="Arial"/>
          <w:color w:val="000000" w:themeColor="text1"/>
          <w:sz w:val="22"/>
          <w:szCs w:val="22"/>
        </w:rPr>
        <w:t>,</w:t>
      </w:r>
      <w:r w:rsidR="00AC07DD" w:rsidRPr="000B2C8B">
        <w:rPr>
          <w:rFonts w:ascii="Arial" w:hAnsi="Arial" w:cs="Arial"/>
          <w:color w:val="000000" w:themeColor="text1"/>
          <w:sz w:val="22"/>
          <w:szCs w:val="22"/>
        </w:rPr>
        <w:t xml:space="preserve"> </w:t>
      </w:r>
      <w:r w:rsidR="00930512" w:rsidRPr="000B2C8B">
        <w:rPr>
          <w:rFonts w:ascii="Arial" w:hAnsi="Arial" w:cs="Arial"/>
          <w:color w:val="000000" w:themeColor="text1"/>
          <w:sz w:val="22"/>
          <w:szCs w:val="22"/>
        </w:rPr>
        <w:t>indicat</w:t>
      </w:r>
      <w:r w:rsidR="002900B0" w:rsidRPr="000B2C8B">
        <w:rPr>
          <w:rFonts w:ascii="Arial" w:hAnsi="Arial" w:cs="Arial"/>
          <w:color w:val="000000" w:themeColor="text1"/>
          <w:sz w:val="22"/>
          <w:szCs w:val="22"/>
        </w:rPr>
        <w:t>ing</w:t>
      </w:r>
      <w:r w:rsidR="00930512" w:rsidRPr="000B2C8B">
        <w:rPr>
          <w:rFonts w:ascii="Arial" w:hAnsi="Arial" w:cs="Arial"/>
          <w:color w:val="000000" w:themeColor="text1"/>
          <w:sz w:val="22"/>
          <w:szCs w:val="22"/>
        </w:rPr>
        <w:t xml:space="preserve"> that </w:t>
      </w:r>
      <w:r w:rsidR="00C23ED5" w:rsidRPr="000B2C8B">
        <w:rPr>
          <w:rFonts w:ascii="Arial" w:hAnsi="Arial" w:cs="Arial"/>
          <w:color w:val="000000" w:themeColor="text1"/>
          <w:sz w:val="22"/>
          <w:szCs w:val="22"/>
        </w:rPr>
        <w:t>refuse</w:t>
      </w:r>
      <w:r w:rsidR="006726E7" w:rsidRPr="000B2C8B">
        <w:rPr>
          <w:rFonts w:ascii="Arial" w:hAnsi="Arial" w:cs="Arial"/>
          <w:color w:val="000000" w:themeColor="text1"/>
          <w:sz w:val="22"/>
          <w:szCs w:val="22"/>
        </w:rPr>
        <w:t xml:space="preserve"> is</w:t>
      </w:r>
      <w:r w:rsidR="00930512" w:rsidRPr="000B2C8B">
        <w:rPr>
          <w:rFonts w:ascii="Arial" w:hAnsi="Arial" w:cs="Arial"/>
          <w:color w:val="000000" w:themeColor="text1"/>
          <w:sz w:val="22"/>
          <w:szCs w:val="22"/>
        </w:rPr>
        <w:t xml:space="preserve"> lower priority than carrion.</w:t>
      </w:r>
      <w:r w:rsidR="00E06913" w:rsidRPr="000B2C8B">
        <w:rPr>
          <w:rFonts w:ascii="Arial" w:hAnsi="Arial" w:cs="Arial"/>
          <w:color w:val="000000" w:themeColor="text1"/>
          <w:sz w:val="22"/>
          <w:szCs w:val="22"/>
        </w:rPr>
        <w:t xml:space="preserve"> </w:t>
      </w:r>
      <w:r w:rsidR="00372F88" w:rsidRPr="000B2C8B">
        <w:rPr>
          <w:rFonts w:ascii="Arial" w:hAnsi="Arial" w:cs="Arial"/>
          <w:color w:val="000000" w:themeColor="text1"/>
          <w:sz w:val="22"/>
          <w:szCs w:val="22"/>
        </w:rPr>
        <w:t>Additionally,</w:t>
      </w:r>
      <w:r w:rsidR="00EB20EC" w:rsidRPr="000B2C8B">
        <w:rPr>
          <w:rFonts w:ascii="Arial" w:hAnsi="Arial" w:cs="Arial"/>
          <w:color w:val="000000" w:themeColor="text1"/>
          <w:sz w:val="22"/>
          <w:szCs w:val="22"/>
        </w:rPr>
        <w:t xml:space="preserve"> during the midwinter period</w:t>
      </w:r>
      <w:r w:rsidR="00D72843" w:rsidRPr="000B2C8B">
        <w:rPr>
          <w:rFonts w:ascii="Arial" w:hAnsi="Arial" w:cs="Arial"/>
          <w:color w:val="000000" w:themeColor="text1"/>
          <w:sz w:val="22"/>
          <w:szCs w:val="22"/>
        </w:rPr>
        <w:t xml:space="preserve"> and bison hunting periods</w:t>
      </w:r>
      <w:r w:rsidR="009876A1" w:rsidRPr="000B2C8B">
        <w:rPr>
          <w:rFonts w:ascii="Arial" w:hAnsi="Arial" w:cs="Arial"/>
          <w:color w:val="000000" w:themeColor="text1"/>
          <w:sz w:val="22"/>
          <w:szCs w:val="22"/>
        </w:rPr>
        <w:t>,</w:t>
      </w:r>
      <w:r w:rsidR="00E06913" w:rsidRPr="000B2C8B">
        <w:rPr>
          <w:rFonts w:ascii="Arial" w:hAnsi="Arial" w:cs="Arial"/>
          <w:color w:val="000000" w:themeColor="text1"/>
          <w:sz w:val="22"/>
          <w:szCs w:val="22"/>
        </w:rPr>
        <w:t xml:space="preserve"> </w:t>
      </w:r>
      <w:r w:rsidR="008D3A5C" w:rsidRPr="000B2C8B">
        <w:rPr>
          <w:rFonts w:ascii="Arial" w:hAnsi="Arial" w:cs="Arial"/>
          <w:color w:val="000000" w:themeColor="text1"/>
          <w:sz w:val="22"/>
          <w:szCs w:val="22"/>
        </w:rPr>
        <w:t>ravens</w:t>
      </w:r>
      <w:r w:rsidR="00E06913" w:rsidRPr="000B2C8B">
        <w:rPr>
          <w:rFonts w:ascii="Arial" w:hAnsi="Arial" w:cs="Arial"/>
          <w:color w:val="000000" w:themeColor="text1"/>
          <w:sz w:val="22"/>
          <w:szCs w:val="22"/>
        </w:rPr>
        <w:t xml:space="preserve"> </w:t>
      </w:r>
      <w:r w:rsidR="00196968" w:rsidRPr="000B2C8B">
        <w:rPr>
          <w:rFonts w:ascii="Arial" w:hAnsi="Arial" w:cs="Arial"/>
          <w:color w:val="000000" w:themeColor="text1"/>
          <w:sz w:val="22"/>
          <w:szCs w:val="22"/>
        </w:rPr>
        <w:t>took</w:t>
      </w:r>
      <w:r w:rsidR="00E06913" w:rsidRPr="000B2C8B">
        <w:rPr>
          <w:rFonts w:ascii="Arial" w:hAnsi="Arial" w:cs="Arial"/>
          <w:color w:val="000000" w:themeColor="text1"/>
          <w:sz w:val="22"/>
          <w:szCs w:val="22"/>
        </w:rPr>
        <w:t xml:space="preserve"> advantage of low levels of tribal hunting </w:t>
      </w:r>
      <w:r w:rsidR="00FB0B3D" w:rsidRPr="000B2C8B">
        <w:rPr>
          <w:rFonts w:ascii="Arial" w:hAnsi="Arial" w:cs="Arial"/>
          <w:color w:val="000000" w:themeColor="text1"/>
          <w:sz w:val="22"/>
          <w:szCs w:val="22"/>
        </w:rPr>
        <w:t>during mid-winter</w:t>
      </w:r>
      <w:r w:rsidR="00E06913" w:rsidRPr="000B2C8B">
        <w:rPr>
          <w:rFonts w:ascii="Arial" w:hAnsi="Arial" w:cs="Arial"/>
          <w:color w:val="000000" w:themeColor="text1"/>
          <w:sz w:val="22"/>
          <w:szCs w:val="22"/>
        </w:rPr>
        <w:t xml:space="preserve"> that occurs in a similar region to the MTFWP hunt. Tribal hunters</w:t>
      </w:r>
      <w:r w:rsidR="00EE5EA2" w:rsidRPr="000B2C8B">
        <w:rPr>
          <w:rFonts w:ascii="Arial" w:hAnsi="Arial" w:cs="Arial"/>
          <w:color w:val="000000" w:themeColor="text1"/>
          <w:sz w:val="22"/>
          <w:szCs w:val="22"/>
        </w:rPr>
        <w:t xml:space="preserve"> of elk and deer</w:t>
      </w:r>
      <w:r w:rsidR="00E06913" w:rsidRPr="000B2C8B">
        <w:rPr>
          <w:rFonts w:ascii="Arial" w:hAnsi="Arial" w:cs="Arial"/>
          <w:color w:val="000000" w:themeColor="text1"/>
          <w:sz w:val="22"/>
          <w:szCs w:val="22"/>
        </w:rPr>
        <w:t>, while having a more limited take compared to the MTFWP season</w:t>
      </w:r>
      <w:r w:rsidR="005D1E13" w:rsidRPr="000B2C8B">
        <w:rPr>
          <w:rFonts w:ascii="Arial" w:hAnsi="Arial" w:cs="Arial"/>
          <w:color w:val="000000" w:themeColor="text1"/>
          <w:sz w:val="22"/>
          <w:szCs w:val="22"/>
        </w:rPr>
        <w:t xml:space="preserve">, </w:t>
      </w:r>
      <w:r w:rsidR="00E06913" w:rsidRPr="000B2C8B">
        <w:rPr>
          <w:rFonts w:ascii="Arial" w:hAnsi="Arial" w:cs="Arial"/>
          <w:color w:val="000000" w:themeColor="text1"/>
          <w:sz w:val="22"/>
          <w:szCs w:val="22"/>
        </w:rPr>
        <w:t>still create carrion throughout the central winter months that can draw large groups of ravens</w:t>
      </w:r>
      <w:r w:rsidR="0089517F" w:rsidRPr="000B2C8B">
        <w:rPr>
          <w:rFonts w:ascii="Arial" w:hAnsi="Arial" w:cs="Arial"/>
          <w:color w:val="000000" w:themeColor="text1"/>
          <w:sz w:val="22"/>
          <w:szCs w:val="22"/>
        </w:rPr>
        <w:t xml:space="preserve"> (</w:t>
      </w:r>
      <w:r w:rsidR="00A95A6E" w:rsidRPr="000B2C8B">
        <w:rPr>
          <w:rFonts w:ascii="Arial" w:hAnsi="Arial" w:cs="Arial"/>
          <w:color w:val="000000" w:themeColor="text1"/>
          <w:sz w:val="22"/>
          <w:szCs w:val="22"/>
        </w:rPr>
        <w:t>Kqyn Kuka, MTFWP Tribal Liaison and Tribal Coordinator, personal communication</w:t>
      </w:r>
      <w:r w:rsidR="0089517F" w:rsidRPr="000B2C8B">
        <w:rPr>
          <w:rFonts w:ascii="Arial" w:hAnsi="Arial" w:cs="Arial"/>
          <w:color w:val="000000" w:themeColor="text1"/>
          <w:sz w:val="22"/>
          <w:szCs w:val="22"/>
        </w:rPr>
        <w:t>)</w:t>
      </w:r>
      <w:r w:rsidR="00E06913" w:rsidRPr="000B2C8B">
        <w:rPr>
          <w:rFonts w:ascii="Arial" w:hAnsi="Arial" w:cs="Arial"/>
          <w:color w:val="000000" w:themeColor="text1"/>
          <w:sz w:val="22"/>
          <w:szCs w:val="22"/>
        </w:rPr>
        <w:t>.</w:t>
      </w:r>
    </w:p>
    <w:p w14:paraId="14D3EBB5" w14:textId="00E23868" w:rsidR="001F2130" w:rsidRPr="000B2C8B" w:rsidRDefault="001F2130" w:rsidP="005F0636">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Ravens with territories far from the Gardiner hunting regions</w:t>
      </w:r>
      <w:r w:rsidR="004D2E79" w:rsidRPr="000B2C8B">
        <w:rPr>
          <w:rFonts w:ascii="Arial" w:hAnsi="Arial" w:cs="Arial"/>
          <w:color w:val="000000" w:themeColor="text1"/>
          <w:sz w:val="22"/>
          <w:szCs w:val="22"/>
        </w:rPr>
        <w:t xml:space="preserve"> can choose other </w:t>
      </w:r>
      <w:r w:rsidR="003719DB" w:rsidRPr="000B2C8B">
        <w:rPr>
          <w:rFonts w:ascii="Arial" w:hAnsi="Arial" w:cs="Arial"/>
          <w:color w:val="000000" w:themeColor="text1"/>
          <w:sz w:val="22"/>
          <w:szCs w:val="22"/>
        </w:rPr>
        <w:t>human areas</w:t>
      </w:r>
      <w:r w:rsidRPr="000B2C8B">
        <w:rPr>
          <w:rFonts w:ascii="Arial" w:hAnsi="Arial" w:cs="Arial"/>
          <w:color w:val="000000" w:themeColor="text1"/>
          <w:sz w:val="22"/>
          <w:szCs w:val="22"/>
        </w:rPr>
        <w:t xml:space="preserve"> </w:t>
      </w:r>
      <w:r w:rsidR="004D2E79" w:rsidRPr="000B2C8B">
        <w:rPr>
          <w:rFonts w:ascii="Arial" w:hAnsi="Arial" w:cs="Arial"/>
          <w:color w:val="000000" w:themeColor="text1"/>
          <w:sz w:val="22"/>
          <w:szCs w:val="22"/>
        </w:rPr>
        <w:t>for foraging instead. 748</w:t>
      </w:r>
      <w:r w:rsidR="006A78C6" w:rsidRPr="000B2C8B">
        <w:rPr>
          <w:rFonts w:ascii="Arial" w:hAnsi="Arial" w:cs="Arial"/>
          <w:color w:val="000000" w:themeColor="text1"/>
          <w:sz w:val="22"/>
          <w:szCs w:val="22"/>
        </w:rPr>
        <w:t>5</w:t>
      </w:r>
      <w:r w:rsidR="004D2E79" w:rsidRPr="000B2C8B">
        <w:rPr>
          <w:rFonts w:ascii="Arial" w:hAnsi="Arial" w:cs="Arial"/>
          <w:color w:val="000000" w:themeColor="text1"/>
          <w:sz w:val="22"/>
          <w:szCs w:val="22"/>
        </w:rPr>
        <w:t xml:space="preserve"> </w:t>
      </w:r>
      <w:r w:rsidR="009C416D" w:rsidRPr="000B2C8B">
        <w:rPr>
          <w:rFonts w:ascii="Arial" w:hAnsi="Arial" w:cs="Arial"/>
          <w:color w:val="000000" w:themeColor="text1"/>
          <w:sz w:val="22"/>
          <w:szCs w:val="22"/>
        </w:rPr>
        <w:t xml:space="preserve">(orange points in Fig. </w:t>
      </w:r>
      <w:r w:rsidR="00C058C2">
        <w:rPr>
          <w:rFonts w:ascii="Arial" w:hAnsi="Arial" w:cs="Arial"/>
          <w:color w:val="000000" w:themeColor="text1"/>
          <w:sz w:val="22"/>
          <w:szCs w:val="22"/>
        </w:rPr>
        <w:t>2</w:t>
      </w:r>
      <w:r w:rsidR="009C416D" w:rsidRPr="000B2C8B">
        <w:rPr>
          <w:rFonts w:ascii="Arial" w:hAnsi="Arial" w:cs="Arial"/>
          <w:color w:val="000000" w:themeColor="text1"/>
          <w:sz w:val="22"/>
          <w:szCs w:val="22"/>
        </w:rPr>
        <w:t xml:space="preserve">) </w:t>
      </w:r>
      <w:r w:rsidR="0097143D" w:rsidRPr="000B2C8B">
        <w:rPr>
          <w:rFonts w:ascii="Arial" w:hAnsi="Arial" w:cs="Arial"/>
          <w:color w:val="000000" w:themeColor="text1"/>
          <w:sz w:val="22"/>
          <w:szCs w:val="22"/>
        </w:rPr>
        <w:t>frequently</w:t>
      </w:r>
      <w:r w:rsidRPr="000B2C8B">
        <w:rPr>
          <w:rFonts w:ascii="Arial" w:hAnsi="Arial" w:cs="Arial"/>
          <w:color w:val="000000" w:themeColor="text1"/>
          <w:sz w:val="22"/>
          <w:szCs w:val="22"/>
        </w:rPr>
        <w:t xml:space="preserve"> chose to visit West Yellowstone, MT</w:t>
      </w:r>
      <w:r w:rsidR="009C416D" w:rsidRPr="000B2C8B">
        <w:rPr>
          <w:rFonts w:ascii="Arial" w:hAnsi="Arial" w:cs="Arial"/>
          <w:color w:val="000000" w:themeColor="text1"/>
          <w:sz w:val="22"/>
          <w:szCs w:val="22"/>
        </w:rPr>
        <w:t xml:space="preserve">. </w:t>
      </w:r>
      <w:r w:rsidR="00071E9E" w:rsidRPr="000B2C8B">
        <w:rPr>
          <w:rFonts w:ascii="Arial" w:hAnsi="Arial" w:cs="Arial"/>
          <w:color w:val="000000" w:themeColor="text1"/>
          <w:sz w:val="22"/>
          <w:szCs w:val="22"/>
        </w:rPr>
        <w:t>C</w:t>
      </w:r>
      <w:r w:rsidRPr="000B2C8B">
        <w:rPr>
          <w:rFonts w:ascii="Arial" w:hAnsi="Arial" w:cs="Arial"/>
          <w:color w:val="000000" w:themeColor="text1"/>
          <w:sz w:val="22"/>
          <w:szCs w:val="22"/>
        </w:rPr>
        <w:t xml:space="preserve">arrion may be preferred by ravens when both </w:t>
      </w:r>
      <w:r w:rsidR="00464456" w:rsidRPr="000B2C8B">
        <w:rPr>
          <w:rFonts w:ascii="Arial" w:hAnsi="Arial" w:cs="Arial"/>
          <w:color w:val="000000" w:themeColor="text1"/>
          <w:sz w:val="22"/>
          <w:szCs w:val="22"/>
        </w:rPr>
        <w:t xml:space="preserve">are equally </w:t>
      </w:r>
      <w:r w:rsidRPr="000B2C8B">
        <w:rPr>
          <w:rFonts w:ascii="Arial" w:hAnsi="Arial" w:cs="Arial"/>
          <w:color w:val="000000" w:themeColor="text1"/>
          <w:sz w:val="22"/>
          <w:szCs w:val="22"/>
        </w:rPr>
        <w:t>available,</w:t>
      </w:r>
      <w:r w:rsidR="00280176" w:rsidRPr="000B2C8B">
        <w:rPr>
          <w:rFonts w:ascii="Arial" w:hAnsi="Arial" w:cs="Arial"/>
          <w:color w:val="000000" w:themeColor="text1"/>
          <w:sz w:val="22"/>
          <w:szCs w:val="22"/>
        </w:rPr>
        <w:t xml:space="preserve"> but</w:t>
      </w:r>
      <w:r w:rsidRPr="000B2C8B">
        <w:rPr>
          <w:rFonts w:ascii="Arial" w:hAnsi="Arial" w:cs="Arial"/>
          <w:color w:val="000000" w:themeColor="text1"/>
          <w:sz w:val="22"/>
          <w:szCs w:val="22"/>
        </w:rPr>
        <w:t xml:space="preserve"> the commute time for ravens farthest from </w:t>
      </w:r>
      <w:r w:rsidR="00E4200A" w:rsidRPr="000B2C8B">
        <w:rPr>
          <w:rFonts w:ascii="Arial" w:hAnsi="Arial" w:cs="Arial"/>
          <w:color w:val="000000" w:themeColor="text1"/>
          <w:sz w:val="22"/>
          <w:szCs w:val="22"/>
        </w:rPr>
        <w:t xml:space="preserve">recreational </w:t>
      </w:r>
      <w:r w:rsidRPr="000B2C8B">
        <w:rPr>
          <w:rFonts w:ascii="Arial" w:hAnsi="Arial" w:cs="Arial"/>
          <w:color w:val="000000" w:themeColor="text1"/>
          <w:sz w:val="22"/>
          <w:szCs w:val="22"/>
        </w:rPr>
        <w:t>hunting may be more than a third of daylight hours, during which they cannot perform any other critical behaviors.</w:t>
      </w:r>
      <w:r w:rsidR="00EE53AA" w:rsidRPr="000B2C8B">
        <w:rPr>
          <w:rFonts w:ascii="Arial" w:hAnsi="Arial" w:cs="Arial"/>
          <w:color w:val="000000" w:themeColor="text1"/>
          <w:sz w:val="22"/>
          <w:szCs w:val="22"/>
        </w:rPr>
        <w:t xml:space="preserve"> </w:t>
      </w:r>
      <w:r w:rsidR="00CA2E78" w:rsidRPr="000B2C8B">
        <w:rPr>
          <w:rFonts w:ascii="Arial" w:hAnsi="Arial" w:cs="Arial"/>
          <w:color w:val="000000" w:themeColor="text1"/>
          <w:sz w:val="22"/>
          <w:szCs w:val="22"/>
        </w:rPr>
        <w:t xml:space="preserve">This leads to an </w:t>
      </w:r>
      <w:r w:rsidR="00133DAD" w:rsidRPr="000B2C8B">
        <w:rPr>
          <w:rFonts w:ascii="Arial" w:hAnsi="Arial" w:cs="Arial"/>
          <w:color w:val="000000" w:themeColor="text1"/>
          <w:sz w:val="22"/>
          <w:szCs w:val="22"/>
        </w:rPr>
        <w:t>optimization</w:t>
      </w:r>
      <w:r w:rsidR="00CA2E78" w:rsidRPr="000B2C8B">
        <w:rPr>
          <w:rFonts w:ascii="Arial" w:hAnsi="Arial" w:cs="Arial"/>
          <w:color w:val="000000" w:themeColor="text1"/>
          <w:sz w:val="22"/>
          <w:szCs w:val="22"/>
        </w:rPr>
        <w:t xml:space="preserve"> decision </w:t>
      </w:r>
      <w:r w:rsidR="00060BDC" w:rsidRPr="000B2C8B">
        <w:rPr>
          <w:rFonts w:ascii="Arial" w:hAnsi="Arial" w:cs="Arial"/>
          <w:color w:val="000000" w:themeColor="text1"/>
          <w:sz w:val="22"/>
          <w:szCs w:val="22"/>
        </w:rPr>
        <w:t xml:space="preserve">where individuals </w:t>
      </w:r>
      <w:r w:rsidR="00CA2E78" w:rsidRPr="000B2C8B">
        <w:rPr>
          <w:rFonts w:ascii="Arial" w:hAnsi="Arial" w:cs="Arial"/>
          <w:color w:val="000000" w:themeColor="text1"/>
          <w:sz w:val="22"/>
          <w:szCs w:val="22"/>
        </w:rPr>
        <w:t>cho</w:t>
      </w:r>
      <w:r w:rsidR="00EC4E89" w:rsidRPr="000B2C8B">
        <w:rPr>
          <w:rFonts w:ascii="Arial" w:hAnsi="Arial" w:cs="Arial"/>
          <w:color w:val="000000" w:themeColor="text1"/>
          <w:sz w:val="22"/>
          <w:szCs w:val="22"/>
        </w:rPr>
        <w:t>o</w:t>
      </w:r>
      <w:r w:rsidR="00CA2E78" w:rsidRPr="000B2C8B">
        <w:rPr>
          <w:rFonts w:ascii="Arial" w:hAnsi="Arial" w:cs="Arial"/>
          <w:color w:val="000000" w:themeColor="text1"/>
          <w:sz w:val="22"/>
          <w:szCs w:val="22"/>
        </w:rPr>
        <w:t>s</w:t>
      </w:r>
      <w:r w:rsidR="00060BDC" w:rsidRPr="000B2C8B">
        <w:rPr>
          <w:rFonts w:ascii="Arial" w:hAnsi="Arial" w:cs="Arial"/>
          <w:color w:val="000000" w:themeColor="text1"/>
          <w:sz w:val="22"/>
          <w:szCs w:val="22"/>
        </w:rPr>
        <w:t>e</w:t>
      </w:r>
      <w:r w:rsidR="00EC4E89" w:rsidRPr="000B2C8B">
        <w:rPr>
          <w:rFonts w:ascii="Arial" w:hAnsi="Arial" w:cs="Arial"/>
          <w:color w:val="000000" w:themeColor="text1"/>
          <w:sz w:val="22"/>
          <w:szCs w:val="22"/>
        </w:rPr>
        <w:t xml:space="preserve"> </w:t>
      </w:r>
      <w:r w:rsidR="00C34BF1" w:rsidRPr="000B2C8B">
        <w:rPr>
          <w:rFonts w:ascii="Arial" w:hAnsi="Arial" w:cs="Arial"/>
          <w:color w:val="000000" w:themeColor="text1"/>
          <w:sz w:val="22"/>
          <w:szCs w:val="22"/>
        </w:rPr>
        <w:t>the</w:t>
      </w:r>
      <w:r w:rsidR="00CA2E78" w:rsidRPr="000B2C8B">
        <w:rPr>
          <w:rFonts w:ascii="Arial" w:hAnsi="Arial" w:cs="Arial"/>
          <w:color w:val="000000" w:themeColor="text1"/>
          <w:sz w:val="22"/>
          <w:szCs w:val="22"/>
        </w:rPr>
        <w:t xml:space="preserve"> </w:t>
      </w:r>
      <w:r w:rsidR="00C34BF1" w:rsidRPr="000B2C8B">
        <w:rPr>
          <w:rFonts w:ascii="Arial" w:hAnsi="Arial" w:cs="Arial"/>
          <w:color w:val="000000" w:themeColor="text1"/>
          <w:sz w:val="22"/>
          <w:szCs w:val="22"/>
        </w:rPr>
        <w:t>less</w:t>
      </w:r>
      <w:r w:rsidR="00DC54F2" w:rsidRPr="000B2C8B">
        <w:rPr>
          <w:rFonts w:ascii="Arial" w:hAnsi="Arial" w:cs="Arial"/>
          <w:color w:val="000000" w:themeColor="text1"/>
          <w:sz w:val="22"/>
          <w:szCs w:val="22"/>
        </w:rPr>
        <w:t>-</w:t>
      </w:r>
      <w:r w:rsidR="00CA2E78" w:rsidRPr="000B2C8B">
        <w:rPr>
          <w:rFonts w:ascii="Arial" w:hAnsi="Arial" w:cs="Arial"/>
          <w:color w:val="000000" w:themeColor="text1"/>
          <w:sz w:val="22"/>
          <w:szCs w:val="22"/>
        </w:rPr>
        <w:t xml:space="preserve">preferred resource with the lower travel cost. </w:t>
      </w:r>
      <w:r w:rsidR="00E656B9" w:rsidRPr="000B2C8B">
        <w:rPr>
          <w:rFonts w:ascii="Arial" w:hAnsi="Arial" w:cs="Arial"/>
          <w:color w:val="000000" w:themeColor="text1"/>
          <w:sz w:val="22"/>
          <w:szCs w:val="22"/>
        </w:rPr>
        <w:t>For</w:t>
      </w:r>
      <w:r w:rsidR="00CA2E78" w:rsidRPr="000B2C8B">
        <w:rPr>
          <w:rFonts w:ascii="Arial" w:hAnsi="Arial" w:cs="Arial"/>
          <w:color w:val="000000" w:themeColor="text1"/>
          <w:sz w:val="22"/>
          <w:szCs w:val="22"/>
        </w:rPr>
        <w:t xml:space="preserve"> territor</w:t>
      </w:r>
      <w:r w:rsidR="00E656B9" w:rsidRPr="000B2C8B">
        <w:rPr>
          <w:rFonts w:ascii="Arial" w:hAnsi="Arial" w:cs="Arial"/>
          <w:color w:val="000000" w:themeColor="text1"/>
          <w:sz w:val="22"/>
          <w:szCs w:val="22"/>
        </w:rPr>
        <w:t>ies</w:t>
      </w:r>
      <w:r w:rsidR="00CA2E78" w:rsidRPr="000B2C8B">
        <w:rPr>
          <w:rFonts w:ascii="Arial" w:hAnsi="Arial" w:cs="Arial"/>
          <w:color w:val="000000" w:themeColor="text1"/>
          <w:sz w:val="22"/>
          <w:szCs w:val="22"/>
        </w:rPr>
        <w:t xml:space="preserve"> equidistant </w:t>
      </w:r>
      <w:r w:rsidR="00D9122F" w:rsidRPr="000B2C8B">
        <w:rPr>
          <w:rFonts w:ascii="Arial" w:hAnsi="Arial" w:cs="Arial"/>
          <w:color w:val="000000" w:themeColor="text1"/>
          <w:sz w:val="22"/>
          <w:szCs w:val="22"/>
        </w:rPr>
        <w:t>from multiple</w:t>
      </w:r>
      <w:r w:rsidR="00CA2E78" w:rsidRPr="000B2C8B">
        <w:rPr>
          <w:rFonts w:ascii="Arial" w:hAnsi="Arial" w:cs="Arial"/>
          <w:color w:val="000000" w:themeColor="text1"/>
          <w:sz w:val="22"/>
          <w:szCs w:val="22"/>
        </w:rPr>
        <w:t xml:space="preserve"> anthropogenic resources</w:t>
      </w:r>
      <w:r w:rsidR="0091047B" w:rsidRPr="000B2C8B">
        <w:rPr>
          <w:rFonts w:ascii="Arial" w:hAnsi="Arial" w:cs="Arial"/>
          <w:color w:val="000000" w:themeColor="text1"/>
          <w:sz w:val="22"/>
          <w:szCs w:val="22"/>
        </w:rPr>
        <w:t xml:space="preserve"> (purple dots in Fig.</w:t>
      </w:r>
      <w:r w:rsidR="005E2CB7">
        <w:rPr>
          <w:rFonts w:ascii="Arial" w:hAnsi="Arial" w:cs="Arial"/>
          <w:color w:val="000000" w:themeColor="text1"/>
          <w:sz w:val="22"/>
          <w:szCs w:val="22"/>
        </w:rPr>
        <w:t xml:space="preserve"> </w:t>
      </w:r>
      <w:r w:rsidR="00C058C2">
        <w:rPr>
          <w:rFonts w:ascii="Arial" w:hAnsi="Arial" w:cs="Arial"/>
          <w:color w:val="000000" w:themeColor="text1"/>
          <w:sz w:val="22"/>
          <w:szCs w:val="22"/>
        </w:rPr>
        <w:t>2</w:t>
      </w:r>
      <w:r w:rsidR="0091047B" w:rsidRPr="000B2C8B">
        <w:rPr>
          <w:rFonts w:ascii="Arial" w:hAnsi="Arial" w:cs="Arial"/>
          <w:color w:val="000000" w:themeColor="text1"/>
          <w:sz w:val="22"/>
          <w:szCs w:val="22"/>
        </w:rPr>
        <w:t>)</w:t>
      </w:r>
      <w:r w:rsidR="00CA2E78" w:rsidRPr="000B2C8B">
        <w:rPr>
          <w:rFonts w:ascii="Arial" w:hAnsi="Arial" w:cs="Arial"/>
          <w:color w:val="000000" w:themeColor="text1"/>
          <w:sz w:val="22"/>
          <w:szCs w:val="22"/>
        </w:rPr>
        <w:t xml:space="preserve">, </w:t>
      </w:r>
      <w:r w:rsidR="0091047B" w:rsidRPr="000B2C8B">
        <w:rPr>
          <w:rFonts w:ascii="Arial" w:hAnsi="Arial" w:cs="Arial"/>
          <w:color w:val="000000" w:themeColor="text1"/>
          <w:sz w:val="22"/>
          <w:szCs w:val="22"/>
        </w:rPr>
        <w:t xml:space="preserve">the </w:t>
      </w:r>
      <w:r w:rsidR="00CA2E78" w:rsidRPr="000B2C8B">
        <w:rPr>
          <w:rFonts w:ascii="Arial" w:hAnsi="Arial" w:cs="Arial"/>
          <w:color w:val="000000" w:themeColor="text1"/>
          <w:sz w:val="22"/>
          <w:szCs w:val="22"/>
        </w:rPr>
        <w:t>raven often chose the Gardiner hunting region</w:t>
      </w:r>
      <w:r w:rsidR="00D3530B" w:rsidRPr="000B2C8B">
        <w:rPr>
          <w:rFonts w:ascii="Arial" w:hAnsi="Arial" w:cs="Arial"/>
          <w:color w:val="000000" w:themeColor="text1"/>
          <w:sz w:val="22"/>
          <w:szCs w:val="22"/>
        </w:rPr>
        <w:t>s</w:t>
      </w:r>
      <w:r w:rsidR="00F24B50" w:rsidRPr="000B2C8B">
        <w:rPr>
          <w:rFonts w:ascii="Arial" w:hAnsi="Arial" w:cs="Arial"/>
          <w:color w:val="000000" w:themeColor="text1"/>
          <w:sz w:val="22"/>
          <w:szCs w:val="22"/>
        </w:rPr>
        <w:t xml:space="preserve"> </w:t>
      </w:r>
      <w:r w:rsidR="006A78C6" w:rsidRPr="000B2C8B">
        <w:rPr>
          <w:rFonts w:ascii="Arial" w:hAnsi="Arial" w:cs="Arial"/>
          <w:color w:val="000000" w:themeColor="text1"/>
          <w:sz w:val="22"/>
          <w:szCs w:val="22"/>
        </w:rPr>
        <w:t xml:space="preserve">that </w:t>
      </w:r>
      <w:r w:rsidR="00255BF8" w:rsidRPr="000B2C8B">
        <w:rPr>
          <w:rFonts w:ascii="Arial" w:hAnsi="Arial" w:cs="Arial"/>
          <w:color w:val="000000" w:themeColor="text1"/>
          <w:sz w:val="22"/>
          <w:szCs w:val="22"/>
        </w:rPr>
        <w:t>have</w:t>
      </w:r>
      <w:r w:rsidR="006A78C6" w:rsidRPr="000B2C8B">
        <w:rPr>
          <w:rFonts w:ascii="Arial" w:hAnsi="Arial" w:cs="Arial"/>
          <w:color w:val="000000" w:themeColor="text1"/>
          <w:sz w:val="22"/>
          <w:szCs w:val="22"/>
        </w:rPr>
        <w:t xml:space="preserve"> great</w:t>
      </w:r>
      <w:r w:rsidR="00812244" w:rsidRPr="000B2C8B">
        <w:rPr>
          <w:rFonts w:ascii="Arial" w:hAnsi="Arial" w:cs="Arial"/>
          <w:color w:val="000000" w:themeColor="text1"/>
          <w:sz w:val="22"/>
          <w:szCs w:val="22"/>
        </w:rPr>
        <w:t>er</w:t>
      </w:r>
      <w:r w:rsidR="006A78C6" w:rsidRPr="000B2C8B">
        <w:rPr>
          <w:rFonts w:ascii="Arial" w:hAnsi="Arial" w:cs="Arial"/>
          <w:color w:val="000000" w:themeColor="text1"/>
          <w:sz w:val="22"/>
          <w:szCs w:val="22"/>
        </w:rPr>
        <w:t xml:space="preserve"> hunting effort</w:t>
      </w:r>
      <w:r w:rsidR="00CA2E78" w:rsidRPr="000B2C8B">
        <w:rPr>
          <w:rFonts w:ascii="Arial" w:hAnsi="Arial" w:cs="Arial"/>
          <w:color w:val="000000" w:themeColor="text1"/>
          <w:sz w:val="22"/>
          <w:szCs w:val="22"/>
        </w:rPr>
        <w:t>.</w:t>
      </w:r>
      <w:r w:rsidR="0000700A" w:rsidRPr="000B2C8B">
        <w:rPr>
          <w:rFonts w:ascii="Arial" w:hAnsi="Arial" w:cs="Arial"/>
          <w:color w:val="000000" w:themeColor="text1"/>
          <w:sz w:val="22"/>
          <w:szCs w:val="22"/>
        </w:rPr>
        <w:t xml:space="preserve"> However, they </w:t>
      </w:r>
      <w:r w:rsidR="0000700A" w:rsidRPr="000B2C8B">
        <w:rPr>
          <w:rFonts w:ascii="Arial" w:hAnsi="Arial" w:cs="Arial"/>
          <w:color w:val="000000" w:themeColor="text1"/>
          <w:sz w:val="22"/>
          <w:szCs w:val="22"/>
        </w:rPr>
        <w:lastRenderedPageBreak/>
        <w:t>still occasionally made trips to the alternative anthropogenic site</w:t>
      </w:r>
      <w:r w:rsidR="00D3530B" w:rsidRPr="000B2C8B">
        <w:rPr>
          <w:rFonts w:ascii="Arial" w:hAnsi="Arial" w:cs="Arial"/>
          <w:color w:val="000000" w:themeColor="text1"/>
          <w:sz w:val="22"/>
          <w:szCs w:val="22"/>
        </w:rPr>
        <w:t>.</w:t>
      </w:r>
      <w:r w:rsidR="0000700A" w:rsidRPr="000B2C8B">
        <w:rPr>
          <w:rFonts w:ascii="Arial" w:hAnsi="Arial" w:cs="Arial"/>
          <w:color w:val="000000" w:themeColor="text1"/>
          <w:sz w:val="22"/>
          <w:szCs w:val="22"/>
        </w:rPr>
        <w:t xml:space="preserve"> </w:t>
      </w:r>
      <w:r w:rsidR="00D3530B" w:rsidRPr="000B2C8B">
        <w:rPr>
          <w:rFonts w:ascii="Arial" w:hAnsi="Arial" w:cs="Arial"/>
          <w:color w:val="000000" w:themeColor="text1"/>
          <w:sz w:val="22"/>
          <w:szCs w:val="22"/>
        </w:rPr>
        <w:t>These occasional trips allow them to update</w:t>
      </w:r>
      <w:r w:rsidR="0000700A" w:rsidRPr="000B2C8B">
        <w:rPr>
          <w:rFonts w:ascii="Arial" w:hAnsi="Arial" w:cs="Arial"/>
          <w:color w:val="000000" w:themeColor="text1"/>
          <w:sz w:val="22"/>
          <w:szCs w:val="22"/>
        </w:rPr>
        <w:t xml:space="preserve"> their knowledge about the foraging conditions of</w:t>
      </w:r>
      <w:r w:rsidR="00D3530B" w:rsidRPr="000B2C8B">
        <w:rPr>
          <w:rFonts w:ascii="Arial" w:hAnsi="Arial" w:cs="Arial"/>
          <w:color w:val="000000" w:themeColor="text1"/>
          <w:sz w:val="22"/>
          <w:szCs w:val="22"/>
        </w:rPr>
        <w:t xml:space="preserve"> </w:t>
      </w:r>
      <w:r w:rsidR="00915485" w:rsidRPr="000B2C8B">
        <w:rPr>
          <w:rFonts w:ascii="Arial" w:hAnsi="Arial" w:cs="Arial"/>
          <w:color w:val="000000" w:themeColor="text1"/>
          <w:sz w:val="22"/>
          <w:szCs w:val="22"/>
        </w:rPr>
        <w:t>d</w:t>
      </w:r>
      <w:r w:rsidR="0000700A" w:rsidRPr="000B2C8B">
        <w:rPr>
          <w:rFonts w:ascii="Arial" w:hAnsi="Arial" w:cs="Arial"/>
          <w:color w:val="000000" w:themeColor="text1"/>
          <w:sz w:val="22"/>
          <w:szCs w:val="22"/>
        </w:rPr>
        <w:t>istant patch</w:t>
      </w:r>
      <w:r w:rsidR="006F543D" w:rsidRPr="000B2C8B">
        <w:rPr>
          <w:rFonts w:ascii="Arial" w:hAnsi="Arial" w:cs="Arial"/>
          <w:color w:val="000000" w:themeColor="text1"/>
          <w:sz w:val="22"/>
          <w:szCs w:val="22"/>
        </w:rPr>
        <w:t>es</w:t>
      </w:r>
      <w:r w:rsidR="0000700A" w:rsidRPr="000B2C8B">
        <w:rPr>
          <w:rFonts w:ascii="Arial" w:hAnsi="Arial" w:cs="Arial"/>
          <w:color w:val="000000" w:themeColor="text1"/>
          <w:sz w:val="22"/>
          <w:szCs w:val="22"/>
        </w:rPr>
        <w:t xml:space="preserve"> </w:t>
      </w:r>
      <w:r w:rsidR="008403DC"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{"citationID":"4hwcMV3J","properties":{"unsorted":false,"formattedCitation":"(Smith and Sweatman 1974)","plainCitation":"(Smith and Sweatman 1974)","noteIndex":0},"citationItems":[{"id":1287,"uris":["http://zotero.org/users/9968163/items/7WMTPED8"],"itemData":{"id":1287,"type":"article-journal","abstract":"The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A."}],"issued":{"date-parts":[["1974"]]}}}],"schema":"https://github.com/citation-style-language/schema/raw/master/csl-citation.json"} </w:instrText>
      </w:r>
      <w:r w:rsidR="008403DC" w:rsidRPr="000B2C8B">
        <w:rPr>
          <w:rFonts w:ascii="Arial" w:hAnsi="Arial" w:cs="Arial"/>
          <w:color w:val="000000" w:themeColor="text1"/>
          <w:sz w:val="22"/>
          <w:szCs w:val="22"/>
        </w:rPr>
        <w:fldChar w:fldCharType="separate"/>
      </w:r>
      <w:r w:rsidR="008403DC" w:rsidRPr="000B2C8B">
        <w:rPr>
          <w:rFonts w:ascii="Arial" w:hAnsi="Arial" w:cs="Arial"/>
          <w:color w:val="000000" w:themeColor="text1"/>
          <w:sz w:val="22"/>
          <w:szCs w:val="22"/>
        </w:rPr>
        <w:t>(Smith and Sweatman 1974)</w:t>
      </w:r>
      <w:r w:rsidR="008403DC" w:rsidRPr="000B2C8B">
        <w:rPr>
          <w:rFonts w:ascii="Arial" w:hAnsi="Arial" w:cs="Arial"/>
          <w:color w:val="000000" w:themeColor="text1"/>
          <w:sz w:val="22"/>
          <w:szCs w:val="22"/>
        </w:rPr>
        <w:fldChar w:fldCharType="end"/>
      </w:r>
      <w:r w:rsidR="0000700A" w:rsidRPr="000B2C8B">
        <w:rPr>
          <w:rFonts w:ascii="Arial" w:hAnsi="Arial" w:cs="Arial"/>
          <w:color w:val="000000" w:themeColor="text1"/>
          <w:sz w:val="22"/>
          <w:szCs w:val="22"/>
        </w:rPr>
        <w:t xml:space="preserve">. </w:t>
      </w:r>
      <w:r w:rsidR="00535599" w:rsidRPr="000B2C8B">
        <w:rPr>
          <w:rFonts w:ascii="Arial" w:hAnsi="Arial" w:cs="Arial"/>
          <w:color w:val="000000" w:themeColor="text1"/>
          <w:sz w:val="22"/>
          <w:szCs w:val="22"/>
        </w:rPr>
        <w:t xml:space="preserve">West Yellowstone primarily offers refuse as </w:t>
      </w:r>
      <w:r w:rsidR="00A25C70" w:rsidRPr="000B2C8B">
        <w:rPr>
          <w:rFonts w:ascii="Arial" w:hAnsi="Arial" w:cs="Arial"/>
          <w:color w:val="000000" w:themeColor="text1"/>
          <w:sz w:val="22"/>
          <w:szCs w:val="22"/>
        </w:rPr>
        <w:t>the primary</w:t>
      </w:r>
      <w:r w:rsidR="00535599" w:rsidRPr="000B2C8B">
        <w:rPr>
          <w:rFonts w:ascii="Arial" w:hAnsi="Arial" w:cs="Arial"/>
          <w:color w:val="000000" w:themeColor="text1"/>
          <w:sz w:val="22"/>
          <w:szCs w:val="22"/>
        </w:rPr>
        <w:t xml:space="preserve"> foraging opportunity</w:t>
      </w:r>
      <w:r w:rsidR="004B1440" w:rsidRPr="000B2C8B">
        <w:rPr>
          <w:rFonts w:ascii="Arial" w:hAnsi="Arial" w:cs="Arial"/>
          <w:color w:val="000000" w:themeColor="text1"/>
          <w:sz w:val="22"/>
          <w:szCs w:val="22"/>
        </w:rPr>
        <w:t xml:space="preserve"> for </w:t>
      </w:r>
      <w:r w:rsidR="00AB0EED" w:rsidRPr="000B2C8B">
        <w:rPr>
          <w:rFonts w:ascii="Arial" w:hAnsi="Arial" w:cs="Arial"/>
          <w:color w:val="000000" w:themeColor="text1"/>
          <w:sz w:val="22"/>
          <w:szCs w:val="22"/>
        </w:rPr>
        <w:t>ravens but</w:t>
      </w:r>
      <w:r w:rsidR="00535599" w:rsidRPr="000B2C8B">
        <w:rPr>
          <w:rFonts w:ascii="Arial" w:hAnsi="Arial" w:cs="Arial"/>
          <w:color w:val="000000" w:themeColor="text1"/>
          <w:sz w:val="22"/>
          <w:szCs w:val="22"/>
        </w:rPr>
        <w:t xml:space="preserve"> </w:t>
      </w:r>
      <w:r w:rsidR="000A2AEE" w:rsidRPr="000B2C8B">
        <w:rPr>
          <w:rFonts w:ascii="Arial" w:hAnsi="Arial" w:cs="Arial"/>
          <w:color w:val="000000" w:themeColor="text1"/>
          <w:sz w:val="22"/>
          <w:szCs w:val="22"/>
        </w:rPr>
        <w:t xml:space="preserve">also has </w:t>
      </w:r>
      <w:r w:rsidR="00535599" w:rsidRPr="000B2C8B">
        <w:rPr>
          <w:rFonts w:ascii="Arial" w:hAnsi="Arial" w:cs="Arial"/>
          <w:color w:val="000000" w:themeColor="text1"/>
          <w:sz w:val="22"/>
          <w:szCs w:val="22"/>
        </w:rPr>
        <w:t xml:space="preserve">variable bison hunting effort </w:t>
      </w:r>
      <w:commentRangeStart w:id="355"/>
      <w:commentRangeStart w:id="356"/>
      <w:r w:rsidR="00535599" w:rsidRPr="000B2C8B">
        <w:rPr>
          <w:rFonts w:ascii="Arial" w:hAnsi="Arial" w:cs="Arial"/>
          <w:color w:val="000000" w:themeColor="text1"/>
          <w:sz w:val="22"/>
          <w:szCs w:val="22"/>
        </w:rPr>
        <w:t>between years</w:t>
      </w:r>
      <w:commentRangeEnd w:id="355"/>
      <w:r w:rsidR="000B2C8B" w:rsidRPr="000B2C8B">
        <w:rPr>
          <w:rStyle w:val="CommentReference"/>
          <w:rFonts w:ascii="Arial" w:hAnsi="Arial" w:cs="Arial"/>
          <w:color w:val="000000" w:themeColor="text1"/>
          <w:sz w:val="22"/>
          <w:szCs w:val="22"/>
        </w:rPr>
        <w:commentReference w:id="355"/>
      </w:r>
      <w:commentRangeEnd w:id="356"/>
      <w:r w:rsidR="00A55F7C" w:rsidRPr="000B2C8B">
        <w:rPr>
          <w:rStyle w:val="CommentReference"/>
          <w:rFonts w:ascii="Arial" w:hAnsi="Arial" w:cs="Arial"/>
          <w:color w:val="000000" w:themeColor="text1"/>
          <w:sz w:val="22"/>
          <w:szCs w:val="22"/>
        </w:rPr>
        <w:commentReference w:id="356"/>
      </w:r>
      <w:r w:rsidR="00535599" w:rsidRPr="000B2C8B">
        <w:rPr>
          <w:rFonts w:ascii="Arial" w:hAnsi="Arial" w:cs="Arial"/>
          <w:color w:val="000000" w:themeColor="text1"/>
          <w:sz w:val="22"/>
          <w:szCs w:val="22"/>
        </w:rPr>
        <w:t xml:space="preserve">. </w:t>
      </w:r>
    </w:p>
    <w:p w14:paraId="402928D6" w14:textId="3F0D3288" w:rsidR="0041326C" w:rsidRPr="000B2C8B" w:rsidRDefault="0041326C"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Yellowstone provides ravens with a wealth of foraging options that breeding ravens can exploit. This allows them to optimize their movements by choosing where to travel each day. In a system where raven territories are farther from predictable foraging locations, the decision to travel away from the territory becomes more nuanced. Ravens may choose to remain on territory as the opportunity cost of travel may present too much risk. </w:t>
      </w:r>
      <w:r w:rsidR="00343415" w:rsidRPr="000B2C8B">
        <w:rPr>
          <w:rFonts w:ascii="Arial" w:hAnsi="Arial" w:cs="Arial"/>
          <w:color w:val="000000" w:themeColor="text1"/>
          <w:sz w:val="22"/>
          <w:szCs w:val="22"/>
        </w:rPr>
        <w:t>Returning a large predator to the system creates foraging opportunities across the landscape and winter</w:t>
      </w:r>
      <w:r w:rsidR="00931984" w:rsidRPr="000B2C8B">
        <w:rPr>
          <w:rFonts w:ascii="Arial" w:hAnsi="Arial" w:cs="Arial"/>
          <w:color w:val="000000" w:themeColor="text1"/>
          <w:sz w:val="22"/>
          <w:szCs w:val="22"/>
        </w:rPr>
        <w:t>,</w:t>
      </w:r>
      <w:r w:rsidR="00343415" w:rsidRPr="000B2C8B">
        <w:rPr>
          <w:rFonts w:ascii="Arial" w:hAnsi="Arial" w:cs="Arial"/>
          <w:color w:val="000000" w:themeColor="text1"/>
          <w:sz w:val="22"/>
          <w:szCs w:val="22"/>
        </w:rPr>
        <w:t xml:space="preserve"> </w:t>
      </w:r>
      <w:r w:rsidR="00932376" w:rsidRPr="000B2C8B">
        <w:rPr>
          <w:rFonts w:ascii="Arial" w:hAnsi="Arial" w:cs="Arial"/>
          <w:color w:val="000000" w:themeColor="text1"/>
          <w:sz w:val="22"/>
          <w:szCs w:val="22"/>
        </w:rPr>
        <w:t>decreasing</w:t>
      </w:r>
      <w:r w:rsidR="00343415" w:rsidRPr="000B2C8B">
        <w:rPr>
          <w:rFonts w:ascii="Arial" w:hAnsi="Arial" w:cs="Arial"/>
          <w:color w:val="000000" w:themeColor="text1"/>
          <w:sz w:val="22"/>
          <w:szCs w:val="22"/>
        </w:rPr>
        <w:t xml:space="preserve"> territorial raven usage of anthropogenic resources. </w:t>
      </w:r>
      <w:r w:rsidRPr="000B2C8B">
        <w:rPr>
          <w:rFonts w:ascii="Arial" w:hAnsi="Arial" w:cs="Arial"/>
          <w:color w:val="000000" w:themeColor="text1"/>
          <w:sz w:val="22"/>
          <w:szCs w:val="22"/>
        </w:rPr>
        <w:t xml:space="preserve">Alternatively, if </w:t>
      </w:r>
      <w:r w:rsidR="00D25654" w:rsidRPr="000B2C8B">
        <w:rPr>
          <w:rFonts w:ascii="Arial" w:hAnsi="Arial" w:cs="Arial"/>
          <w:color w:val="000000" w:themeColor="text1"/>
          <w:sz w:val="22"/>
          <w:szCs w:val="22"/>
        </w:rPr>
        <w:t xml:space="preserve">territories provide poor resource availability and </w:t>
      </w:r>
      <w:r w:rsidRPr="000B2C8B">
        <w:rPr>
          <w:rFonts w:ascii="Arial" w:hAnsi="Arial" w:cs="Arial"/>
          <w:color w:val="000000" w:themeColor="text1"/>
          <w:sz w:val="22"/>
          <w:szCs w:val="22"/>
        </w:rPr>
        <w:t xml:space="preserve">starvation is a constant risk, ravens in areas with low resource density may be unable to defend their territories during the winter, instead showing more free movement </w:t>
      </w:r>
      <w:r w:rsidR="004F345D" w:rsidRPr="000B2C8B">
        <w:rPr>
          <w:rFonts w:ascii="Arial" w:hAnsi="Arial" w:cs="Arial"/>
          <w:color w:val="000000" w:themeColor="text1"/>
          <w:sz w:val="22"/>
          <w:szCs w:val="22"/>
        </w:rPr>
        <w:t>like</w:t>
      </w:r>
      <w:r w:rsidRPr="000B2C8B">
        <w:rPr>
          <w:rFonts w:ascii="Arial" w:hAnsi="Arial" w:cs="Arial"/>
          <w:color w:val="000000" w:themeColor="text1"/>
          <w:sz w:val="22"/>
          <w:szCs w:val="22"/>
        </w:rPr>
        <w:t xml:space="preserve"> nonbreeders. </w:t>
      </w:r>
    </w:p>
    <w:p w14:paraId="20A1A983" w14:textId="7976DE18" w:rsidR="0044673C" w:rsidRPr="000B2C8B" w:rsidRDefault="0044673C"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w:t>
      </w:r>
      <w:r w:rsidR="00A63384" w:rsidRPr="000B2C8B">
        <w:rPr>
          <w:rFonts w:ascii="Arial" w:hAnsi="Arial" w:cs="Arial"/>
          <w:color w:val="000000" w:themeColor="text1"/>
          <w:sz w:val="22"/>
          <w:szCs w:val="22"/>
        </w:rPr>
        <w:t xml:space="preserve">showed </w:t>
      </w:r>
      <w:r w:rsidR="003C04D2" w:rsidRPr="000B2C8B">
        <w:rPr>
          <w:rFonts w:ascii="Arial" w:hAnsi="Arial" w:cs="Arial"/>
          <w:color w:val="000000" w:themeColor="text1"/>
          <w:sz w:val="22"/>
          <w:szCs w:val="22"/>
        </w:rPr>
        <w:t>movements</w:t>
      </w:r>
      <w:r w:rsidR="00A63384" w:rsidRPr="000B2C8B">
        <w:rPr>
          <w:rFonts w:ascii="Arial" w:hAnsi="Arial" w:cs="Arial"/>
          <w:color w:val="000000" w:themeColor="text1"/>
          <w:sz w:val="22"/>
          <w:szCs w:val="22"/>
        </w:rPr>
        <w:t xml:space="preserve"> consistent with information sharing</w:t>
      </w:r>
      <w:r w:rsidRPr="000B2C8B">
        <w:rPr>
          <w:rFonts w:ascii="Arial" w:hAnsi="Arial" w:cs="Arial"/>
          <w:color w:val="000000" w:themeColor="text1"/>
          <w:sz w:val="22"/>
          <w:szCs w:val="22"/>
        </w:rPr>
        <w:t xml:space="preserve"> </w:t>
      </w:r>
      <w:r w:rsidR="007E3B95" w:rsidRPr="000B2C8B">
        <w:rPr>
          <w:rFonts w:ascii="Arial" w:hAnsi="Arial" w:cs="Arial"/>
          <w:color w:val="000000" w:themeColor="text1"/>
          <w:sz w:val="22"/>
          <w:szCs w:val="22"/>
        </w:rPr>
        <w:t xml:space="preserve">impacting </w:t>
      </w:r>
      <w:r w:rsidR="003C04D2" w:rsidRPr="000B2C8B">
        <w:rPr>
          <w:rFonts w:ascii="Arial" w:hAnsi="Arial" w:cs="Arial"/>
          <w:color w:val="000000" w:themeColor="text1"/>
          <w:sz w:val="22"/>
          <w:szCs w:val="22"/>
        </w:rPr>
        <w:t>decisions</w:t>
      </w:r>
      <w:r w:rsidR="007E3B95" w:rsidRPr="000B2C8B">
        <w:rPr>
          <w:rFonts w:ascii="Arial" w:hAnsi="Arial" w:cs="Arial"/>
          <w:color w:val="000000" w:themeColor="text1"/>
          <w:sz w:val="22"/>
          <w:szCs w:val="22"/>
        </w:rPr>
        <w:t xml:space="preserve"> of individuals both inside and outside their territories. </w:t>
      </w:r>
      <w:r w:rsidR="00443EED" w:rsidRPr="000B2C8B">
        <w:rPr>
          <w:rFonts w:ascii="Arial" w:hAnsi="Arial" w:cs="Arial"/>
          <w:color w:val="000000" w:themeColor="text1"/>
          <w:sz w:val="22"/>
          <w:szCs w:val="22"/>
        </w:rPr>
        <w:t>Ravens are</w:t>
      </w:r>
      <w:r w:rsidRPr="000B2C8B">
        <w:rPr>
          <w:rFonts w:ascii="Arial" w:hAnsi="Arial" w:cs="Arial"/>
          <w:color w:val="000000" w:themeColor="text1"/>
          <w:sz w:val="22"/>
          <w:szCs w:val="22"/>
        </w:rPr>
        <w:t xml:space="preserve"> social creatures that have the ability to share and receive information about potential food resources </w:t>
      </w:r>
      <w:r w:rsidRPr="000B2C8B">
        <w:rPr>
          <w:rFonts w:ascii="Arial" w:hAnsi="Arial" w:cs="Arial"/>
          <w:color w:val="000000" w:themeColor="text1"/>
          <w:sz w:val="22"/>
          <w:szCs w:val="22"/>
        </w:rPr>
        <w:fldChar w:fldCharType="begin"/>
      </w:r>
      <w:r w:rsidRPr="000B2C8B">
        <w:rPr>
          <w:rFonts w:ascii="Arial" w:hAnsi="Arial" w:cs="Arial"/>
          <w:color w:val="000000" w:themeColor="text1"/>
          <w:sz w:val="22"/>
          <w:szCs w:val="22"/>
        </w:rPr>
        <w:instrText xml:space="preserve"> ADDIN ZOTERO_ITEM CSL_CITATION {"citationID":"yE9vXQzD","properties":{"formattedCitation":"(Marzluff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0B2C8B">
        <w:rPr>
          <w:rFonts w:ascii="Arial" w:hAnsi="Arial" w:cs="Arial"/>
          <w:color w:val="000000" w:themeColor="text1"/>
          <w:sz w:val="22"/>
          <w:szCs w:val="22"/>
        </w:rPr>
        <w:fldChar w:fldCharType="separate"/>
      </w:r>
      <w:r w:rsidRPr="000B2C8B">
        <w:rPr>
          <w:rFonts w:ascii="Arial" w:hAnsi="Arial" w:cs="Arial"/>
          <w:color w:val="000000" w:themeColor="text1"/>
          <w:sz w:val="22"/>
          <w:szCs w:val="22"/>
        </w:rPr>
        <w:t>(Marzluff et al. 1996)</w:t>
      </w:r>
      <w:r w:rsidRPr="000B2C8B">
        <w:rPr>
          <w:rFonts w:ascii="Arial" w:hAnsi="Arial" w:cs="Arial"/>
          <w:color w:val="000000" w:themeColor="text1"/>
          <w:sz w:val="22"/>
          <w:szCs w:val="22"/>
        </w:rPr>
        <w:fldChar w:fldCharType="end"/>
      </w:r>
      <w:r w:rsidRPr="000B2C8B">
        <w:rPr>
          <w:rFonts w:ascii="Arial" w:hAnsi="Arial" w:cs="Arial"/>
          <w:color w:val="000000" w:themeColor="text1"/>
          <w:sz w:val="22"/>
          <w:szCs w:val="22"/>
        </w:rPr>
        <w:t xml:space="preserve">. However, </w:t>
      </w:r>
      <w:r w:rsidR="00090776" w:rsidRPr="000B2C8B">
        <w:rPr>
          <w:rFonts w:ascii="Arial" w:hAnsi="Arial" w:cs="Arial"/>
          <w:color w:val="000000" w:themeColor="text1"/>
          <w:sz w:val="22"/>
          <w:szCs w:val="22"/>
        </w:rPr>
        <w:t>ravens were very likely to leave their territories when not actively utilizing a wolf kill and this pattern may reflect a similar response to a common occurrence</w:t>
      </w:r>
      <w:r w:rsidR="003F7D32" w:rsidRPr="000B2C8B">
        <w:rPr>
          <w:rFonts w:ascii="Arial" w:hAnsi="Arial" w:cs="Arial"/>
          <w:color w:val="000000" w:themeColor="text1"/>
          <w:sz w:val="22"/>
          <w:szCs w:val="22"/>
        </w:rPr>
        <w:t>:</w:t>
      </w:r>
      <w:r w:rsidR="00090776" w:rsidRPr="000B2C8B">
        <w:rPr>
          <w:rFonts w:ascii="Arial" w:hAnsi="Arial" w:cs="Arial"/>
          <w:color w:val="000000" w:themeColor="text1"/>
          <w:sz w:val="22"/>
          <w:szCs w:val="22"/>
        </w:rPr>
        <w:t xml:space="preserve"> the lack of </w:t>
      </w:r>
      <w:r w:rsidR="00687525" w:rsidRPr="000B2C8B">
        <w:rPr>
          <w:rFonts w:ascii="Arial" w:hAnsi="Arial" w:cs="Arial"/>
          <w:color w:val="000000" w:themeColor="text1"/>
          <w:sz w:val="22"/>
          <w:szCs w:val="22"/>
        </w:rPr>
        <w:t xml:space="preserve">an available </w:t>
      </w:r>
      <w:r w:rsidR="00090776" w:rsidRPr="000B2C8B">
        <w:rPr>
          <w:rFonts w:ascii="Arial" w:hAnsi="Arial" w:cs="Arial"/>
          <w:color w:val="000000" w:themeColor="text1"/>
          <w:sz w:val="22"/>
          <w:szCs w:val="22"/>
        </w:rPr>
        <w:t>wolf kil</w:t>
      </w:r>
      <w:r w:rsidR="00687525" w:rsidRPr="000B2C8B">
        <w:rPr>
          <w:rFonts w:ascii="Arial" w:hAnsi="Arial" w:cs="Arial"/>
          <w:color w:val="000000" w:themeColor="text1"/>
          <w:sz w:val="22"/>
          <w:szCs w:val="22"/>
        </w:rPr>
        <w:t>l</w:t>
      </w:r>
      <w:r w:rsidR="00090776" w:rsidRPr="000B2C8B">
        <w:rPr>
          <w:rFonts w:ascii="Arial" w:hAnsi="Arial" w:cs="Arial"/>
          <w:color w:val="000000" w:themeColor="text1"/>
          <w:sz w:val="22"/>
          <w:szCs w:val="22"/>
        </w:rPr>
        <w:t xml:space="preserve">. Ravens making the same movement decision as other territorial ravens after leaving their territory is more telling as a raven without an available food source may follow </w:t>
      </w:r>
      <w:r w:rsidR="00F52416" w:rsidRPr="000B2C8B">
        <w:rPr>
          <w:rFonts w:ascii="Arial" w:hAnsi="Arial" w:cs="Arial"/>
          <w:color w:val="000000" w:themeColor="text1"/>
          <w:sz w:val="22"/>
          <w:szCs w:val="22"/>
        </w:rPr>
        <w:t>another</w:t>
      </w:r>
      <w:r w:rsidR="00090776" w:rsidRPr="000B2C8B">
        <w:rPr>
          <w:rFonts w:ascii="Arial" w:hAnsi="Arial" w:cs="Arial"/>
          <w:color w:val="000000" w:themeColor="text1"/>
          <w:sz w:val="22"/>
          <w:szCs w:val="22"/>
        </w:rPr>
        <w:t xml:space="preserve"> to take advantage of </w:t>
      </w:r>
      <w:r w:rsidR="006248BE" w:rsidRPr="000B2C8B">
        <w:rPr>
          <w:rFonts w:ascii="Arial" w:hAnsi="Arial" w:cs="Arial"/>
          <w:color w:val="000000" w:themeColor="text1"/>
          <w:sz w:val="22"/>
          <w:szCs w:val="22"/>
        </w:rPr>
        <w:t>its</w:t>
      </w:r>
      <w:r w:rsidR="00090776" w:rsidRPr="000B2C8B">
        <w:rPr>
          <w:rFonts w:ascii="Arial" w:hAnsi="Arial" w:cs="Arial"/>
          <w:color w:val="000000" w:themeColor="text1"/>
          <w:sz w:val="22"/>
          <w:szCs w:val="22"/>
        </w:rPr>
        <w:t xml:space="preserve"> knowledge </w:t>
      </w:r>
      <w:r w:rsidR="00090776" w:rsidRPr="000B2C8B">
        <w:rPr>
          <w:rFonts w:ascii="Arial" w:hAnsi="Arial" w:cs="Arial"/>
          <w:color w:val="000000" w:themeColor="text1"/>
          <w:sz w:val="22"/>
          <w:szCs w:val="22"/>
        </w:rPr>
        <w:fldChar w:fldCharType="begin"/>
      </w:r>
      <w:r w:rsidR="00090776" w:rsidRPr="000B2C8B">
        <w:rPr>
          <w:rFonts w:ascii="Arial" w:hAnsi="Arial" w:cs="Arial"/>
          <w:color w:val="000000" w:themeColor="text1"/>
          <w:sz w:val="22"/>
          <w:szCs w:val="22"/>
        </w:rPr>
        <w:instrText xml:space="preserve"> ADDIN ZOTERO_ITEM CSL_CITATION {"citationID":"cHpYkM1k","properties":{"formattedCitation":"(Marzluff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090776" w:rsidRPr="000B2C8B">
        <w:rPr>
          <w:rFonts w:ascii="Arial" w:hAnsi="Arial" w:cs="Arial"/>
          <w:color w:val="000000" w:themeColor="text1"/>
          <w:sz w:val="22"/>
          <w:szCs w:val="22"/>
        </w:rPr>
        <w:fldChar w:fldCharType="separate"/>
      </w:r>
      <w:r w:rsidR="00090776" w:rsidRPr="000B2C8B">
        <w:rPr>
          <w:rFonts w:ascii="Arial" w:hAnsi="Arial" w:cs="Arial"/>
          <w:color w:val="000000" w:themeColor="text1"/>
          <w:sz w:val="22"/>
          <w:szCs w:val="22"/>
        </w:rPr>
        <w:t>(Marzluff et al. 1996)</w:t>
      </w:r>
      <w:r w:rsidR="00090776" w:rsidRPr="000B2C8B">
        <w:rPr>
          <w:rFonts w:ascii="Arial" w:hAnsi="Arial" w:cs="Arial"/>
          <w:color w:val="000000" w:themeColor="text1"/>
          <w:sz w:val="22"/>
          <w:szCs w:val="22"/>
        </w:rPr>
        <w:fldChar w:fldCharType="end"/>
      </w:r>
      <w:r w:rsidR="00090776" w:rsidRPr="000B2C8B">
        <w:rPr>
          <w:rFonts w:ascii="Arial" w:hAnsi="Arial" w:cs="Arial"/>
          <w:color w:val="000000" w:themeColor="text1"/>
          <w:sz w:val="22"/>
          <w:szCs w:val="22"/>
        </w:rPr>
        <w:t>.</w:t>
      </w:r>
      <w:r w:rsidR="0022027D" w:rsidRPr="000B2C8B">
        <w:rPr>
          <w:rFonts w:ascii="Arial" w:hAnsi="Arial" w:cs="Arial"/>
          <w:color w:val="000000" w:themeColor="text1"/>
          <w:sz w:val="22"/>
          <w:szCs w:val="22"/>
        </w:rPr>
        <w:t xml:space="preserve"> </w:t>
      </w:r>
      <w:r w:rsidR="00500829" w:rsidRPr="000B2C8B">
        <w:rPr>
          <w:rFonts w:ascii="Arial" w:hAnsi="Arial" w:cs="Arial"/>
          <w:color w:val="000000" w:themeColor="text1"/>
          <w:sz w:val="22"/>
          <w:szCs w:val="22"/>
        </w:rPr>
        <w:t>Territorial</w:t>
      </w:r>
      <w:r w:rsidR="0022027D" w:rsidRPr="000B2C8B">
        <w:rPr>
          <w:rFonts w:ascii="Arial" w:hAnsi="Arial" w:cs="Arial"/>
          <w:color w:val="000000" w:themeColor="text1"/>
          <w:sz w:val="22"/>
          <w:szCs w:val="22"/>
        </w:rPr>
        <w:t xml:space="preserve"> ravens can benefit from shared knowledge regardless of if they participate in communal roosts </w:t>
      </w:r>
      <w:r w:rsidR="00641EEE" w:rsidRPr="000B2C8B">
        <w:rPr>
          <w:rFonts w:ascii="Arial" w:hAnsi="Arial" w:cs="Arial"/>
          <w:color w:val="000000" w:themeColor="text1"/>
          <w:sz w:val="22"/>
          <w:szCs w:val="22"/>
        </w:rPr>
        <w:t>there are core</w:t>
      </w:r>
      <w:r w:rsidR="0022027D" w:rsidRPr="000B2C8B">
        <w:rPr>
          <w:rFonts w:ascii="Arial" w:hAnsi="Arial" w:cs="Arial"/>
          <w:color w:val="000000" w:themeColor="text1"/>
          <w:sz w:val="22"/>
          <w:szCs w:val="22"/>
        </w:rPr>
        <w:t xml:space="preserve"> </w:t>
      </w:r>
      <w:r w:rsidR="004073C5" w:rsidRPr="000B2C8B">
        <w:rPr>
          <w:rFonts w:ascii="Arial" w:hAnsi="Arial" w:cs="Arial"/>
          <w:color w:val="000000" w:themeColor="text1"/>
          <w:sz w:val="22"/>
          <w:szCs w:val="22"/>
        </w:rPr>
        <w:t xml:space="preserve">locations for </w:t>
      </w:r>
      <w:r w:rsidR="0022027D" w:rsidRPr="000B2C8B">
        <w:rPr>
          <w:rFonts w:ascii="Arial" w:hAnsi="Arial" w:cs="Arial"/>
          <w:color w:val="000000" w:themeColor="text1"/>
          <w:sz w:val="22"/>
          <w:szCs w:val="22"/>
        </w:rPr>
        <w:t xml:space="preserve">information sharing </w:t>
      </w:r>
      <w:r w:rsidR="00A04E77" w:rsidRPr="000B2C8B">
        <w:rPr>
          <w:rFonts w:ascii="Arial" w:hAnsi="Arial" w:cs="Arial"/>
          <w:color w:val="000000" w:themeColor="text1"/>
          <w:sz w:val="22"/>
          <w:szCs w:val="22"/>
        </w:rPr>
        <w:fldChar w:fldCharType="begin"/>
      </w:r>
      <w:r w:rsidR="00A04E77" w:rsidRPr="000B2C8B">
        <w:rPr>
          <w:rFonts w:ascii="Arial" w:hAnsi="Arial" w:cs="Arial"/>
          <w:color w:val="000000" w:themeColor="text1"/>
          <w:sz w:val="22"/>
          <w:szCs w:val="22"/>
        </w:rPr>
        <w:instrText xml:space="preserve"> ADDIN ZOTERO_ITEM CSL_CITATION {"citationID":"0u5ohYeQ","properties":{"unsorted":false,"formattedCitation":"(Marzluff et al. 1996)","plainCitation":"(Marzluff et al. 1996)","noteIndex":0},"citationItems":[{"id":63,"uris":["http://zotero.org/users/9968163/items/Z8LZESEZ"],"itemData":{"id":63,"type":"article-journal","abstract":"Vagrant,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A04E77" w:rsidRPr="000B2C8B">
        <w:rPr>
          <w:rFonts w:ascii="Arial" w:hAnsi="Arial" w:cs="Arial"/>
          <w:color w:val="000000" w:themeColor="text1"/>
          <w:sz w:val="22"/>
          <w:szCs w:val="22"/>
        </w:rPr>
        <w:fldChar w:fldCharType="separate"/>
      </w:r>
      <w:r w:rsidR="00A04E77" w:rsidRPr="000B2C8B">
        <w:rPr>
          <w:rFonts w:ascii="Arial" w:hAnsi="Arial" w:cs="Arial"/>
          <w:color w:val="000000" w:themeColor="text1"/>
          <w:sz w:val="22"/>
          <w:szCs w:val="22"/>
        </w:rPr>
        <w:t>(Marzluff et al. 1996)</w:t>
      </w:r>
      <w:r w:rsidR="00A04E77" w:rsidRPr="000B2C8B">
        <w:rPr>
          <w:rFonts w:ascii="Arial" w:hAnsi="Arial" w:cs="Arial"/>
          <w:color w:val="000000" w:themeColor="text1"/>
          <w:sz w:val="22"/>
          <w:szCs w:val="22"/>
        </w:rPr>
        <w:fldChar w:fldCharType="end"/>
      </w:r>
      <w:r w:rsidR="00DF4C5C" w:rsidRPr="000B2C8B">
        <w:rPr>
          <w:rFonts w:ascii="Arial" w:hAnsi="Arial" w:cs="Arial"/>
          <w:color w:val="000000" w:themeColor="text1"/>
          <w:sz w:val="22"/>
          <w:szCs w:val="22"/>
        </w:rPr>
        <w:t>.</w:t>
      </w:r>
    </w:p>
    <w:p w14:paraId="6153F68D" w14:textId="58ABEA2F" w:rsidR="008C21D5" w:rsidRPr="000B2C8B" w:rsidRDefault="008C21D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lastRenderedPageBreak/>
        <w:t xml:space="preserve">Some limitations we faced involved the sampling of wolf kills. Wolf kill detection was imperfect and there are kills that </w:t>
      </w:r>
      <w:r w:rsidR="00711AD2" w:rsidRPr="000B2C8B">
        <w:rPr>
          <w:rFonts w:ascii="Arial" w:hAnsi="Arial" w:cs="Arial"/>
          <w:color w:val="000000" w:themeColor="text1"/>
          <w:sz w:val="22"/>
          <w:szCs w:val="22"/>
        </w:rPr>
        <w:t>were</w:t>
      </w:r>
      <w:r w:rsidRPr="000B2C8B">
        <w:rPr>
          <w:rFonts w:ascii="Arial" w:hAnsi="Arial" w:cs="Arial"/>
          <w:color w:val="000000" w:themeColor="text1"/>
          <w:sz w:val="22"/>
          <w:szCs w:val="22"/>
        </w:rPr>
        <w:t xml:space="preserve"> not detected. These kills were likely smaller prey species such as deer</w:t>
      </w:r>
      <w:r w:rsidR="005B0C87" w:rsidRPr="000B2C8B">
        <w:rPr>
          <w:rFonts w:ascii="Arial" w:hAnsi="Arial" w:cs="Arial"/>
          <w:color w:val="000000" w:themeColor="text1"/>
          <w:sz w:val="22"/>
          <w:szCs w:val="22"/>
        </w:rPr>
        <w:t xml:space="preserve"> that wolves </w:t>
      </w:r>
      <w:r w:rsidR="009F1AAD" w:rsidRPr="000B2C8B">
        <w:rPr>
          <w:rFonts w:ascii="Arial" w:hAnsi="Arial" w:cs="Arial"/>
          <w:color w:val="000000" w:themeColor="text1"/>
          <w:sz w:val="22"/>
          <w:szCs w:val="22"/>
        </w:rPr>
        <w:t>abandoned more quickly</w:t>
      </w:r>
      <w:r w:rsidRPr="000B2C8B">
        <w:rPr>
          <w:rFonts w:ascii="Arial" w:hAnsi="Arial" w:cs="Arial"/>
          <w:color w:val="000000" w:themeColor="text1"/>
          <w:sz w:val="22"/>
          <w:szCs w:val="22"/>
        </w:rPr>
        <w:t>, although these instance</w:t>
      </w:r>
      <w:r w:rsidR="00D61E5F" w:rsidRPr="000B2C8B">
        <w:rPr>
          <w:rFonts w:ascii="Arial" w:hAnsi="Arial" w:cs="Arial"/>
          <w:color w:val="000000" w:themeColor="text1"/>
          <w:sz w:val="22"/>
          <w:szCs w:val="22"/>
        </w:rPr>
        <w:t>s</w:t>
      </w:r>
      <w:r w:rsidRPr="000B2C8B">
        <w:rPr>
          <w:rFonts w:ascii="Arial" w:hAnsi="Arial" w:cs="Arial"/>
          <w:color w:val="000000" w:themeColor="text1"/>
          <w:sz w:val="22"/>
          <w:szCs w:val="22"/>
        </w:rPr>
        <w:t xml:space="preserve"> provide smaller amounts of biomass to ravens than </w:t>
      </w:r>
      <w:r w:rsidR="00130DC5" w:rsidRPr="000B2C8B">
        <w:rPr>
          <w:rFonts w:ascii="Arial" w:hAnsi="Arial" w:cs="Arial"/>
          <w:color w:val="000000" w:themeColor="text1"/>
          <w:sz w:val="22"/>
          <w:szCs w:val="22"/>
        </w:rPr>
        <w:t>most</w:t>
      </w:r>
      <w:r w:rsidRPr="000B2C8B">
        <w:rPr>
          <w:rFonts w:ascii="Arial" w:hAnsi="Arial" w:cs="Arial"/>
          <w:color w:val="000000" w:themeColor="text1"/>
          <w:sz w:val="22"/>
          <w:szCs w:val="22"/>
        </w:rPr>
        <w:t xml:space="preserve"> detected kills</w:t>
      </w:r>
      <w:r w:rsidR="00130DC5" w:rsidRPr="000B2C8B">
        <w:rPr>
          <w:rFonts w:ascii="Arial" w:hAnsi="Arial" w:cs="Arial"/>
          <w:color w:val="000000" w:themeColor="text1"/>
          <w:sz w:val="22"/>
          <w:szCs w:val="22"/>
        </w:rPr>
        <w:t>, which were elk</w:t>
      </w:r>
      <w:r w:rsidRPr="000B2C8B">
        <w:rPr>
          <w:rFonts w:ascii="Arial" w:hAnsi="Arial" w:cs="Arial"/>
          <w:color w:val="000000" w:themeColor="text1"/>
          <w:sz w:val="22"/>
          <w:szCs w:val="22"/>
        </w:rPr>
        <w:t xml:space="preserve">. While wolf density, and therefore kill availability, are relatively dense in Yellowstone compared to other ecosystems, very few ravens had wolf kills available to them within their territories. Only 6 individuals visited kills available to them, resulting in large uncertainty in the model. The GPS data loggers presented another limitation. The fix-rate likely missed visits to wolf kills, especially if the individual did not spend extended periods of time interacting with the resource. This results in a slightly messy interpretation of the wolf kill availability covariate, where it is not clear on which days a raven has knowledge that a wolf kill is within its territory if a GPS point is never recorded at the site. Despite this, when ravens visit a wolf kill, indicating knowledge of the site, there was a clear negative effect. </w:t>
      </w:r>
    </w:p>
    <w:p w14:paraId="3E85D797" w14:textId="330052AD" w:rsidR="00664033" w:rsidRPr="000B2C8B" w:rsidRDefault="007D1295" w:rsidP="006813E2">
      <w:pPr>
        <w:spacing w:line="480" w:lineRule="auto"/>
        <w:ind w:firstLine="720"/>
        <w:rPr>
          <w:rFonts w:ascii="Arial" w:hAnsi="Arial" w:cs="Arial"/>
          <w:color w:val="000000" w:themeColor="text1"/>
          <w:sz w:val="22"/>
          <w:szCs w:val="22"/>
        </w:rPr>
      </w:pPr>
      <w:r w:rsidRPr="000B2C8B">
        <w:rPr>
          <w:rFonts w:ascii="Arial" w:hAnsi="Arial" w:cs="Arial"/>
          <w:color w:val="000000" w:themeColor="text1"/>
          <w:sz w:val="22"/>
          <w:szCs w:val="22"/>
        </w:rPr>
        <w:t xml:space="preserve">Ravens evolved alongside both wolves and humans, learning to exploit the foraging opportunities created by each. </w:t>
      </w:r>
      <w:r w:rsidR="00E22C57" w:rsidRPr="000B2C8B">
        <w:rPr>
          <w:rFonts w:ascii="Arial" w:hAnsi="Arial" w:cs="Arial"/>
          <w:color w:val="000000" w:themeColor="text1"/>
          <w:sz w:val="22"/>
          <w:szCs w:val="22"/>
        </w:rPr>
        <w:t xml:space="preserve">The rapid </w:t>
      </w:r>
      <w:r w:rsidR="00135E16" w:rsidRPr="000B2C8B">
        <w:rPr>
          <w:rFonts w:ascii="Arial" w:hAnsi="Arial" w:cs="Arial"/>
          <w:color w:val="000000" w:themeColor="text1"/>
          <w:sz w:val="22"/>
          <w:szCs w:val="22"/>
        </w:rPr>
        <w:t>expansion</w:t>
      </w:r>
      <w:r w:rsidR="00E22C57" w:rsidRPr="000B2C8B">
        <w:rPr>
          <w:rFonts w:ascii="Arial" w:hAnsi="Arial" w:cs="Arial"/>
          <w:color w:val="000000" w:themeColor="text1"/>
          <w:sz w:val="22"/>
          <w:szCs w:val="22"/>
        </w:rPr>
        <w:t xml:space="preserve"> of human civilization in the western US led to distinct change</w:t>
      </w:r>
      <w:r w:rsidR="0087174B" w:rsidRPr="000B2C8B">
        <w:rPr>
          <w:rFonts w:ascii="Arial" w:hAnsi="Arial" w:cs="Arial"/>
          <w:color w:val="000000" w:themeColor="text1"/>
          <w:sz w:val="22"/>
          <w:szCs w:val="22"/>
        </w:rPr>
        <w:t>s</w:t>
      </w:r>
      <w:r w:rsidR="00E22C57" w:rsidRPr="000B2C8B">
        <w:rPr>
          <w:rFonts w:ascii="Arial" w:hAnsi="Arial" w:cs="Arial"/>
          <w:color w:val="000000" w:themeColor="text1"/>
          <w:sz w:val="22"/>
          <w:szCs w:val="22"/>
        </w:rPr>
        <w:t xml:space="preserve"> in </w:t>
      </w:r>
      <w:r w:rsidR="00A84E15" w:rsidRPr="000B2C8B">
        <w:rPr>
          <w:rFonts w:ascii="Arial" w:hAnsi="Arial" w:cs="Arial"/>
          <w:color w:val="000000" w:themeColor="text1"/>
          <w:sz w:val="22"/>
          <w:szCs w:val="22"/>
        </w:rPr>
        <w:t>its</w:t>
      </w:r>
      <w:r w:rsidR="00E22C57" w:rsidRPr="000B2C8B">
        <w:rPr>
          <w:rFonts w:ascii="Arial" w:hAnsi="Arial" w:cs="Arial"/>
          <w:color w:val="000000" w:themeColor="text1"/>
          <w:sz w:val="22"/>
          <w:szCs w:val="22"/>
        </w:rPr>
        <w:t xml:space="preserve"> ecosystems </w:t>
      </w:r>
      <w:r w:rsidR="00745E2A" w:rsidRPr="000B2C8B">
        <w:rPr>
          <w:rFonts w:ascii="Arial" w:hAnsi="Arial" w:cs="Arial"/>
          <w:color w:val="000000" w:themeColor="text1"/>
          <w:sz w:val="22"/>
          <w:szCs w:val="22"/>
        </w:rPr>
        <w:t>characterized</w:t>
      </w:r>
      <w:r w:rsidR="00E22C57" w:rsidRPr="000B2C8B">
        <w:rPr>
          <w:rFonts w:ascii="Arial" w:hAnsi="Arial" w:cs="Arial"/>
          <w:color w:val="000000" w:themeColor="text1"/>
          <w:sz w:val="22"/>
          <w:szCs w:val="22"/>
        </w:rPr>
        <w:t xml:space="preserve"> by the loss of </w:t>
      </w:r>
      <w:r w:rsidR="00DA7C60" w:rsidRPr="000B2C8B">
        <w:rPr>
          <w:rFonts w:ascii="Arial" w:hAnsi="Arial" w:cs="Arial"/>
          <w:color w:val="000000" w:themeColor="text1"/>
          <w:sz w:val="22"/>
          <w:szCs w:val="22"/>
        </w:rPr>
        <w:t xml:space="preserve">large </w:t>
      </w:r>
      <w:r w:rsidR="00E22C57" w:rsidRPr="000B2C8B">
        <w:rPr>
          <w:rFonts w:ascii="Arial" w:hAnsi="Arial" w:cs="Arial"/>
          <w:color w:val="000000" w:themeColor="text1"/>
          <w:sz w:val="22"/>
          <w:szCs w:val="22"/>
        </w:rPr>
        <w:t>wildlife populations such as bison and</w:t>
      </w:r>
      <w:r w:rsidR="002D5E77" w:rsidRPr="000B2C8B">
        <w:rPr>
          <w:rFonts w:ascii="Arial" w:hAnsi="Arial" w:cs="Arial"/>
          <w:color w:val="000000" w:themeColor="text1"/>
          <w:sz w:val="22"/>
          <w:szCs w:val="22"/>
        </w:rPr>
        <w:t xml:space="preserve"> </w:t>
      </w:r>
      <w:r w:rsidR="00E22C57" w:rsidRPr="000B2C8B">
        <w:rPr>
          <w:rFonts w:ascii="Arial" w:hAnsi="Arial" w:cs="Arial"/>
          <w:color w:val="000000" w:themeColor="text1"/>
          <w:sz w:val="22"/>
          <w:szCs w:val="22"/>
        </w:rPr>
        <w:t>wolves</w:t>
      </w:r>
      <w:r w:rsidR="00E60612" w:rsidRPr="000B2C8B">
        <w:rPr>
          <w:rFonts w:ascii="Arial" w:hAnsi="Arial" w:cs="Arial"/>
          <w:color w:val="000000" w:themeColor="text1"/>
          <w:sz w:val="22"/>
          <w:szCs w:val="22"/>
        </w:rPr>
        <w:t>, shifting foraging opportunities for ravens during the winter</w:t>
      </w:r>
      <w:r w:rsidR="00E22C57" w:rsidRPr="000B2C8B">
        <w:rPr>
          <w:rFonts w:ascii="Arial" w:hAnsi="Arial" w:cs="Arial"/>
          <w:color w:val="000000" w:themeColor="text1"/>
          <w:sz w:val="22"/>
          <w:szCs w:val="22"/>
        </w:rPr>
        <w:t>.</w:t>
      </w:r>
      <w:r w:rsidR="00DE0060" w:rsidRPr="000B2C8B">
        <w:rPr>
          <w:rFonts w:ascii="Arial" w:hAnsi="Arial" w:cs="Arial"/>
          <w:color w:val="000000" w:themeColor="text1"/>
          <w:sz w:val="22"/>
          <w:szCs w:val="22"/>
        </w:rPr>
        <w:t xml:space="preserve"> </w:t>
      </w:r>
      <w:r w:rsidR="00BD1AB9" w:rsidRPr="000B2C8B">
        <w:rPr>
          <w:rFonts w:ascii="Arial" w:hAnsi="Arial" w:cs="Arial"/>
          <w:color w:val="000000" w:themeColor="text1"/>
          <w:sz w:val="22"/>
          <w:szCs w:val="22"/>
        </w:rPr>
        <w:t xml:space="preserve">In the absence of wolves for nearly 70 years, ravens increasingly oriented their foraging behavior around anthropogenic resources, deepening an association between human development and winter food availability. </w:t>
      </w:r>
      <w:r w:rsidR="008F3A51" w:rsidRPr="000B2C8B">
        <w:rPr>
          <w:rFonts w:ascii="Arial" w:hAnsi="Arial" w:cs="Arial"/>
          <w:color w:val="000000" w:themeColor="text1"/>
          <w:sz w:val="22"/>
          <w:szCs w:val="22"/>
        </w:rPr>
        <w:t>Two decades</w:t>
      </w:r>
      <w:r w:rsidR="00E20A0B" w:rsidRPr="000B2C8B">
        <w:rPr>
          <w:rFonts w:ascii="Arial" w:hAnsi="Arial" w:cs="Arial"/>
          <w:color w:val="000000" w:themeColor="text1"/>
          <w:sz w:val="22"/>
          <w:szCs w:val="22"/>
        </w:rPr>
        <w:t xml:space="preserve"> after the reintroduction of wolves, when recreational hunting efforts have declined significantly</w:t>
      </w:r>
      <w:r w:rsidR="009836EB" w:rsidRPr="000B2C8B">
        <w:rPr>
          <w:rFonts w:ascii="Arial" w:hAnsi="Arial" w:cs="Arial"/>
          <w:color w:val="000000" w:themeColor="text1"/>
          <w:sz w:val="22"/>
          <w:szCs w:val="22"/>
        </w:rPr>
        <w:t xml:space="preserve"> </w:t>
      </w:r>
      <w:r w:rsidR="009836E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{"citationID":"izcSz9k3","properties":{"unsorted":false,"formattedCitation":"(Wright et al. 2006)","plainCitation":"(Wright et al. 2006)","noteIndex":0},"citationItems":[{"id":1914,"uris":["http://zotero.org/users/9968163/items/5BGP9SWG"],"itemData":{"id":1914,"type":"article-journal","abstract":"We compared selection of northern Yellowstone elk (Cervus elaphus) by hunters in the Gardiner Late Hunt and northern Yellowstone wolves (Canis lupus) with regard to sex, age, and impacts to recruitment. We compared harvest data from 1996–2001 with wolf-killed elk data from 1995–2001. We assessed the effects of hunting and wolf predation on reproductive female elk by constructing a life table and calculating reproductive values for females in the northern Yellowstone herd. We devised an index of total reproductive impact to measure impacts to calf production due to hunting and wolf predation. The age classes of female elk selected by wolves and hunters were significantly different. Hunters selected a large proportion of female elk with the greatest reproductive values, whereas wolves selected a large proportion of elk calves and older females with low reproductive values. The mean age of adult females killed by hunters throughout the study period was 6.5 years, whereas the mean age of adult females killed by wolves was 13.9 years. Hunting exerted a greater total reproductive impact on the herd than wolf predation. The combined effects of hunters killing prime-aged females (2–9 yr old), wolves killing calves, and predation by other predators has the potential to limit the elk population in the future. Yellowstone is unique in this regard because multiple predators that occur sympatrically, including hunters, wolves, grizzly bears (Ursus arctos), black bears (Ursus americanus), cougars (Felis concolor), and coyotes (Canis latrans), all prey on elk. Using an Adaptive Harvest Management process the known female elk harvest during the Gardiner Late Hunt has been reduced by 72% from 2,221 elk in 1997 to 620 elk in 2004. In the future, hunting harvest levels may be reduced further to partially offset elk losses to wolves, other predators, and environmental factors.","container-title":"The Journal of Wildlife Management","DOI":"10.2193/0022-541X(2006)70[1070:SONYEB]2.0.CO;2","ISSN":"1937-2817","issue":"4","language":"en","license":"2006 The Wildlife Society","note":"_eprint: https://wildlife.onlinelibrary.wiley.com/doi/pdf/10.2193/0022-541X%282006%2970%5B1070%3ASONYEB%5D2.0.CO%3B2","page":"1070-1078","source":"Wiley Online Library","title":"Selection of Northern Yellowstone Elk by Gray Wolves and Hunters","volume":"70","author":[{"family":"Wright","given":"Gregory J."},{"family":"Peterson","given":"Rolf O."},{"family":"Smith","given":"Douglas W."},{"family":"Lemke","given":"Thomas O."}],"issued":{"date-parts":[["2006"]]}}}],"schema":"https://github.com/citation-style-language/schema/raw/master/csl-citation.json"} </w:instrText>
      </w:r>
      <w:r w:rsidR="009836EB" w:rsidRPr="000B2C8B">
        <w:rPr>
          <w:rFonts w:ascii="Arial" w:hAnsi="Arial" w:cs="Arial"/>
          <w:color w:val="000000" w:themeColor="text1"/>
          <w:sz w:val="22"/>
          <w:szCs w:val="22"/>
        </w:rPr>
        <w:fldChar w:fldCharType="separate"/>
      </w:r>
      <w:r w:rsidR="009836EB" w:rsidRPr="000B2C8B">
        <w:rPr>
          <w:rFonts w:ascii="Arial" w:hAnsi="Arial" w:cs="Arial"/>
          <w:color w:val="000000" w:themeColor="text1"/>
          <w:sz w:val="22"/>
          <w:szCs w:val="22"/>
        </w:rPr>
        <w:t>(Wright et al. 2006)</w:t>
      </w:r>
      <w:r w:rsidR="009836EB" w:rsidRPr="000B2C8B">
        <w:rPr>
          <w:rFonts w:ascii="Arial" w:hAnsi="Arial" w:cs="Arial"/>
          <w:color w:val="000000" w:themeColor="text1"/>
          <w:sz w:val="22"/>
          <w:szCs w:val="22"/>
        </w:rPr>
        <w:fldChar w:fldCharType="end"/>
      </w:r>
      <w:r w:rsidR="00E20A0B" w:rsidRPr="000B2C8B">
        <w:rPr>
          <w:rFonts w:ascii="Arial" w:hAnsi="Arial" w:cs="Arial"/>
          <w:color w:val="000000" w:themeColor="text1"/>
          <w:sz w:val="22"/>
          <w:szCs w:val="22"/>
        </w:rPr>
        <w:t xml:space="preserve"> and wolf and </w:t>
      </w:r>
      <w:r w:rsidR="00DD44DB" w:rsidRPr="000B2C8B">
        <w:rPr>
          <w:rFonts w:ascii="Arial" w:hAnsi="Arial" w:cs="Arial"/>
          <w:color w:val="000000" w:themeColor="text1"/>
          <w:sz w:val="22"/>
          <w:szCs w:val="22"/>
        </w:rPr>
        <w:t>prey</w:t>
      </w:r>
      <w:r w:rsidR="00E20A0B" w:rsidRPr="000B2C8B">
        <w:rPr>
          <w:rFonts w:ascii="Arial" w:hAnsi="Arial" w:cs="Arial"/>
          <w:color w:val="000000" w:themeColor="text1"/>
          <w:sz w:val="22"/>
          <w:szCs w:val="22"/>
        </w:rPr>
        <w:t xml:space="preserve"> population have stabilized</w:t>
      </w:r>
      <w:r w:rsidR="009D72DE" w:rsidRPr="000B2C8B">
        <w:rPr>
          <w:rFonts w:ascii="Arial" w:hAnsi="Arial" w:cs="Arial"/>
          <w:color w:val="000000" w:themeColor="text1"/>
          <w:sz w:val="22"/>
          <w:szCs w:val="22"/>
        </w:rPr>
        <w:t xml:space="preserve"> after </w:t>
      </w:r>
      <w:r w:rsidR="00012AAE" w:rsidRPr="000B2C8B">
        <w:rPr>
          <w:rFonts w:ascii="Arial" w:hAnsi="Arial" w:cs="Arial"/>
          <w:color w:val="000000" w:themeColor="text1"/>
          <w:sz w:val="22"/>
          <w:szCs w:val="22"/>
        </w:rPr>
        <w:t>reintroduction</w:t>
      </w:r>
      <w:r w:rsidR="00E20A0B" w:rsidRPr="000B2C8B">
        <w:rPr>
          <w:rFonts w:ascii="Arial" w:hAnsi="Arial" w:cs="Arial"/>
          <w:color w:val="000000" w:themeColor="text1"/>
          <w:sz w:val="22"/>
          <w:szCs w:val="22"/>
        </w:rPr>
        <w:t xml:space="preserve"> </w:t>
      </w:r>
      <w:r w:rsidR="00E20A0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{"citationID":"O4SuKLnf","properties":{"unsorted":false,"formattedCitation":"(Cassidy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00E20A0B" w:rsidRPr="000B2C8B">
        <w:rPr>
          <w:rFonts w:ascii="Arial" w:hAnsi="Arial" w:cs="Arial"/>
          <w:color w:val="000000" w:themeColor="text1"/>
          <w:sz w:val="22"/>
          <w:szCs w:val="22"/>
        </w:rPr>
        <w:fldChar w:fldCharType="separate"/>
      </w:r>
      <w:r w:rsidR="00E20A0B" w:rsidRPr="000B2C8B">
        <w:rPr>
          <w:rFonts w:ascii="Arial" w:hAnsi="Arial" w:cs="Arial"/>
          <w:color w:val="000000" w:themeColor="text1"/>
          <w:sz w:val="22"/>
          <w:szCs w:val="22"/>
        </w:rPr>
        <w:t>(Cassidy et al. 2025)</w:t>
      </w:r>
      <w:r w:rsidR="00E20A0B" w:rsidRPr="000B2C8B">
        <w:rPr>
          <w:rFonts w:ascii="Arial" w:hAnsi="Arial" w:cs="Arial"/>
          <w:color w:val="000000" w:themeColor="text1"/>
          <w:sz w:val="22"/>
          <w:szCs w:val="22"/>
        </w:rPr>
        <w:fldChar w:fldCharType="end"/>
      </w:r>
      <w:r w:rsidR="00E20A0B" w:rsidRPr="000B2C8B">
        <w:rPr>
          <w:rFonts w:ascii="Arial" w:hAnsi="Arial" w:cs="Arial"/>
          <w:color w:val="000000" w:themeColor="text1"/>
          <w:sz w:val="22"/>
          <w:szCs w:val="22"/>
        </w:rPr>
        <w:t>, ravens are faced with a very familiar landscape of opportunity, albeit one where</w:t>
      </w:r>
      <w:r w:rsidR="008C21D5" w:rsidRPr="000B2C8B">
        <w:rPr>
          <w:rFonts w:ascii="Arial" w:hAnsi="Arial" w:cs="Arial"/>
          <w:color w:val="000000" w:themeColor="text1"/>
          <w:sz w:val="22"/>
          <w:szCs w:val="22"/>
        </w:rPr>
        <w:t xml:space="preserve"> </w:t>
      </w:r>
      <w:r w:rsidR="00E20A0B" w:rsidRPr="000B2C8B">
        <w:rPr>
          <w:rFonts w:ascii="Arial" w:hAnsi="Arial" w:cs="Arial"/>
          <w:color w:val="000000" w:themeColor="text1"/>
          <w:sz w:val="22"/>
          <w:szCs w:val="22"/>
        </w:rPr>
        <w:t xml:space="preserve">availabilities have changed. </w:t>
      </w:r>
      <w:r w:rsidR="00C06F4B" w:rsidRPr="000B2C8B">
        <w:rPr>
          <w:rFonts w:ascii="Arial" w:hAnsi="Arial" w:cs="Arial"/>
          <w:color w:val="000000" w:themeColor="text1"/>
          <w:sz w:val="22"/>
          <w:szCs w:val="22"/>
        </w:rPr>
        <w:t xml:space="preserve">Ravens </w:t>
      </w:r>
      <w:r w:rsidR="005D56E7" w:rsidRPr="000B2C8B">
        <w:rPr>
          <w:rFonts w:ascii="Arial" w:hAnsi="Arial" w:cs="Arial"/>
          <w:color w:val="000000" w:themeColor="text1"/>
          <w:sz w:val="22"/>
          <w:szCs w:val="22"/>
        </w:rPr>
        <w:t>remain</w:t>
      </w:r>
      <w:r w:rsidR="00726E2E" w:rsidRPr="000B2C8B">
        <w:rPr>
          <w:rFonts w:ascii="Arial" w:hAnsi="Arial" w:cs="Arial"/>
          <w:color w:val="000000" w:themeColor="text1"/>
          <w:sz w:val="22"/>
          <w:szCs w:val="22"/>
        </w:rPr>
        <w:t xml:space="preserve"> the largest scavenger population exploiting carrion created by recreational hunting</w:t>
      </w:r>
      <w:r w:rsidR="00401742" w:rsidRPr="000B2C8B">
        <w:rPr>
          <w:rFonts w:ascii="Arial" w:hAnsi="Arial" w:cs="Arial"/>
          <w:color w:val="000000" w:themeColor="text1"/>
          <w:sz w:val="22"/>
          <w:szCs w:val="22"/>
        </w:rPr>
        <w:t xml:space="preserve"> </w:t>
      </w:r>
      <w:r w:rsidR="00726E2E"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{"citationID":"WwB9cnHC","properties":{"unsorted":false,"formattedCitation":"(Wilmers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726E2E" w:rsidRPr="000B2C8B">
        <w:rPr>
          <w:rFonts w:ascii="Arial" w:hAnsi="Arial" w:cs="Arial"/>
          <w:color w:val="000000" w:themeColor="text1"/>
          <w:sz w:val="22"/>
          <w:szCs w:val="22"/>
        </w:rPr>
        <w:fldChar w:fldCharType="separate"/>
      </w:r>
      <w:r w:rsidR="00B61656" w:rsidRPr="000B2C8B">
        <w:rPr>
          <w:rFonts w:ascii="Arial" w:hAnsi="Arial" w:cs="Arial"/>
          <w:color w:val="000000" w:themeColor="text1"/>
          <w:kern w:val="0"/>
          <w:sz w:val="22"/>
          <w:szCs w:val="22"/>
        </w:rPr>
        <w:t>(Wilmers et al. 2003</w:t>
      </w:r>
      <w:r w:rsidR="00B61656" w:rsidRPr="000B2C8B">
        <w:rPr>
          <w:rFonts w:ascii="Arial" w:hAnsi="Arial" w:cs="Arial"/>
          <w:i/>
          <w:iCs/>
          <w:color w:val="000000" w:themeColor="text1"/>
          <w:kern w:val="0"/>
          <w:sz w:val="22"/>
          <w:szCs w:val="22"/>
        </w:rPr>
        <w:t>b</w:t>
      </w:r>
      <w:r w:rsidR="00B61656" w:rsidRPr="000B2C8B">
        <w:rPr>
          <w:rFonts w:ascii="Arial" w:hAnsi="Arial" w:cs="Arial"/>
          <w:color w:val="000000" w:themeColor="text1"/>
          <w:kern w:val="0"/>
          <w:sz w:val="22"/>
          <w:szCs w:val="22"/>
        </w:rPr>
        <w:t>)</w:t>
      </w:r>
      <w:r w:rsidR="00726E2E" w:rsidRPr="000B2C8B">
        <w:rPr>
          <w:rFonts w:ascii="Arial" w:hAnsi="Arial" w:cs="Arial"/>
          <w:color w:val="000000" w:themeColor="text1"/>
          <w:sz w:val="22"/>
          <w:szCs w:val="22"/>
        </w:rPr>
        <w:fldChar w:fldCharType="end"/>
      </w:r>
      <w:r w:rsidR="00F7476B" w:rsidRPr="000B2C8B">
        <w:rPr>
          <w:rFonts w:ascii="Arial" w:hAnsi="Arial" w:cs="Arial"/>
          <w:color w:val="000000" w:themeColor="text1"/>
          <w:sz w:val="22"/>
          <w:szCs w:val="22"/>
        </w:rPr>
        <w:t xml:space="preserve"> and utilize anthropogenic resources in greater abundance than natural resources during </w:t>
      </w:r>
      <w:r w:rsidR="00F7476B" w:rsidRPr="000B2C8B">
        <w:rPr>
          <w:rFonts w:ascii="Arial" w:hAnsi="Arial" w:cs="Arial"/>
          <w:color w:val="000000" w:themeColor="text1"/>
          <w:sz w:val="22"/>
          <w:szCs w:val="22"/>
        </w:rPr>
        <w:lastRenderedPageBreak/>
        <w:t xml:space="preserve">the winter </w:t>
      </w:r>
      <w:r w:rsidR="00F7476B"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{"citationID":"hO6B3dQ8","properties":{"unsorted":false,"formattedCitation":"(Ho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7476B" w:rsidRPr="000B2C8B">
        <w:rPr>
          <w:rFonts w:ascii="Arial" w:hAnsi="Arial" w:cs="Arial"/>
          <w:color w:val="000000" w:themeColor="text1"/>
          <w:sz w:val="22"/>
          <w:szCs w:val="22"/>
        </w:rPr>
        <w:fldChar w:fldCharType="separate"/>
      </w:r>
      <w:r w:rsidR="00F7476B" w:rsidRPr="000B2C8B">
        <w:rPr>
          <w:rFonts w:ascii="Arial" w:hAnsi="Arial" w:cs="Arial"/>
          <w:color w:val="000000" w:themeColor="text1"/>
          <w:sz w:val="22"/>
          <w:szCs w:val="22"/>
        </w:rPr>
        <w:t>(Ho et al. 2023)</w:t>
      </w:r>
      <w:r w:rsidR="00F7476B" w:rsidRPr="000B2C8B">
        <w:rPr>
          <w:rFonts w:ascii="Arial" w:hAnsi="Arial" w:cs="Arial"/>
          <w:color w:val="000000" w:themeColor="text1"/>
          <w:sz w:val="22"/>
          <w:szCs w:val="22"/>
        </w:rPr>
        <w:fldChar w:fldCharType="end"/>
      </w:r>
      <w:r w:rsidR="00CA25F0" w:rsidRPr="000B2C8B">
        <w:rPr>
          <w:rFonts w:ascii="Arial" w:hAnsi="Arial" w:cs="Arial"/>
          <w:color w:val="000000" w:themeColor="text1"/>
          <w:sz w:val="22"/>
          <w:szCs w:val="22"/>
        </w:rPr>
        <w:t>. Yet ravens</w:t>
      </w:r>
      <w:r w:rsidR="00C06F4B" w:rsidRPr="000B2C8B">
        <w:rPr>
          <w:rFonts w:ascii="Arial" w:hAnsi="Arial" w:cs="Arial"/>
          <w:color w:val="000000" w:themeColor="text1"/>
          <w:sz w:val="22"/>
          <w:szCs w:val="22"/>
        </w:rPr>
        <w:t xml:space="preserve"> have</w:t>
      </w:r>
      <w:r w:rsidR="00701421" w:rsidRPr="000B2C8B">
        <w:rPr>
          <w:rFonts w:ascii="Arial" w:hAnsi="Arial" w:cs="Arial"/>
          <w:color w:val="000000" w:themeColor="text1"/>
          <w:sz w:val="22"/>
          <w:szCs w:val="22"/>
        </w:rPr>
        <w:t xml:space="preserve"> also </w:t>
      </w:r>
      <w:r w:rsidR="000E14F0" w:rsidRPr="000B2C8B">
        <w:rPr>
          <w:rFonts w:ascii="Arial" w:hAnsi="Arial" w:cs="Arial"/>
          <w:color w:val="000000" w:themeColor="text1"/>
          <w:sz w:val="22"/>
          <w:szCs w:val="22"/>
        </w:rPr>
        <w:t>re</w:t>
      </w:r>
      <w:r w:rsidR="00701421" w:rsidRPr="000B2C8B">
        <w:rPr>
          <w:rFonts w:ascii="Arial" w:hAnsi="Arial" w:cs="Arial"/>
          <w:color w:val="000000" w:themeColor="text1"/>
          <w:sz w:val="22"/>
          <w:szCs w:val="22"/>
        </w:rPr>
        <w:t>adapt</w:t>
      </w:r>
      <w:r w:rsidR="00DB1158" w:rsidRPr="000B2C8B">
        <w:rPr>
          <w:rFonts w:ascii="Arial" w:hAnsi="Arial" w:cs="Arial"/>
          <w:color w:val="000000" w:themeColor="text1"/>
          <w:sz w:val="22"/>
          <w:szCs w:val="22"/>
        </w:rPr>
        <w:t>ed</w:t>
      </w:r>
      <w:r w:rsidR="00701421" w:rsidRPr="000B2C8B">
        <w:rPr>
          <w:rFonts w:ascii="Arial" w:hAnsi="Arial" w:cs="Arial"/>
          <w:color w:val="000000" w:themeColor="text1"/>
          <w:sz w:val="22"/>
          <w:szCs w:val="22"/>
        </w:rPr>
        <w:t xml:space="preserve"> to the </w:t>
      </w:r>
      <w:r w:rsidR="00CA25F0" w:rsidRPr="000B2C8B">
        <w:rPr>
          <w:rFonts w:ascii="Arial" w:hAnsi="Arial" w:cs="Arial"/>
          <w:color w:val="000000" w:themeColor="text1"/>
          <w:sz w:val="22"/>
          <w:szCs w:val="22"/>
        </w:rPr>
        <w:t xml:space="preserve">restored </w:t>
      </w:r>
      <w:r w:rsidR="00701421" w:rsidRPr="000B2C8B">
        <w:rPr>
          <w:rFonts w:ascii="Arial" w:hAnsi="Arial" w:cs="Arial"/>
          <w:color w:val="000000" w:themeColor="text1"/>
          <w:sz w:val="22"/>
          <w:szCs w:val="22"/>
        </w:rPr>
        <w:t xml:space="preserve">predator </w:t>
      </w:r>
      <w:r w:rsidR="00CA25F0" w:rsidRPr="000B2C8B">
        <w:rPr>
          <w:rFonts w:ascii="Arial" w:hAnsi="Arial" w:cs="Arial"/>
          <w:color w:val="000000" w:themeColor="text1"/>
          <w:sz w:val="22"/>
          <w:szCs w:val="22"/>
        </w:rPr>
        <w:t>guild</w:t>
      </w:r>
      <w:r w:rsidR="00701421" w:rsidRPr="000B2C8B">
        <w:rPr>
          <w:rFonts w:ascii="Arial" w:hAnsi="Arial" w:cs="Arial"/>
          <w:color w:val="000000" w:themeColor="text1"/>
          <w:sz w:val="22"/>
          <w:szCs w:val="22"/>
        </w:rPr>
        <w:t xml:space="preserve"> </w:t>
      </w:r>
      <w:r w:rsidR="00C06F4B" w:rsidRPr="000B2C8B">
        <w:rPr>
          <w:rFonts w:ascii="Arial" w:hAnsi="Arial" w:cs="Arial"/>
          <w:color w:val="000000" w:themeColor="text1"/>
          <w:sz w:val="22"/>
          <w:szCs w:val="22"/>
        </w:rPr>
        <w:t xml:space="preserve">by </w:t>
      </w:r>
      <w:r w:rsidR="00726E2E" w:rsidRPr="000B2C8B">
        <w:rPr>
          <w:rFonts w:ascii="Arial" w:hAnsi="Arial" w:cs="Arial"/>
          <w:color w:val="000000" w:themeColor="text1"/>
          <w:sz w:val="22"/>
          <w:szCs w:val="22"/>
        </w:rPr>
        <w:t>shift</w:t>
      </w:r>
      <w:r w:rsidR="00B46C61" w:rsidRPr="000B2C8B">
        <w:rPr>
          <w:rFonts w:ascii="Arial" w:hAnsi="Arial" w:cs="Arial"/>
          <w:color w:val="000000" w:themeColor="text1"/>
          <w:sz w:val="22"/>
          <w:szCs w:val="22"/>
        </w:rPr>
        <w:t>ing</w:t>
      </w:r>
      <w:r w:rsidR="00726E2E" w:rsidRPr="000B2C8B">
        <w:rPr>
          <w:rFonts w:ascii="Arial" w:hAnsi="Arial" w:cs="Arial"/>
          <w:color w:val="000000" w:themeColor="text1"/>
          <w:sz w:val="22"/>
          <w:szCs w:val="22"/>
        </w:rPr>
        <w:t xml:space="preserve"> their space use to overlap with wolves more during winters with greater wolf predation rates </w:t>
      </w:r>
      <w:r w:rsidR="00726E2E" w:rsidRPr="000B2C8B">
        <w:rPr>
          <w:rFonts w:ascii="Arial" w:hAnsi="Arial" w:cs="Arial"/>
          <w:color w:val="000000" w:themeColor="text1"/>
          <w:sz w:val="22"/>
          <w:szCs w:val="22"/>
        </w:rPr>
        <w:fldChar w:fldCharType="begin"/>
      </w:r>
      <w:r w:rsidR="009836EB" w:rsidRPr="000B2C8B">
        <w:rPr>
          <w:rFonts w:ascii="Arial" w:hAnsi="Arial" w:cs="Arial"/>
          <w:color w:val="000000" w:themeColor="text1"/>
          <w:sz w:val="22"/>
          <w:szCs w:val="22"/>
        </w:rPr>
        <w:instrText xml:space="preserve"> ADDIN ZOTERO_ITEM CSL_CITATION {"citationID":"7A7COZ0N","properties":{"unsorted":false,"formattedCitation":"(Walker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ranging and intelligent omnivores that commonly take advantage of anthropogenic food resources. In areas where they overlap with wolves, however, ravens are numerous and ubiquitous scavengers of wolf</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kill and hunter</w:instrText>
      </w:r>
      <w:r w:rsidR="009836EB" w:rsidRPr="000B2C8B">
        <w:rPr>
          <w:rFonts w:ascii="Cambria Math" w:hAnsi="Cambria Math" w:cs="Cambria Math"/>
          <w:color w:val="000000" w:themeColor="text1"/>
          <w:sz w:val="22"/>
          <w:szCs w:val="22"/>
        </w:rPr>
        <w:instrText>‐</w:instrText>
      </w:r>
      <w:r w:rsidR="009836EB" w:rsidRPr="000B2C8B">
        <w:rPr>
          <w:rFonts w:ascii="Arial" w:hAnsi="Arial" w:cs="Arial"/>
          <w:color w:val="000000" w:themeColor="text1"/>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726E2E" w:rsidRPr="000B2C8B">
        <w:rPr>
          <w:rFonts w:ascii="Arial" w:hAnsi="Arial" w:cs="Arial"/>
          <w:color w:val="000000" w:themeColor="text1"/>
          <w:sz w:val="22"/>
          <w:szCs w:val="22"/>
        </w:rPr>
        <w:fldChar w:fldCharType="separate"/>
      </w:r>
      <w:r w:rsidR="00726E2E" w:rsidRPr="000B2C8B">
        <w:rPr>
          <w:rFonts w:ascii="Arial" w:hAnsi="Arial" w:cs="Arial"/>
          <w:color w:val="000000" w:themeColor="text1"/>
          <w:sz w:val="22"/>
          <w:szCs w:val="22"/>
        </w:rPr>
        <w:t>(Walker et al. 2018)</w:t>
      </w:r>
      <w:r w:rsidR="00726E2E" w:rsidRPr="000B2C8B">
        <w:rPr>
          <w:rFonts w:ascii="Arial" w:hAnsi="Arial" w:cs="Arial"/>
          <w:color w:val="000000" w:themeColor="text1"/>
          <w:sz w:val="22"/>
          <w:szCs w:val="22"/>
        </w:rPr>
        <w:fldChar w:fldCharType="end"/>
      </w:r>
      <w:r w:rsidR="00726E2E" w:rsidRPr="000B2C8B">
        <w:rPr>
          <w:rFonts w:ascii="Arial" w:hAnsi="Arial" w:cs="Arial"/>
          <w:color w:val="000000" w:themeColor="text1"/>
          <w:sz w:val="22"/>
          <w:szCs w:val="22"/>
        </w:rPr>
        <w:t>.</w:t>
      </w:r>
      <w:r w:rsidR="003D6C3C" w:rsidRPr="000B2C8B">
        <w:rPr>
          <w:rFonts w:ascii="Arial" w:hAnsi="Arial" w:cs="Arial"/>
          <w:color w:val="000000" w:themeColor="text1"/>
          <w:sz w:val="22"/>
          <w:szCs w:val="22"/>
        </w:rPr>
        <w:t xml:space="preserve"> </w:t>
      </w:r>
      <w:r w:rsidR="00834705" w:rsidRPr="000B2C8B">
        <w:rPr>
          <w:rFonts w:ascii="Arial" w:hAnsi="Arial" w:cs="Arial"/>
          <w:color w:val="000000" w:themeColor="text1"/>
          <w:sz w:val="22"/>
          <w:szCs w:val="22"/>
        </w:rPr>
        <w:t xml:space="preserve">Anthropogenic subsidies continue to be the prevailing resource used by breeding ravens during the winter with natural carrion playing a supplementary role. </w:t>
      </w:r>
    </w:p>
    <w:p w14:paraId="2E709569" w14:textId="77777777" w:rsidR="00664033" w:rsidRPr="000B2C8B" w:rsidRDefault="00664033" w:rsidP="006813E2">
      <w:pPr>
        <w:spacing w:line="480" w:lineRule="auto"/>
        <w:rPr>
          <w:rFonts w:ascii="Arial" w:hAnsi="Arial" w:cs="Arial"/>
          <w:color w:val="000000" w:themeColor="text1"/>
          <w:sz w:val="22"/>
          <w:szCs w:val="22"/>
        </w:rPr>
      </w:pPr>
      <w:r w:rsidRPr="000B2C8B">
        <w:rPr>
          <w:rFonts w:ascii="Arial" w:hAnsi="Arial" w:cs="Arial"/>
          <w:color w:val="000000" w:themeColor="text1"/>
          <w:sz w:val="22"/>
          <w:szCs w:val="22"/>
        </w:rPr>
        <w:br w:type="page"/>
      </w:r>
    </w:p>
    <w:p w14:paraId="5197435E" w14:textId="7DAB3797" w:rsidR="00726E2E" w:rsidRPr="000B2C8B" w:rsidRDefault="00664033" w:rsidP="006813E2">
      <w:pPr>
        <w:pStyle w:val="Heading2"/>
        <w:spacing w:line="480" w:lineRule="auto"/>
        <w:rPr>
          <w:rFonts w:ascii="Arial" w:hAnsi="Arial" w:cs="Arial"/>
          <w:color w:val="000000" w:themeColor="text1"/>
          <w:sz w:val="22"/>
          <w:szCs w:val="22"/>
        </w:rPr>
      </w:pPr>
      <w:r w:rsidRPr="000B2C8B">
        <w:rPr>
          <w:rFonts w:ascii="Arial" w:hAnsi="Arial" w:cs="Arial"/>
          <w:color w:val="000000" w:themeColor="text1"/>
          <w:sz w:val="22"/>
          <w:szCs w:val="22"/>
        </w:rPr>
        <w:lastRenderedPageBreak/>
        <w:t>3.5 Literature Cited</w:t>
      </w:r>
    </w:p>
    <w:sectPr w:rsidR="00726E2E" w:rsidRPr="000B2C8B"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0" w:author="John M. Marzluff" w:date="2026-04-27T08:31:00Z" w:initials="JM">
    <w:p w14:paraId="01A3320C" w14:textId="77777777" w:rsidR="001937E5" w:rsidRDefault="001937E5" w:rsidP="001937E5">
      <w:r>
        <w:rPr>
          <w:rStyle w:val="CommentReference"/>
        </w:rPr>
        <w:annotationRef/>
      </w:r>
      <w:r>
        <w:rPr>
          <w:sz w:val="20"/>
          <w:szCs w:val="20"/>
        </w:rPr>
        <w:t>Kearns, A. M., Restani, M., Szaba, I., Schroder-Nielsen, A., Kim, J. A., Richardson, H. M., Marzluff, J. M., Fleischer, R. C., Johnsen, A., and K. E. Omland. 2018. Genomic evidence of speciation reversal in ravens. Nature Communications 9: article 906.</w:t>
      </w:r>
    </w:p>
    <w:p w14:paraId="03DDF0A0" w14:textId="77777777" w:rsidR="001937E5" w:rsidRDefault="001937E5" w:rsidP="001937E5"/>
  </w:comment>
  <w:comment w:id="126" w:author="Cameron Ho" w:date="2026-01-31T10:32:00Z" w:initials="CH">
    <w:p w14:paraId="49E489AA" w14:textId="77777777" w:rsidR="004D3FB5" w:rsidRDefault="004D3FB5" w:rsidP="004D3FB5">
      <w:pPr>
        <w:pStyle w:val="CommentText"/>
      </w:pPr>
      <w:r>
        <w:rPr>
          <w:rStyle w:val="CommentReference"/>
        </w:rPr>
        <w:annotationRef/>
      </w:r>
      <w:r>
        <w:t>Alternatively we can say this year had no bison hunting at all, but it was late in march anyways</w:t>
      </w:r>
    </w:p>
  </w:comment>
  <w:comment w:id="127" w:author="John M. Marzluff" w:date="2026-04-27T08:50:00Z" w:initials="JM">
    <w:p w14:paraId="71A17555" w14:textId="77777777" w:rsidR="001937E5" w:rsidRDefault="001937E5" w:rsidP="001937E5">
      <w:r>
        <w:rPr>
          <w:rStyle w:val="CommentReference"/>
        </w:rPr>
        <w:annotationRef/>
      </w:r>
      <w:r>
        <w:rPr>
          <w:sz w:val="20"/>
          <w:szCs w:val="20"/>
        </w:rPr>
        <w:t>I think that is better. Or just say An exception occured in 2023, when successful hunting only occurred at the end of March (give date).</w:t>
      </w:r>
    </w:p>
  </w:comment>
  <w:comment w:id="139" w:author="John M. Marzluff" w:date="2026-04-27T08:55:00Z" w:initials="JM">
    <w:p w14:paraId="02852443" w14:textId="77777777" w:rsidR="001937E5" w:rsidRDefault="001937E5" w:rsidP="001937E5">
      <w:r>
        <w:rPr>
          <w:rStyle w:val="CommentReference"/>
        </w:rPr>
        <w:annotationRef/>
      </w:r>
      <w:r>
        <w:rPr>
          <w:sz w:val="20"/>
          <w:szCs w:val="20"/>
        </w:rPr>
        <w:t>Do you mean "daily elk outside of park / annual total elk outside the park" Your use of "proportion of elk" is confusing as the proportion is derived from daily/total, right?</w:t>
      </w:r>
    </w:p>
  </w:comment>
  <w:comment w:id="141" w:author="Cameron Ho" w:date="2026-01-28T11:37:00Z" w:initials="CH">
    <w:p w14:paraId="5F821227" w14:textId="77777777" w:rsidR="004D3FB5" w:rsidRDefault="004D3FB5" w:rsidP="004D3FB5">
      <w:pPr>
        <w:pStyle w:val="CommentText"/>
      </w:pPr>
      <w:r>
        <w:rPr>
          <w:rStyle w:val="CommentReference"/>
        </w:rPr>
        <w:annotationRef/>
      </w:r>
      <w:r>
        <w:t>There are also protections for bull elk, but unlike deer some tags are given still. Because I can’t determine how many tags are given each year it is hard to say how large the decrease in take is since it will be lower, but won’t be 0</w:t>
      </w:r>
    </w:p>
  </w:comment>
  <w:comment w:id="143"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144" w:author="Cameron Ho" w:date="2026-01-30T11:49:00Z" w:initials="CH">
    <w:p w14:paraId="2AA23F68" w14:textId="77777777" w:rsidR="004D3FB5" w:rsidRDefault="004D3FB5" w:rsidP="004D3FB5">
      <w:pPr>
        <w:pStyle w:val="CommentText"/>
      </w:pPr>
      <w:r>
        <w:rPr>
          <w:rStyle w:val="CommentReference"/>
        </w:rPr>
        <w:annotationRef/>
      </w:r>
      <w:r>
        <w:t xml:space="preserve">Model results change when not including the rollover.  </w:t>
      </w:r>
    </w:p>
    <w:p w14:paraId="2D674D27" w14:textId="77777777" w:rsidR="004D3FB5" w:rsidRDefault="004D3FB5" w:rsidP="004D3FB5">
      <w:pPr>
        <w:pStyle w:val="CommentText"/>
      </w:pPr>
    </w:p>
    <w:p w14:paraId="6F0798DF" w14:textId="77777777" w:rsidR="004D3FB5" w:rsidRDefault="004D3FB5" w:rsidP="004D3FB5">
      <w:pPr>
        <w:pStyle w:val="CommentText"/>
      </w:pPr>
      <w:r>
        <w:t xml:space="preserve">Part1: both hunting biomass and hunting season are significant  </w:t>
      </w:r>
    </w:p>
    <w:p w14:paraId="11809CB3" w14:textId="77777777" w:rsidR="004D3FB5" w:rsidRDefault="004D3FB5" w:rsidP="004D3FB5">
      <w:pPr>
        <w:pStyle w:val="CommentText"/>
      </w:pPr>
      <w:r>
        <w:t xml:space="preserve">I think this version isn’t good though. It has the hunting season effect being negative so that ravens are less likely to go to the hunting area during the hunting season.  </w:t>
      </w:r>
    </w:p>
    <w:p w14:paraId="0E0831E8" w14:textId="77777777" w:rsidR="004D3FB5" w:rsidRDefault="004D3FB5" w:rsidP="004D3FB5">
      <w:pPr>
        <w:pStyle w:val="CommentText"/>
      </w:pPr>
      <w:r>
        <w:t>Plus, of course biomass carries over between days. Its just a matter of deciding by how much.</w:t>
      </w:r>
    </w:p>
  </w:comment>
  <w:comment w:id="145" w:author="Cameron Ho" w:date="2026-01-28T11:32:00Z" w:initials="CH">
    <w:p w14:paraId="6B6F5191" w14:textId="77777777" w:rsidR="004D3FB5" w:rsidRDefault="004D3FB5" w:rsidP="004D3FB5">
      <w:pPr>
        <w:pStyle w:val="CommentText"/>
      </w:pPr>
      <w:r>
        <w:rPr>
          <w:rStyle w:val="CommentReference"/>
        </w:rPr>
        <w:annotationRef/>
      </w:r>
      <w:r>
        <w:t>Include citation in bib</w:t>
      </w:r>
    </w:p>
  </w:comment>
  <w:comment w:id="147" w:author="John M. Marzluff" w:date="2026-04-27T08:57:00Z" w:initials="JM">
    <w:p w14:paraId="78E08433" w14:textId="77777777" w:rsidR="001937E5" w:rsidRDefault="001937E5" w:rsidP="001937E5">
      <w:r>
        <w:rPr>
          <w:rStyle w:val="CommentReference"/>
        </w:rPr>
        <w:annotationRef/>
      </w:r>
      <w:r>
        <w:rPr>
          <w:sz w:val="20"/>
          <w:szCs w:val="20"/>
        </w:rPr>
        <w:t>It does, right? it predicts wolf kills.</w:t>
      </w:r>
    </w:p>
  </w:comment>
  <w:comment w:id="148" w:author="John M. Marzluff" w:date="2026-04-27T09:02:00Z" w:initials="JM">
    <w:p w14:paraId="12B09615" w14:textId="77777777" w:rsidR="001937E5" w:rsidRDefault="001937E5" w:rsidP="001937E5">
      <w:r>
        <w:rPr>
          <w:rStyle w:val="CommentReference"/>
        </w:rPr>
        <w:annotationRef/>
      </w:r>
      <w:r>
        <w:rPr>
          <w:sz w:val="20"/>
          <w:szCs w:val="20"/>
        </w:rPr>
        <w:t>REPORT number of exclusions</w:t>
      </w:r>
    </w:p>
  </w:comment>
  <w:comment w:id="155" w:author="Cameron Ho" w:date="2026-01-28T11:18:00Z" w:initials="CH">
    <w:p w14:paraId="28992209" w14:textId="77777777" w:rsidR="004D3FB5" w:rsidRDefault="004D3FB5"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227" w:author="John M. Marzluff" w:date="2026-04-27T09:28:00Z" w:initials="JM">
    <w:p w14:paraId="17614B87" w14:textId="77777777" w:rsidR="00623F86" w:rsidRDefault="00623F86" w:rsidP="00623F86">
      <w:r>
        <w:rPr>
          <w:rStyle w:val="CommentReference"/>
        </w:rPr>
        <w:annotationRef/>
      </w:r>
      <w:r>
        <w:rPr>
          <w:sz w:val="20"/>
          <w:szCs w:val="20"/>
        </w:rPr>
        <w:t>Because the methods are really long, I suggest moving Sect 3.2.8 entirely to SI and refer to it here. You just listed all these covariates again, so best to move the details from main text.</w:t>
      </w:r>
    </w:p>
  </w:comment>
  <w:comment w:id="236" w:author="John M. Marzluff" w:date="2026-04-27T09:31:00Z" w:initials="JM">
    <w:p w14:paraId="53C9FE74" w14:textId="77777777" w:rsidR="007D3A60" w:rsidRDefault="007D3A60" w:rsidP="007D3A60">
      <w:r>
        <w:rPr>
          <w:rStyle w:val="CommentReference"/>
        </w:rPr>
        <w:annotationRef/>
      </w:r>
      <w:r>
        <w:rPr>
          <w:sz w:val="20"/>
          <w:szCs w:val="20"/>
        </w:rPr>
        <w:t>lets be consistent with terms, call these hunting areas the same thing throughout</w:t>
      </w:r>
    </w:p>
  </w:comment>
  <w:comment w:id="247" w:author="John M. Marzluff" w:date="2026-04-27T09:42:00Z" w:initials="JM">
    <w:p w14:paraId="735223AE" w14:textId="77777777" w:rsidR="007D3A60" w:rsidRDefault="007D3A60" w:rsidP="007D3A60">
      <w:r>
        <w:rPr>
          <w:rStyle w:val="CommentReference"/>
        </w:rPr>
        <w:annotationRef/>
      </w:r>
      <w:r>
        <w:rPr>
          <w:sz w:val="20"/>
          <w:szCs w:val="20"/>
        </w:rPr>
        <w:t>Need to renumber figs. Fig 5 has this info, and should now be fig. 2 and moved up for this point (you can refer to it again later about decisions as well, but start with it here).</w:t>
      </w:r>
    </w:p>
  </w:comment>
  <w:comment w:id="264" w:author="John M. Marzluff" w:date="2026-04-27T09:42:00Z" w:initials="JM">
    <w:p w14:paraId="3E8DF994" w14:textId="77777777" w:rsidR="007D3A60" w:rsidRDefault="007D3A60" w:rsidP="007D3A60">
      <w:r>
        <w:rPr>
          <w:rStyle w:val="CommentReference"/>
        </w:rPr>
        <w:annotationRef/>
      </w:r>
      <w:r>
        <w:rPr>
          <w:sz w:val="20"/>
          <w:szCs w:val="20"/>
        </w:rPr>
        <w:t>note need to renumber now figs 2, 3</w:t>
      </w:r>
    </w:p>
  </w:comment>
  <w:comment w:id="270" w:author="John M. Marzluff" w:date="2026-04-27T09:35:00Z" w:initials="JM">
    <w:p w14:paraId="2CE83B9F" w14:textId="77777777" w:rsidR="007D3A60" w:rsidRDefault="007D3A60" w:rsidP="007D3A60">
      <w:r>
        <w:rPr>
          <w:rStyle w:val="CommentReference"/>
        </w:rPr>
        <w:annotationRef/>
      </w:r>
      <w:r>
        <w:rPr>
          <w:sz w:val="20"/>
          <w:szCs w:val="20"/>
        </w:rPr>
        <w:t>update legend, add to map</w:t>
      </w:r>
    </w:p>
  </w:comment>
  <w:comment w:id="275" w:author="Cameron Ho" w:date="2026-04-09T16:35:00Z" w:initials="CH">
    <w:p w14:paraId="0C8411E7" w14:textId="77777777" w:rsidR="00A50BC8" w:rsidRDefault="00A50BC8" w:rsidP="00A50BC8">
      <w:pPr>
        <w:pStyle w:val="CommentText"/>
      </w:pPr>
      <w:r>
        <w:rPr>
          <w:rStyle w:val="CommentReference"/>
        </w:rPr>
        <w:annotationRef/>
      </w:r>
      <w:r>
        <w:t xml:space="preserve">Figure showing point density over hunting regions. </w:t>
      </w:r>
    </w:p>
    <w:p w14:paraId="41AF9266" w14:textId="77777777" w:rsidR="00A50BC8" w:rsidRDefault="00A50BC8" w:rsidP="00A50BC8">
      <w:pPr>
        <w:pStyle w:val="CommentText"/>
      </w:pPr>
    </w:p>
    <w:p w14:paraId="079037D6" w14:textId="77777777" w:rsidR="00A50BC8" w:rsidRDefault="00A50BC8" w:rsidP="00A50BC8">
      <w:pPr>
        <w:pStyle w:val="CommentText"/>
      </w:pPr>
      <w:r>
        <w:t>Maybe add a map to this showing the hotspot of raven GPS points before hunting season in october.</w:t>
      </w:r>
    </w:p>
    <w:p w14:paraId="42BACBFB" w14:textId="77777777" w:rsidR="00A50BC8" w:rsidRDefault="00A50BC8" w:rsidP="00A50BC8">
      <w:pPr>
        <w:pStyle w:val="CommentText"/>
      </w:pPr>
    </w:p>
    <w:p w14:paraId="133041B7" w14:textId="77777777" w:rsidR="00A50BC8" w:rsidRDefault="00A50BC8" w:rsidP="00A50BC8">
      <w:pPr>
        <w:pStyle w:val="CommentText"/>
      </w:pPr>
      <w:r>
        <w:t xml:space="preserve">And add landfill location. </w:t>
      </w:r>
    </w:p>
    <w:p w14:paraId="3D55C1AD" w14:textId="77777777" w:rsidR="00A50BC8" w:rsidRDefault="00A50BC8" w:rsidP="00A50BC8">
      <w:pPr>
        <w:pStyle w:val="CommentText"/>
      </w:pPr>
    </w:p>
    <w:p w14:paraId="1DF3EC88" w14:textId="77777777" w:rsidR="00A50BC8" w:rsidRDefault="00A50BC8" w:rsidP="00A50BC8">
      <w:pPr>
        <w:pStyle w:val="CommentText"/>
      </w:pPr>
      <w:r>
        <w:t>If doing this make this a primary figure. Probably combine it with the other two figures in this paragraph into one figure</w:t>
      </w:r>
    </w:p>
  </w:comment>
  <w:comment w:id="276" w:author="John M. Marzluff" w:date="2026-04-27T09:43:00Z" w:initials="JM">
    <w:p w14:paraId="405348B2" w14:textId="77777777" w:rsidR="007D3A60" w:rsidRDefault="007D3A60" w:rsidP="007D3A60">
      <w:r>
        <w:rPr>
          <w:rStyle w:val="CommentReference"/>
        </w:rPr>
        <w:annotationRef/>
      </w:r>
      <w:r>
        <w:rPr>
          <w:sz w:val="20"/>
          <w:szCs w:val="20"/>
        </w:rPr>
        <w:t>that all sounds good</w:t>
      </w:r>
    </w:p>
  </w:comment>
  <w:comment w:id="280" w:author="Cameron Ho" w:date="2026-04-14T11:27:00Z" w:initials="CH">
    <w:p w14:paraId="61408CD7" w14:textId="77777777" w:rsidR="00A87ADB" w:rsidRDefault="00A87ADB" w:rsidP="00A87ADB">
      <w:pPr>
        <w:pStyle w:val="CommentText"/>
      </w:pPr>
      <w:r>
        <w:rPr>
          <w:rStyle w:val="CommentReference"/>
        </w:rPr>
        <w:annotationRef/>
      </w:r>
      <w:r>
        <w:t>From understanding of system, not related to how the hunting regions were created</w:t>
      </w:r>
    </w:p>
  </w:comment>
  <w:comment w:id="283" w:author="Cameron Ho" w:date="2026-04-20T11:31:00Z" w:initials="CH">
    <w:p w14:paraId="6A9DD7B4" w14:textId="77777777" w:rsidR="00E20A0B" w:rsidRDefault="00E20A0B" w:rsidP="00E20A0B">
      <w:pPr>
        <w:pStyle w:val="CommentText"/>
      </w:pPr>
      <w:r>
        <w:rPr>
          <w:rStyle w:val="CommentReference"/>
        </w:rPr>
        <w:annotationRef/>
      </w:r>
      <w:r>
        <w:t xml:space="preserve">Number of GPS points is a little wonky because the time period on the bottom maps are variable. The top two maps are relatively consistent at 2 months and 1 month. The bottom maps can be anywhere from 3 months to 1 week per year. </w:t>
      </w:r>
    </w:p>
  </w:comment>
  <w:comment w:id="286" w:author="John M. Marzluff" w:date="2026-04-27T09:48:00Z" w:initials="JM">
    <w:p w14:paraId="7B9E2C52" w14:textId="77777777" w:rsidR="007D3A60" w:rsidRDefault="007D3A60" w:rsidP="007D3A60">
      <w:r>
        <w:rPr>
          <w:rStyle w:val="CommentReference"/>
        </w:rPr>
        <w:annotationRef/>
      </w:r>
      <w:r>
        <w:rPr>
          <w:sz w:val="20"/>
          <w:szCs w:val="20"/>
        </w:rPr>
        <w:t>This is awkward and better handled by just adding date range to each map in smaller font under the headings you now have (e.g. "Fall"). ALSO change "fall" to "autumn" as it is more universally recognized</w:t>
      </w:r>
    </w:p>
  </w:comment>
  <w:comment w:id="289" w:author="John M. Marzluff" w:date="2026-04-27T09:51:00Z" w:initials="JM">
    <w:p w14:paraId="78694369" w14:textId="77777777" w:rsidR="007D3A60" w:rsidRDefault="007D3A60" w:rsidP="007D3A60">
      <w:r>
        <w:rPr>
          <w:rStyle w:val="CommentReference"/>
        </w:rPr>
        <w:annotationRef/>
      </w:r>
      <w:r>
        <w:rPr>
          <w:sz w:val="20"/>
          <w:szCs w:val="20"/>
        </w:rPr>
        <w:t>is this change correct?</w:t>
      </w:r>
    </w:p>
  </w:comment>
  <w:comment w:id="292" w:author="John M. Marzluff" w:date="2026-04-27T13:15:00Z" w:initials="JM">
    <w:p w14:paraId="27467D55" w14:textId="77777777" w:rsidR="00451B65" w:rsidRDefault="00451B65" w:rsidP="00451B65">
      <w:r>
        <w:rPr>
          <w:rStyle w:val="CommentReference"/>
        </w:rPr>
        <w:annotationRef/>
      </w:r>
      <w:r>
        <w:rPr>
          <w:sz w:val="20"/>
          <w:szCs w:val="20"/>
        </w:rPr>
        <w:t>What I would like to know is the order of visits..Do they go to wolf kill first, then to hunt, or vice versa. And for large ungulates, what matters to me is the difference in kill size and time of day the kill was made on those kills in territory that WERE vs WERE not visited.</w:t>
      </w:r>
    </w:p>
  </w:comment>
  <w:comment w:id="293" w:author="John M. Marzluff" w:date="2026-04-27T09:53:00Z" w:initials="JM">
    <w:p w14:paraId="5C02DAC1" w14:textId="77777777" w:rsidR="007D3A60" w:rsidRDefault="007D3A60" w:rsidP="007D3A60">
      <w:r>
        <w:rPr>
          <w:rStyle w:val="CommentReference"/>
        </w:rPr>
        <w:annotationRef/>
      </w:r>
      <w:r>
        <w:rPr>
          <w:sz w:val="20"/>
          <w:szCs w:val="20"/>
        </w:rPr>
        <w:t>This figure is great, but you don't refer to it much (note ref to it earlier for the outliers). So, you need to integrate it into the discussion in the above paragraph by pointing out some indiv. differences. AND it might be useful to add a bar to the top that has the total for all ravens, which would reflect better the mean values you report in text.</w:t>
      </w:r>
    </w:p>
  </w:comment>
  <w:comment w:id="296" w:author="John M. Marzluff" w:date="2026-04-27T10:04:00Z" w:initials="JM">
    <w:p w14:paraId="122EC9CF" w14:textId="77777777" w:rsidR="007D3A60" w:rsidRDefault="007D3A60" w:rsidP="007D3A60">
      <w:r>
        <w:rPr>
          <w:rStyle w:val="CommentReference"/>
        </w:rPr>
        <w:annotationRef/>
      </w:r>
      <w:r>
        <w:rPr>
          <w:sz w:val="20"/>
          <w:szCs w:val="20"/>
        </w:rPr>
        <w:t>But actually it could have also gone to a wolf kill outside of terr. Seems like that should be in shading of "decision." THen you can say Shading indicates proportion of days ravens remained on their territory, or left the territory and visited hunting areas, distant wolf kills, or other areas.</w:t>
      </w:r>
    </w:p>
  </w:comment>
  <w:comment w:id="299" w:author="John M. Marzluff" w:date="2026-04-27T10:07:00Z" w:initials="JM">
    <w:p w14:paraId="0FA4ED19" w14:textId="77777777" w:rsidR="007D3A60" w:rsidRDefault="007D3A60" w:rsidP="007D3A60">
      <w:r>
        <w:rPr>
          <w:rStyle w:val="CommentReference"/>
        </w:rPr>
        <w:annotationRef/>
      </w:r>
      <w:r>
        <w:rPr>
          <w:sz w:val="20"/>
          <w:szCs w:val="20"/>
        </w:rPr>
        <w:t>When discussing model results it helps to report the effect size, so for example how much less likely??</w:t>
      </w:r>
    </w:p>
  </w:comment>
  <w:comment w:id="300" w:author="John M. Marzluff" w:date="2026-04-27T10:10:00Z" w:initials="JM">
    <w:p w14:paraId="303F419A" w14:textId="77777777" w:rsidR="007D3A60" w:rsidRDefault="007D3A60" w:rsidP="007D3A60">
      <w:r>
        <w:rPr>
          <w:rStyle w:val="CommentReference"/>
        </w:rPr>
        <w:annotationRef/>
      </w:r>
      <w:r>
        <w:rPr>
          <w:sz w:val="20"/>
          <w:szCs w:val="20"/>
        </w:rPr>
        <w:t>and you are not referring to your figs for these results. example Fig 7 has the answer I was looking for--how much less (about 20% looking at means) and you could just report the values and CI in Fig 7 in text here and then you don't need that figure either.</w:t>
      </w:r>
    </w:p>
  </w:comment>
  <w:comment w:id="301" w:author="John M. Marzluff" w:date="2026-04-27T10:06:00Z" w:initials="JM">
    <w:p w14:paraId="4AD1994F" w14:textId="77777777" w:rsidR="007D3A60" w:rsidRDefault="007D3A60" w:rsidP="007D3A60">
      <w:r>
        <w:rPr>
          <w:rStyle w:val="CommentReference"/>
        </w:rPr>
        <w:annotationRef/>
      </w:r>
      <w:r>
        <w:rPr>
          <w:sz w:val="20"/>
          <w:szCs w:val="20"/>
        </w:rPr>
        <w:t>What is OR?</w:t>
      </w:r>
    </w:p>
  </w:comment>
  <w:comment w:id="306" w:author="John M. Marzluff" w:date="2026-04-27T10:07:00Z" w:initials="JM">
    <w:p w14:paraId="24775AEC" w14:textId="77777777" w:rsidR="007D3A60" w:rsidRDefault="007D3A60" w:rsidP="007D3A60">
      <w:r>
        <w:rPr>
          <w:rStyle w:val="CommentReference"/>
        </w:rPr>
        <w:annotationRef/>
      </w:r>
      <w:r>
        <w:rPr>
          <w:sz w:val="20"/>
          <w:szCs w:val="20"/>
        </w:rPr>
        <w:t>do you mean "season of study?</w:t>
      </w:r>
    </w:p>
  </w:comment>
  <w:comment w:id="310" w:author="John M. Marzluff" w:date="2026-04-27T10:14:00Z" w:initials="JM">
    <w:p w14:paraId="17114FC7" w14:textId="77777777" w:rsidR="007D3A60" w:rsidRDefault="007D3A60" w:rsidP="007D3A60">
      <w:r>
        <w:rPr>
          <w:rStyle w:val="CommentReference"/>
        </w:rPr>
        <w:annotationRef/>
      </w:r>
      <w:r>
        <w:rPr>
          <w:sz w:val="20"/>
          <w:szCs w:val="20"/>
        </w:rPr>
        <w:t>as before, you need to integrate text with figures here</w:t>
      </w:r>
    </w:p>
  </w:comment>
  <w:comment w:id="355" w:author="Cameron Ho" w:date="2026-04-14T16:54:00Z" w:initials="CH">
    <w:p w14:paraId="193CECBE" w14:textId="77777777" w:rsidR="00A55F7C" w:rsidRDefault="00A55F7C" w:rsidP="00A55F7C">
      <w:pPr>
        <w:pStyle w:val="CommentText"/>
      </w:pPr>
      <w:r>
        <w:rPr>
          <w:rStyle w:val="CommentReference"/>
        </w:rPr>
        <w:annotationRef/>
      </w:r>
      <w:r>
        <w:t>Mean 37, range 7 - 63, sd = 20.4</w:t>
      </w:r>
    </w:p>
  </w:comment>
  <w:comment w:id="356" w:author="Cameron Ho" w:date="2026-04-14T16:55:00Z" w:initials="CH">
    <w:p w14:paraId="2E25F64B" w14:textId="77777777" w:rsidR="00A55F7C" w:rsidRDefault="00A55F7C" w:rsidP="00A55F7C">
      <w:pPr>
        <w:pStyle w:val="CommentText"/>
      </w:pPr>
      <w:r>
        <w:rPr>
          <w:rStyle w:val="CommentReference"/>
        </w:rPr>
        <w:annotationRef/>
      </w:r>
      <w:r>
        <w:t>63, 7, 42, 32, 43</w:t>
      </w:r>
    </w:p>
    <w:p w14:paraId="01666BCD" w14:textId="77777777" w:rsidR="00A55F7C" w:rsidRDefault="00A55F7C" w:rsidP="00A55F7C">
      <w:pPr>
        <w:pStyle w:val="CommentText"/>
      </w:pPr>
    </w:p>
    <w:p w14:paraId="6C0AD077" w14:textId="77777777" w:rsidR="00A55F7C" w:rsidRDefault="00A55F7C" w:rsidP="00A55F7C">
      <w:pPr>
        <w:pStyle w:val="CommentText"/>
      </w:pPr>
      <w:r>
        <w:t>From Geremias bison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DDF0A0" w15:done="0"/>
  <w15:commentEx w15:paraId="49E489AA" w15:done="0"/>
  <w15:commentEx w15:paraId="71A17555" w15:paraIdParent="49E489AA" w15:done="0"/>
  <w15:commentEx w15:paraId="02852443" w15:done="0"/>
  <w15:commentEx w15:paraId="5F821227" w15:done="0"/>
  <w15:commentEx w15:paraId="1BFF4261" w15:done="0"/>
  <w15:commentEx w15:paraId="0E0831E8" w15:done="0"/>
  <w15:commentEx w15:paraId="6B6F5191" w15:done="0"/>
  <w15:commentEx w15:paraId="78E08433" w15:done="0"/>
  <w15:commentEx w15:paraId="12B09615" w15:done="0"/>
  <w15:commentEx w15:paraId="28992209" w15:done="0"/>
  <w15:commentEx w15:paraId="17614B87" w15:done="0"/>
  <w15:commentEx w15:paraId="53C9FE74" w15:done="0"/>
  <w15:commentEx w15:paraId="735223AE" w15:done="0"/>
  <w15:commentEx w15:paraId="3E8DF994" w15:done="0"/>
  <w15:commentEx w15:paraId="2CE83B9F" w15:done="0"/>
  <w15:commentEx w15:paraId="1DF3EC88" w15:done="0"/>
  <w15:commentEx w15:paraId="405348B2" w15:paraIdParent="1DF3EC88" w15:done="0"/>
  <w15:commentEx w15:paraId="61408CD7" w15:done="0"/>
  <w15:commentEx w15:paraId="6A9DD7B4" w15:done="0"/>
  <w15:commentEx w15:paraId="7B9E2C52" w15:done="0"/>
  <w15:commentEx w15:paraId="78694369" w15:done="0"/>
  <w15:commentEx w15:paraId="27467D55" w15:done="0"/>
  <w15:commentEx w15:paraId="5C02DAC1" w15:done="0"/>
  <w15:commentEx w15:paraId="122EC9CF" w15:done="0"/>
  <w15:commentEx w15:paraId="0FA4ED19" w15:done="0"/>
  <w15:commentEx w15:paraId="303F419A" w15:paraIdParent="0FA4ED19" w15:done="0"/>
  <w15:commentEx w15:paraId="4AD1994F" w15:done="0"/>
  <w15:commentEx w15:paraId="24775AEC" w15:done="0"/>
  <w15:commentEx w15:paraId="17114FC7" w15:done="0"/>
  <w15:commentEx w15:paraId="193CECBE" w15:done="0"/>
  <w15:commentEx w15:paraId="6C0AD077" w15:paraIdParent="193CE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836524" w16cex:dateUtc="2026-04-27T14:31:00Z"/>
  <w16cex:commentExtensible w16cex:durableId="3E66806B" w16cex:dateUtc="2026-01-31T18:32:00Z"/>
  <w16cex:commentExtensible w16cex:durableId="53E5E264" w16cex:dateUtc="2026-04-27T14:50:00Z"/>
  <w16cex:commentExtensible w16cex:durableId="67F77783" w16cex:dateUtc="2026-04-27T14:55:00Z"/>
  <w16cex:commentExtensible w16cex:durableId="06A42265" w16cex:dateUtc="2026-01-28T19:37:00Z"/>
  <w16cex:commentExtensible w16cex:durableId="308A2DDB" w16cex:dateUtc="2026-01-30T19:44:00Z"/>
  <w16cex:commentExtensible w16cex:durableId="1CAEDA77" w16cex:dateUtc="2026-01-30T19:49:00Z"/>
  <w16cex:commentExtensible w16cex:durableId="3483EC3A" w16cex:dateUtc="2026-01-28T19:32:00Z"/>
  <w16cex:commentExtensible w16cex:durableId="5226DBDA" w16cex:dateUtc="2026-04-27T14:57:00Z"/>
  <w16cex:commentExtensible w16cex:durableId="5CEBD286" w16cex:dateUtc="2026-04-27T15:02:00Z"/>
  <w16cex:commentExtensible w16cex:durableId="74E92380" w16cex:dateUtc="2026-01-28T19:18:00Z"/>
  <w16cex:commentExtensible w16cex:durableId="294E9B1E" w16cex:dateUtc="2026-04-27T15:28:00Z"/>
  <w16cex:commentExtensible w16cex:durableId="277045C9" w16cex:dateUtc="2026-04-27T15:31:00Z"/>
  <w16cex:commentExtensible w16cex:durableId="6D4671C7" w16cex:dateUtc="2026-04-27T15:42:00Z"/>
  <w16cex:commentExtensible w16cex:durableId="75146E30" w16cex:dateUtc="2026-04-27T15:42:00Z"/>
  <w16cex:commentExtensible w16cex:durableId="68A7B863" w16cex:dateUtc="2026-04-27T15:35:00Z"/>
  <w16cex:commentExtensible w16cex:durableId="02C3E574" w16cex:dateUtc="2026-04-09T23:35:00Z"/>
  <w16cex:commentExtensible w16cex:durableId="2BE4C665" w16cex:dateUtc="2026-04-27T15:43:00Z"/>
  <w16cex:commentExtensible w16cex:durableId="0365E206" w16cex:dateUtc="2026-04-14T18:27:00Z"/>
  <w16cex:commentExtensible w16cex:durableId="183C5CAE" w16cex:dateUtc="2026-04-20T18:31:00Z"/>
  <w16cex:commentExtensible w16cex:durableId="3AB1CDB1" w16cex:dateUtc="2026-04-27T15:48:00Z"/>
  <w16cex:commentExtensible w16cex:durableId="7552710C" w16cex:dateUtc="2026-04-27T15:51:00Z"/>
  <w16cex:commentExtensible w16cex:durableId="07D42EFC" w16cex:dateUtc="2026-04-27T19:15:00Z"/>
  <w16cex:commentExtensible w16cex:durableId="6E2F1581" w16cex:dateUtc="2026-04-27T15:53:00Z"/>
  <w16cex:commentExtensible w16cex:durableId="467D789B" w16cex:dateUtc="2026-04-27T16:04:00Z"/>
  <w16cex:commentExtensible w16cex:durableId="56FF118F" w16cex:dateUtc="2026-04-27T16:07:00Z"/>
  <w16cex:commentExtensible w16cex:durableId="23414FB3" w16cex:dateUtc="2026-04-27T16:10:00Z"/>
  <w16cex:commentExtensible w16cex:durableId="4D219CEF" w16cex:dateUtc="2026-04-27T16:06:00Z"/>
  <w16cex:commentExtensible w16cex:durableId="4CA68A10" w16cex:dateUtc="2026-04-27T16:07:00Z"/>
  <w16cex:commentExtensible w16cex:durableId="51F94CBC" w16cex:dateUtc="2026-04-27T16:14:00Z"/>
  <w16cex:commentExtensible w16cex:durableId="658D8037" w16cex:dateUtc="2026-04-14T23:54:00Z"/>
  <w16cex:commentExtensible w16cex:durableId="1F6CC41B" w16cex:dateUtc="2026-04-14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DDF0A0" w16cid:durableId="62836524"/>
  <w16cid:commentId w16cid:paraId="49E489AA" w16cid:durableId="3E66806B"/>
  <w16cid:commentId w16cid:paraId="71A17555" w16cid:durableId="53E5E264"/>
  <w16cid:commentId w16cid:paraId="02852443" w16cid:durableId="67F77783"/>
  <w16cid:commentId w16cid:paraId="5F821227" w16cid:durableId="06A42265"/>
  <w16cid:commentId w16cid:paraId="1BFF4261" w16cid:durableId="308A2DDB"/>
  <w16cid:commentId w16cid:paraId="0E0831E8" w16cid:durableId="1CAEDA77"/>
  <w16cid:commentId w16cid:paraId="6B6F5191" w16cid:durableId="3483EC3A"/>
  <w16cid:commentId w16cid:paraId="78E08433" w16cid:durableId="5226DBDA"/>
  <w16cid:commentId w16cid:paraId="12B09615" w16cid:durableId="5CEBD286"/>
  <w16cid:commentId w16cid:paraId="28992209" w16cid:durableId="74E92380"/>
  <w16cid:commentId w16cid:paraId="17614B87" w16cid:durableId="294E9B1E"/>
  <w16cid:commentId w16cid:paraId="53C9FE74" w16cid:durableId="277045C9"/>
  <w16cid:commentId w16cid:paraId="735223AE" w16cid:durableId="6D4671C7"/>
  <w16cid:commentId w16cid:paraId="3E8DF994" w16cid:durableId="75146E30"/>
  <w16cid:commentId w16cid:paraId="2CE83B9F" w16cid:durableId="68A7B863"/>
  <w16cid:commentId w16cid:paraId="1DF3EC88" w16cid:durableId="02C3E574"/>
  <w16cid:commentId w16cid:paraId="405348B2" w16cid:durableId="2BE4C665"/>
  <w16cid:commentId w16cid:paraId="61408CD7" w16cid:durableId="0365E206"/>
  <w16cid:commentId w16cid:paraId="6A9DD7B4" w16cid:durableId="183C5CAE"/>
  <w16cid:commentId w16cid:paraId="7B9E2C52" w16cid:durableId="3AB1CDB1"/>
  <w16cid:commentId w16cid:paraId="78694369" w16cid:durableId="7552710C"/>
  <w16cid:commentId w16cid:paraId="27467D55" w16cid:durableId="07D42EFC"/>
  <w16cid:commentId w16cid:paraId="5C02DAC1" w16cid:durableId="6E2F1581"/>
  <w16cid:commentId w16cid:paraId="122EC9CF" w16cid:durableId="467D789B"/>
  <w16cid:commentId w16cid:paraId="0FA4ED19" w16cid:durableId="56FF118F"/>
  <w16cid:commentId w16cid:paraId="303F419A" w16cid:durableId="23414FB3"/>
  <w16cid:commentId w16cid:paraId="4AD1994F" w16cid:durableId="4D219CEF"/>
  <w16cid:commentId w16cid:paraId="24775AEC" w16cid:durableId="4CA68A10"/>
  <w16cid:commentId w16cid:paraId="17114FC7" w16cid:durableId="51F94CBC"/>
  <w16cid:commentId w16cid:paraId="193CECBE" w16cid:durableId="658D8037"/>
  <w16cid:commentId w16cid:paraId="6C0AD077" w16cid:durableId="1F6CC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8CFC" w14:textId="77777777" w:rsidR="007A26A0" w:rsidRDefault="007A26A0" w:rsidP="00595B4C">
      <w:pPr>
        <w:spacing w:after="0" w:line="240" w:lineRule="auto"/>
      </w:pPr>
      <w:r>
        <w:separator/>
      </w:r>
    </w:p>
  </w:endnote>
  <w:endnote w:type="continuationSeparator" w:id="0">
    <w:p w14:paraId="2F3C9DAC" w14:textId="77777777" w:rsidR="007A26A0" w:rsidRDefault="007A26A0"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31D15" w14:textId="77777777" w:rsidR="007A26A0" w:rsidRDefault="007A26A0" w:rsidP="00595B4C">
      <w:pPr>
        <w:spacing w:after="0" w:line="240" w:lineRule="auto"/>
      </w:pPr>
      <w:r>
        <w:separator/>
      </w:r>
    </w:p>
  </w:footnote>
  <w:footnote w:type="continuationSeparator" w:id="0">
    <w:p w14:paraId="1B151821" w14:textId="77777777" w:rsidR="007A26A0" w:rsidRDefault="007A26A0"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 Marzluff">
    <w15:presenceInfo w15:providerId="AD" w15:userId="S::corvid@uw.edu::4fda0d47-2bc8-4b6e-a687-9d6d18b2b03e"/>
  </w15:person>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082B"/>
    <w:rsid w:val="0000186B"/>
    <w:rsid w:val="00001DA4"/>
    <w:rsid w:val="000023F6"/>
    <w:rsid w:val="00002AD7"/>
    <w:rsid w:val="00003242"/>
    <w:rsid w:val="00003B83"/>
    <w:rsid w:val="00004CAE"/>
    <w:rsid w:val="00004F4F"/>
    <w:rsid w:val="00005DF0"/>
    <w:rsid w:val="000062A6"/>
    <w:rsid w:val="000065D2"/>
    <w:rsid w:val="00006698"/>
    <w:rsid w:val="000067E7"/>
    <w:rsid w:val="0000682C"/>
    <w:rsid w:val="00006E1B"/>
    <w:rsid w:val="0000700A"/>
    <w:rsid w:val="00007B94"/>
    <w:rsid w:val="000100DC"/>
    <w:rsid w:val="0001029D"/>
    <w:rsid w:val="00010381"/>
    <w:rsid w:val="000108E2"/>
    <w:rsid w:val="00010AF2"/>
    <w:rsid w:val="0001111F"/>
    <w:rsid w:val="00012A4A"/>
    <w:rsid w:val="00012AAE"/>
    <w:rsid w:val="00012DB4"/>
    <w:rsid w:val="00012FA7"/>
    <w:rsid w:val="00012FC5"/>
    <w:rsid w:val="00013149"/>
    <w:rsid w:val="00013293"/>
    <w:rsid w:val="00013DB4"/>
    <w:rsid w:val="000145C8"/>
    <w:rsid w:val="00014CB0"/>
    <w:rsid w:val="00014CF7"/>
    <w:rsid w:val="0001607D"/>
    <w:rsid w:val="00016174"/>
    <w:rsid w:val="000165EA"/>
    <w:rsid w:val="00017488"/>
    <w:rsid w:val="000174C2"/>
    <w:rsid w:val="0001753D"/>
    <w:rsid w:val="0002030C"/>
    <w:rsid w:val="0002040E"/>
    <w:rsid w:val="00020FA2"/>
    <w:rsid w:val="00021B1C"/>
    <w:rsid w:val="00022A96"/>
    <w:rsid w:val="00022AC4"/>
    <w:rsid w:val="00022F44"/>
    <w:rsid w:val="00023382"/>
    <w:rsid w:val="00023CE9"/>
    <w:rsid w:val="0002530E"/>
    <w:rsid w:val="000254B8"/>
    <w:rsid w:val="00025BC7"/>
    <w:rsid w:val="000262DB"/>
    <w:rsid w:val="000264D6"/>
    <w:rsid w:val="00026839"/>
    <w:rsid w:val="00026B0C"/>
    <w:rsid w:val="00027210"/>
    <w:rsid w:val="0002729A"/>
    <w:rsid w:val="000274CD"/>
    <w:rsid w:val="000278C7"/>
    <w:rsid w:val="00027DA5"/>
    <w:rsid w:val="0003016C"/>
    <w:rsid w:val="00030B47"/>
    <w:rsid w:val="00030E96"/>
    <w:rsid w:val="000310CC"/>
    <w:rsid w:val="0003135B"/>
    <w:rsid w:val="0003139C"/>
    <w:rsid w:val="000318B9"/>
    <w:rsid w:val="000324C8"/>
    <w:rsid w:val="00032E22"/>
    <w:rsid w:val="000343B2"/>
    <w:rsid w:val="0003482B"/>
    <w:rsid w:val="00036F0A"/>
    <w:rsid w:val="00041341"/>
    <w:rsid w:val="0004276D"/>
    <w:rsid w:val="0004378C"/>
    <w:rsid w:val="000437D5"/>
    <w:rsid w:val="00044894"/>
    <w:rsid w:val="00044D0C"/>
    <w:rsid w:val="00045033"/>
    <w:rsid w:val="00045232"/>
    <w:rsid w:val="00045611"/>
    <w:rsid w:val="00045A1F"/>
    <w:rsid w:val="0004695F"/>
    <w:rsid w:val="00046F5D"/>
    <w:rsid w:val="000473D9"/>
    <w:rsid w:val="000501CC"/>
    <w:rsid w:val="00050EDD"/>
    <w:rsid w:val="00051C8C"/>
    <w:rsid w:val="00052D70"/>
    <w:rsid w:val="00053ACC"/>
    <w:rsid w:val="00053BBA"/>
    <w:rsid w:val="0005460B"/>
    <w:rsid w:val="00054868"/>
    <w:rsid w:val="00054F49"/>
    <w:rsid w:val="00054FF6"/>
    <w:rsid w:val="00055E61"/>
    <w:rsid w:val="00056195"/>
    <w:rsid w:val="0005686C"/>
    <w:rsid w:val="00056F82"/>
    <w:rsid w:val="00057432"/>
    <w:rsid w:val="000575C1"/>
    <w:rsid w:val="000578CC"/>
    <w:rsid w:val="00057BC9"/>
    <w:rsid w:val="000606A3"/>
    <w:rsid w:val="00060BDC"/>
    <w:rsid w:val="00060CCF"/>
    <w:rsid w:val="00060E98"/>
    <w:rsid w:val="0006196C"/>
    <w:rsid w:val="00061BD4"/>
    <w:rsid w:val="00061E97"/>
    <w:rsid w:val="00062B19"/>
    <w:rsid w:val="00062E47"/>
    <w:rsid w:val="0006393F"/>
    <w:rsid w:val="00064496"/>
    <w:rsid w:val="00064714"/>
    <w:rsid w:val="000656F2"/>
    <w:rsid w:val="00065A6E"/>
    <w:rsid w:val="00065C8D"/>
    <w:rsid w:val="00065FA9"/>
    <w:rsid w:val="000667B6"/>
    <w:rsid w:val="00070BB1"/>
    <w:rsid w:val="00070E79"/>
    <w:rsid w:val="000718C0"/>
    <w:rsid w:val="00071E9E"/>
    <w:rsid w:val="00071FDE"/>
    <w:rsid w:val="0007208F"/>
    <w:rsid w:val="000721FA"/>
    <w:rsid w:val="00072E3E"/>
    <w:rsid w:val="000730B9"/>
    <w:rsid w:val="0007367C"/>
    <w:rsid w:val="0007406D"/>
    <w:rsid w:val="00074611"/>
    <w:rsid w:val="0007525F"/>
    <w:rsid w:val="0007567E"/>
    <w:rsid w:val="00075FD1"/>
    <w:rsid w:val="00076070"/>
    <w:rsid w:val="0007625D"/>
    <w:rsid w:val="00077383"/>
    <w:rsid w:val="0007743F"/>
    <w:rsid w:val="00077C33"/>
    <w:rsid w:val="00077DA1"/>
    <w:rsid w:val="000807E1"/>
    <w:rsid w:val="00080970"/>
    <w:rsid w:val="00081277"/>
    <w:rsid w:val="000813D2"/>
    <w:rsid w:val="0008218A"/>
    <w:rsid w:val="00082876"/>
    <w:rsid w:val="0008367A"/>
    <w:rsid w:val="0008515D"/>
    <w:rsid w:val="00085177"/>
    <w:rsid w:val="00085631"/>
    <w:rsid w:val="00085657"/>
    <w:rsid w:val="0008607B"/>
    <w:rsid w:val="000867F3"/>
    <w:rsid w:val="000868B2"/>
    <w:rsid w:val="0008712D"/>
    <w:rsid w:val="000876D6"/>
    <w:rsid w:val="0008781C"/>
    <w:rsid w:val="00087FFA"/>
    <w:rsid w:val="00090776"/>
    <w:rsid w:val="00091C9F"/>
    <w:rsid w:val="0009251A"/>
    <w:rsid w:val="00092712"/>
    <w:rsid w:val="00092ED1"/>
    <w:rsid w:val="00093259"/>
    <w:rsid w:val="0009394B"/>
    <w:rsid w:val="0009397E"/>
    <w:rsid w:val="0009499E"/>
    <w:rsid w:val="00094B0F"/>
    <w:rsid w:val="000959FC"/>
    <w:rsid w:val="00097023"/>
    <w:rsid w:val="000974D2"/>
    <w:rsid w:val="000977F3"/>
    <w:rsid w:val="00097E65"/>
    <w:rsid w:val="000A0720"/>
    <w:rsid w:val="000A07E1"/>
    <w:rsid w:val="000A08F3"/>
    <w:rsid w:val="000A204A"/>
    <w:rsid w:val="000A2108"/>
    <w:rsid w:val="000A2AEE"/>
    <w:rsid w:val="000A2F13"/>
    <w:rsid w:val="000A2F98"/>
    <w:rsid w:val="000A3115"/>
    <w:rsid w:val="000A3479"/>
    <w:rsid w:val="000A34AE"/>
    <w:rsid w:val="000A3738"/>
    <w:rsid w:val="000A3F1A"/>
    <w:rsid w:val="000A4C24"/>
    <w:rsid w:val="000A4D1D"/>
    <w:rsid w:val="000A4F42"/>
    <w:rsid w:val="000A513D"/>
    <w:rsid w:val="000A5260"/>
    <w:rsid w:val="000A5701"/>
    <w:rsid w:val="000A6B81"/>
    <w:rsid w:val="000A7CC5"/>
    <w:rsid w:val="000B161F"/>
    <w:rsid w:val="000B1E06"/>
    <w:rsid w:val="000B21A1"/>
    <w:rsid w:val="000B275C"/>
    <w:rsid w:val="000B2C8B"/>
    <w:rsid w:val="000B35F8"/>
    <w:rsid w:val="000B3B44"/>
    <w:rsid w:val="000B5265"/>
    <w:rsid w:val="000B5BA5"/>
    <w:rsid w:val="000B5D6C"/>
    <w:rsid w:val="000B625C"/>
    <w:rsid w:val="000B7E00"/>
    <w:rsid w:val="000C2178"/>
    <w:rsid w:val="000C2273"/>
    <w:rsid w:val="000C261A"/>
    <w:rsid w:val="000C287B"/>
    <w:rsid w:val="000C2F90"/>
    <w:rsid w:val="000C36DB"/>
    <w:rsid w:val="000C3922"/>
    <w:rsid w:val="000C3B22"/>
    <w:rsid w:val="000C3BFB"/>
    <w:rsid w:val="000C48E1"/>
    <w:rsid w:val="000C4AAD"/>
    <w:rsid w:val="000C4BBA"/>
    <w:rsid w:val="000C53DA"/>
    <w:rsid w:val="000C7427"/>
    <w:rsid w:val="000D02F7"/>
    <w:rsid w:val="000D0C20"/>
    <w:rsid w:val="000D2C48"/>
    <w:rsid w:val="000D2D87"/>
    <w:rsid w:val="000D33A4"/>
    <w:rsid w:val="000D3825"/>
    <w:rsid w:val="000D494E"/>
    <w:rsid w:val="000D4E90"/>
    <w:rsid w:val="000D6345"/>
    <w:rsid w:val="000D6346"/>
    <w:rsid w:val="000E0166"/>
    <w:rsid w:val="000E0389"/>
    <w:rsid w:val="000E071C"/>
    <w:rsid w:val="000E08EC"/>
    <w:rsid w:val="000E14EC"/>
    <w:rsid w:val="000E14F0"/>
    <w:rsid w:val="000E201F"/>
    <w:rsid w:val="000E2B0B"/>
    <w:rsid w:val="000E2CFE"/>
    <w:rsid w:val="000E4919"/>
    <w:rsid w:val="000E5177"/>
    <w:rsid w:val="000E5459"/>
    <w:rsid w:val="000E643F"/>
    <w:rsid w:val="000E6616"/>
    <w:rsid w:val="000E67E7"/>
    <w:rsid w:val="000E74F1"/>
    <w:rsid w:val="000E7A31"/>
    <w:rsid w:val="000F0711"/>
    <w:rsid w:val="000F1132"/>
    <w:rsid w:val="000F154E"/>
    <w:rsid w:val="000F2071"/>
    <w:rsid w:val="000F26CC"/>
    <w:rsid w:val="000F28C6"/>
    <w:rsid w:val="000F29D1"/>
    <w:rsid w:val="000F2CFC"/>
    <w:rsid w:val="000F3239"/>
    <w:rsid w:val="000F4332"/>
    <w:rsid w:val="000F4E3E"/>
    <w:rsid w:val="000F53BC"/>
    <w:rsid w:val="000F59BC"/>
    <w:rsid w:val="001012CC"/>
    <w:rsid w:val="00101366"/>
    <w:rsid w:val="00101411"/>
    <w:rsid w:val="00102DB0"/>
    <w:rsid w:val="001032ED"/>
    <w:rsid w:val="001034B3"/>
    <w:rsid w:val="00103C3C"/>
    <w:rsid w:val="00104B1A"/>
    <w:rsid w:val="00104BBC"/>
    <w:rsid w:val="0010574C"/>
    <w:rsid w:val="00105BB9"/>
    <w:rsid w:val="00105D45"/>
    <w:rsid w:val="00105F34"/>
    <w:rsid w:val="001066CE"/>
    <w:rsid w:val="0010695C"/>
    <w:rsid w:val="00106965"/>
    <w:rsid w:val="00107702"/>
    <w:rsid w:val="001101EA"/>
    <w:rsid w:val="0011049A"/>
    <w:rsid w:val="00110D4B"/>
    <w:rsid w:val="00110EBF"/>
    <w:rsid w:val="0011135E"/>
    <w:rsid w:val="00111E8D"/>
    <w:rsid w:val="00112A0F"/>
    <w:rsid w:val="00112A7A"/>
    <w:rsid w:val="00113689"/>
    <w:rsid w:val="00113A83"/>
    <w:rsid w:val="00113D84"/>
    <w:rsid w:val="001141B3"/>
    <w:rsid w:val="00115034"/>
    <w:rsid w:val="00115949"/>
    <w:rsid w:val="001170B2"/>
    <w:rsid w:val="00117668"/>
    <w:rsid w:val="001178A9"/>
    <w:rsid w:val="00120096"/>
    <w:rsid w:val="0012021B"/>
    <w:rsid w:val="00120A28"/>
    <w:rsid w:val="0012111E"/>
    <w:rsid w:val="001214C8"/>
    <w:rsid w:val="00121A58"/>
    <w:rsid w:val="00121B44"/>
    <w:rsid w:val="0012259D"/>
    <w:rsid w:val="00123CEF"/>
    <w:rsid w:val="00123E54"/>
    <w:rsid w:val="00124225"/>
    <w:rsid w:val="00124367"/>
    <w:rsid w:val="00124B72"/>
    <w:rsid w:val="00124DD2"/>
    <w:rsid w:val="001254A7"/>
    <w:rsid w:val="00125E80"/>
    <w:rsid w:val="00125FDB"/>
    <w:rsid w:val="00126FFF"/>
    <w:rsid w:val="00127017"/>
    <w:rsid w:val="0012729F"/>
    <w:rsid w:val="00127D6F"/>
    <w:rsid w:val="00127E7D"/>
    <w:rsid w:val="00130DC5"/>
    <w:rsid w:val="00132026"/>
    <w:rsid w:val="001320D3"/>
    <w:rsid w:val="0013214A"/>
    <w:rsid w:val="00132FFC"/>
    <w:rsid w:val="0013308E"/>
    <w:rsid w:val="001335A0"/>
    <w:rsid w:val="001337FF"/>
    <w:rsid w:val="00133DAD"/>
    <w:rsid w:val="001340C4"/>
    <w:rsid w:val="001342A3"/>
    <w:rsid w:val="001343B3"/>
    <w:rsid w:val="00134B69"/>
    <w:rsid w:val="00134EC9"/>
    <w:rsid w:val="0013547E"/>
    <w:rsid w:val="00135719"/>
    <w:rsid w:val="00135BC1"/>
    <w:rsid w:val="00135E16"/>
    <w:rsid w:val="00136BB4"/>
    <w:rsid w:val="0013703E"/>
    <w:rsid w:val="0013717F"/>
    <w:rsid w:val="00137215"/>
    <w:rsid w:val="0013746B"/>
    <w:rsid w:val="00137B71"/>
    <w:rsid w:val="00137C7F"/>
    <w:rsid w:val="00140A20"/>
    <w:rsid w:val="00140A52"/>
    <w:rsid w:val="00140F1C"/>
    <w:rsid w:val="001411F4"/>
    <w:rsid w:val="00141752"/>
    <w:rsid w:val="0014256D"/>
    <w:rsid w:val="00142B8C"/>
    <w:rsid w:val="00142BB4"/>
    <w:rsid w:val="00142FDF"/>
    <w:rsid w:val="001435C6"/>
    <w:rsid w:val="0014414E"/>
    <w:rsid w:val="001451E9"/>
    <w:rsid w:val="00146241"/>
    <w:rsid w:val="001462A2"/>
    <w:rsid w:val="001464AC"/>
    <w:rsid w:val="00146AD1"/>
    <w:rsid w:val="00146D38"/>
    <w:rsid w:val="00147092"/>
    <w:rsid w:val="001471DA"/>
    <w:rsid w:val="001471FD"/>
    <w:rsid w:val="001478E0"/>
    <w:rsid w:val="00147C5B"/>
    <w:rsid w:val="00151A52"/>
    <w:rsid w:val="001523C7"/>
    <w:rsid w:val="00153D4B"/>
    <w:rsid w:val="00154B09"/>
    <w:rsid w:val="00154F81"/>
    <w:rsid w:val="00155265"/>
    <w:rsid w:val="0015534E"/>
    <w:rsid w:val="0015545D"/>
    <w:rsid w:val="00155B60"/>
    <w:rsid w:val="00156ADD"/>
    <w:rsid w:val="001571E9"/>
    <w:rsid w:val="00157986"/>
    <w:rsid w:val="00157CCA"/>
    <w:rsid w:val="00157E49"/>
    <w:rsid w:val="00157EF3"/>
    <w:rsid w:val="001609ED"/>
    <w:rsid w:val="00160F76"/>
    <w:rsid w:val="00161448"/>
    <w:rsid w:val="00161CD9"/>
    <w:rsid w:val="00161D2A"/>
    <w:rsid w:val="00161E66"/>
    <w:rsid w:val="00162A6C"/>
    <w:rsid w:val="00162C02"/>
    <w:rsid w:val="00162D1B"/>
    <w:rsid w:val="00163056"/>
    <w:rsid w:val="001655FE"/>
    <w:rsid w:val="0016577E"/>
    <w:rsid w:val="00165966"/>
    <w:rsid w:val="001661C7"/>
    <w:rsid w:val="0016633C"/>
    <w:rsid w:val="00167186"/>
    <w:rsid w:val="001676C5"/>
    <w:rsid w:val="00167A1A"/>
    <w:rsid w:val="00170335"/>
    <w:rsid w:val="00171057"/>
    <w:rsid w:val="00171125"/>
    <w:rsid w:val="00171CB2"/>
    <w:rsid w:val="00172540"/>
    <w:rsid w:val="001731B3"/>
    <w:rsid w:val="001732B4"/>
    <w:rsid w:val="00173413"/>
    <w:rsid w:val="0017348C"/>
    <w:rsid w:val="00173EA4"/>
    <w:rsid w:val="00174C1E"/>
    <w:rsid w:val="00174D70"/>
    <w:rsid w:val="001763BF"/>
    <w:rsid w:val="001770B4"/>
    <w:rsid w:val="00177C18"/>
    <w:rsid w:val="001806BA"/>
    <w:rsid w:val="00180B41"/>
    <w:rsid w:val="001814AA"/>
    <w:rsid w:val="00181F47"/>
    <w:rsid w:val="00181F94"/>
    <w:rsid w:val="001829C3"/>
    <w:rsid w:val="00183193"/>
    <w:rsid w:val="001834FF"/>
    <w:rsid w:val="00183DC9"/>
    <w:rsid w:val="00183F7B"/>
    <w:rsid w:val="00184D38"/>
    <w:rsid w:val="001874C2"/>
    <w:rsid w:val="00187C09"/>
    <w:rsid w:val="00187D69"/>
    <w:rsid w:val="00190455"/>
    <w:rsid w:val="001907DA"/>
    <w:rsid w:val="00190C30"/>
    <w:rsid w:val="0019135A"/>
    <w:rsid w:val="00191BA5"/>
    <w:rsid w:val="00192B76"/>
    <w:rsid w:val="001937E5"/>
    <w:rsid w:val="00193B68"/>
    <w:rsid w:val="00193FBE"/>
    <w:rsid w:val="001944FE"/>
    <w:rsid w:val="00194FBC"/>
    <w:rsid w:val="001955C1"/>
    <w:rsid w:val="001957A0"/>
    <w:rsid w:val="00195F37"/>
    <w:rsid w:val="0019620E"/>
    <w:rsid w:val="00196968"/>
    <w:rsid w:val="001970AF"/>
    <w:rsid w:val="001A0152"/>
    <w:rsid w:val="001A06C9"/>
    <w:rsid w:val="001A0B79"/>
    <w:rsid w:val="001A1054"/>
    <w:rsid w:val="001A1533"/>
    <w:rsid w:val="001A1787"/>
    <w:rsid w:val="001A20E1"/>
    <w:rsid w:val="001A26A3"/>
    <w:rsid w:val="001A2CAA"/>
    <w:rsid w:val="001A36A0"/>
    <w:rsid w:val="001A3775"/>
    <w:rsid w:val="001A452E"/>
    <w:rsid w:val="001A5136"/>
    <w:rsid w:val="001A51C4"/>
    <w:rsid w:val="001A565E"/>
    <w:rsid w:val="001A72F0"/>
    <w:rsid w:val="001A7E6B"/>
    <w:rsid w:val="001B0452"/>
    <w:rsid w:val="001B04FC"/>
    <w:rsid w:val="001B06CE"/>
    <w:rsid w:val="001B1917"/>
    <w:rsid w:val="001B199D"/>
    <w:rsid w:val="001B2892"/>
    <w:rsid w:val="001B2A22"/>
    <w:rsid w:val="001B2F0C"/>
    <w:rsid w:val="001B3216"/>
    <w:rsid w:val="001B476D"/>
    <w:rsid w:val="001B4827"/>
    <w:rsid w:val="001B48FA"/>
    <w:rsid w:val="001B5014"/>
    <w:rsid w:val="001B5015"/>
    <w:rsid w:val="001B5325"/>
    <w:rsid w:val="001B634D"/>
    <w:rsid w:val="001B69DE"/>
    <w:rsid w:val="001B6A7E"/>
    <w:rsid w:val="001B7308"/>
    <w:rsid w:val="001B787E"/>
    <w:rsid w:val="001B790E"/>
    <w:rsid w:val="001B79C5"/>
    <w:rsid w:val="001B7EF8"/>
    <w:rsid w:val="001C01C7"/>
    <w:rsid w:val="001C07DF"/>
    <w:rsid w:val="001C24BD"/>
    <w:rsid w:val="001C2619"/>
    <w:rsid w:val="001C28E2"/>
    <w:rsid w:val="001C2C92"/>
    <w:rsid w:val="001C4179"/>
    <w:rsid w:val="001C48B6"/>
    <w:rsid w:val="001C4BB8"/>
    <w:rsid w:val="001C551B"/>
    <w:rsid w:val="001C5B23"/>
    <w:rsid w:val="001C73C2"/>
    <w:rsid w:val="001C7FE2"/>
    <w:rsid w:val="001D0E31"/>
    <w:rsid w:val="001D1661"/>
    <w:rsid w:val="001D20EA"/>
    <w:rsid w:val="001D2EB1"/>
    <w:rsid w:val="001D2F32"/>
    <w:rsid w:val="001D43FC"/>
    <w:rsid w:val="001D4507"/>
    <w:rsid w:val="001D597C"/>
    <w:rsid w:val="001D6009"/>
    <w:rsid w:val="001D63C7"/>
    <w:rsid w:val="001D661A"/>
    <w:rsid w:val="001D6DED"/>
    <w:rsid w:val="001E03C0"/>
    <w:rsid w:val="001E0A2F"/>
    <w:rsid w:val="001E0B30"/>
    <w:rsid w:val="001E1135"/>
    <w:rsid w:val="001E1310"/>
    <w:rsid w:val="001E1602"/>
    <w:rsid w:val="001E179D"/>
    <w:rsid w:val="001E1BDF"/>
    <w:rsid w:val="001E20AF"/>
    <w:rsid w:val="001E2B4B"/>
    <w:rsid w:val="001E2CDB"/>
    <w:rsid w:val="001E34A7"/>
    <w:rsid w:val="001E3F35"/>
    <w:rsid w:val="001E44EB"/>
    <w:rsid w:val="001E4CFC"/>
    <w:rsid w:val="001E4DC0"/>
    <w:rsid w:val="001E671D"/>
    <w:rsid w:val="001E7007"/>
    <w:rsid w:val="001E7029"/>
    <w:rsid w:val="001E709D"/>
    <w:rsid w:val="001E70B8"/>
    <w:rsid w:val="001E7668"/>
    <w:rsid w:val="001E7F0D"/>
    <w:rsid w:val="001F0F38"/>
    <w:rsid w:val="001F0F49"/>
    <w:rsid w:val="001F17D3"/>
    <w:rsid w:val="001F18F9"/>
    <w:rsid w:val="001F1B71"/>
    <w:rsid w:val="001F1C61"/>
    <w:rsid w:val="001F2130"/>
    <w:rsid w:val="001F2A40"/>
    <w:rsid w:val="001F2F7E"/>
    <w:rsid w:val="001F3FD6"/>
    <w:rsid w:val="001F43B3"/>
    <w:rsid w:val="001F45D5"/>
    <w:rsid w:val="001F488B"/>
    <w:rsid w:val="001F4A47"/>
    <w:rsid w:val="001F5163"/>
    <w:rsid w:val="001F521E"/>
    <w:rsid w:val="001F5419"/>
    <w:rsid w:val="001F542C"/>
    <w:rsid w:val="001F5FE7"/>
    <w:rsid w:val="001F626C"/>
    <w:rsid w:val="001F64CF"/>
    <w:rsid w:val="001F661C"/>
    <w:rsid w:val="001F6A21"/>
    <w:rsid w:val="001F6D05"/>
    <w:rsid w:val="001F6D50"/>
    <w:rsid w:val="001F76F4"/>
    <w:rsid w:val="001F77EB"/>
    <w:rsid w:val="001F7F0A"/>
    <w:rsid w:val="00200ABD"/>
    <w:rsid w:val="00200F84"/>
    <w:rsid w:val="0020135A"/>
    <w:rsid w:val="0020173A"/>
    <w:rsid w:val="00201C5B"/>
    <w:rsid w:val="002022AD"/>
    <w:rsid w:val="002024BC"/>
    <w:rsid w:val="002026E0"/>
    <w:rsid w:val="00202B08"/>
    <w:rsid w:val="00203181"/>
    <w:rsid w:val="00204742"/>
    <w:rsid w:val="002052FC"/>
    <w:rsid w:val="00206315"/>
    <w:rsid w:val="00206B15"/>
    <w:rsid w:val="00210182"/>
    <w:rsid w:val="0021105A"/>
    <w:rsid w:val="0021188C"/>
    <w:rsid w:val="0021210D"/>
    <w:rsid w:val="002123D1"/>
    <w:rsid w:val="00212504"/>
    <w:rsid w:val="00213072"/>
    <w:rsid w:val="0021430C"/>
    <w:rsid w:val="0021440B"/>
    <w:rsid w:val="00214F54"/>
    <w:rsid w:val="00215233"/>
    <w:rsid w:val="00216B79"/>
    <w:rsid w:val="00216BBD"/>
    <w:rsid w:val="0022027D"/>
    <w:rsid w:val="00222CDD"/>
    <w:rsid w:val="00223ECD"/>
    <w:rsid w:val="0022502B"/>
    <w:rsid w:val="00225495"/>
    <w:rsid w:val="00225944"/>
    <w:rsid w:val="0022633D"/>
    <w:rsid w:val="00226F08"/>
    <w:rsid w:val="002274E3"/>
    <w:rsid w:val="002274F2"/>
    <w:rsid w:val="00227658"/>
    <w:rsid w:val="002279CB"/>
    <w:rsid w:val="00227BA0"/>
    <w:rsid w:val="00227DE9"/>
    <w:rsid w:val="0023042D"/>
    <w:rsid w:val="00230D58"/>
    <w:rsid w:val="0023119F"/>
    <w:rsid w:val="0023175E"/>
    <w:rsid w:val="00232032"/>
    <w:rsid w:val="0023236E"/>
    <w:rsid w:val="002324CE"/>
    <w:rsid w:val="0023272B"/>
    <w:rsid w:val="00232CF1"/>
    <w:rsid w:val="00233513"/>
    <w:rsid w:val="00233A0E"/>
    <w:rsid w:val="002343A7"/>
    <w:rsid w:val="002343E4"/>
    <w:rsid w:val="00234466"/>
    <w:rsid w:val="00234825"/>
    <w:rsid w:val="0023589B"/>
    <w:rsid w:val="00235E91"/>
    <w:rsid w:val="00235EEB"/>
    <w:rsid w:val="00236122"/>
    <w:rsid w:val="0023699F"/>
    <w:rsid w:val="00236C78"/>
    <w:rsid w:val="00236CFB"/>
    <w:rsid w:val="00241182"/>
    <w:rsid w:val="002414AD"/>
    <w:rsid w:val="0024176E"/>
    <w:rsid w:val="00241961"/>
    <w:rsid w:val="00242154"/>
    <w:rsid w:val="00242619"/>
    <w:rsid w:val="002430F9"/>
    <w:rsid w:val="002435EA"/>
    <w:rsid w:val="002436C4"/>
    <w:rsid w:val="0024392C"/>
    <w:rsid w:val="00243B20"/>
    <w:rsid w:val="00244C43"/>
    <w:rsid w:val="00245419"/>
    <w:rsid w:val="00245446"/>
    <w:rsid w:val="00245762"/>
    <w:rsid w:val="00245FFF"/>
    <w:rsid w:val="002465CF"/>
    <w:rsid w:val="00247360"/>
    <w:rsid w:val="00250549"/>
    <w:rsid w:val="002507B2"/>
    <w:rsid w:val="00250C5A"/>
    <w:rsid w:val="00251429"/>
    <w:rsid w:val="0025146F"/>
    <w:rsid w:val="0025215C"/>
    <w:rsid w:val="002540AB"/>
    <w:rsid w:val="00254338"/>
    <w:rsid w:val="00255197"/>
    <w:rsid w:val="0025569E"/>
    <w:rsid w:val="002558F5"/>
    <w:rsid w:val="00255BF8"/>
    <w:rsid w:val="00255D18"/>
    <w:rsid w:val="002560DD"/>
    <w:rsid w:val="0025716B"/>
    <w:rsid w:val="002577AB"/>
    <w:rsid w:val="00257A8B"/>
    <w:rsid w:val="00257B56"/>
    <w:rsid w:val="00257D62"/>
    <w:rsid w:val="00257EF7"/>
    <w:rsid w:val="0026022E"/>
    <w:rsid w:val="00260554"/>
    <w:rsid w:val="00260CE0"/>
    <w:rsid w:val="00260DB9"/>
    <w:rsid w:val="00260FCB"/>
    <w:rsid w:val="002614BB"/>
    <w:rsid w:val="002617B1"/>
    <w:rsid w:val="002623A3"/>
    <w:rsid w:val="002624EE"/>
    <w:rsid w:val="002625D4"/>
    <w:rsid w:val="0026282B"/>
    <w:rsid w:val="00262FF5"/>
    <w:rsid w:val="002639A7"/>
    <w:rsid w:val="00264548"/>
    <w:rsid w:val="002646A3"/>
    <w:rsid w:val="002650E2"/>
    <w:rsid w:val="0026562B"/>
    <w:rsid w:val="00265C8C"/>
    <w:rsid w:val="00265D83"/>
    <w:rsid w:val="002661C5"/>
    <w:rsid w:val="0026624E"/>
    <w:rsid w:val="002672F2"/>
    <w:rsid w:val="00267741"/>
    <w:rsid w:val="00267C1E"/>
    <w:rsid w:val="00270215"/>
    <w:rsid w:val="0027030D"/>
    <w:rsid w:val="00270560"/>
    <w:rsid w:val="00270BD5"/>
    <w:rsid w:val="00270E86"/>
    <w:rsid w:val="0027144A"/>
    <w:rsid w:val="002716ED"/>
    <w:rsid w:val="00271D58"/>
    <w:rsid w:val="00272166"/>
    <w:rsid w:val="00272280"/>
    <w:rsid w:val="002725BD"/>
    <w:rsid w:val="002729A3"/>
    <w:rsid w:val="002736DC"/>
    <w:rsid w:val="00273B76"/>
    <w:rsid w:val="0027401A"/>
    <w:rsid w:val="00275A95"/>
    <w:rsid w:val="0027610D"/>
    <w:rsid w:val="002773BF"/>
    <w:rsid w:val="00280176"/>
    <w:rsid w:val="002809B6"/>
    <w:rsid w:val="00280C61"/>
    <w:rsid w:val="002812C1"/>
    <w:rsid w:val="002815A5"/>
    <w:rsid w:val="0028186A"/>
    <w:rsid w:val="002818DA"/>
    <w:rsid w:val="00282456"/>
    <w:rsid w:val="00282705"/>
    <w:rsid w:val="002829DE"/>
    <w:rsid w:val="00282A16"/>
    <w:rsid w:val="00283303"/>
    <w:rsid w:val="00283657"/>
    <w:rsid w:val="00283B9E"/>
    <w:rsid w:val="00284631"/>
    <w:rsid w:val="00284647"/>
    <w:rsid w:val="0028498B"/>
    <w:rsid w:val="00284A46"/>
    <w:rsid w:val="00285449"/>
    <w:rsid w:val="0028554D"/>
    <w:rsid w:val="00285591"/>
    <w:rsid w:val="00286322"/>
    <w:rsid w:val="00286B29"/>
    <w:rsid w:val="00286E77"/>
    <w:rsid w:val="002876B4"/>
    <w:rsid w:val="00287846"/>
    <w:rsid w:val="00287CF0"/>
    <w:rsid w:val="00287DB4"/>
    <w:rsid w:val="00287E8F"/>
    <w:rsid w:val="002900B0"/>
    <w:rsid w:val="002907B6"/>
    <w:rsid w:val="00290E79"/>
    <w:rsid w:val="00291C19"/>
    <w:rsid w:val="002920CE"/>
    <w:rsid w:val="00292D82"/>
    <w:rsid w:val="00293A2B"/>
    <w:rsid w:val="00293E27"/>
    <w:rsid w:val="0029442D"/>
    <w:rsid w:val="002945A7"/>
    <w:rsid w:val="00294AC5"/>
    <w:rsid w:val="00295A7C"/>
    <w:rsid w:val="00296491"/>
    <w:rsid w:val="00296829"/>
    <w:rsid w:val="00296DF4"/>
    <w:rsid w:val="00297327"/>
    <w:rsid w:val="002974A4"/>
    <w:rsid w:val="00297901"/>
    <w:rsid w:val="00297ECE"/>
    <w:rsid w:val="002A0038"/>
    <w:rsid w:val="002A00A3"/>
    <w:rsid w:val="002A14AD"/>
    <w:rsid w:val="002A14C4"/>
    <w:rsid w:val="002A1DB2"/>
    <w:rsid w:val="002A2287"/>
    <w:rsid w:val="002A393F"/>
    <w:rsid w:val="002A3CEC"/>
    <w:rsid w:val="002A4AEB"/>
    <w:rsid w:val="002A4E8E"/>
    <w:rsid w:val="002A526A"/>
    <w:rsid w:val="002A5C1B"/>
    <w:rsid w:val="002A5C5E"/>
    <w:rsid w:val="002A653D"/>
    <w:rsid w:val="002A6807"/>
    <w:rsid w:val="002A6B00"/>
    <w:rsid w:val="002A6B2F"/>
    <w:rsid w:val="002A6C34"/>
    <w:rsid w:val="002A7C02"/>
    <w:rsid w:val="002B00DB"/>
    <w:rsid w:val="002B0C48"/>
    <w:rsid w:val="002B125C"/>
    <w:rsid w:val="002B1302"/>
    <w:rsid w:val="002B20BA"/>
    <w:rsid w:val="002B22AF"/>
    <w:rsid w:val="002B2641"/>
    <w:rsid w:val="002B2C5F"/>
    <w:rsid w:val="002B2D9F"/>
    <w:rsid w:val="002B3189"/>
    <w:rsid w:val="002B3814"/>
    <w:rsid w:val="002B39B1"/>
    <w:rsid w:val="002B412F"/>
    <w:rsid w:val="002B4765"/>
    <w:rsid w:val="002B56E0"/>
    <w:rsid w:val="002B58E6"/>
    <w:rsid w:val="002B5EC1"/>
    <w:rsid w:val="002B60C8"/>
    <w:rsid w:val="002B6423"/>
    <w:rsid w:val="002B649A"/>
    <w:rsid w:val="002B6F6F"/>
    <w:rsid w:val="002B77EA"/>
    <w:rsid w:val="002B78B6"/>
    <w:rsid w:val="002C0F47"/>
    <w:rsid w:val="002C10C6"/>
    <w:rsid w:val="002C13AC"/>
    <w:rsid w:val="002C1521"/>
    <w:rsid w:val="002C1B6A"/>
    <w:rsid w:val="002C2216"/>
    <w:rsid w:val="002C23D9"/>
    <w:rsid w:val="002C252C"/>
    <w:rsid w:val="002C3379"/>
    <w:rsid w:val="002C41F7"/>
    <w:rsid w:val="002C64F8"/>
    <w:rsid w:val="002D01C2"/>
    <w:rsid w:val="002D0757"/>
    <w:rsid w:val="002D0E89"/>
    <w:rsid w:val="002D1542"/>
    <w:rsid w:val="002D2A1B"/>
    <w:rsid w:val="002D2A45"/>
    <w:rsid w:val="002D2D53"/>
    <w:rsid w:val="002D3A79"/>
    <w:rsid w:val="002D3C16"/>
    <w:rsid w:val="002D3FC3"/>
    <w:rsid w:val="002D4693"/>
    <w:rsid w:val="002D48CB"/>
    <w:rsid w:val="002D5E77"/>
    <w:rsid w:val="002D6957"/>
    <w:rsid w:val="002D7785"/>
    <w:rsid w:val="002D799A"/>
    <w:rsid w:val="002D7C41"/>
    <w:rsid w:val="002E05F4"/>
    <w:rsid w:val="002E0944"/>
    <w:rsid w:val="002E0D3F"/>
    <w:rsid w:val="002E0E76"/>
    <w:rsid w:val="002E178A"/>
    <w:rsid w:val="002E1DF6"/>
    <w:rsid w:val="002E2B2C"/>
    <w:rsid w:val="002E2E3B"/>
    <w:rsid w:val="002E3FC7"/>
    <w:rsid w:val="002E49E4"/>
    <w:rsid w:val="002E65E4"/>
    <w:rsid w:val="002E7B8F"/>
    <w:rsid w:val="002E7BDD"/>
    <w:rsid w:val="002F03AD"/>
    <w:rsid w:val="002F0891"/>
    <w:rsid w:val="002F135C"/>
    <w:rsid w:val="002F2181"/>
    <w:rsid w:val="002F3845"/>
    <w:rsid w:val="002F445E"/>
    <w:rsid w:val="002F500B"/>
    <w:rsid w:val="002F5234"/>
    <w:rsid w:val="002F65E8"/>
    <w:rsid w:val="002F6A30"/>
    <w:rsid w:val="002F75AB"/>
    <w:rsid w:val="0030043E"/>
    <w:rsid w:val="00300541"/>
    <w:rsid w:val="00300876"/>
    <w:rsid w:val="00300977"/>
    <w:rsid w:val="00300E11"/>
    <w:rsid w:val="00301767"/>
    <w:rsid w:val="00301851"/>
    <w:rsid w:val="003021B3"/>
    <w:rsid w:val="00302565"/>
    <w:rsid w:val="0030264D"/>
    <w:rsid w:val="00302A78"/>
    <w:rsid w:val="00302B64"/>
    <w:rsid w:val="00304082"/>
    <w:rsid w:val="003045F8"/>
    <w:rsid w:val="003046AF"/>
    <w:rsid w:val="003050D3"/>
    <w:rsid w:val="003052AD"/>
    <w:rsid w:val="0030530E"/>
    <w:rsid w:val="00305B6B"/>
    <w:rsid w:val="003067DF"/>
    <w:rsid w:val="00306B2E"/>
    <w:rsid w:val="00307198"/>
    <w:rsid w:val="0030776C"/>
    <w:rsid w:val="003079EB"/>
    <w:rsid w:val="00307BE1"/>
    <w:rsid w:val="003100A6"/>
    <w:rsid w:val="00310F13"/>
    <w:rsid w:val="003114F8"/>
    <w:rsid w:val="003118F2"/>
    <w:rsid w:val="0031230C"/>
    <w:rsid w:val="00313305"/>
    <w:rsid w:val="0031391F"/>
    <w:rsid w:val="0031448B"/>
    <w:rsid w:val="0031450D"/>
    <w:rsid w:val="00314979"/>
    <w:rsid w:val="00314989"/>
    <w:rsid w:val="00314A05"/>
    <w:rsid w:val="00314CDC"/>
    <w:rsid w:val="00314E42"/>
    <w:rsid w:val="00314F6C"/>
    <w:rsid w:val="003153F0"/>
    <w:rsid w:val="00315F2C"/>
    <w:rsid w:val="003161DB"/>
    <w:rsid w:val="00316218"/>
    <w:rsid w:val="00317000"/>
    <w:rsid w:val="0031793D"/>
    <w:rsid w:val="00317EC0"/>
    <w:rsid w:val="00317FCF"/>
    <w:rsid w:val="003203A6"/>
    <w:rsid w:val="00320543"/>
    <w:rsid w:val="0032100A"/>
    <w:rsid w:val="003210C2"/>
    <w:rsid w:val="00321325"/>
    <w:rsid w:val="0032140B"/>
    <w:rsid w:val="003214A2"/>
    <w:rsid w:val="0032178D"/>
    <w:rsid w:val="003227A0"/>
    <w:rsid w:val="00322CFA"/>
    <w:rsid w:val="003231ED"/>
    <w:rsid w:val="00323589"/>
    <w:rsid w:val="00325BFD"/>
    <w:rsid w:val="00325EFC"/>
    <w:rsid w:val="0032699C"/>
    <w:rsid w:val="003269E9"/>
    <w:rsid w:val="00326FB4"/>
    <w:rsid w:val="00330719"/>
    <w:rsid w:val="00331031"/>
    <w:rsid w:val="0033116E"/>
    <w:rsid w:val="00332205"/>
    <w:rsid w:val="003326A4"/>
    <w:rsid w:val="003326CF"/>
    <w:rsid w:val="00332952"/>
    <w:rsid w:val="00332967"/>
    <w:rsid w:val="00333EE0"/>
    <w:rsid w:val="00334016"/>
    <w:rsid w:val="00334AC5"/>
    <w:rsid w:val="00334CAA"/>
    <w:rsid w:val="0033525C"/>
    <w:rsid w:val="00335592"/>
    <w:rsid w:val="00335980"/>
    <w:rsid w:val="00336037"/>
    <w:rsid w:val="00336626"/>
    <w:rsid w:val="00336714"/>
    <w:rsid w:val="0033672F"/>
    <w:rsid w:val="00336E8D"/>
    <w:rsid w:val="00336F48"/>
    <w:rsid w:val="00337A51"/>
    <w:rsid w:val="00337B1C"/>
    <w:rsid w:val="00337DD2"/>
    <w:rsid w:val="003405A6"/>
    <w:rsid w:val="00341306"/>
    <w:rsid w:val="00341433"/>
    <w:rsid w:val="003416D4"/>
    <w:rsid w:val="00341CFF"/>
    <w:rsid w:val="003432DA"/>
    <w:rsid w:val="00343415"/>
    <w:rsid w:val="00343497"/>
    <w:rsid w:val="003452C8"/>
    <w:rsid w:val="00345CD9"/>
    <w:rsid w:val="00346A4A"/>
    <w:rsid w:val="00347183"/>
    <w:rsid w:val="00347298"/>
    <w:rsid w:val="00347DF8"/>
    <w:rsid w:val="00347F6F"/>
    <w:rsid w:val="003500BE"/>
    <w:rsid w:val="00350EB7"/>
    <w:rsid w:val="0035191B"/>
    <w:rsid w:val="00352037"/>
    <w:rsid w:val="003532CE"/>
    <w:rsid w:val="00354908"/>
    <w:rsid w:val="00354CBB"/>
    <w:rsid w:val="00355E53"/>
    <w:rsid w:val="00355FF0"/>
    <w:rsid w:val="00356055"/>
    <w:rsid w:val="003561FA"/>
    <w:rsid w:val="003562A1"/>
    <w:rsid w:val="003571B0"/>
    <w:rsid w:val="0035738F"/>
    <w:rsid w:val="00357892"/>
    <w:rsid w:val="00360B6D"/>
    <w:rsid w:val="003612D7"/>
    <w:rsid w:val="003613A9"/>
    <w:rsid w:val="00361B21"/>
    <w:rsid w:val="003621A3"/>
    <w:rsid w:val="003626EA"/>
    <w:rsid w:val="003627A3"/>
    <w:rsid w:val="0036296E"/>
    <w:rsid w:val="00362BDD"/>
    <w:rsid w:val="00362CD3"/>
    <w:rsid w:val="00364043"/>
    <w:rsid w:val="00364B2D"/>
    <w:rsid w:val="00364C7C"/>
    <w:rsid w:val="00365377"/>
    <w:rsid w:val="00365EAA"/>
    <w:rsid w:val="00366C2F"/>
    <w:rsid w:val="00366D3E"/>
    <w:rsid w:val="00366E3D"/>
    <w:rsid w:val="003670EC"/>
    <w:rsid w:val="0037036A"/>
    <w:rsid w:val="003707C2"/>
    <w:rsid w:val="00370CA1"/>
    <w:rsid w:val="00370F70"/>
    <w:rsid w:val="003710C2"/>
    <w:rsid w:val="003719DB"/>
    <w:rsid w:val="00371C56"/>
    <w:rsid w:val="00372B25"/>
    <w:rsid w:val="00372F88"/>
    <w:rsid w:val="00373324"/>
    <w:rsid w:val="00374452"/>
    <w:rsid w:val="00375BCE"/>
    <w:rsid w:val="00375CC1"/>
    <w:rsid w:val="0037609B"/>
    <w:rsid w:val="00376ADD"/>
    <w:rsid w:val="00376B59"/>
    <w:rsid w:val="00377006"/>
    <w:rsid w:val="00377BB5"/>
    <w:rsid w:val="00377E06"/>
    <w:rsid w:val="00377FB6"/>
    <w:rsid w:val="003801B5"/>
    <w:rsid w:val="003803EC"/>
    <w:rsid w:val="00380681"/>
    <w:rsid w:val="003808B9"/>
    <w:rsid w:val="00381224"/>
    <w:rsid w:val="003823CE"/>
    <w:rsid w:val="00382931"/>
    <w:rsid w:val="00382DDB"/>
    <w:rsid w:val="00383C85"/>
    <w:rsid w:val="003842C1"/>
    <w:rsid w:val="0038551C"/>
    <w:rsid w:val="00385DC5"/>
    <w:rsid w:val="0038667B"/>
    <w:rsid w:val="00386F1A"/>
    <w:rsid w:val="00386F33"/>
    <w:rsid w:val="00387BBD"/>
    <w:rsid w:val="00387CDF"/>
    <w:rsid w:val="00390026"/>
    <w:rsid w:val="00390094"/>
    <w:rsid w:val="0039048C"/>
    <w:rsid w:val="0039053F"/>
    <w:rsid w:val="003906AB"/>
    <w:rsid w:val="003908A3"/>
    <w:rsid w:val="00391A56"/>
    <w:rsid w:val="00391CFB"/>
    <w:rsid w:val="003935CA"/>
    <w:rsid w:val="003937C4"/>
    <w:rsid w:val="00393C92"/>
    <w:rsid w:val="00393DD8"/>
    <w:rsid w:val="00393F8C"/>
    <w:rsid w:val="0039424C"/>
    <w:rsid w:val="00394839"/>
    <w:rsid w:val="0039487A"/>
    <w:rsid w:val="00394B05"/>
    <w:rsid w:val="003950B2"/>
    <w:rsid w:val="00395214"/>
    <w:rsid w:val="00395290"/>
    <w:rsid w:val="003952F9"/>
    <w:rsid w:val="00395E5A"/>
    <w:rsid w:val="00396342"/>
    <w:rsid w:val="003963D7"/>
    <w:rsid w:val="00397134"/>
    <w:rsid w:val="0039731E"/>
    <w:rsid w:val="003A0018"/>
    <w:rsid w:val="003A00C1"/>
    <w:rsid w:val="003A0470"/>
    <w:rsid w:val="003A0635"/>
    <w:rsid w:val="003A200B"/>
    <w:rsid w:val="003A2C5D"/>
    <w:rsid w:val="003A3325"/>
    <w:rsid w:val="003A39F0"/>
    <w:rsid w:val="003A5499"/>
    <w:rsid w:val="003A5DAE"/>
    <w:rsid w:val="003A732B"/>
    <w:rsid w:val="003A772C"/>
    <w:rsid w:val="003A77DC"/>
    <w:rsid w:val="003A7DBE"/>
    <w:rsid w:val="003B086D"/>
    <w:rsid w:val="003B15EC"/>
    <w:rsid w:val="003B19AF"/>
    <w:rsid w:val="003B2B51"/>
    <w:rsid w:val="003B2DF2"/>
    <w:rsid w:val="003B3280"/>
    <w:rsid w:val="003B3B53"/>
    <w:rsid w:val="003B3F1F"/>
    <w:rsid w:val="003B426F"/>
    <w:rsid w:val="003B471D"/>
    <w:rsid w:val="003B5E42"/>
    <w:rsid w:val="003B6D03"/>
    <w:rsid w:val="003B73CE"/>
    <w:rsid w:val="003B7C59"/>
    <w:rsid w:val="003C04D2"/>
    <w:rsid w:val="003C237E"/>
    <w:rsid w:val="003C32DB"/>
    <w:rsid w:val="003C3310"/>
    <w:rsid w:val="003C33D8"/>
    <w:rsid w:val="003C363D"/>
    <w:rsid w:val="003C3ABF"/>
    <w:rsid w:val="003C4239"/>
    <w:rsid w:val="003C6275"/>
    <w:rsid w:val="003C662C"/>
    <w:rsid w:val="003C66AA"/>
    <w:rsid w:val="003C6A39"/>
    <w:rsid w:val="003C6AAD"/>
    <w:rsid w:val="003C71EF"/>
    <w:rsid w:val="003C7B80"/>
    <w:rsid w:val="003C7E7C"/>
    <w:rsid w:val="003D03A7"/>
    <w:rsid w:val="003D0745"/>
    <w:rsid w:val="003D1511"/>
    <w:rsid w:val="003D1E29"/>
    <w:rsid w:val="003D1E56"/>
    <w:rsid w:val="003D1E6C"/>
    <w:rsid w:val="003D2403"/>
    <w:rsid w:val="003D35C9"/>
    <w:rsid w:val="003D35EC"/>
    <w:rsid w:val="003D4DD0"/>
    <w:rsid w:val="003D56F4"/>
    <w:rsid w:val="003D6400"/>
    <w:rsid w:val="003D6709"/>
    <w:rsid w:val="003D6C3C"/>
    <w:rsid w:val="003D6E1B"/>
    <w:rsid w:val="003D725C"/>
    <w:rsid w:val="003D7899"/>
    <w:rsid w:val="003E05F5"/>
    <w:rsid w:val="003E12B6"/>
    <w:rsid w:val="003E140B"/>
    <w:rsid w:val="003E1B6F"/>
    <w:rsid w:val="003E1F90"/>
    <w:rsid w:val="003E20B0"/>
    <w:rsid w:val="003E265F"/>
    <w:rsid w:val="003E2767"/>
    <w:rsid w:val="003E324A"/>
    <w:rsid w:val="003E4147"/>
    <w:rsid w:val="003E49BB"/>
    <w:rsid w:val="003E5154"/>
    <w:rsid w:val="003E63AB"/>
    <w:rsid w:val="003E669B"/>
    <w:rsid w:val="003E72F9"/>
    <w:rsid w:val="003E79D8"/>
    <w:rsid w:val="003F0180"/>
    <w:rsid w:val="003F035D"/>
    <w:rsid w:val="003F0C82"/>
    <w:rsid w:val="003F1172"/>
    <w:rsid w:val="003F16C1"/>
    <w:rsid w:val="003F193E"/>
    <w:rsid w:val="003F1D40"/>
    <w:rsid w:val="003F209F"/>
    <w:rsid w:val="003F29D7"/>
    <w:rsid w:val="003F3162"/>
    <w:rsid w:val="003F483F"/>
    <w:rsid w:val="003F4D05"/>
    <w:rsid w:val="003F5142"/>
    <w:rsid w:val="003F59E2"/>
    <w:rsid w:val="003F5F93"/>
    <w:rsid w:val="003F5FAF"/>
    <w:rsid w:val="003F6118"/>
    <w:rsid w:val="003F61D9"/>
    <w:rsid w:val="003F621B"/>
    <w:rsid w:val="003F6CE7"/>
    <w:rsid w:val="003F7639"/>
    <w:rsid w:val="003F77F4"/>
    <w:rsid w:val="003F7D32"/>
    <w:rsid w:val="00400A08"/>
    <w:rsid w:val="00400FA7"/>
    <w:rsid w:val="0040137A"/>
    <w:rsid w:val="00401742"/>
    <w:rsid w:val="00402709"/>
    <w:rsid w:val="004027AE"/>
    <w:rsid w:val="00402DB7"/>
    <w:rsid w:val="00403785"/>
    <w:rsid w:val="00403975"/>
    <w:rsid w:val="00403AB0"/>
    <w:rsid w:val="00404B78"/>
    <w:rsid w:val="00405B82"/>
    <w:rsid w:val="00406A49"/>
    <w:rsid w:val="00407392"/>
    <w:rsid w:val="004073C5"/>
    <w:rsid w:val="004076BD"/>
    <w:rsid w:val="004108DF"/>
    <w:rsid w:val="00410BC8"/>
    <w:rsid w:val="00410E51"/>
    <w:rsid w:val="0041135C"/>
    <w:rsid w:val="00412306"/>
    <w:rsid w:val="00413087"/>
    <w:rsid w:val="0041326C"/>
    <w:rsid w:val="00414120"/>
    <w:rsid w:val="00414618"/>
    <w:rsid w:val="00414B8F"/>
    <w:rsid w:val="00414CDC"/>
    <w:rsid w:val="00414F2E"/>
    <w:rsid w:val="004162E7"/>
    <w:rsid w:val="00416879"/>
    <w:rsid w:val="00416E3A"/>
    <w:rsid w:val="00417167"/>
    <w:rsid w:val="00417C6C"/>
    <w:rsid w:val="00420565"/>
    <w:rsid w:val="00420B0F"/>
    <w:rsid w:val="00420EF0"/>
    <w:rsid w:val="00421A41"/>
    <w:rsid w:val="004220C1"/>
    <w:rsid w:val="00423690"/>
    <w:rsid w:val="00423C76"/>
    <w:rsid w:val="00424C1E"/>
    <w:rsid w:val="00425396"/>
    <w:rsid w:val="0042731C"/>
    <w:rsid w:val="00427B45"/>
    <w:rsid w:val="004315A2"/>
    <w:rsid w:val="00431711"/>
    <w:rsid w:val="004317D9"/>
    <w:rsid w:val="00432305"/>
    <w:rsid w:val="00432933"/>
    <w:rsid w:val="00432C06"/>
    <w:rsid w:val="00432F6C"/>
    <w:rsid w:val="00433A05"/>
    <w:rsid w:val="004344E3"/>
    <w:rsid w:val="00435ACE"/>
    <w:rsid w:val="004360C3"/>
    <w:rsid w:val="00436A80"/>
    <w:rsid w:val="00436EBC"/>
    <w:rsid w:val="00437139"/>
    <w:rsid w:val="00437883"/>
    <w:rsid w:val="0044007B"/>
    <w:rsid w:val="0044038B"/>
    <w:rsid w:val="0044095B"/>
    <w:rsid w:val="00440A3D"/>
    <w:rsid w:val="0044128C"/>
    <w:rsid w:val="004413D7"/>
    <w:rsid w:val="00441D4C"/>
    <w:rsid w:val="00442772"/>
    <w:rsid w:val="00442B02"/>
    <w:rsid w:val="00442E07"/>
    <w:rsid w:val="00443A44"/>
    <w:rsid w:val="00443E1E"/>
    <w:rsid w:val="00443EED"/>
    <w:rsid w:val="00444113"/>
    <w:rsid w:val="0044413C"/>
    <w:rsid w:val="00444714"/>
    <w:rsid w:val="00444DCF"/>
    <w:rsid w:val="00445245"/>
    <w:rsid w:val="004455AA"/>
    <w:rsid w:val="0044660E"/>
    <w:rsid w:val="0044673C"/>
    <w:rsid w:val="00446863"/>
    <w:rsid w:val="0044695B"/>
    <w:rsid w:val="00446C15"/>
    <w:rsid w:val="00446DF8"/>
    <w:rsid w:val="00447192"/>
    <w:rsid w:val="00447289"/>
    <w:rsid w:val="004479F1"/>
    <w:rsid w:val="00450C95"/>
    <w:rsid w:val="004518B2"/>
    <w:rsid w:val="004519BE"/>
    <w:rsid w:val="00451B65"/>
    <w:rsid w:val="0045213B"/>
    <w:rsid w:val="004548F8"/>
    <w:rsid w:val="00454C4F"/>
    <w:rsid w:val="00454E40"/>
    <w:rsid w:val="00455352"/>
    <w:rsid w:val="00455717"/>
    <w:rsid w:val="00455788"/>
    <w:rsid w:val="00455A13"/>
    <w:rsid w:val="00457BE1"/>
    <w:rsid w:val="00457DC2"/>
    <w:rsid w:val="00457ED3"/>
    <w:rsid w:val="00461145"/>
    <w:rsid w:val="00461512"/>
    <w:rsid w:val="00461E1E"/>
    <w:rsid w:val="00461FCC"/>
    <w:rsid w:val="00462342"/>
    <w:rsid w:val="00462376"/>
    <w:rsid w:val="004626AF"/>
    <w:rsid w:val="0046296C"/>
    <w:rsid w:val="00462E3B"/>
    <w:rsid w:val="004633A6"/>
    <w:rsid w:val="00464456"/>
    <w:rsid w:val="004646E2"/>
    <w:rsid w:val="00464A92"/>
    <w:rsid w:val="00464AA5"/>
    <w:rsid w:val="00464AB8"/>
    <w:rsid w:val="00465313"/>
    <w:rsid w:val="00465574"/>
    <w:rsid w:val="00465F7E"/>
    <w:rsid w:val="00466695"/>
    <w:rsid w:val="00466D33"/>
    <w:rsid w:val="00467EC6"/>
    <w:rsid w:val="00470F4A"/>
    <w:rsid w:val="00471234"/>
    <w:rsid w:val="00472F7F"/>
    <w:rsid w:val="00473AAA"/>
    <w:rsid w:val="00473AE5"/>
    <w:rsid w:val="00473D98"/>
    <w:rsid w:val="0047466B"/>
    <w:rsid w:val="00474798"/>
    <w:rsid w:val="00474803"/>
    <w:rsid w:val="00475BD8"/>
    <w:rsid w:val="00475DB8"/>
    <w:rsid w:val="00476A00"/>
    <w:rsid w:val="004779D0"/>
    <w:rsid w:val="00480AD1"/>
    <w:rsid w:val="00480DA3"/>
    <w:rsid w:val="00481F7E"/>
    <w:rsid w:val="0048299B"/>
    <w:rsid w:val="004829AE"/>
    <w:rsid w:val="00482D86"/>
    <w:rsid w:val="00482F91"/>
    <w:rsid w:val="004849DB"/>
    <w:rsid w:val="00484A7D"/>
    <w:rsid w:val="00484CDD"/>
    <w:rsid w:val="00485302"/>
    <w:rsid w:val="00485D4B"/>
    <w:rsid w:val="00486408"/>
    <w:rsid w:val="00487FF2"/>
    <w:rsid w:val="004904C0"/>
    <w:rsid w:val="00491D01"/>
    <w:rsid w:val="0049227B"/>
    <w:rsid w:val="00492A36"/>
    <w:rsid w:val="00492D11"/>
    <w:rsid w:val="00493335"/>
    <w:rsid w:val="004934CD"/>
    <w:rsid w:val="004936F9"/>
    <w:rsid w:val="004941AD"/>
    <w:rsid w:val="00494514"/>
    <w:rsid w:val="004948CA"/>
    <w:rsid w:val="00494BC4"/>
    <w:rsid w:val="00494F32"/>
    <w:rsid w:val="004963B0"/>
    <w:rsid w:val="00496B0F"/>
    <w:rsid w:val="00496D3B"/>
    <w:rsid w:val="00496EC1"/>
    <w:rsid w:val="00496F15"/>
    <w:rsid w:val="00497871"/>
    <w:rsid w:val="00497D5F"/>
    <w:rsid w:val="00497D74"/>
    <w:rsid w:val="004A06B0"/>
    <w:rsid w:val="004A0C27"/>
    <w:rsid w:val="004A1508"/>
    <w:rsid w:val="004A2862"/>
    <w:rsid w:val="004A3637"/>
    <w:rsid w:val="004A3814"/>
    <w:rsid w:val="004A4756"/>
    <w:rsid w:val="004A475E"/>
    <w:rsid w:val="004A5024"/>
    <w:rsid w:val="004A5862"/>
    <w:rsid w:val="004A58A8"/>
    <w:rsid w:val="004A5C0C"/>
    <w:rsid w:val="004A695C"/>
    <w:rsid w:val="004A6BD4"/>
    <w:rsid w:val="004A6E23"/>
    <w:rsid w:val="004A768E"/>
    <w:rsid w:val="004A7A39"/>
    <w:rsid w:val="004A7D38"/>
    <w:rsid w:val="004A7E21"/>
    <w:rsid w:val="004B0956"/>
    <w:rsid w:val="004B0A8E"/>
    <w:rsid w:val="004B1440"/>
    <w:rsid w:val="004B1450"/>
    <w:rsid w:val="004B14DF"/>
    <w:rsid w:val="004B1D7F"/>
    <w:rsid w:val="004B2D97"/>
    <w:rsid w:val="004B31DE"/>
    <w:rsid w:val="004B3AA4"/>
    <w:rsid w:val="004B3FD8"/>
    <w:rsid w:val="004B4205"/>
    <w:rsid w:val="004B4E63"/>
    <w:rsid w:val="004B511F"/>
    <w:rsid w:val="004B530B"/>
    <w:rsid w:val="004B5527"/>
    <w:rsid w:val="004B5B33"/>
    <w:rsid w:val="004B77D7"/>
    <w:rsid w:val="004B7836"/>
    <w:rsid w:val="004B7C97"/>
    <w:rsid w:val="004C07BF"/>
    <w:rsid w:val="004C0E7B"/>
    <w:rsid w:val="004C14D7"/>
    <w:rsid w:val="004C1A6F"/>
    <w:rsid w:val="004C2D47"/>
    <w:rsid w:val="004C4684"/>
    <w:rsid w:val="004C46A8"/>
    <w:rsid w:val="004C5296"/>
    <w:rsid w:val="004C57A4"/>
    <w:rsid w:val="004C5EBE"/>
    <w:rsid w:val="004C6809"/>
    <w:rsid w:val="004C7636"/>
    <w:rsid w:val="004C7E9B"/>
    <w:rsid w:val="004D0613"/>
    <w:rsid w:val="004D078B"/>
    <w:rsid w:val="004D175B"/>
    <w:rsid w:val="004D1CBE"/>
    <w:rsid w:val="004D1CFA"/>
    <w:rsid w:val="004D1FB5"/>
    <w:rsid w:val="004D2936"/>
    <w:rsid w:val="004D2B28"/>
    <w:rsid w:val="004D2E79"/>
    <w:rsid w:val="004D305A"/>
    <w:rsid w:val="004D3269"/>
    <w:rsid w:val="004D3A1C"/>
    <w:rsid w:val="004D3FB5"/>
    <w:rsid w:val="004D4533"/>
    <w:rsid w:val="004D4BF4"/>
    <w:rsid w:val="004D5C4B"/>
    <w:rsid w:val="004D7082"/>
    <w:rsid w:val="004D77E5"/>
    <w:rsid w:val="004D7AC1"/>
    <w:rsid w:val="004E083C"/>
    <w:rsid w:val="004E1330"/>
    <w:rsid w:val="004E1A12"/>
    <w:rsid w:val="004E1EAA"/>
    <w:rsid w:val="004E27F2"/>
    <w:rsid w:val="004E2E75"/>
    <w:rsid w:val="004E36F1"/>
    <w:rsid w:val="004E3B30"/>
    <w:rsid w:val="004E3E81"/>
    <w:rsid w:val="004E4247"/>
    <w:rsid w:val="004E498F"/>
    <w:rsid w:val="004E4F22"/>
    <w:rsid w:val="004E5517"/>
    <w:rsid w:val="004E5572"/>
    <w:rsid w:val="004E5652"/>
    <w:rsid w:val="004E6A77"/>
    <w:rsid w:val="004E6C3E"/>
    <w:rsid w:val="004E6D4A"/>
    <w:rsid w:val="004E70E9"/>
    <w:rsid w:val="004E7801"/>
    <w:rsid w:val="004F000D"/>
    <w:rsid w:val="004F0491"/>
    <w:rsid w:val="004F0D3C"/>
    <w:rsid w:val="004F1258"/>
    <w:rsid w:val="004F1EF4"/>
    <w:rsid w:val="004F22A1"/>
    <w:rsid w:val="004F2606"/>
    <w:rsid w:val="004F2B2E"/>
    <w:rsid w:val="004F2FE0"/>
    <w:rsid w:val="004F345D"/>
    <w:rsid w:val="004F4219"/>
    <w:rsid w:val="004F4721"/>
    <w:rsid w:val="004F47A3"/>
    <w:rsid w:val="004F4BD6"/>
    <w:rsid w:val="004F55A8"/>
    <w:rsid w:val="004F56E7"/>
    <w:rsid w:val="004F70F0"/>
    <w:rsid w:val="004F73C2"/>
    <w:rsid w:val="00500829"/>
    <w:rsid w:val="005013F8"/>
    <w:rsid w:val="0050156E"/>
    <w:rsid w:val="00501FC1"/>
    <w:rsid w:val="00502693"/>
    <w:rsid w:val="00502929"/>
    <w:rsid w:val="0050350C"/>
    <w:rsid w:val="00503582"/>
    <w:rsid w:val="00504242"/>
    <w:rsid w:val="005048E9"/>
    <w:rsid w:val="00504BF9"/>
    <w:rsid w:val="00505358"/>
    <w:rsid w:val="00505E12"/>
    <w:rsid w:val="005066D5"/>
    <w:rsid w:val="005070B9"/>
    <w:rsid w:val="0050759B"/>
    <w:rsid w:val="0051091A"/>
    <w:rsid w:val="00510E52"/>
    <w:rsid w:val="00511B64"/>
    <w:rsid w:val="005126AB"/>
    <w:rsid w:val="00512B40"/>
    <w:rsid w:val="0051330D"/>
    <w:rsid w:val="00513587"/>
    <w:rsid w:val="00513A32"/>
    <w:rsid w:val="00513C32"/>
    <w:rsid w:val="00514465"/>
    <w:rsid w:val="00514466"/>
    <w:rsid w:val="00515676"/>
    <w:rsid w:val="00515913"/>
    <w:rsid w:val="00515FD1"/>
    <w:rsid w:val="0051679D"/>
    <w:rsid w:val="0051695A"/>
    <w:rsid w:val="00517A83"/>
    <w:rsid w:val="00517AA6"/>
    <w:rsid w:val="00517F18"/>
    <w:rsid w:val="00520038"/>
    <w:rsid w:val="00520956"/>
    <w:rsid w:val="0052130C"/>
    <w:rsid w:val="0052144E"/>
    <w:rsid w:val="00522392"/>
    <w:rsid w:val="00522AA1"/>
    <w:rsid w:val="005230EC"/>
    <w:rsid w:val="00524695"/>
    <w:rsid w:val="00524B01"/>
    <w:rsid w:val="00524D16"/>
    <w:rsid w:val="00524D4A"/>
    <w:rsid w:val="00524F0E"/>
    <w:rsid w:val="0052503B"/>
    <w:rsid w:val="005250BF"/>
    <w:rsid w:val="00525CC1"/>
    <w:rsid w:val="005261AF"/>
    <w:rsid w:val="0052639E"/>
    <w:rsid w:val="0052677E"/>
    <w:rsid w:val="00526F54"/>
    <w:rsid w:val="00527474"/>
    <w:rsid w:val="005275D2"/>
    <w:rsid w:val="005301E9"/>
    <w:rsid w:val="00531606"/>
    <w:rsid w:val="00531EA6"/>
    <w:rsid w:val="00531F60"/>
    <w:rsid w:val="005334D4"/>
    <w:rsid w:val="0053358C"/>
    <w:rsid w:val="00533895"/>
    <w:rsid w:val="00533D6F"/>
    <w:rsid w:val="00533D88"/>
    <w:rsid w:val="00533FF0"/>
    <w:rsid w:val="0053406E"/>
    <w:rsid w:val="00534618"/>
    <w:rsid w:val="00534B7A"/>
    <w:rsid w:val="00535030"/>
    <w:rsid w:val="005351A9"/>
    <w:rsid w:val="00535271"/>
    <w:rsid w:val="00535599"/>
    <w:rsid w:val="005355CF"/>
    <w:rsid w:val="00535EB5"/>
    <w:rsid w:val="00536461"/>
    <w:rsid w:val="0053708F"/>
    <w:rsid w:val="00537631"/>
    <w:rsid w:val="005400AE"/>
    <w:rsid w:val="00540591"/>
    <w:rsid w:val="005414AB"/>
    <w:rsid w:val="0054173D"/>
    <w:rsid w:val="005424D8"/>
    <w:rsid w:val="0054282C"/>
    <w:rsid w:val="00542A76"/>
    <w:rsid w:val="00543893"/>
    <w:rsid w:val="00544DFF"/>
    <w:rsid w:val="005452FD"/>
    <w:rsid w:val="00545489"/>
    <w:rsid w:val="0054572D"/>
    <w:rsid w:val="00545CD4"/>
    <w:rsid w:val="00545FF9"/>
    <w:rsid w:val="00546A0A"/>
    <w:rsid w:val="00547012"/>
    <w:rsid w:val="005471D0"/>
    <w:rsid w:val="0055022A"/>
    <w:rsid w:val="00550889"/>
    <w:rsid w:val="005510F0"/>
    <w:rsid w:val="005513B4"/>
    <w:rsid w:val="005518EC"/>
    <w:rsid w:val="00551F72"/>
    <w:rsid w:val="0055295B"/>
    <w:rsid w:val="00552E7A"/>
    <w:rsid w:val="00552F5B"/>
    <w:rsid w:val="005530EA"/>
    <w:rsid w:val="005531B5"/>
    <w:rsid w:val="0055342C"/>
    <w:rsid w:val="005536AF"/>
    <w:rsid w:val="00553DC8"/>
    <w:rsid w:val="00554634"/>
    <w:rsid w:val="005552D0"/>
    <w:rsid w:val="00555C49"/>
    <w:rsid w:val="00556F2F"/>
    <w:rsid w:val="0055702A"/>
    <w:rsid w:val="00557047"/>
    <w:rsid w:val="00557BEE"/>
    <w:rsid w:val="0056001A"/>
    <w:rsid w:val="00560440"/>
    <w:rsid w:val="00560500"/>
    <w:rsid w:val="005609C3"/>
    <w:rsid w:val="0056121A"/>
    <w:rsid w:val="005617C3"/>
    <w:rsid w:val="00561EBF"/>
    <w:rsid w:val="00562BED"/>
    <w:rsid w:val="005632C0"/>
    <w:rsid w:val="00563478"/>
    <w:rsid w:val="00563B4E"/>
    <w:rsid w:val="00564844"/>
    <w:rsid w:val="005650FD"/>
    <w:rsid w:val="0056521F"/>
    <w:rsid w:val="005662F3"/>
    <w:rsid w:val="005671A8"/>
    <w:rsid w:val="00567386"/>
    <w:rsid w:val="0056763F"/>
    <w:rsid w:val="005677C2"/>
    <w:rsid w:val="00570947"/>
    <w:rsid w:val="00572659"/>
    <w:rsid w:val="00573D0D"/>
    <w:rsid w:val="00575067"/>
    <w:rsid w:val="00575693"/>
    <w:rsid w:val="00575CD4"/>
    <w:rsid w:val="0057660C"/>
    <w:rsid w:val="005766A4"/>
    <w:rsid w:val="00576804"/>
    <w:rsid w:val="00576CBB"/>
    <w:rsid w:val="00577495"/>
    <w:rsid w:val="00577FA7"/>
    <w:rsid w:val="0058120A"/>
    <w:rsid w:val="005815C9"/>
    <w:rsid w:val="00581DC9"/>
    <w:rsid w:val="00581EF7"/>
    <w:rsid w:val="00582E12"/>
    <w:rsid w:val="00583298"/>
    <w:rsid w:val="00583ADA"/>
    <w:rsid w:val="00583FAA"/>
    <w:rsid w:val="005843B0"/>
    <w:rsid w:val="005848D0"/>
    <w:rsid w:val="00584DF2"/>
    <w:rsid w:val="00585AB9"/>
    <w:rsid w:val="00586948"/>
    <w:rsid w:val="00586E2C"/>
    <w:rsid w:val="00587CFF"/>
    <w:rsid w:val="005903CE"/>
    <w:rsid w:val="00590484"/>
    <w:rsid w:val="005908AC"/>
    <w:rsid w:val="00590CE7"/>
    <w:rsid w:val="0059116C"/>
    <w:rsid w:val="0059123D"/>
    <w:rsid w:val="00591351"/>
    <w:rsid w:val="00591973"/>
    <w:rsid w:val="00591D6B"/>
    <w:rsid w:val="00592A1E"/>
    <w:rsid w:val="00592E70"/>
    <w:rsid w:val="005930E9"/>
    <w:rsid w:val="00593541"/>
    <w:rsid w:val="00593B43"/>
    <w:rsid w:val="00593D38"/>
    <w:rsid w:val="00594BAA"/>
    <w:rsid w:val="00594C33"/>
    <w:rsid w:val="00594CEE"/>
    <w:rsid w:val="0059509B"/>
    <w:rsid w:val="0059523D"/>
    <w:rsid w:val="0059579A"/>
    <w:rsid w:val="00595B4C"/>
    <w:rsid w:val="00595C98"/>
    <w:rsid w:val="0059675A"/>
    <w:rsid w:val="00596CF8"/>
    <w:rsid w:val="0059714F"/>
    <w:rsid w:val="005976F1"/>
    <w:rsid w:val="00597EAC"/>
    <w:rsid w:val="005A0017"/>
    <w:rsid w:val="005A01FE"/>
    <w:rsid w:val="005A0389"/>
    <w:rsid w:val="005A2D70"/>
    <w:rsid w:val="005A39A4"/>
    <w:rsid w:val="005A3ECA"/>
    <w:rsid w:val="005A3FF8"/>
    <w:rsid w:val="005A4E2C"/>
    <w:rsid w:val="005A5037"/>
    <w:rsid w:val="005A5256"/>
    <w:rsid w:val="005A571D"/>
    <w:rsid w:val="005A5FE0"/>
    <w:rsid w:val="005A6147"/>
    <w:rsid w:val="005A6764"/>
    <w:rsid w:val="005A6B76"/>
    <w:rsid w:val="005A6C84"/>
    <w:rsid w:val="005A780E"/>
    <w:rsid w:val="005A78DE"/>
    <w:rsid w:val="005A7C06"/>
    <w:rsid w:val="005A7EAA"/>
    <w:rsid w:val="005B07B6"/>
    <w:rsid w:val="005B07EF"/>
    <w:rsid w:val="005B08CB"/>
    <w:rsid w:val="005B0B91"/>
    <w:rsid w:val="005B0C87"/>
    <w:rsid w:val="005B1445"/>
    <w:rsid w:val="005B1CCB"/>
    <w:rsid w:val="005B23C4"/>
    <w:rsid w:val="005B2959"/>
    <w:rsid w:val="005B2D5A"/>
    <w:rsid w:val="005B300C"/>
    <w:rsid w:val="005B3076"/>
    <w:rsid w:val="005B3909"/>
    <w:rsid w:val="005B3FF0"/>
    <w:rsid w:val="005B48B1"/>
    <w:rsid w:val="005B4CAA"/>
    <w:rsid w:val="005B4E68"/>
    <w:rsid w:val="005B684D"/>
    <w:rsid w:val="005B6B79"/>
    <w:rsid w:val="005B79FE"/>
    <w:rsid w:val="005C04FF"/>
    <w:rsid w:val="005C0A0D"/>
    <w:rsid w:val="005C0B05"/>
    <w:rsid w:val="005C1D45"/>
    <w:rsid w:val="005C213A"/>
    <w:rsid w:val="005C2AD2"/>
    <w:rsid w:val="005C2CDA"/>
    <w:rsid w:val="005C2ED5"/>
    <w:rsid w:val="005C3461"/>
    <w:rsid w:val="005C396B"/>
    <w:rsid w:val="005C3E79"/>
    <w:rsid w:val="005C4B00"/>
    <w:rsid w:val="005C5666"/>
    <w:rsid w:val="005D087E"/>
    <w:rsid w:val="005D0D68"/>
    <w:rsid w:val="005D0E23"/>
    <w:rsid w:val="005D0E49"/>
    <w:rsid w:val="005D0F30"/>
    <w:rsid w:val="005D1890"/>
    <w:rsid w:val="005D1E13"/>
    <w:rsid w:val="005D2948"/>
    <w:rsid w:val="005D385D"/>
    <w:rsid w:val="005D3E6B"/>
    <w:rsid w:val="005D4C42"/>
    <w:rsid w:val="005D4DF0"/>
    <w:rsid w:val="005D56E7"/>
    <w:rsid w:val="005D583A"/>
    <w:rsid w:val="005D5B40"/>
    <w:rsid w:val="005D60BE"/>
    <w:rsid w:val="005D63BB"/>
    <w:rsid w:val="005D6625"/>
    <w:rsid w:val="005D6AF6"/>
    <w:rsid w:val="005D6F5F"/>
    <w:rsid w:val="005D7498"/>
    <w:rsid w:val="005D7598"/>
    <w:rsid w:val="005D7661"/>
    <w:rsid w:val="005D7AB0"/>
    <w:rsid w:val="005E0999"/>
    <w:rsid w:val="005E2CB7"/>
    <w:rsid w:val="005E30BC"/>
    <w:rsid w:val="005E3420"/>
    <w:rsid w:val="005E3AF9"/>
    <w:rsid w:val="005E3BBE"/>
    <w:rsid w:val="005E43D6"/>
    <w:rsid w:val="005E46CF"/>
    <w:rsid w:val="005E4857"/>
    <w:rsid w:val="005E52EF"/>
    <w:rsid w:val="005E58C8"/>
    <w:rsid w:val="005E5C31"/>
    <w:rsid w:val="005E64A5"/>
    <w:rsid w:val="005E66E9"/>
    <w:rsid w:val="005E67EC"/>
    <w:rsid w:val="005E7119"/>
    <w:rsid w:val="005E7410"/>
    <w:rsid w:val="005E7833"/>
    <w:rsid w:val="005E7B98"/>
    <w:rsid w:val="005E7E14"/>
    <w:rsid w:val="005F0636"/>
    <w:rsid w:val="005F0D36"/>
    <w:rsid w:val="005F161B"/>
    <w:rsid w:val="005F1DDC"/>
    <w:rsid w:val="005F1FA1"/>
    <w:rsid w:val="005F2445"/>
    <w:rsid w:val="005F25B2"/>
    <w:rsid w:val="005F2F3A"/>
    <w:rsid w:val="005F3B0F"/>
    <w:rsid w:val="005F3CBD"/>
    <w:rsid w:val="005F3E05"/>
    <w:rsid w:val="005F5343"/>
    <w:rsid w:val="005F5F1A"/>
    <w:rsid w:val="005F7516"/>
    <w:rsid w:val="005F7DED"/>
    <w:rsid w:val="006013A0"/>
    <w:rsid w:val="006015F0"/>
    <w:rsid w:val="00601852"/>
    <w:rsid w:val="00602321"/>
    <w:rsid w:val="0060236E"/>
    <w:rsid w:val="00602662"/>
    <w:rsid w:val="00603A69"/>
    <w:rsid w:val="00603EAA"/>
    <w:rsid w:val="006051E4"/>
    <w:rsid w:val="0060582F"/>
    <w:rsid w:val="00605D66"/>
    <w:rsid w:val="00605E00"/>
    <w:rsid w:val="00607E9B"/>
    <w:rsid w:val="00607EB1"/>
    <w:rsid w:val="006105ED"/>
    <w:rsid w:val="00610657"/>
    <w:rsid w:val="00610851"/>
    <w:rsid w:val="00611EBA"/>
    <w:rsid w:val="00612163"/>
    <w:rsid w:val="006122D7"/>
    <w:rsid w:val="0061252E"/>
    <w:rsid w:val="00612A4B"/>
    <w:rsid w:val="0061368F"/>
    <w:rsid w:val="00613C73"/>
    <w:rsid w:val="0061464F"/>
    <w:rsid w:val="006157AB"/>
    <w:rsid w:val="00615873"/>
    <w:rsid w:val="0061675D"/>
    <w:rsid w:val="0061771C"/>
    <w:rsid w:val="00620A8A"/>
    <w:rsid w:val="0062226D"/>
    <w:rsid w:val="006224E3"/>
    <w:rsid w:val="00622580"/>
    <w:rsid w:val="00622713"/>
    <w:rsid w:val="0062274E"/>
    <w:rsid w:val="0062353A"/>
    <w:rsid w:val="00623F86"/>
    <w:rsid w:val="00624677"/>
    <w:rsid w:val="006248BE"/>
    <w:rsid w:val="00624B25"/>
    <w:rsid w:val="00624BE8"/>
    <w:rsid w:val="00625268"/>
    <w:rsid w:val="00625A5A"/>
    <w:rsid w:val="00627003"/>
    <w:rsid w:val="00631112"/>
    <w:rsid w:val="00631BDC"/>
    <w:rsid w:val="00632399"/>
    <w:rsid w:val="00632C99"/>
    <w:rsid w:val="006331C7"/>
    <w:rsid w:val="0063323A"/>
    <w:rsid w:val="00634B2A"/>
    <w:rsid w:val="00635078"/>
    <w:rsid w:val="006350F3"/>
    <w:rsid w:val="006354DB"/>
    <w:rsid w:val="00635829"/>
    <w:rsid w:val="00635D3C"/>
    <w:rsid w:val="00635F2F"/>
    <w:rsid w:val="006362BD"/>
    <w:rsid w:val="006362EB"/>
    <w:rsid w:val="00636C3B"/>
    <w:rsid w:val="006372E2"/>
    <w:rsid w:val="006378C4"/>
    <w:rsid w:val="00637A68"/>
    <w:rsid w:val="00640386"/>
    <w:rsid w:val="00640ACB"/>
    <w:rsid w:val="00640FBD"/>
    <w:rsid w:val="00641EEE"/>
    <w:rsid w:val="00642F2E"/>
    <w:rsid w:val="006431B4"/>
    <w:rsid w:val="00644437"/>
    <w:rsid w:val="00644B6D"/>
    <w:rsid w:val="00645127"/>
    <w:rsid w:val="00645249"/>
    <w:rsid w:val="00645B16"/>
    <w:rsid w:val="0064676A"/>
    <w:rsid w:val="00646AD7"/>
    <w:rsid w:val="00646C27"/>
    <w:rsid w:val="00646C75"/>
    <w:rsid w:val="00646E8E"/>
    <w:rsid w:val="00647611"/>
    <w:rsid w:val="00647B6D"/>
    <w:rsid w:val="00647EFA"/>
    <w:rsid w:val="00650040"/>
    <w:rsid w:val="0065168C"/>
    <w:rsid w:val="00651AC4"/>
    <w:rsid w:val="00652D6C"/>
    <w:rsid w:val="00653500"/>
    <w:rsid w:val="00653652"/>
    <w:rsid w:val="00653A01"/>
    <w:rsid w:val="00654177"/>
    <w:rsid w:val="00654809"/>
    <w:rsid w:val="00654E58"/>
    <w:rsid w:val="00655207"/>
    <w:rsid w:val="00656216"/>
    <w:rsid w:val="00656657"/>
    <w:rsid w:val="006571D5"/>
    <w:rsid w:val="0065731B"/>
    <w:rsid w:val="0065764B"/>
    <w:rsid w:val="006601D1"/>
    <w:rsid w:val="0066041E"/>
    <w:rsid w:val="0066074F"/>
    <w:rsid w:val="0066109E"/>
    <w:rsid w:val="006614EF"/>
    <w:rsid w:val="006617F7"/>
    <w:rsid w:val="006618DF"/>
    <w:rsid w:val="00661B4E"/>
    <w:rsid w:val="00662C4F"/>
    <w:rsid w:val="0066305E"/>
    <w:rsid w:val="006631B9"/>
    <w:rsid w:val="006636FE"/>
    <w:rsid w:val="00664033"/>
    <w:rsid w:val="00664539"/>
    <w:rsid w:val="00664737"/>
    <w:rsid w:val="0066476B"/>
    <w:rsid w:val="0066479A"/>
    <w:rsid w:val="00664D9D"/>
    <w:rsid w:val="00665500"/>
    <w:rsid w:val="00665AED"/>
    <w:rsid w:val="00665C4E"/>
    <w:rsid w:val="0066623D"/>
    <w:rsid w:val="00667278"/>
    <w:rsid w:val="00667F1F"/>
    <w:rsid w:val="00667F55"/>
    <w:rsid w:val="006706C3"/>
    <w:rsid w:val="006706FB"/>
    <w:rsid w:val="00670FAF"/>
    <w:rsid w:val="00670FBC"/>
    <w:rsid w:val="00671E5D"/>
    <w:rsid w:val="0067241D"/>
    <w:rsid w:val="006726E7"/>
    <w:rsid w:val="00673A46"/>
    <w:rsid w:val="00674D20"/>
    <w:rsid w:val="00674DB2"/>
    <w:rsid w:val="00676072"/>
    <w:rsid w:val="006776C7"/>
    <w:rsid w:val="00677982"/>
    <w:rsid w:val="0068047E"/>
    <w:rsid w:val="0068057B"/>
    <w:rsid w:val="006809D0"/>
    <w:rsid w:val="006813E2"/>
    <w:rsid w:val="00681D97"/>
    <w:rsid w:val="0068200B"/>
    <w:rsid w:val="00682115"/>
    <w:rsid w:val="00682151"/>
    <w:rsid w:val="006825A7"/>
    <w:rsid w:val="006825DD"/>
    <w:rsid w:val="00682692"/>
    <w:rsid w:val="006829E7"/>
    <w:rsid w:val="00683CD8"/>
    <w:rsid w:val="00683CE0"/>
    <w:rsid w:val="0068423C"/>
    <w:rsid w:val="00685CF6"/>
    <w:rsid w:val="00685EFE"/>
    <w:rsid w:val="00686A53"/>
    <w:rsid w:val="006872B1"/>
    <w:rsid w:val="00687525"/>
    <w:rsid w:val="00690423"/>
    <w:rsid w:val="00692DA4"/>
    <w:rsid w:val="00692FED"/>
    <w:rsid w:val="00693715"/>
    <w:rsid w:val="00695551"/>
    <w:rsid w:val="00695C1A"/>
    <w:rsid w:val="00695FC8"/>
    <w:rsid w:val="00697189"/>
    <w:rsid w:val="006A0CE2"/>
    <w:rsid w:val="006A12CD"/>
    <w:rsid w:val="006A1838"/>
    <w:rsid w:val="006A241A"/>
    <w:rsid w:val="006A25A3"/>
    <w:rsid w:val="006A2650"/>
    <w:rsid w:val="006A26F0"/>
    <w:rsid w:val="006A2833"/>
    <w:rsid w:val="006A28A0"/>
    <w:rsid w:val="006A2FAB"/>
    <w:rsid w:val="006A340A"/>
    <w:rsid w:val="006A3E08"/>
    <w:rsid w:val="006A41F8"/>
    <w:rsid w:val="006A475F"/>
    <w:rsid w:val="006A4C7C"/>
    <w:rsid w:val="006A4F0D"/>
    <w:rsid w:val="006A6016"/>
    <w:rsid w:val="006A68B3"/>
    <w:rsid w:val="006A78C6"/>
    <w:rsid w:val="006A7CAB"/>
    <w:rsid w:val="006B0906"/>
    <w:rsid w:val="006B097D"/>
    <w:rsid w:val="006B0AF1"/>
    <w:rsid w:val="006B16E4"/>
    <w:rsid w:val="006B1D22"/>
    <w:rsid w:val="006B2063"/>
    <w:rsid w:val="006B2A65"/>
    <w:rsid w:val="006B2CE8"/>
    <w:rsid w:val="006B3531"/>
    <w:rsid w:val="006B385A"/>
    <w:rsid w:val="006B4969"/>
    <w:rsid w:val="006B523B"/>
    <w:rsid w:val="006B739A"/>
    <w:rsid w:val="006B7458"/>
    <w:rsid w:val="006B7D8D"/>
    <w:rsid w:val="006C0353"/>
    <w:rsid w:val="006C0D19"/>
    <w:rsid w:val="006C0D44"/>
    <w:rsid w:val="006C1115"/>
    <w:rsid w:val="006C155A"/>
    <w:rsid w:val="006C1707"/>
    <w:rsid w:val="006C1AB8"/>
    <w:rsid w:val="006C330D"/>
    <w:rsid w:val="006C3478"/>
    <w:rsid w:val="006C3AC1"/>
    <w:rsid w:val="006C3D7E"/>
    <w:rsid w:val="006C3DD0"/>
    <w:rsid w:val="006C4143"/>
    <w:rsid w:val="006C42A1"/>
    <w:rsid w:val="006C4454"/>
    <w:rsid w:val="006C4F23"/>
    <w:rsid w:val="006C5601"/>
    <w:rsid w:val="006C59E9"/>
    <w:rsid w:val="006C5C41"/>
    <w:rsid w:val="006C65B3"/>
    <w:rsid w:val="006C6617"/>
    <w:rsid w:val="006C6862"/>
    <w:rsid w:val="006D01F7"/>
    <w:rsid w:val="006D0D00"/>
    <w:rsid w:val="006D10FD"/>
    <w:rsid w:val="006D193C"/>
    <w:rsid w:val="006D2BFF"/>
    <w:rsid w:val="006D35A2"/>
    <w:rsid w:val="006D38B0"/>
    <w:rsid w:val="006D3CA9"/>
    <w:rsid w:val="006D3DF8"/>
    <w:rsid w:val="006D42DC"/>
    <w:rsid w:val="006D45A6"/>
    <w:rsid w:val="006D484A"/>
    <w:rsid w:val="006D5796"/>
    <w:rsid w:val="006D5AF5"/>
    <w:rsid w:val="006D601C"/>
    <w:rsid w:val="006D61C0"/>
    <w:rsid w:val="006D6ADD"/>
    <w:rsid w:val="006D6DCA"/>
    <w:rsid w:val="006D6FB4"/>
    <w:rsid w:val="006E00D8"/>
    <w:rsid w:val="006E1ECF"/>
    <w:rsid w:val="006E1F66"/>
    <w:rsid w:val="006E2269"/>
    <w:rsid w:val="006E26AD"/>
    <w:rsid w:val="006E3275"/>
    <w:rsid w:val="006E3655"/>
    <w:rsid w:val="006E3CB3"/>
    <w:rsid w:val="006E4C61"/>
    <w:rsid w:val="006E4F38"/>
    <w:rsid w:val="006E5589"/>
    <w:rsid w:val="006F0043"/>
    <w:rsid w:val="006F13AA"/>
    <w:rsid w:val="006F14B1"/>
    <w:rsid w:val="006F1B69"/>
    <w:rsid w:val="006F2190"/>
    <w:rsid w:val="006F2F31"/>
    <w:rsid w:val="006F3452"/>
    <w:rsid w:val="006F37CB"/>
    <w:rsid w:val="006F4493"/>
    <w:rsid w:val="006F46E3"/>
    <w:rsid w:val="006F4927"/>
    <w:rsid w:val="006F5339"/>
    <w:rsid w:val="006F543D"/>
    <w:rsid w:val="006F5B86"/>
    <w:rsid w:val="006F6231"/>
    <w:rsid w:val="006F677F"/>
    <w:rsid w:val="006F6947"/>
    <w:rsid w:val="006F6A5F"/>
    <w:rsid w:val="006F6A63"/>
    <w:rsid w:val="006F7645"/>
    <w:rsid w:val="006F77A1"/>
    <w:rsid w:val="006F7A52"/>
    <w:rsid w:val="006F7BE2"/>
    <w:rsid w:val="006F7C06"/>
    <w:rsid w:val="006F7C1E"/>
    <w:rsid w:val="006F7F6C"/>
    <w:rsid w:val="00700AF6"/>
    <w:rsid w:val="00700EA6"/>
    <w:rsid w:val="00701421"/>
    <w:rsid w:val="00701B20"/>
    <w:rsid w:val="00702214"/>
    <w:rsid w:val="00703256"/>
    <w:rsid w:val="0070353F"/>
    <w:rsid w:val="007039EE"/>
    <w:rsid w:val="00703CC8"/>
    <w:rsid w:val="00703F4E"/>
    <w:rsid w:val="00704045"/>
    <w:rsid w:val="00705B1C"/>
    <w:rsid w:val="00705B8E"/>
    <w:rsid w:val="007063EE"/>
    <w:rsid w:val="00707E1D"/>
    <w:rsid w:val="007105AC"/>
    <w:rsid w:val="00710C96"/>
    <w:rsid w:val="00711AD2"/>
    <w:rsid w:val="00711E28"/>
    <w:rsid w:val="00711EA5"/>
    <w:rsid w:val="0071207F"/>
    <w:rsid w:val="007120A7"/>
    <w:rsid w:val="00713C9F"/>
    <w:rsid w:val="00714597"/>
    <w:rsid w:val="00715A06"/>
    <w:rsid w:val="00715C12"/>
    <w:rsid w:val="00715DA5"/>
    <w:rsid w:val="00716936"/>
    <w:rsid w:val="00717131"/>
    <w:rsid w:val="007171E2"/>
    <w:rsid w:val="00717B2E"/>
    <w:rsid w:val="00720A9B"/>
    <w:rsid w:val="00720F36"/>
    <w:rsid w:val="00721116"/>
    <w:rsid w:val="00721280"/>
    <w:rsid w:val="007212B7"/>
    <w:rsid w:val="00721AF3"/>
    <w:rsid w:val="00721C8A"/>
    <w:rsid w:val="00722DF1"/>
    <w:rsid w:val="00722E02"/>
    <w:rsid w:val="00722FC5"/>
    <w:rsid w:val="007234E2"/>
    <w:rsid w:val="00725302"/>
    <w:rsid w:val="0072589B"/>
    <w:rsid w:val="00726721"/>
    <w:rsid w:val="00726E2E"/>
    <w:rsid w:val="00726FDD"/>
    <w:rsid w:val="00727D8D"/>
    <w:rsid w:val="00730111"/>
    <w:rsid w:val="00730B8F"/>
    <w:rsid w:val="00732936"/>
    <w:rsid w:val="00732F1A"/>
    <w:rsid w:val="00733205"/>
    <w:rsid w:val="007333B1"/>
    <w:rsid w:val="00734076"/>
    <w:rsid w:val="00735025"/>
    <w:rsid w:val="00735DBE"/>
    <w:rsid w:val="00736355"/>
    <w:rsid w:val="00736E53"/>
    <w:rsid w:val="00736F37"/>
    <w:rsid w:val="00737EBE"/>
    <w:rsid w:val="007406AA"/>
    <w:rsid w:val="00741093"/>
    <w:rsid w:val="0074155D"/>
    <w:rsid w:val="00741847"/>
    <w:rsid w:val="00741991"/>
    <w:rsid w:val="00741BD9"/>
    <w:rsid w:val="00741E3A"/>
    <w:rsid w:val="00741E3C"/>
    <w:rsid w:val="00742E5A"/>
    <w:rsid w:val="00743FA0"/>
    <w:rsid w:val="007443C7"/>
    <w:rsid w:val="0074451B"/>
    <w:rsid w:val="007446BC"/>
    <w:rsid w:val="00744C15"/>
    <w:rsid w:val="0074510E"/>
    <w:rsid w:val="00745D4D"/>
    <w:rsid w:val="00745E2A"/>
    <w:rsid w:val="00746517"/>
    <w:rsid w:val="007470D5"/>
    <w:rsid w:val="00747693"/>
    <w:rsid w:val="00750403"/>
    <w:rsid w:val="0075097A"/>
    <w:rsid w:val="00750DBD"/>
    <w:rsid w:val="007514D1"/>
    <w:rsid w:val="00751911"/>
    <w:rsid w:val="007522DD"/>
    <w:rsid w:val="00752660"/>
    <w:rsid w:val="00752683"/>
    <w:rsid w:val="00752C20"/>
    <w:rsid w:val="00753256"/>
    <w:rsid w:val="00755B94"/>
    <w:rsid w:val="00756136"/>
    <w:rsid w:val="007561E4"/>
    <w:rsid w:val="00756407"/>
    <w:rsid w:val="00756869"/>
    <w:rsid w:val="007600AD"/>
    <w:rsid w:val="00760D88"/>
    <w:rsid w:val="007619BB"/>
    <w:rsid w:val="0076279E"/>
    <w:rsid w:val="00762A39"/>
    <w:rsid w:val="007637E3"/>
    <w:rsid w:val="00764580"/>
    <w:rsid w:val="0076558D"/>
    <w:rsid w:val="00766D0A"/>
    <w:rsid w:val="00766F9E"/>
    <w:rsid w:val="00766FB5"/>
    <w:rsid w:val="007679AF"/>
    <w:rsid w:val="0077028A"/>
    <w:rsid w:val="007706BE"/>
    <w:rsid w:val="00770A17"/>
    <w:rsid w:val="0077145A"/>
    <w:rsid w:val="00772C96"/>
    <w:rsid w:val="0077367F"/>
    <w:rsid w:val="00774E61"/>
    <w:rsid w:val="00775083"/>
    <w:rsid w:val="007753B2"/>
    <w:rsid w:val="00780390"/>
    <w:rsid w:val="00780F24"/>
    <w:rsid w:val="00781592"/>
    <w:rsid w:val="00782C3F"/>
    <w:rsid w:val="00782C84"/>
    <w:rsid w:val="00782E9E"/>
    <w:rsid w:val="00783A91"/>
    <w:rsid w:val="007847F8"/>
    <w:rsid w:val="007854D1"/>
    <w:rsid w:val="007856D7"/>
    <w:rsid w:val="00785BB8"/>
    <w:rsid w:val="00785E6D"/>
    <w:rsid w:val="00786762"/>
    <w:rsid w:val="00787518"/>
    <w:rsid w:val="00787E01"/>
    <w:rsid w:val="00790E94"/>
    <w:rsid w:val="007911F7"/>
    <w:rsid w:val="00791B8E"/>
    <w:rsid w:val="007923F7"/>
    <w:rsid w:val="007925F5"/>
    <w:rsid w:val="00792EB2"/>
    <w:rsid w:val="00793802"/>
    <w:rsid w:val="00794112"/>
    <w:rsid w:val="00795CC1"/>
    <w:rsid w:val="00796114"/>
    <w:rsid w:val="007964C1"/>
    <w:rsid w:val="00796AD9"/>
    <w:rsid w:val="00797CD3"/>
    <w:rsid w:val="007A03D9"/>
    <w:rsid w:val="007A064A"/>
    <w:rsid w:val="007A0724"/>
    <w:rsid w:val="007A136F"/>
    <w:rsid w:val="007A2028"/>
    <w:rsid w:val="007A2412"/>
    <w:rsid w:val="007A26A0"/>
    <w:rsid w:val="007A2865"/>
    <w:rsid w:val="007A3552"/>
    <w:rsid w:val="007A385C"/>
    <w:rsid w:val="007A450D"/>
    <w:rsid w:val="007A4E75"/>
    <w:rsid w:val="007A4EBB"/>
    <w:rsid w:val="007A5871"/>
    <w:rsid w:val="007A635F"/>
    <w:rsid w:val="007A6785"/>
    <w:rsid w:val="007B02AC"/>
    <w:rsid w:val="007B042A"/>
    <w:rsid w:val="007B0757"/>
    <w:rsid w:val="007B0FC5"/>
    <w:rsid w:val="007B13BD"/>
    <w:rsid w:val="007B2992"/>
    <w:rsid w:val="007B32AB"/>
    <w:rsid w:val="007B4363"/>
    <w:rsid w:val="007B4606"/>
    <w:rsid w:val="007B464E"/>
    <w:rsid w:val="007B4667"/>
    <w:rsid w:val="007B4864"/>
    <w:rsid w:val="007B530B"/>
    <w:rsid w:val="007B7030"/>
    <w:rsid w:val="007B78F8"/>
    <w:rsid w:val="007B7921"/>
    <w:rsid w:val="007B7AD1"/>
    <w:rsid w:val="007C0010"/>
    <w:rsid w:val="007C009C"/>
    <w:rsid w:val="007C03CB"/>
    <w:rsid w:val="007C03E9"/>
    <w:rsid w:val="007C048A"/>
    <w:rsid w:val="007C1052"/>
    <w:rsid w:val="007C11C9"/>
    <w:rsid w:val="007C18E9"/>
    <w:rsid w:val="007C1FBD"/>
    <w:rsid w:val="007C28B1"/>
    <w:rsid w:val="007C291C"/>
    <w:rsid w:val="007C372C"/>
    <w:rsid w:val="007C377A"/>
    <w:rsid w:val="007C4525"/>
    <w:rsid w:val="007C5734"/>
    <w:rsid w:val="007C674E"/>
    <w:rsid w:val="007C6A98"/>
    <w:rsid w:val="007C6D83"/>
    <w:rsid w:val="007C733E"/>
    <w:rsid w:val="007C7396"/>
    <w:rsid w:val="007C7AA2"/>
    <w:rsid w:val="007C7B84"/>
    <w:rsid w:val="007D0031"/>
    <w:rsid w:val="007D0426"/>
    <w:rsid w:val="007D0660"/>
    <w:rsid w:val="007D1295"/>
    <w:rsid w:val="007D1877"/>
    <w:rsid w:val="007D265E"/>
    <w:rsid w:val="007D2719"/>
    <w:rsid w:val="007D2EEA"/>
    <w:rsid w:val="007D3108"/>
    <w:rsid w:val="007D3652"/>
    <w:rsid w:val="007D3A60"/>
    <w:rsid w:val="007D3E86"/>
    <w:rsid w:val="007D44A1"/>
    <w:rsid w:val="007D4654"/>
    <w:rsid w:val="007D4C57"/>
    <w:rsid w:val="007D4D0B"/>
    <w:rsid w:val="007D50BF"/>
    <w:rsid w:val="007D5381"/>
    <w:rsid w:val="007D632B"/>
    <w:rsid w:val="007D6DDE"/>
    <w:rsid w:val="007E09DA"/>
    <w:rsid w:val="007E160C"/>
    <w:rsid w:val="007E16BF"/>
    <w:rsid w:val="007E1A67"/>
    <w:rsid w:val="007E281C"/>
    <w:rsid w:val="007E2B8C"/>
    <w:rsid w:val="007E324E"/>
    <w:rsid w:val="007E335F"/>
    <w:rsid w:val="007E3B95"/>
    <w:rsid w:val="007E416B"/>
    <w:rsid w:val="007E5066"/>
    <w:rsid w:val="007E64D9"/>
    <w:rsid w:val="007E66B0"/>
    <w:rsid w:val="007E6C33"/>
    <w:rsid w:val="007E6F33"/>
    <w:rsid w:val="007F0C49"/>
    <w:rsid w:val="007F24E5"/>
    <w:rsid w:val="007F2552"/>
    <w:rsid w:val="007F27BA"/>
    <w:rsid w:val="007F2AD1"/>
    <w:rsid w:val="007F3405"/>
    <w:rsid w:val="007F384D"/>
    <w:rsid w:val="007F39E4"/>
    <w:rsid w:val="007F55A5"/>
    <w:rsid w:val="007F5976"/>
    <w:rsid w:val="007F6771"/>
    <w:rsid w:val="007F6D92"/>
    <w:rsid w:val="007F7844"/>
    <w:rsid w:val="007F7DBA"/>
    <w:rsid w:val="007F7DF5"/>
    <w:rsid w:val="0080081B"/>
    <w:rsid w:val="00800E0B"/>
    <w:rsid w:val="00800F7B"/>
    <w:rsid w:val="00801666"/>
    <w:rsid w:val="0080270D"/>
    <w:rsid w:val="00802A79"/>
    <w:rsid w:val="0080358A"/>
    <w:rsid w:val="00804490"/>
    <w:rsid w:val="008048CA"/>
    <w:rsid w:val="0080511D"/>
    <w:rsid w:val="008052D2"/>
    <w:rsid w:val="00805948"/>
    <w:rsid w:val="00805E9E"/>
    <w:rsid w:val="008065AF"/>
    <w:rsid w:val="008067E4"/>
    <w:rsid w:val="00806919"/>
    <w:rsid w:val="008114F9"/>
    <w:rsid w:val="008119DF"/>
    <w:rsid w:val="00811DEF"/>
    <w:rsid w:val="00812244"/>
    <w:rsid w:val="00812314"/>
    <w:rsid w:val="00812877"/>
    <w:rsid w:val="00812AE9"/>
    <w:rsid w:val="00813534"/>
    <w:rsid w:val="00813589"/>
    <w:rsid w:val="00813F8B"/>
    <w:rsid w:val="008144B0"/>
    <w:rsid w:val="008148AE"/>
    <w:rsid w:val="008148C9"/>
    <w:rsid w:val="00814A97"/>
    <w:rsid w:val="00815431"/>
    <w:rsid w:val="00815BBD"/>
    <w:rsid w:val="008160B4"/>
    <w:rsid w:val="0081656E"/>
    <w:rsid w:val="008174ED"/>
    <w:rsid w:val="00817ABC"/>
    <w:rsid w:val="00820679"/>
    <w:rsid w:val="00820A70"/>
    <w:rsid w:val="00820B5A"/>
    <w:rsid w:val="00820B64"/>
    <w:rsid w:val="00820FC3"/>
    <w:rsid w:val="008211DD"/>
    <w:rsid w:val="0082155A"/>
    <w:rsid w:val="008219E9"/>
    <w:rsid w:val="008228BE"/>
    <w:rsid w:val="008234C0"/>
    <w:rsid w:val="00823537"/>
    <w:rsid w:val="0082376C"/>
    <w:rsid w:val="008243B3"/>
    <w:rsid w:val="00824AF9"/>
    <w:rsid w:val="0082536D"/>
    <w:rsid w:val="00825525"/>
    <w:rsid w:val="00825A3B"/>
    <w:rsid w:val="0082676C"/>
    <w:rsid w:val="00826E5D"/>
    <w:rsid w:val="00827082"/>
    <w:rsid w:val="00827818"/>
    <w:rsid w:val="00830067"/>
    <w:rsid w:val="00830380"/>
    <w:rsid w:val="008304D9"/>
    <w:rsid w:val="0083246F"/>
    <w:rsid w:val="00832836"/>
    <w:rsid w:val="008329E3"/>
    <w:rsid w:val="008333DB"/>
    <w:rsid w:val="008344FE"/>
    <w:rsid w:val="008345C2"/>
    <w:rsid w:val="00834705"/>
    <w:rsid w:val="00834BCA"/>
    <w:rsid w:val="00834D2C"/>
    <w:rsid w:val="00834FC1"/>
    <w:rsid w:val="00835E00"/>
    <w:rsid w:val="008360AE"/>
    <w:rsid w:val="00836770"/>
    <w:rsid w:val="00836988"/>
    <w:rsid w:val="00836C93"/>
    <w:rsid w:val="00837D96"/>
    <w:rsid w:val="008403DC"/>
    <w:rsid w:val="00840FA9"/>
    <w:rsid w:val="008413B6"/>
    <w:rsid w:val="00841626"/>
    <w:rsid w:val="00841B74"/>
    <w:rsid w:val="008427AC"/>
    <w:rsid w:val="00842BAB"/>
    <w:rsid w:val="00843840"/>
    <w:rsid w:val="00843EDC"/>
    <w:rsid w:val="008447B5"/>
    <w:rsid w:val="0084556B"/>
    <w:rsid w:val="00847D80"/>
    <w:rsid w:val="00847D83"/>
    <w:rsid w:val="008500D1"/>
    <w:rsid w:val="00850770"/>
    <w:rsid w:val="00850846"/>
    <w:rsid w:val="00850EFB"/>
    <w:rsid w:val="00850F5E"/>
    <w:rsid w:val="00851646"/>
    <w:rsid w:val="00851CD2"/>
    <w:rsid w:val="00851EED"/>
    <w:rsid w:val="00852EBE"/>
    <w:rsid w:val="008531AF"/>
    <w:rsid w:val="008532B4"/>
    <w:rsid w:val="008532C7"/>
    <w:rsid w:val="008532D8"/>
    <w:rsid w:val="008536AD"/>
    <w:rsid w:val="0085376C"/>
    <w:rsid w:val="008541EF"/>
    <w:rsid w:val="00854280"/>
    <w:rsid w:val="008543AE"/>
    <w:rsid w:val="008544E9"/>
    <w:rsid w:val="00854696"/>
    <w:rsid w:val="00854753"/>
    <w:rsid w:val="008548CC"/>
    <w:rsid w:val="00854E3A"/>
    <w:rsid w:val="00854E47"/>
    <w:rsid w:val="0085642C"/>
    <w:rsid w:val="0085699F"/>
    <w:rsid w:val="00857B2E"/>
    <w:rsid w:val="00857F10"/>
    <w:rsid w:val="008603E5"/>
    <w:rsid w:val="00860D2F"/>
    <w:rsid w:val="0086127B"/>
    <w:rsid w:val="00861568"/>
    <w:rsid w:val="008619CA"/>
    <w:rsid w:val="00861A62"/>
    <w:rsid w:val="00862912"/>
    <w:rsid w:val="00862C2E"/>
    <w:rsid w:val="008630CD"/>
    <w:rsid w:val="0086314C"/>
    <w:rsid w:val="00863AAD"/>
    <w:rsid w:val="00864786"/>
    <w:rsid w:val="00866707"/>
    <w:rsid w:val="00871018"/>
    <w:rsid w:val="0087101A"/>
    <w:rsid w:val="0087174B"/>
    <w:rsid w:val="00871892"/>
    <w:rsid w:val="00871DAD"/>
    <w:rsid w:val="00872113"/>
    <w:rsid w:val="008733D6"/>
    <w:rsid w:val="0087383A"/>
    <w:rsid w:val="00873EE6"/>
    <w:rsid w:val="00874023"/>
    <w:rsid w:val="00874203"/>
    <w:rsid w:val="00875D1E"/>
    <w:rsid w:val="008764CC"/>
    <w:rsid w:val="0087673A"/>
    <w:rsid w:val="008767B6"/>
    <w:rsid w:val="00876C79"/>
    <w:rsid w:val="00877AE1"/>
    <w:rsid w:val="00877C6B"/>
    <w:rsid w:val="008804B5"/>
    <w:rsid w:val="00880C09"/>
    <w:rsid w:val="00880EC6"/>
    <w:rsid w:val="00881902"/>
    <w:rsid w:val="00881B45"/>
    <w:rsid w:val="00881E2A"/>
    <w:rsid w:val="008824B9"/>
    <w:rsid w:val="008831B7"/>
    <w:rsid w:val="008837F1"/>
    <w:rsid w:val="00885757"/>
    <w:rsid w:val="00885D96"/>
    <w:rsid w:val="0088668F"/>
    <w:rsid w:val="008866B8"/>
    <w:rsid w:val="00887869"/>
    <w:rsid w:val="00890322"/>
    <w:rsid w:val="0089063E"/>
    <w:rsid w:val="008909F8"/>
    <w:rsid w:val="00890D3A"/>
    <w:rsid w:val="00891377"/>
    <w:rsid w:val="008917BF"/>
    <w:rsid w:val="008917C5"/>
    <w:rsid w:val="00892167"/>
    <w:rsid w:val="00892CB4"/>
    <w:rsid w:val="00892F84"/>
    <w:rsid w:val="00893049"/>
    <w:rsid w:val="008933B4"/>
    <w:rsid w:val="008940A6"/>
    <w:rsid w:val="00894F99"/>
    <w:rsid w:val="0089517F"/>
    <w:rsid w:val="00895646"/>
    <w:rsid w:val="0089592C"/>
    <w:rsid w:val="00895E4D"/>
    <w:rsid w:val="00895F74"/>
    <w:rsid w:val="008964F9"/>
    <w:rsid w:val="00896724"/>
    <w:rsid w:val="00896EEC"/>
    <w:rsid w:val="00896FD7"/>
    <w:rsid w:val="00897203"/>
    <w:rsid w:val="0089788B"/>
    <w:rsid w:val="00897BC2"/>
    <w:rsid w:val="00897E5C"/>
    <w:rsid w:val="008A0458"/>
    <w:rsid w:val="008A0BEA"/>
    <w:rsid w:val="008A0FC6"/>
    <w:rsid w:val="008A10A5"/>
    <w:rsid w:val="008A2031"/>
    <w:rsid w:val="008A215F"/>
    <w:rsid w:val="008A24B3"/>
    <w:rsid w:val="008A2C7C"/>
    <w:rsid w:val="008A33FE"/>
    <w:rsid w:val="008A4AF0"/>
    <w:rsid w:val="008A54B9"/>
    <w:rsid w:val="008A5885"/>
    <w:rsid w:val="008A5C75"/>
    <w:rsid w:val="008A68AC"/>
    <w:rsid w:val="008A7416"/>
    <w:rsid w:val="008B0093"/>
    <w:rsid w:val="008B09D8"/>
    <w:rsid w:val="008B0CD5"/>
    <w:rsid w:val="008B1583"/>
    <w:rsid w:val="008B3081"/>
    <w:rsid w:val="008B4A21"/>
    <w:rsid w:val="008B4BA8"/>
    <w:rsid w:val="008B4CF7"/>
    <w:rsid w:val="008B4D2D"/>
    <w:rsid w:val="008B552E"/>
    <w:rsid w:val="008B70DA"/>
    <w:rsid w:val="008B7287"/>
    <w:rsid w:val="008B7A14"/>
    <w:rsid w:val="008C0146"/>
    <w:rsid w:val="008C034B"/>
    <w:rsid w:val="008C03E2"/>
    <w:rsid w:val="008C1172"/>
    <w:rsid w:val="008C14A1"/>
    <w:rsid w:val="008C1A3E"/>
    <w:rsid w:val="008C21D5"/>
    <w:rsid w:val="008C3690"/>
    <w:rsid w:val="008C3C57"/>
    <w:rsid w:val="008C4057"/>
    <w:rsid w:val="008C5A1E"/>
    <w:rsid w:val="008C5DC8"/>
    <w:rsid w:val="008C68BD"/>
    <w:rsid w:val="008C6ACC"/>
    <w:rsid w:val="008C71F2"/>
    <w:rsid w:val="008C7A90"/>
    <w:rsid w:val="008C7DBE"/>
    <w:rsid w:val="008D01A0"/>
    <w:rsid w:val="008D0480"/>
    <w:rsid w:val="008D08ED"/>
    <w:rsid w:val="008D0941"/>
    <w:rsid w:val="008D0F43"/>
    <w:rsid w:val="008D1354"/>
    <w:rsid w:val="008D28DA"/>
    <w:rsid w:val="008D2983"/>
    <w:rsid w:val="008D2E26"/>
    <w:rsid w:val="008D31E3"/>
    <w:rsid w:val="008D3614"/>
    <w:rsid w:val="008D3798"/>
    <w:rsid w:val="008D3A5C"/>
    <w:rsid w:val="008D3B58"/>
    <w:rsid w:val="008D4881"/>
    <w:rsid w:val="008D5DDA"/>
    <w:rsid w:val="008D60B6"/>
    <w:rsid w:val="008D6E93"/>
    <w:rsid w:val="008D6EA8"/>
    <w:rsid w:val="008D7EDD"/>
    <w:rsid w:val="008E09E2"/>
    <w:rsid w:val="008E19F2"/>
    <w:rsid w:val="008E1E62"/>
    <w:rsid w:val="008E1EF6"/>
    <w:rsid w:val="008E2598"/>
    <w:rsid w:val="008E273A"/>
    <w:rsid w:val="008E2BB7"/>
    <w:rsid w:val="008E3C43"/>
    <w:rsid w:val="008E3E4F"/>
    <w:rsid w:val="008E4F26"/>
    <w:rsid w:val="008E57CC"/>
    <w:rsid w:val="008E5F43"/>
    <w:rsid w:val="008E626E"/>
    <w:rsid w:val="008E6517"/>
    <w:rsid w:val="008E695D"/>
    <w:rsid w:val="008E7054"/>
    <w:rsid w:val="008E79A3"/>
    <w:rsid w:val="008F0A1B"/>
    <w:rsid w:val="008F1F5C"/>
    <w:rsid w:val="008F2C0B"/>
    <w:rsid w:val="008F3111"/>
    <w:rsid w:val="008F3A51"/>
    <w:rsid w:val="008F3D6B"/>
    <w:rsid w:val="008F3F86"/>
    <w:rsid w:val="008F461B"/>
    <w:rsid w:val="008F51C7"/>
    <w:rsid w:val="008F52F9"/>
    <w:rsid w:val="008F5765"/>
    <w:rsid w:val="008F5CBA"/>
    <w:rsid w:val="008F5E8F"/>
    <w:rsid w:val="008F754C"/>
    <w:rsid w:val="008F7CDE"/>
    <w:rsid w:val="009002B8"/>
    <w:rsid w:val="009012BB"/>
    <w:rsid w:val="00901BA2"/>
    <w:rsid w:val="0090222E"/>
    <w:rsid w:val="0090298B"/>
    <w:rsid w:val="00902F2F"/>
    <w:rsid w:val="0090355C"/>
    <w:rsid w:val="00904662"/>
    <w:rsid w:val="009050C4"/>
    <w:rsid w:val="00905A72"/>
    <w:rsid w:val="00906B95"/>
    <w:rsid w:val="00906C58"/>
    <w:rsid w:val="0090733C"/>
    <w:rsid w:val="00907744"/>
    <w:rsid w:val="0091047B"/>
    <w:rsid w:val="00910FE9"/>
    <w:rsid w:val="009117C7"/>
    <w:rsid w:val="00911C4A"/>
    <w:rsid w:val="00911E2E"/>
    <w:rsid w:val="009129E7"/>
    <w:rsid w:val="00912B3F"/>
    <w:rsid w:val="009131A6"/>
    <w:rsid w:val="0091374A"/>
    <w:rsid w:val="00913F53"/>
    <w:rsid w:val="00914B01"/>
    <w:rsid w:val="00914DD8"/>
    <w:rsid w:val="00915485"/>
    <w:rsid w:val="0091576A"/>
    <w:rsid w:val="009159E3"/>
    <w:rsid w:val="00915A1C"/>
    <w:rsid w:val="00915C38"/>
    <w:rsid w:val="00915D49"/>
    <w:rsid w:val="00916340"/>
    <w:rsid w:val="009165A7"/>
    <w:rsid w:val="00916911"/>
    <w:rsid w:val="00916AFB"/>
    <w:rsid w:val="009170B5"/>
    <w:rsid w:val="00917526"/>
    <w:rsid w:val="0091793E"/>
    <w:rsid w:val="0092050A"/>
    <w:rsid w:val="00920541"/>
    <w:rsid w:val="009209C6"/>
    <w:rsid w:val="00920D0F"/>
    <w:rsid w:val="00921F6E"/>
    <w:rsid w:val="009223F7"/>
    <w:rsid w:val="009228CB"/>
    <w:rsid w:val="0092291E"/>
    <w:rsid w:val="009229C8"/>
    <w:rsid w:val="00922A63"/>
    <w:rsid w:val="00923A9F"/>
    <w:rsid w:val="00924452"/>
    <w:rsid w:val="0092451B"/>
    <w:rsid w:val="00924979"/>
    <w:rsid w:val="009254ED"/>
    <w:rsid w:val="00925B3E"/>
    <w:rsid w:val="0092719A"/>
    <w:rsid w:val="00927E48"/>
    <w:rsid w:val="00927EC5"/>
    <w:rsid w:val="0093017F"/>
    <w:rsid w:val="009302C8"/>
    <w:rsid w:val="00930512"/>
    <w:rsid w:val="00931984"/>
    <w:rsid w:val="0093214C"/>
    <w:rsid w:val="00932254"/>
    <w:rsid w:val="00932376"/>
    <w:rsid w:val="00933024"/>
    <w:rsid w:val="00933F98"/>
    <w:rsid w:val="009344F0"/>
    <w:rsid w:val="009348C5"/>
    <w:rsid w:val="00935155"/>
    <w:rsid w:val="00935477"/>
    <w:rsid w:val="0093673B"/>
    <w:rsid w:val="00936B19"/>
    <w:rsid w:val="0094039D"/>
    <w:rsid w:val="00940929"/>
    <w:rsid w:val="00940AF9"/>
    <w:rsid w:val="00941336"/>
    <w:rsid w:val="009415C0"/>
    <w:rsid w:val="009435B0"/>
    <w:rsid w:val="00943B82"/>
    <w:rsid w:val="009440DA"/>
    <w:rsid w:val="009452D4"/>
    <w:rsid w:val="00945649"/>
    <w:rsid w:val="009456AD"/>
    <w:rsid w:val="009462E6"/>
    <w:rsid w:val="0094639D"/>
    <w:rsid w:val="009467BD"/>
    <w:rsid w:val="00946DC9"/>
    <w:rsid w:val="00947EFB"/>
    <w:rsid w:val="0095016C"/>
    <w:rsid w:val="009501F6"/>
    <w:rsid w:val="0095092C"/>
    <w:rsid w:val="00950F29"/>
    <w:rsid w:val="00951FA2"/>
    <w:rsid w:val="009521E1"/>
    <w:rsid w:val="00952858"/>
    <w:rsid w:val="00952BA5"/>
    <w:rsid w:val="00953190"/>
    <w:rsid w:val="009534AF"/>
    <w:rsid w:val="009539D4"/>
    <w:rsid w:val="00954024"/>
    <w:rsid w:val="00954185"/>
    <w:rsid w:val="009544CD"/>
    <w:rsid w:val="00955654"/>
    <w:rsid w:val="00955D33"/>
    <w:rsid w:val="00956091"/>
    <w:rsid w:val="00957F0F"/>
    <w:rsid w:val="009603AA"/>
    <w:rsid w:val="00961020"/>
    <w:rsid w:val="00961552"/>
    <w:rsid w:val="00961CDF"/>
    <w:rsid w:val="00963B31"/>
    <w:rsid w:val="00963B32"/>
    <w:rsid w:val="009644A9"/>
    <w:rsid w:val="009647EA"/>
    <w:rsid w:val="00964A7F"/>
    <w:rsid w:val="00964A8E"/>
    <w:rsid w:val="00964CAC"/>
    <w:rsid w:val="00964EA5"/>
    <w:rsid w:val="00965105"/>
    <w:rsid w:val="00965895"/>
    <w:rsid w:val="00965EB8"/>
    <w:rsid w:val="00967800"/>
    <w:rsid w:val="00967855"/>
    <w:rsid w:val="00967A53"/>
    <w:rsid w:val="00967D1B"/>
    <w:rsid w:val="00967D43"/>
    <w:rsid w:val="009700DA"/>
    <w:rsid w:val="009704B5"/>
    <w:rsid w:val="0097143D"/>
    <w:rsid w:val="0097166D"/>
    <w:rsid w:val="00971EE7"/>
    <w:rsid w:val="0097211B"/>
    <w:rsid w:val="009724F7"/>
    <w:rsid w:val="00973948"/>
    <w:rsid w:val="00973E99"/>
    <w:rsid w:val="00974464"/>
    <w:rsid w:val="009746F5"/>
    <w:rsid w:val="00974A50"/>
    <w:rsid w:val="00974D3F"/>
    <w:rsid w:val="009754C5"/>
    <w:rsid w:val="009758C5"/>
    <w:rsid w:val="00975D24"/>
    <w:rsid w:val="00975F10"/>
    <w:rsid w:val="009769BE"/>
    <w:rsid w:val="00976D80"/>
    <w:rsid w:val="009774E8"/>
    <w:rsid w:val="0097771B"/>
    <w:rsid w:val="009779E5"/>
    <w:rsid w:val="00977DE5"/>
    <w:rsid w:val="009808E2"/>
    <w:rsid w:val="00980E97"/>
    <w:rsid w:val="009817F3"/>
    <w:rsid w:val="00981865"/>
    <w:rsid w:val="00981BE9"/>
    <w:rsid w:val="009823AC"/>
    <w:rsid w:val="00982913"/>
    <w:rsid w:val="00982C48"/>
    <w:rsid w:val="00982EA0"/>
    <w:rsid w:val="00982F4C"/>
    <w:rsid w:val="009836EB"/>
    <w:rsid w:val="00983DD4"/>
    <w:rsid w:val="009841AD"/>
    <w:rsid w:val="009847ED"/>
    <w:rsid w:val="00984D49"/>
    <w:rsid w:val="00985917"/>
    <w:rsid w:val="0098608E"/>
    <w:rsid w:val="00986B8F"/>
    <w:rsid w:val="00986DEF"/>
    <w:rsid w:val="0098726B"/>
    <w:rsid w:val="009876A1"/>
    <w:rsid w:val="00987A9B"/>
    <w:rsid w:val="00987AD9"/>
    <w:rsid w:val="00987B61"/>
    <w:rsid w:val="00987D5F"/>
    <w:rsid w:val="00990487"/>
    <w:rsid w:val="009914DF"/>
    <w:rsid w:val="009918DF"/>
    <w:rsid w:val="00991F7E"/>
    <w:rsid w:val="00992250"/>
    <w:rsid w:val="00992825"/>
    <w:rsid w:val="00992C21"/>
    <w:rsid w:val="0099364F"/>
    <w:rsid w:val="00993858"/>
    <w:rsid w:val="00993F92"/>
    <w:rsid w:val="009942A7"/>
    <w:rsid w:val="00994922"/>
    <w:rsid w:val="00994CCB"/>
    <w:rsid w:val="009958BD"/>
    <w:rsid w:val="00995DC8"/>
    <w:rsid w:val="009964A0"/>
    <w:rsid w:val="00997EE8"/>
    <w:rsid w:val="009A005E"/>
    <w:rsid w:val="009A0303"/>
    <w:rsid w:val="009A04A0"/>
    <w:rsid w:val="009A10B3"/>
    <w:rsid w:val="009A16CE"/>
    <w:rsid w:val="009A16D1"/>
    <w:rsid w:val="009A17A0"/>
    <w:rsid w:val="009A1800"/>
    <w:rsid w:val="009A20F5"/>
    <w:rsid w:val="009A2C6F"/>
    <w:rsid w:val="009A3135"/>
    <w:rsid w:val="009A3893"/>
    <w:rsid w:val="009A3BCC"/>
    <w:rsid w:val="009A417D"/>
    <w:rsid w:val="009A4342"/>
    <w:rsid w:val="009A4893"/>
    <w:rsid w:val="009A49BB"/>
    <w:rsid w:val="009A4B3D"/>
    <w:rsid w:val="009A5507"/>
    <w:rsid w:val="009A574E"/>
    <w:rsid w:val="009A5E06"/>
    <w:rsid w:val="009A697A"/>
    <w:rsid w:val="009B018D"/>
    <w:rsid w:val="009B01E7"/>
    <w:rsid w:val="009B03E4"/>
    <w:rsid w:val="009B0D57"/>
    <w:rsid w:val="009B12B2"/>
    <w:rsid w:val="009B1AC2"/>
    <w:rsid w:val="009B1E72"/>
    <w:rsid w:val="009B29DD"/>
    <w:rsid w:val="009B2D91"/>
    <w:rsid w:val="009B2EAC"/>
    <w:rsid w:val="009B371F"/>
    <w:rsid w:val="009B3CB3"/>
    <w:rsid w:val="009B3F45"/>
    <w:rsid w:val="009B4122"/>
    <w:rsid w:val="009B41A9"/>
    <w:rsid w:val="009B41EF"/>
    <w:rsid w:val="009B4FCF"/>
    <w:rsid w:val="009B55A0"/>
    <w:rsid w:val="009B594A"/>
    <w:rsid w:val="009B5B1D"/>
    <w:rsid w:val="009B5D83"/>
    <w:rsid w:val="009B663D"/>
    <w:rsid w:val="009B67E3"/>
    <w:rsid w:val="009B6BD4"/>
    <w:rsid w:val="009B6D91"/>
    <w:rsid w:val="009B71D9"/>
    <w:rsid w:val="009B722D"/>
    <w:rsid w:val="009C002E"/>
    <w:rsid w:val="009C048D"/>
    <w:rsid w:val="009C09AC"/>
    <w:rsid w:val="009C1635"/>
    <w:rsid w:val="009C28CA"/>
    <w:rsid w:val="009C28DD"/>
    <w:rsid w:val="009C390F"/>
    <w:rsid w:val="009C3A71"/>
    <w:rsid w:val="009C416D"/>
    <w:rsid w:val="009C4791"/>
    <w:rsid w:val="009C4E02"/>
    <w:rsid w:val="009C522E"/>
    <w:rsid w:val="009C550A"/>
    <w:rsid w:val="009C68CD"/>
    <w:rsid w:val="009C6BBA"/>
    <w:rsid w:val="009C75F0"/>
    <w:rsid w:val="009D04BF"/>
    <w:rsid w:val="009D0A87"/>
    <w:rsid w:val="009D0D1D"/>
    <w:rsid w:val="009D1009"/>
    <w:rsid w:val="009D12E0"/>
    <w:rsid w:val="009D1463"/>
    <w:rsid w:val="009D1B4B"/>
    <w:rsid w:val="009D1C06"/>
    <w:rsid w:val="009D2072"/>
    <w:rsid w:val="009D22FA"/>
    <w:rsid w:val="009D25A9"/>
    <w:rsid w:val="009D262D"/>
    <w:rsid w:val="009D2703"/>
    <w:rsid w:val="009D2C41"/>
    <w:rsid w:val="009D35A2"/>
    <w:rsid w:val="009D3772"/>
    <w:rsid w:val="009D45E1"/>
    <w:rsid w:val="009D46D3"/>
    <w:rsid w:val="009D4E3E"/>
    <w:rsid w:val="009D540D"/>
    <w:rsid w:val="009D5705"/>
    <w:rsid w:val="009D6065"/>
    <w:rsid w:val="009D6D05"/>
    <w:rsid w:val="009D71A4"/>
    <w:rsid w:val="009D72DE"/>
    <w:rsid w:val="009D78F5"/>
    <w:rsid w:val="009D7ACA"/>
    <w:rsid w:val="009D7AE3"/>
    <w:rsid w:val="009E0CA7"/>
    <w:rsid w:val="009E12A9"/>
    <w:rsid w:val="009E1716"/>
    <w:rsid w:val="009E18A6"/>
    <w:rsid w:val="009E239F"/>
    <w:rsid w:val="009E2781"/>
    <w:rsid w:val="009E3BD1"/>
    <w:rsid w:val="009E4838"/>
    <w:rsid w:val="009E511D"/>
    <w:rsid w:val="009E5444"/>
    <w:rsid w:val="009E565D"/>
    <w:rsid w:val="009E5B89"/>
    <w:rsid w:val="009E6578"/>
    <w:rsid w:val="009E6C69"/>
    <w:rsid w:val="009E6FF2"/>
    <w:rsid w:val="009E7748"/>
    <w:rsid w:val="009E7A93"/>
    <w:rsid w:val="009F06D7"/>
    <w:rsid w:val="009F0831"/>
    <w:rsid w:val="009F1AAD"/>
    <w:rsid w:val="009F1AD3"/>
    <w:rsid w:val="009F1AD9"/>
    <w:rsid w:val="009F29E1"/>
    <w:rsid w:val="009F2B12"/>
    <w:rsid w:val="009F2C02"/>
    <w:rsid w:val="009F2DA1"/>
    <w:rsid w:val="009F4BE7"/>
    <w:rsid w:val="009F53DB"/>
    <w:rsid w:val="009F5D20"/>
    <w:rsid w:val="009F61C4"/>
    <w:rsid w:val="009F6233"/>
    <w:rsid w:val="009F6730"/>
    <w:rsid w:val="009F731D"/>
    <w:rsid w:val="009F7404"/>
    <w:rsid w:val="009F7447"/>
    <w:rsid w:val="009F7B3E"/>
    <w:rsid w:val="00A010D2"/>
    <w:rsid w:val="00A01E9D"/>
    <w:rsid w:val="00A02B83"/>
    <w:rsid w:val="00A030EA"/>
    <w:rsid w:val="00A03A5F"/>
    <w:rsid w:val="00A03B38"/>
    <w:rsid w:val="00A03D25"/>
    <w:rsid w:val="00A04725"/>
    <w:rsid w:val="00A04A1C"/>
    <w:rsid w:val="00A04C98"/>
    <w:rsid w:val="00A04E77"/>
    <w:rsid w:val="00A053D4"/>
    <w:rsid w:val="00A05E53"/>
    <w:rsid w:val="00A05EA0"/>
    <w:rsid w:val="00A06278"/>
    <w:rsid w:val="00A065DF"/>
    <w:rsid w:val="00A0739F"/>
    <w:rsid w:val="00A07EF6"/>
    <w:rsid w:val="00A1081E"/>
    <w:rsid w:val="00A10A84"/>
    <w:rsid w:val="00A10F28"/>
    <w:rsid w:val="00A117D1"/>
    <w:rsid w:val="00A11AA6"/>
    <w:rsid w:val="00A11CD7"/>
    <w:rsid w:val="00A12B18"/>
    <w:rsid w:val="00A12D6D"/>
    <w:rsid w:val="00A12E5E"/>
    <w:rsid w:val="00A12F58"/>
    <w:rsid w:val="00A134DB"/>
    <w:rsid w:val="00A13FB8"/>
    <w:rsid w:val="00A14181"/>
    <w:rsid w:val="00A14711"/>
    <w:rsid w:val="00A1491F"/>
    <w:rsid w:val="00A14B2F"/>
    <w:rsid w:val="00A14FE4"/>
    <w:rsid w:val="00A162FF"/>
    <w:rsid w:val="00A16781"/>
    <w:rsid w:val="00A16AE2"/>
    <w:rsid w:val="00A16DB8"/>
    <w:rsid w:val="00A173F3"/>
    <w:rsid w:val="00A177B1"/>
    <w:rsid w:val="00A17CA9"/>
    <w:rsid w:val="00A20048"/>
    <w:rsid w:val="00A201FF"/>
    <w:rsid w:val="00A20D0E"/>
    <w:rsid w:val="00A20FB6"/>
    <w:rsid w:val="00A21094"/>
    <w:rsid w:val="00A21533"/>
    <w:rsid w:val="00A216A1"/>
    <w:rsid w:val="00A218FA"/>
    <w:rsid w:val="00A22635"/>
    <w:rsid w:val="00A22D20"/>
    <w:rsid w:val="00A23465"/>
    <w:rsid w:val="00A2368F"/>
    <w:rsid w:val="00A240D0"/>
    <w:rsid w:val="00A243BE"/>
    <w:rsid w:val="00A2446D"/>
    <w:rsid w:val="00A2492B"/>
    <w:rsid w:val="00A24D4E"/>
    <w:rsid w:val="00A24E07"/>
    <w:rsid w:val="00A24FE0"/>
    <w:rsid w:val="00A25087"/>
    <w:rsid w:val="00A25C70"/>
    <w:rsid w:val="00A26417"/>
    <w:rsid w:val="00A267E6"/>
    <w:rsid w:val="00A27A4F"/>
    <w:rsid w:val="00A27D7E"/>
    <w:rsid w:val="00A27E8A"/>
    <w:rsid w:val="00A30114"/>
    <w:rsid w:val="00A30AC1"/>
    <w:rsid w:val="00A30B07"/>
    <w:rsid w:val="00A3145F"/>
    <w:rsid w:val="00A31AD6"/>
    <w:rsid w:val="00A31CB1"/>
    <w:rsid w:val="00A32630"/>
    <w:rsid w:val="00A3354E"/>
    <w:rsid w:val="00A33791"/>
    <w:rsid w:val="00A344BB"/>
    <w:rsid w:val="00A35314"/>
    <w:rsid w:val="00A35339"/>
    <w:rsid w:val="00A35EA9"/>
    <w:rsid w:val="00A36B89"/>
    <w:rsid w:val="00A3716B"/>
    <w:rsid w:val="00A3761E"/>
    <w:rsid w:val="00A376A9"/>
    <w:rsid w:val="00A402DE"/>
    <w:rsid w:val="00A4035B"/>
    <w:rsid w:val="00A415FA"/>
    <w:rsid w:val="00A423A5"/>
    <w:rsid w:val="00A4275E"/>
    <w:rsid w:val="00A4308C"/>
    <w:rsid w:val="00A43129"/>
    <w:rsid w:val="00A43B79"/>
    <w:rsid w:val="00A44225"/>
    <w:rsid w:val="00A445E5"/>
    <w:rsid w:val="00A44D05"/>
    <w:rsid w:val="00A46323"/>
    <w:rsid w:val="00A46821"/>
    <w:rsid w:val="00A46D1A"/>
    <w:rsid w:val="00A46DC8"/>
    <w:rsid w:val="00A470C8"/>
    <w:rsid w:val="00A5031C"/>
    <w:rsid w:val="00A50BC8"/>
    <w:rsid w:val="00A50E53"/>
    <w:rsid w:val="00A50F32"/>
    <w:rsid w:val="00A50F75"/>
    <w:rsid w:val="00A514B6"/>
    <w:rsid w:val="00A51B26"/>
    <w:rsid w:val="00A51C4C"/>
    <w:rsid w:val="00A521A1"/>
    <w:rsid w:val="00A52290"/>
    <w:rsid w:val="00A52329"/>
    <w:rsid w:val="00A528AB"/>
    <w:rsid w:val="00A52F50"/>
    <w:rsid w:val="00A53474"/>
    <w:rsid w:val="00A53814"/>
    <w:rsid w:val="00A53F20"/>
    <w:rsid w:val="00A540AE"/>
    <w:rsid w:val="00A544A2"/>
    <w:rsid w:val="00A554A2"/>
    <w:rsid w:val="00A55959"/>
    <w:rsid w:val="00A55F7C"/>
    <w:rsid w:val="00A5659C"/>
    <w:rsid w:val="00A5685F"/>
    <w:rsid w:val="00A56F39"/>
    <w:rsid w:val="00A5733F"/>
    <w:rsid w:val="00A577F4"/>
    <w:rsid w:val="00A6046D"/>
    <w:rsid w:val="00A60981"/>
    <w:rsid w:val="00A616C0"/>
    <w:rsid w:val="00A616C5"/>
    <w:rsid w:val="00A61B95"/>
    <w:rsid w:val="00A62096"/>
    <w:rsid w:val="00A620D8"/>
    <w:rsid w:val="00A621A9"/>
    <w:rsid w:val="00A63039"/>
    <w:rsid w:val="00A63384"/>
    <w:rsid w:val="00A63683"/>
    <w:rsid w:val="00A638CA"/>
    <w:rsid w:val="00A6392F"/>
    <w:rsid w:val="00A63B4D"/>
    <w:rsid w:val="00A65B69"/>
    <w:rsid w:val="00A65CBA"/>
    <w:rsid w:val="00A65D24"/>
    <w:rsid w:val="00A67E99"/>
    <w:rsid w:val="00A70216"/>
    <w:rsid w:val="00A7199A"/>
    <w:rsid w:val="00A72839"/>
    <w:rsid w:val="00A72FDD"/>
    <w:rsid w:val="00A739FB"/>
    <w:rsid w:val="00A73DDB"/>
    <w:rsid w:val="00A740AF"/>
    <w:rsid w:val="00A7466B"/>
    <w:rsid w:val="00A7567C"/>
    <w:rsid w:val="00A75C85"/>
    <w:rsid w:val="00A75F36"/>
    <w:rsid w:val="00A762A1"/>
    <w:rsid w:val="00A773F5"/>
    <w:rsid w:val="00A77F57"/>
    <w:rsid w:val="00A77FAA"/>
    <w:rsid w:val="00A8087F"/>
    <w:rsid w:val="00A80C0B"/>
    <w:rsid w:val="00A817F3"/>
    <w:rsid w:val="00A82165"/>
    <w:rsid w:val="00A8315B"/>
    <w:rsid w:val="00A83F4D"/>
    <w:rsid w:val="00A84299"/>
    <w:rsid w:val="00A84E15"/>
    <w:rsid w:val="00A84E40"/>
    <w:rsid w:val="00A855DD"/>
    <w:rsid w:val="00A858F0"/>
    <w:rsid w:val="00A85E4E"/>
    <w:rsid w:val="00A85F62"/>
    <w:rsid w:val="00A868FB"/>
    <w:rsid w:val="00A86FEA"/>
    <w:rsid w:val="00A87506"/>
    <w:rsid w:val="00A87695"/>
    <w:rsid w:val="00A87A2C"/>
    <w:rsid w:val="00A87ADB"/>
    <w:rsid w:val="00A919D3"/>
    <w:rsid w:val="00A91F46"/>
    <w:rsid w:val="00A92071"/>
    <w:rsid w:val="00A9266D"/>
    <w:rsid w:val="00A929ED"/>
    <w:rsid w:val="00A92ABF"/>
    <w:rsid w:val="00A92AE9"/>
    <w:rsid w:val="00A930DA"/>
    <w:rsid w:val="00A9586A"/>
    <w:rsid w:val="00A95A6E"/>
    <w:rsid w:val="00A95B0B"/>
    <w:rsid w:val="00A95C73"/>
    <w:rsid w:val="00A9616A"/>
    <w:rsid w:val="00A96814"/>
    <w:rsid w:val="00A9686F"/>
    <w:rsid w:val="00A96AA4"/>
    <w:rsid w:val="00A97B81"/>
    <w:rsid w:val="00A97CAE"/>
    <w:rsid w:val="00A97E27"/>
    <w:rsid w:val="00AA0117"/>
    <w:rsid w:val="00AA0A3A"/>
    <w:rsid w:val="00AA0B52"/>
    <w:rsid w:val="00AA0C19"/>
    <w:rsid w:val="00AA16D3"/>
    <w:rsid w:val="00AA1A6A"/>
    <w:rsid w:val="00AA25C7"/>
    <w:rsid w:val="00AA2FB3"/>
    <w:rsid w:val="00AA3476"/>
    <w:rsid w:val="00AA4979"/>
    <w:rsid w:val="00AA5165"/>
    <w:rsid w:val="00AA53A4"/>
    <w:rsid w:val="00AA53AF"/>
    <w:rsid w:val="00AA657D"/>
    <w:rsid w:val="00AA6DC3"/>
    <w:rsid w:val="00AA7312"/>
    <w:rsid w:val="00AA742E"/>
    <w:rsid w:val="00AA77A6"/>
    <w:rsid w:val="00AB0039"/>
    <w:rsid w:val="00AB06AD"/>
    <w:rsid w:val="00AB0EED"/>
    <w:rsid w:val="00AB119C"/>
    <w:rsid w:val="00AB3474"/>
    <w:rsid w:val="00AB4407"/>
    <w:rsid w:val="00AB4479"/>
    <w:rsid w:val="00AB4A5F"/>
    <w:rsid w:val="00AB5F81"/>
    <w:rsid w:val="00AB65DD"/>
    <w:rsid w:val="00AB71DD"/>
    <w:rsid w:val="00AB7B6D"/>
    <w:rsid w:val="00AB7EEA"/>
    <w:rsid w:val="00AC07DD"/>
    <w:rsid w:val="00AC0FA4"/>
    <w:rsid w:val="00AC162A"/>
    <w:rsid w:val="00AC187C"/>
    <w:rsid w:val="00AC1AC0"/>
    <w:rsid w:val="00AC2085"/>
    <w:rsid w:val="00AC21B7"/>
    <w:rsid w:val="00AC2855"/>
    <w:rsid w:val="00AC2A5C"/>
    <w:rsid w:val="00AC3124"/>
    <w:rsid w:val="00AC3427"/>
    <w:rsid w:val="00AC377F"/>
    <w:rsid w:val="00AC5ED4"/>
    <w:rsid w:val="00AC6C2B"/>
    <w:rsid w:val="00AC6C4F"/>
    <w:rsid w:val="00AC6F87"/>
    <w:rsid w:val="00AC7100"/>
    <w:rsid w:val="00AD00C7"/>
    <w:rsid w:val="00AD0B79"/>
    <w:rsid w:val="00AD0D22"/>
    <w:rsid w:val="00AD0EB8"/>
    <w:rsid w:val="00AD1131"/>
    <w:rsid w:val="00AD2138"/>
    <w:rsid w:val="00AD23CA"/>
    <w:rsid w:val="00AD3FE3"/>
    <w:rsid w:val="00AD47A2"/>
    <w:rsid w:val="00AD4A1F"/>
    <w:rsid w:val="00AD4CEB"/>
    <w:rsid w:val="00AD4E74"/>
    <w:rsid w:val="00AD50B3"/>
    <w:rsid w:val="00AD53DC"/>
    <w:rsid w:val="00AD5545"/>
    <w:rsid w:val="00AD6089"/>
    <w:rsid w:val="00AD7EEB"/>
    <w:rsid w:val="00AE02CA"/>
    <w:rsid w:val="00AE04EA"/>
    <w:rsid w:val="00AE19E2"/>
    <w:rsid w:val="00AE1B56"/>
    <w:rsid w:val="00AE1C1B"/>
    <w:rsid w:val="00AE2A3C"/>
    <w:rsid w:val="00AE2C83"/>
    <w:rsid w:val="00AE30FD"/>
    <w:rsid w:val="00AE3286"/>
    <w:rsid w:val="00AE4461"/>
    <w:rsid w:val="00AE4C46"/>
    <w:rsid w:val="00AE5217"/>
    <w:rsid w:val="00AE5389"/>
    <w:rsid w:val="00AE5745"/>
    <w:rsid w:val="00AE6F24"/>
    <w:rsid w:val="00AE717C"/>
    <w:rsid w:val="00AE757A"/>
    <w:rsid w:val="00AE7594"/>
    <w:rsid w:val="00AF0945"/>
    <w:rsid w:val="00AF1707"/>
    <w:rsid w:val="00AF184A"/>
    <w:rsid w:val="00AF186B"/>
    <w:rsid w:val="00AF1C3B"/>
    <w:rsid w:val="00AF1CBE"/>
    <w:rsid w:val="00AF252D"/>
    <w:rsid w:val="00AF3366"/>
    <w:rsid w:val="00AF3893"/>
    <w:rsid w:val="00AF47CC"/>
    <w:rsid w:val="00AF4AE8"/>
    <w:rsid w:val="00AF5594"/>
    <w:rsid w:val="00AF6346"/>
    <w:rsid w:val="00AF6A02"/>
    <w:rsid w:val="00AF71D8"/>
    <w:rsid w:val="00B00F22"/>
    <w:rsid w:val="00B01B35"/>
    <w:rsid w:val="00B02A39"/>
    <w:rsid w:val="00B03AA3"/>
    <w:rsid w:val="00B044C0"/>
    <w:rsid w:val="00B05031"/>
    <w:rsid w:val="00B050C6"/>
    <w:rsid w:val="00B05A4C"/>
    <w:rsid w:val="00B060CC"/>
    <w:rsid w:val="00B07190"/>
    <w:rsid w:val="00B07209"/>
    <w:rsid w:val="00B1007D"/>
    <w:rsid w:val="00B100F8"/>
    <w:rsid w:val="00B10232"/>
    <w:rsid w:val="00B108A8"/>
    <w:rsid w:val="00B10F78"/>
    <w:rsid w:val="00B11116"/>
    <w:rsid w:val="00B119BE"/>
    <w:rsid w:val="00B125EA"/>
    <w:rsid w:val="00B13C72"/>
    <w:rsid w:val="00B14880"/>
    <w:rsid w:val="00B15978"/>
    <w:rsid w:val="00B15A8B"/>
    <w:rsid w:val="00B15FED"/>
    <w:rsid w:val="00B170AB"/>
    <w:rsid w:val="00B171DF"/>
    <w:rsid w:val="00B208A8"/>
    <w:rsid w:val="00B21355"/>
    <w:rsid w:val="00B2167C"/>
    <w:rsid w:val="00B21909"/>
    <w:rsid w:val="00B21ADA"/>
    <w:rsid w:val="00B21CC3"/>
    <w:rsid w:val="00B22085"/>
    <w:rsid w:val="00B220CB"/>
    <w:rsid w:val="00B224F8"/>
    <w:rsid w:val="00B22DDA"/>
    <w:rsid w:val="00B2304C"/>
    <w:rsid w:val="00B239AD"/>
    <w:rsid w:val="00B23C5C"/>
    <w:rsid w:val="00B2519E"/>
    <w:rsid w:val="00B2529C"/>
    <w:rsid w:val="00B26133"/>
    <w:rsid w:val="00B26999"/>
    <w:rsid w:val="00B269C2"/>
    <w:rsid w:val="00B26BD6"/>
    <w:rsid w:val="00B27448"/>
    <w:rsid w:val="00B30675"/>
    <w:rsid w:val="00B309BD"/>
    <w:rsid w:val="00B30AA0"/>
    <w:rsid w:val="00B30F7D"/>
    <w:rsid w:val="00B322B2"/>
    <w:rsid w:val="00B329F2"/>
    <w:rsid w:val="00B33805"/>
    <w:rsid w:val="00B33EC3"/>
    <w:rsid w:val="00B343F5"/>
    <w:rsid w:val="00B3451F"/>
    <w:rsid w:val="00B349C8"/>
    <w:rsid w:val="00B34FEE"/>
    <w:rsid w:val="00B36022"/>
    <w:rsid w:val="00B363A7"/>
    <w:rsid w:val="00B36976"/>
    <w:rsid w:val="00B370D7"/>
    <w:rsid w:val="00B37F01"/>
    <w:rsid w:val="00B406AB"/>
    <w:rsid w:val="00B41B98"/>
    <w:rsid w:val="00B421B7"/>
    <w:rsid w:val="00B4227D"/>
    <w:rsid w:val="00B42747"/>
    <w:rsid w:val="00B42846"/>
    <w:rsid w:val="00B42C7C"/>
    <w:rsid w:val="00B42FF4"/>
    <w:rsid w:val="00B4357D"/>
    <w:rsid w:val="00B43F11"/>
    <w:rsid w:val="00B45195"/>
    <w:rsid w:val="00B4533E"/>
    <w:rsid w:val="00B4573F"/>
    <w:rsid w:val="00B45E1F"/>
    <w:rsid w:val="00B460DA"/>
    <w:rsid w:val="00B46C61"/>
    <w:rsid w:val="00B46D9C"/>
    <w:rsid w:val="00B471C2"/>
    <w:rsid w:val="00B4740E"/>
    <w:rsid w:val="00B4768C"/>
    <w:rsid w:val="00B47C6E"/>
    <w:rsid w:val="00B50BBE"/>
    <w:rsid w:val="00B50D6F"/>
    <w:rsid w:val="00B50F2F"/>
    <w:rsid w:val="00B5273D"/>
    <w:rsid w:val="00B530DE"/>
    <w:rsid w:val="00B534C9"/>
    <w:rsid w:val="00B545D0"/>
    <w:rsid w:val="00B54B2D"/>
    <w:rsid w:val="00B551B8"/>
    <w:rsid w:val="00B55291"/>
    <w:rsid w:val="00B55348"/>
    <w:rsid w:val="00B55E6F"/>
    <w:rsid w:val="00B56D45"/>
    <w:rsid w:val="00B57725"/>
    <w:rsid w:val="00B57A41"/>
    <w:rsid w:val="00B57C44"/>
    <w:rsid w:val="00B57EC9"/>
    <w:rsid w:val="00B61522"/>
    <w:rsid w:val="00B61656"/>
    <w:rsid w:val="00B61806"/>
    <w:rsid w:val="00B61CB5"/>
    <w:rsid w:val="00B62663"/>
    <w:rsid w:val="00B62B80"/>
    <w:rsid w:val="00B62CB9"/>
    <w:rsid w:val="00B62D09"/>
    <w:rsid w:val="00B62F40"/>
    <w:rsid w:val="00B63360"/>
    <w:rsid w:val="00B63421"/>
    <w:rsid w:val="00B635B8"/>
    <w:rsid w:val="00B63F26"/>
    <w:rsid w:val="00B64ED1"/>
    <w:rsid w:val="00B650CC"/>
    <w:rsid w:val="00B65538"/>
    <w:rsid w:val="00B672C3"/>
    <w:rsid w:val="00B67689"/>
    <w:rsid w:val="00B70018"/>
    <w:rsid w:val="00B70783"/>
    <w:rsid w:val="00B70B89"/>
    <w:rsid w:val="00B71CFE"/>
    <w:rsid w:val="00B7263C"/>
    <w:rsid w:val="00B72F3E"/>
    <w:rsid w:val="00B72FCF"/>
    <w:rsid w:val="00B731FA"/>
    <w:rsid w:val="00B73455"/>
    <w:rsid w:val="00B739F8"/>
    <w:rsid w:val="00B744C1"/>
    <w:rsid w:val="00B74B52"/>
    <w:rsid w:val="00B75416"/>
    <w:rsid w:val="00B7599F"/>
    <w:rsid w:val="00B75E38"/>
    <w:rsid w:val="00B77C6F"/>
    <w:rsid w:val="00B77E36"/>
    <w:rsid w:val="00B81137"/>
    <w:rsid w:val="00B812B5"/>
    <w:rsid w:val="00B81967"/>
    <w:rsid w:val="00B821D4"/>
    <w:rsid w:val="00B823AB"/>
    <w:rsid w:val="00B84151"/>
    <w:rsid w:val="00B84167"/>
    <w:rsid w:val="00B8434F"/>
    <w:rsid w:val="00B85370"/>
    <w:rsid w:val="00B85955"/>
    <w:rsid w:val="00B859FE"/>
    <w:rsid w:val="00B85A5F"/>
    <w:rsid w:val="00B8684E"/>
    <w:rsid w:val="00B868DC"/>
    <w:rsid w:val="00B86BC9"/>
    <w:rsid w:val="00B87017"/>
    <w:rsid w:val="00B871E0"/>
    <w:rsid w:val="00B877C6"/>
    <w:rsid w:val="00B87962"/>
    <w:rsid w:val="00B879F2"/>
    <w:rsid w:val="00B87BB9"/>
    <w:rsid w:val="00B87CB9"/>
    <w:rsid w:val="00B907EE"/>
    <w:rsid w:val="00B91173"/>
    <w:rsid w:val="00B914AB"/>
    <w:rsid w:val="00B9157E"/>
    <w:rsid w:val="00B917FB"/>
    <w:rsid w:val="00B91B04"/>
    <w:rsid w:val="00B91FBD"/>
    <w:rsid w:val="00B931EC"/>
    <w:rsid w:val="00B9470F"/>
    <w:rsid w:val="00B947A7"/>
    <w:rsid w:val="00B94A93"/>
    <w:rsid w:val="00B94F7E"/>
    <w:rsid w:val="00B94FF3"/>
    <w:rsid w:val="00B95486"/>
    <w:rsid w:val="00B957AD"/>
    <w:rsid w:val="00B95DCB"/>
    <w:rsid w:val="00B95F80"/>
    <w:rsid w:val="00B9652E"/>
    <w:rsid w:val="00B9676C"/>
    <w:rsid w:val="00B968A6"/>
    <w:rsid w:val="00B96CB1"/>
    <w:rsid w:val="00B97349"/>
    <w:rsid w:val="00B97745"/>
    <w:rsid w:val="00BA025D"/>
    <w:rsid w:val="00BA054D"/>
    <w:rsid w:val="00BA0605"/>
    <w:rsid w:val="00BA0A3B"/>
    <w:rsid w:val="00BA0C5C"/>
    <w:rsid w:val="00BA0D00"/>
    <w:rsid w:val="00BA1034"/>
    <w:rsid w:val="00BA1373"/>
    <w:rsid w:val="00BA171A"/>
    <w:rsid w:val="00BA1F5A"/>
    <w:rsid w:val="00BA1F7D"/>
    <w:rsid w:val="00BA243B"/>
    <w:rsid w:val="00BA259C"/>
    <w:rsid w:val="00BA28F9"/>
    <w:rsid w:val="00BA2A4B"/>
    <w:rsid w:val="00BA2A8E"/>
    <w:rsid w:val="00BA2FD4"/>
    <w:rsid w:val="00BA37A6"/>
    <w:rsid w:val="00BA3A2B"/>
    <w:rsid w:val="00BA3F14"/>
    <w:rsid w:val="00BA4068"/>
    <w:rsid w:val="00BA4644"/>
    <w:rsid w:val="00BA4654"/>
    <w:rsid w:val="00BA52BC"/>
    <w:rsid w:val="00BA56DA"/>
    <w:rsid w:val="00BA57E0"/>
    <w:rsid w:val="00BA59D3"/>
    <w:rsid w:val="00BA70EB"/>
    <w:rsid w:val="00BA751F"/>
    <w:rsid w:val="00BA7CE9"/>
    <w:rsid w:val="00BA7ECA"/>
    <w:rsid w:val="00BB0374"/>
    <w:rsid w:val="00BB0919"/>
    <w:rsid w:val="00BB2901"/>
    <w:rsid w:val="00BB2F1F"/>
    <w:rsid w:val="00BB3B9D"/>
    <w:rsid w:val="00BB5693"/>
    <w:rsid w:val="00BB5856"/>
    <w:rsid w:val="00BB5AE8"/>
    <w:rsid w:val="00BB5B31"/>
    <w:rsid w:val="00BB6298"/>
    <w:rsid w:val="00BB6515"/>
    <w:rsid w:val="00BB66B1"/>
    <w:rsid w:val="00BB73C4"/>
    <w:rsid w:val="00BB76F6"/>
    <w:rsid w:val="00BB7B4A"/>
    <w:rsid w:val="00BB7C3E"/>
    <w:rsid w:val="00BC0B5C"/>
    <w:rsid w:val="00BC0E81"/>
    <w:rsid w:val="00BC16C9"/>
    <w:rsid w:val="00BC19F6"/>
    <w:rsid w:val="00BC257B"/>
    <w:rsid w:val="00BC2711"/>
    <w:rsid w:val="00BC2EFB"/>
    <w:rsid w:val="00BC362A"/>
    <w:rsid w:val="00BC3803"/>
    <w:rsid w:val="00BC39EC"/>
    <w:rsid w:val="00BC39F0"/>
    <w:rsid w:val="00BC4153"/>
    <w:rsid w:val="00BC5679"/>
    <w:rsid w:val="00BC5925"/>
    <w:rsid w:val="00BC5AF5"/>
    <w:rsid w:val="00BC5D42"/>
    <w:rsid w:val="00BC6521"/>
    <w:rsid w:val="00BC690B"/>
    <w:rsid w:val="00BC6B15"/>
    <w:rsid w:val="00BC6D34"/>
    <w:rsid w:val="00BC73AD"/>
    <w:rsid w:val="00BD0D3D"/>
    <w:rsid w:val="00BD0EE8"/>
    <w:rsid w:val="00BD1086"/>
    <w:rsid w:val="00BD1908"/>
    <w:rsid w:val="00BD1AB9"/>
    <w:rsid w:val="00BD1DE2"/>
    <w:rsid w:val="00BD3819"/>
    <w:rsid w:val="00BD39F6"/>
    <w:rsid w:val="00BD4451"/>
    <w:rsid w:val="00BD4C48"/>
    <w:rsid w:val="00BD5326"/>
    <w:rsid w:val="00BD6CCF"/>
    <w:rsid w:val="00BD714F"/>
    <w:rsid w:val="00BD7D87"/>
    <w:rsid w:val="00BE16C7"/>
    <w:rsid w:val="00BE19AD"/>
    <w:rsid w:val="00BE1D56"/>
    <w:rsid w:val="00BE2204"/>
    <w:rsid w:val="00BE442C"/>
    <w:rsid w:val="00BE444E"/>
    <w:rsid w:val="00BE4E5E"/>
    <w:rsid w:val="00BE5409"/>
    <w:rsid w:val="00BE6C7E"/>
    <w:rsid w:val="00BE6CAD"/>
    <w:rsid w:val="00BE73EC"/>
    <w:rsid w:val="00BE7A7B"/>
    <w:rsid w:val="00BE7BB5"/>
    <w:rsid w:val="00BE7F67"/>
    <w:rsid w:val="00BF23A9"/>
    <w:rsid w:val="00BF25BE"/>
    <w:rsid w:val="00BF2745"/>
    <w:rsid w:val="00BF32D4"/>
    <w:rsid w:val="00BF4585"/>
    <w:rsid w:val="00BF50B6"/>
    <w:rsid w:val="00BF51EE"/>
    <w:rsid w:val="00BF5319"/>
    <w:rsid w:val="00BF56AE"/>
    <w:rsid w:val="00BF607A"/>
    <w:rsid w:val="00BF668A"/>
    <w:rsid w:val="00BF6F5B"/>
    <w:rsid w:val="00BF7232"/>
    <w:rsid w:val="00BF7770"/>
    <w:rsid w:val="00BF7807"/>
    <w:rsid w:val="00BF7938"/>
    <w:rsid w:val="00C02A0C"/>
    <w:rsid w:val="00C02BDD"/>
    <w:rsid w:val="00C0306A"/>
    <w:rsid w:val="00C031AD"/>
    <w:rsid w:val="00C03F83"/>
    <w:rsid w:val="00C0430A"/>
    <w:rsid w:val="00C04B61"/>
    <w:rsid w:val="00C05426"/>
    <w:rsid w:val="00C058C2"/>
    <w:rsid w:val="00C05CB2"/>
    <w:rsid w:val="00C05E24"/>
    <w:rsid w:val="00C064A0"/>
    <w:rsid w:val="00C0657F"/>
    <w:rsid w:val="00C06F4B"/>
    <w:rsid w:val="00C0710F"/>
    <w:rsid w:val="00C12164"/>
    <w:rsid w:val="00C13135"/>
    <w:rsid w:val="00C13230"/>
    <w:rsid w:val="00C13319"/>
    <w:rsid w:val="00C15833"/>
    <w:rsid w:val="00C15F59"/>
    <w:rsid w:val="00C163D5"/>
    <w:rsid w:val="00C16A36"/>
    <w:rsid w:val="00C16D9A"/>
    <w:rsid w:val="00C178F8"/>
    <w:rsid w:val="00C204CD"/>
    <w:rsid w:val="00C20F5C"/>
    <w:rsid w:val="00C20F9A"/>
    <w:rsid w:val="00C21AB4"/>
    <w:rsid w:val="00C21E93"/>
    <w:rsid w:val="00C22B24"/>
    <w:rsid w:val="00C22F53"/>
    <w:rsid w:val="00C23ED5"/>
    <w:rsid w:val="00C23F12"/>
    <w:rsid w:val="00C24431"/>
    <w:rsid w:val="00C247C6"/>
    <w:rsid w:val="00C24BA4"/>
    <w:rsid w:val="00C25477"/>
    <w:rsid w:val="00C25631"/>
    <w:rsid w:val="00C275C7"/>
    <w:rsid w:val="00C27985"/>
    <w:rsid w:val="00C279D0"/>
    <w:rsid w:val="00C27C8C"/>
    <w:rsid w:val="00C27E37"/>
    <w:rsid w:val="00C30BDE"/>
    <w:rsid w:val="00C30E36"/>
    <w:rsid w:val="00C314A2"/>
    <w:rsid w:val="00C31641"/>
    <w:rsid w:val="00C317DA"/>
    <w:rsid w:val="00C31B1D"/>
    <w:rsid w:val="00C31C47"/>
    <w:rsid w:val="00C31D4E"/>
    <w:rsid w:val="00C3220C"/>
    <w:rsid w:val="00C329E8"/>
    <w:rsid w:val="00C346FF"/>
    <w:rsid w:val="00C34BF1"/>
    <w:rsid w:val="00C35CF0"/>
    <w:rsid w:val="00C374CC"/>
    <w:rsid w:val="00C37DFB"/>
    <w:rsid w:val="00C4053C"/>
    <w:rsid w:val="00C4091A"/>
    <w:rsid w:val="00C40D87"/>
    <w:rsid w:val="00C41858"/>
    <w:rsid w:val="00C41BF5"/>
    <w:rsid w:val="00C41E6A"/>
    <w:rsid w:val="00C42056"/>
    <w:rsid w:val="00C42A6E"/>
    <w:rsid w:val="00C42E94"/>
    <w:rsid w:val="00C43159"/>
    <w:rsid w:val="00C4481F"/>
    <w:rsid w:val="00C4483A"/>
    <w:rsid w:val="00C44ABC"/>
    <w:rsid w:val="00C4573B"/>
    <w:rsid w:val="00C45A3C"/>
    <w:rsid w:val="00C46AAC"/>
    <w:rsid w:val="00C46B33"/>
    <w:rsid w:val="00C4773A"/>
    <w:rsid w:val="00C477ED"/>
    <w:rsid w:val="00C47A93"/>
    <w:rsid w:val="00C50C1A"/>
    <w:rsid w:val="00C50D22"/>
    <w:rsid w:val="00C513E2"/>
    <w:rsid w:val="00C51483"/>
    <w:rsid w:val="00C51699"/>
    <w:rsid w:val="00C51BE0"/>
    <w:rsid w:val="00C51FBD"/>
    <w:rsid w:val="00C5295A"/>
    <w:rsid w:val="00C52ECC"/>
    <w:rsid w:val="00C534EE"/>
    <w:rsid w:val="00C53579"/>
    <w:rsid w:val="00C536ED"/>
    <w:rsid w:val="00C53871"/>
    <w:rsid w:val="00C538D8"/>
    <w:rsid w:val="00C53AF1"/>
    <w:rsid w:val="00C544DB"/>
    <w:rsid w:val="00C54500"/>
    <w:rsid w:val="00C5456B"/>
    <w:rsid w:val="00C545CF"/>
    <w:rsid w:val="00C5492F"/>
    <w:rsid w:val="00C55463"/>
    <w:rsid w:val="00C558EF"/>
    <w:rsid w:val="00C55C1B"/>
    <w:rsid w:val="00C55CF2"/>
    <w:rsid w:val="00C56B33"/>
    <w:rsid w:val="00C56F99"/>
    <w:rsid w:val="00C572FA"/>
    <w:rsid w:val="00C575E7"/>
    <w:rsid w:val="00C6070E"/>
    <w:rsid w:val="00C60BE3"/>
    <w:rsid w:val="00C60ED9"/>
    <w:rsid w:val="00C60FBE"/>
    <w:rsid w:val="00C6129D"/>
    <w:rsid w:val="00C61399"/>
    <w:rsid w:val="00C62055"/>
    <w:rsid w:val="00C629A2"/>
    <w:rsid w:val="00C62BB3"/>
    <w:rsid w:val="00C62D45"/>
    <w:rsid w:val="00C633D5"/>
    <w:rsid w:val="00C6471F"/>
    <w:rsid w:val="00C648A1"/>
    <w:rsid w:val="00C64BBA"/>
    <w:rsid w:val="00C6505E"/>
    <w:rsid w:val="00C6562A"/>
    <w:rsid w:val="00C656EE"/>
    <w:rsid w:val="00C657FC"/>
    <w:rsid w:val="00C65FD3"/>
    <w:rsid w:val="00C66001"/>
    <w:rsid w:val="00C66283"/>
    <w:rsid w:val="00C67B47"/>
    <w:rsid w:val="00C67D59"/>
    <w:rsid w:val="00C67F5B"/>
    <w:rsid w:val="00C7004B"/>
    <w:rsid w:val="00C70920"/>
    <w:rsid w:val="00C70A91"/>
    <w:rsid w:val="00C714A2"/>
    <w:rsid w:val="00C71DF3"/>
    <w:rsid w:val="00C72FE0"/>
    <w:rsid w:val="00C733D4"/>
    <w:rsid w:val="00C739BD"/>
    <w:rsid w:val="00C73B07"/>
    <w:rsid w:val="00C73B64"/>
    <w:rsid w:val="00C73D70"/>
    <w:rsid w:val="00C73F0C"/>
    <w:rsid w:val="00C74462"/>
    <w:rsid w:val="00C7475F"/>
    <w:rsid w:val="00C74D62"/>
    <w:rsid w:val="00C75538"/>
    <w:rsid w:val="00C756BE"/>
    <w:rsid w:val="00C76587"/>
    <w:rsid w:val="00C767B8"/>
    <w:rsid w:val="00C76B4C"/>
    <w:rsid w:val="00C800C2"/>
    <w:rsid w:val="00C80512"/>
    <w:rsid w:val="00C81195"/>
    <w:rsid w:val="00C82C86"/>
    <w:rsid w:val="00C8365B"/>
    <w:rsid w:val="00C84416"/>
    <w:rsid w:val="00C84732"/>
    <w:rsid w:val="00C85194"/>
    <w:rsid w:val="00C85CD5"/>
    <w:rsid w:val="00C86400"/>
    <w:rsid w:val="00C86553"/>
    <w:rsid w:val="00C866F2"/>
    <w:rsid w:val="00C87C07"/>
    <w:rsid w:val="00C9074B"/>
    <w:rsid w:val="00C90A52"/>
    <w:rsid w:val="00C90BA8"/>
    <w:rsid w:val="00C90FF4"/>
    <w:rsid w:val="00C910E3"/>
    <w:rsid w:val="00C911D4"/>
    <w:rsid w:val="00C91B6B"/>
    <w:rsid w:val="00C93391"/>
    <w:rsid w:val="00C937D1"/>
    <w:rsid w:val="00C9436A"/>
    <w:rsid w:val="00C9457B"/>
    <w:rsid w:val="00C94AB7"/>
    <w:rsid w:val="00C94B17"/>
    <w:rsid w:val="00C95D17"/>
    <w:rsid w:val="00C970AC"/>
    <w:rsid w:val="00C979DD"/>
    <w:rsid w:val="00CA1D0E"/>
    <w:rsid w:val="00CA25F0"/>
    <w:rsid w:val="00CA2C15"/>
    <w:rsid w:val="00CA2E78"/>
    <w:rsid w:val="00CA330C"/>
    <w:rsid w:val="00CA37B7"/>
    <w:rsid w:val="00CA39BF"/>
    <w:rsid w:val="00CA3FB2"/>
    <w:rsid w:val="00CA4367"/>
    <w:rsid w:val="00CA4615"/>
    <w:rsid w:val="00CA4677"/>
    <w:rsid w:val="00CA4E85"/>
    <w:rsid w:val="00CA4F7A"/>
    <w:rsid w:val="00CA56ED"/>
    <w:rsid w:val="00CA5A27"/>
    <w:rsid w:val="00CA605B"/>
    <w:rsid w:val="00CA6BE3"/>
    <w:rsid w:val="00CA7563"/>
    <w:rsid w:val="00CA75A0"/>
    <w:rsid w:val="00CA7E35"/>
    <w:rsid w:val="00CA7ECE"/>
    <w:rsid w:val="00CB00EA"/>
    <w:rsid w:val="00CB0D12"/>
    <w:rsid w:val="00CB0D4D"/>
    <w:rsid w:val="00CB0EE7"/>
    <w:rsid w:val="00CB1759"/>
    <w:rsid w:val="00CB1BD4"/>
    <w:rsid w:val="00CB2B87"/>
    <w:rsid w:val="00CB31FD"/>
    <w:rsid w:val="00CB367E"/>
    <w:rsid w:val="00CB4486"/>
    <w:rsid w:val="00CB49DE"/>
    <w:rsid w:val="00CB5F06"/>
    <w:rsid w:val="00CB6940"/>
    <w:rsid w:val="00CC0742"/>
    <w:rsid w:val="00CC1E64"/>
    <w:rsid w:val="00CC24E5"/>
    <w:rsid w:val="00CC2C50"/>
    <w:rsid w:val="00CC4A20"/>
    <w:rsid w:val="00CC57C0"/>
    <w:rsid w:val="00CC726B"/>
    <w:rsid w:val="00CC7791"/>
    <w:rsid w:val="00CC7952"/>
    <w:rsid w:val="00CC7A09"/>
    <w:rsid w:val="00CC7AF4"/>
    <w:rsid w:val="00CC7C07"/>
    <w:rsid w:val="00CD0386"/>
    <w:rsid w:val="00CD121C"/>
    <w:rsid w:val="00CD206D"/>
    <w:rsid w:val="00CD227A"/>
    <w:rsid w:val="00CD261A"/>
    <w:rsid w:val="00CD26DF"/>
    <w:rsid w:val="00CD2789"/>
    <w:rsid w:val="00CD2B09"/>
    <w:rsid w:val="00CD4220"/>
    <w:rsid w:val="00CD46EF"/>
    <w:rsid w:val="00CD49AE"/>
    <w:rsid w:val="00CD4B8D"/>
    <w:rsid w:val="00CD4D6A"/>
    <w:rsid w:val="00CD597B"/>
    <w:rsid w:val="00CD59A3"/>
    <w:rsid w:val="00CD5DA6"/>
    <w:rsid w:val="00CD64D3"/>
    <w:rsid w:val="00CD671A"/>
    <w:rsid w:val="00CD6E73"/>
    <w:rsid w:val="00CD77D4"/>
    <w:rsid w:val="00CE06C5"/>
    <w:rsid w:val="00CE1073"/>
    <w:rsid w:val="00CE1235"/>
    <w:rsid w:val="00CE139A"/>
    <w:rsid w:val="00CE1F10"/>
    <w:rsid w:val="00CE3319"/>
    <w:rsid w:val="00CE4465"/>
    <w:rsid w:val="00CE4DE6"/>
    <w:rsid w:val="00CE50B8"/>
    <w:rsid w:val="00CE5787"/>
    <w:rsid w:val="00CE6835"/>
    <w:rsid w:val="00CE6A01"/>
    <w:rsid w:val="00CE746F"/>
    <w:rsid w:val="00CE7B4A"/>
    <w:rsid w:val="00CF0211"/>
    <w:rsid w:val="00CF15A8"/>
    <w:rsid w:val="00CF195F"/>
    <w:rsid w:val="00CF2938"/>
    <w:rsid w:val="00CF2B3B"/>
    <w:rsid w:val="00CF2EBF"/>
    <w:rsid w:val="00CF3020"/>
    <w:rsid w:val="00CF308F"/>
    <w:rsid w:val="00CF3858"/>
    <w:rsid w:val="00CF3DE3"/>
    <w:rsid w:val="00CF47B6"/>
    <w:rsid w:val="00CF4EDA"/>
    <w:rsid w:val="00CF5256"/>
    <w:rsid w:val="00CF6420"/>
    <w:rsid w:val="00CF6634"/>
    <w:rsid w:val="00CF6BA5"/>
    <w:rsid w:val="00CF7436"/>
    <w:rsid w:val="00CF78F4"/>
    <w:rsid w:val="00CF79FF"/>
    <w:rsid w:val="00D005EE"/>
    <w:rsid w:val="00D00DBC"/>
    <w:rsid w:val="00D00EB6"/>
    <w:rsid w:val="00D01158"/>
    <w:rsid w:val="00D02D90"/>
    <w:rsid w:val="00D03681"/>
    <w:rsid w:val="00D038F9"/>
    <w:rsid w:val="00D03F15"/>
    <w:rsid w:val="00D04259"/>
    <w:rsid w:val="00D04388"/>
    <w:rsid w:val="00D04BEC"/>
    <w:rsid w:val="00D04D4F"/>
    <w:rsid w:val="00D05814"/>
    <w:rsid w:val="00D059C1"/>
    <w:rsid w:val="00D05E5F"/>
    <w:rsid w:val="00D06C3B"/>
    <w:rsid w:val="00D06FEF"/>
    <w:rsid w:val="00D0787F"/>
    <w:rsid w:val="00D10E4D"/>
    <w:rsid w:val="00D10EB4"/>
    <w:rsid w:val="00D12F27"/>
    <w:rsid w:val="00D13AFA"/>
    <w:rsid w:val="00D13C9F"/>
    <w:rsid w:val="00D13EE7"/>
    <w:rsid w:val="00D1449F"/>
    <w:rsid w:val="00D14507"/>
    <w:rsid w:val="00D147B1"/>
    <w:rsid w:val="00D14D08"/>
    <w:rsid w:val="00D15288"/>
    <w:rsid w:val="00D15E65"/>
    <w:rsid w:val="00D16BC8"/>
    <w:rsid w:val="00D16CBF"/>
    <w:rsid w:val="00D16D22"/>
    <w:rsid w:val="00D17638"/>
    <w:rsid w:val="00D17701"/>
    <w:rsid w:val="00D17C8C"/>
    <w:rsid w:val="00D2383F"/>
    <w:rsid w:val="00D23B7A"/>
    <w:rsid w:val="00D24DC2"/>
    <w:rsid w:val="00D25654"/>
    <w:rsid w:val="00D25A3E"/>
    <w:rsid w:val="00D25BE5"/>
    <w:rsid w:val="00D25FBF"/>
    <w:rsid w:val="00D2771B"/>
    <w:rsid w:val="00D27899"/>
    <w:rsid w:val="00D27BC4"/>
    <w:rsid w:val="00D32731"/>
    <w:rsid w:val="00D34BFA"/>
    <w:rsid w:val="00D34E40"/>
    <w:rsid w:val="00D3530B"/>
    <w:rsid w:val="00D35B87"/>
    <w:rsid w:val="00D35E8A"/>
    <w:rsid w:val="00D3694E"/>
    <w:rsid w:val="00D369AD"/>
    <w:rsid w:val="00D36B84"/>
    <w:rsid w:val="00D36E5B"/>
    <w:rsid w:val="00D374F2"/>
    <w:rsid w:val="00D37926"/>
    <w:rsid w:val="00D40C24"/>
    <w:rsid w:val="00D412F3"/>
    <w:rsid w:val="00D41BC2"/>
    <w:rsid w:val="00D422D3"/>
    <w:rsid w:val="00D42399"/>
    <w:rsid w:val="00D424D2"/>
    <w:rsid w:val="00D42601"/>
    <w:rsid w:val="00D42ED5"/>
    <w:rsid w:val="00D43103"/>
    <w:rsid w:val="00D431EE"/>
    <w:rsid w:val="00D4324E"/>
    <w:rsid w:val="00D4416A"/>
    <w:rsid w:val="00D441F9"/>
    <w:rsid w:val="00D445EC"/>
    <w:rsid w:val="00D4485F"/>
    <w:rsid w:val="00D448F6"/>
    <w:rsid w:val="00D4527B"/>
    <w:rsid w:val="00D4545F"/>
    <w:rsid w:val="00D456A1"/>
    <w:rsid w:val="00D46557"/>
    <w:rsid w:val="00D468F9"/>
    <w:rsid w:val="00D47B3D"/>
    <w:rsid w:val="00D50CBD"/>
    <w:rsid w:val="00D50DBD"/>
    <w:rsid w:val="00D51119"/>
    <w:rsid w:val="00D51DED"/>
    <w:rsid w:val="00D5265C"/>
    <w:rsid w:val="00D52A4E"/>
    <w:rsid w:val="00D52F9F"/>
    <w:rsid w:val="00D53502"/>
    <w:rsid w:val="00D53BF7"/>
    <w:rsid w:val="00D55109"/>
    <w:rsid w:val="00D5591A"/>
    <w:rsid w:val="00D55F0A"/>
    <w:rsid w:val="00D56329"/>
    <w:rsid w:val="00D5676D"/>
    <w:rsid w:val="00D573A3"/>
    <w:rsid w:val="00D57F0B"/>
    <w:rsid w:val="00D60950"/>
    <w:rsid w:val="00D61BF2"/>
    <w:rsid w:val="00D61C5A"/>
    <w:rsid w:val="00D61E5F"/>
    <w:rsid w:val="00D62415"/>
    <w:rsid w:val="00D62672"/>
    <w:rsid w:val="00D62814"/>
    <w:rsid w:val="00D63C4A"/>
    <w:rsid w:val="00D642C8"/>
    <w:rsid w:val="00D64748"/>
    <w:rsid w:val="00D64C2B"/>
    <w:rsid w:val="00D64D0A"/>
    <w:rsid w:val="00D663D1"/>
    <w:rsid w:val="00D66ECA"/>
    <w:rsid w:val="00D673D3"/>
    <w:rsid w:val="00D6755F"/>
    <w:rsid w:val="00D7018A"/>
    <w:rsid w:val="00D705F6"/>
    <w:rsid w:val="00D706FA"/>
    <w:rsid w:val="00D71176"/>
    <w:rsid w:val="00D71464"/>
    <w:rsid w:val="00D71758"/>
    <w:rsid w:val="00D717B3"/>
    <w:rsid w:val="00D72843"/>
    <w:rsid w:val="00D72E50"/>
    <w:rsid w:val="00D7377A"/>
    <w:rsid w:val="00D73F88"/>
    <w:rsid w:val="00D74C5C"/>
    <w:rsid w:val="00D7633B"/>
    <w:rsid w:val="00D765F1"/>
    <w:rsid w:val="00D76B53"/>
    <w:rsid w:val="00D80624"/>
    <w:rsid w:val="00D80ECF"/>
    <w:rsid w:val="00D81101"/>
    <w:rsid w:val="00D81323"/>
    <w:rsid w:val="00D8231B"/>
    <w:rsid w:val="00D82362"/>
    <w:rsid w:val="00D825EC"/>
    <w:rsid w:val="00D839F3"/>
    <w:rsid w:val="00D84799"/>
    <w:rsid w:val="00D85FA2"/>
    <w:rsid w:val="00D8607C"/>
    <w:rsid w:val="00D86D43"/>
    <w:rsid w:val="00D86E59"/>
    <w:rsid w:val="00D8716A"/>
    <w:rsid w:val="00D907B4"/>
    <w:rsid w:val="00D90944"/>
    <w:rsid w:val="00D90B2D"/>
    <w:rsid w:val="00D9122F"/>
    <w:rsid w:val="00D91571"/>
    <w:rsid w:val="00D91BAE"/>
    <w:rsid w:val="00D92CAF"/>
    <w:rsid w:val="00D92F7D"/>
    <w:rsid w:val="00D9316F"/>
    <w:rsid w:val="00D93486"/>
    <w:rsid w:val="00D94097"/>
    <w:rsid w:val="00D9441D"/>
    <w:rsid w:val="00D9474C"/>
    <w:rsid w:val="00D9483B"/>
    <w:rsid w:val="00D94E61"/>
    <w:rsid w:val="00D957B2"/>
    <w:rsid w:val="00D95BD9"/>
    <w:rsid w:val="00D96574"/>
    <w:rsid w:val="00D96EA9"/>
    <w:rsid w:val="00D96ED9"/>
    <w:rsid w:val="00D96FD9"/>
    <w:rsid w:val="00D97EBC"/>
    <w:rsid w:val="00DA0FE2"/>
    <w:rsid w:val="00DA139B"/>
    <w:rsid w:val="00DA16F3"/>
    <w:rsid w:val="00DA196A"/>
    <w:rsid w:val="00DA21CC"/>
    <w:rsid w:val="00DA2453"/>
    <w:rsid w:val="00DA262C"/>
    <w:rsid w:val="00DA535D"/>
    <w:rsid w:val="00DA5B08"/>
    <w:rsid w:val="00DA63C1"/>
    <w:rsid w:val="00DA714E"/>
    <w:rsid w:val="00DA735A"/>
    <w:rsid w:val="00DA7C60"/>
    <w:rsid w:val="00DA7CBA"/>
    <w:rsid w:val="00DB008A"/>
    <w:rsid w:val="00DB00EF"/>
    <w:rsid w:val="00DB0AE3"/>
    <w:rsid w:val="00DB1037"/>
    <w:rsid w:val="00DB1158"/>
    <w:rsid w:val="00DB162F"/>
    <w:rsid w:val="00DB16E6"/>
    <w:rsid w:val="00DB199B"/>
    <w:rsid w:val="00DB3735"/>
    <w:rsid w:val="00DB44A9"/>
    <w:rsid w:val="00DB45BB"/>
    <w:rsid w:val="00DB49BB"/>
    <w:rsid w:val="00DB59C5"/>
    <w:rsid w:val="00DB5BCA"/>
    <w:rsid w:val="00DB5C89"/>
    <w:rsid w:val="00DB5EDF"/>
    <w:rsid w:val="00DB77CD"/>
    <w:rsid w:val="00DC0380"/>
    <w:rsid w:val="00DC07E4"/>
    <w:rsid w:val="00DC0DAB"/>
    <w:rsid w:val="00DC2904"/>
    <w:rsid w:val="00DC3089"/>
    <w:rsid w:val="00DC31F6"/>
    <w:rsid w:val="00DC3796"/>
    <w:rsid w:val="00DC3B70"/>
    <w:rsid w:val="00DC4431"/>
    <w:rsid w:val="00DC53F2"/>
    <w:rsid w:val="00DC54F2"/>
    <w:rsid w:val="00DC5713"/>
    <w:rsid w:val="00DC5F4D"/>
    <w:rsid w:val="00DC6973"/>
    <w:rsid w:val="00DC6CE8"/>
    <w:rsid w:val="00DC6E6D"/>
    <w:rsid w:val="00DC6F1F"/>
    <w:rsid w:val="00DC7175"/>
    <w:rsid w:val="00DC7487"/>
    <w:rsid w:val="00DC75DE"/>
    <w:rsid w:val="00DD1F2D"/>
    <w:rsid w:val="00DD4206"/>
    <w:rsid w:val="00DD44DB"/>
    <w:rsid w:val="00DD4CFB"/>
    <w:rsid w:val="00DD4E9D"/>
    <w:rsid w:val="00DD642C"/>
    <w:rsid w:val="00DD7055"/>
    <w:rsid w:val="00DD79C4"/>
    <w:rsid w:val="00DD7B43"/>
    <w:rsid w:val="00DD7BDB"/>
    <w:rsid w:val="00DD7E12"/>
    <w:rsid w:val="00DE0060"/>
    <w:rsid w:val="00DE092C"/>
    <w:rsid w:val="00DE0DDD"/>
    <w:rsid w:val="00DE16A4"/>
    <w:rsid w:val="00DE192F"/>
    <w:rsid w:val="00DE1A9C"/>
    <w:rsid w:val="00DE2841"/>
    <w:rsid w:val="00DE2C2F"/>
    <w:rsid w:val="00DE302B"/>
    <w:rsid w:val="00DE332C"/>
    <w:rsid w:val="00DE47A6"/>
    <w:rsid w:val="00DE5551"/>
    <w:rsid w:val="00DE598D"/>
    <w:rsid w:val="00DE5E77"/>
    <w:rsid w:val="00DE5EFA"/>
    <w:rsid w:val="00DE6A34"/>
    <w:rsid w:val="00DE6FAB"/>
    <w:rsid w:val="00DE7407"/>
    <w:rsid w:val="00DE7C85"/>
    <w:rsid w:val="00DE7F28"/>
    <w:rsid w:val="00DF016E"/>
    <w:rsid w:val="00DF0B98"/>
    <w:rsid w:val="00DF1288"/>
    <w:rsid w:val="00DF1632"/>
    <w:rsid w:val="00DF188E"/>
    <w:rsid w:val="00DF2011"/>
    <w:rsid w:val="00DF202A"/>
    <w:rsid w:val="00DF2BFA"/>
    <w:rsid w:val="00DF3002"/>
    <w:rsid w:val="00DF3950"/>
    <w:rsid w:val="00DF435D"/>
    <w:rsid w:val="00DF4388"/>
    <w:rsid w:val="00DF4B70"/>
    <w:rsid w:val="00DF4C5C"/>
    <w:rsid w:val="00DF5192"/>
    <w:rsid w:val="00DF6137"/>
    <w:rsid w:val="00DF6A0A"/>
    <w:rsid w:val="00DF6A39"/>
    <w:rsid w:val="00DF6C8E"/>
    <w:rsid w:val="00DF750D"/>
    <w:rsid w:val="00DF7CF7"/>
    <w:rsid w:val="00DF7F76"/>
    <w:rsid w:val="00E002BC"/>
    <w:rsid w:val="00E00EAD"/>
    <w:rsid w:val="00E00F8B"/>
    <w:rsid w:val="00E012B1"/>
    <w:rsid w:val="00E0146D"/>
    <w:rsid w:val="00E02044"/>
    <w:rsid w:val="00E024DF"/>
    <w:rsid w:val="00E029B1"/>
    <w:rsid w:val="00E03997"/>
    <w:rsid w:val="00E041A2"/>
    <w:rsid w:val="00E04ABF"/>
    <w:rsid w:val="00E04CDE"/>
    <w:rsid w:val="00E050E5"/>
    <w:rsid w:val="00E0520A"/>
    <w:rsid w:val="00E056DA"/>
    <w:rsid w:val="00E05865"/>
    <w:rsid w:val="00E05C97"/>
    <w:rsid w:val="00E06805"/>
    <w:rsid w:val="00E06913"/>
    <w:rsid w:val="00E069BC"/>
    <w:rsid w:val="00E06AFA"/>
    <w:rsid w:val="00E06D8B"/>
    <w:rsid w:val="00E0729C"/>
    <w:rsid w:val="00E079E0"/>
    <w:rsid w:val="00E1030A"/>
    <w:rsid w:val="00E105F3"/>
    <w:rsid w:val="00E11458"/>
    <w:rsid w:val="00E11598"/>
    <w:rsid w:val="00E11D3C"/>
    <w:rsid w:val="00E1232C"/>
    <w:rsid w:val="00E12633"/>
    <w:rsid w:val="00E138C7"/>
    <w:rsid w:val="00E13F5C"/>
    <w:rsid w:val="00E14615"/>
    <w:rsid w:val="00E1576E"/>
    <w:rsid w:val="00E15A36"/>
    <w:rsid w:val="00E171FC"/>
    <w:rsid w:val="00E17325"/>
    <w:rsid w:val="00E17817"/>
    <w:rsid w:val="00E17EE8"/>
    <w:rsid w:val="00E2013D"/>
    <w:rsid w:val="00E208FD"/>
    <w:rsid w:val="00E20A0B"/>
    <w:rsid w:val="00E218C4"/>
    <w:rsid w:val="00E21E8C"/>
    <w:rsid w:val="00E222F3"/>
    <w:rsid w:val="00E226D5"/>
    <w:rsid w:val="00E22C57"/>
    <w:rsid w:val="00E2368A"/>
    <w:rsid w:val="00E2409C"/>
    <w:rsid w:val="00E24CC1"/>
    <w:rsid w:val="00E25785"/>
    <w:rsid w:val="00E261EA"/>
    <w:rsid w:val="00E27259"/>
    <w:rsid w:val="00E3025C"/>
    <w:rsid w:val="00E3172B"/>
    <w:rsid w:val="00E31C73"/>
    <w:rsid w:val="00E32EC2"/>
    <w:rsid w:val="00E33374"/>
    <w:rsid w:val="00E3472F"/>
    <w:rsid w:val="00E34CB1"/>
    <w:rsid w:val="00E34E71"/>
    <w:rsid w:val="00E34EF6"/>
    <w:rsid w:val="00E34EFA"/>
    <w:rsid w:val="00E35081"/>
    <w:rsid w:val="00E35161"/>
    <w:rsid w:val="00E35C79"/>
    <w:rsid w:val="00E35FD5"/>
    <w:rsid w:val="00E3626D"/>
    <w:rsid w:val="00E363D5"/>
    <w:rsid w:val="00E36D4F"/>
    <w:rsid w:val="00E36F13"/>
    <w:rsid w:val="00E37AD9"/>
    <w:rsid w:val="00E37CBA"/>
    <w:rsid w:val="00E37D88"/>
    <w:rsid w:val="00E37E3D"/>
    <w:rsid w:val="00E408C0"/>
    <w:rsid w:val="00E40B74"/>
    <w:rsid w:val="00E40E2C"/>
    <w:rsid w:val="00E4164F"/>
    <w:rsid w:val="00E41E78"/>
    <w:rsid w:val="00E41FEC"/>
    <w:rsid w:val="00E4200A"/>
    <w:rsid w:val="00E425E8"/>
    <w:rsid w:val="00E431F9"/>
    <w:rsid w:val="00E44006"/>
    <w:rsid w:val="00E445C5"/>
    <w:rsid w:val="00E44899"/>
    <w:rsid w:val="00E449B2"/>
    <w:rsid w:val="00E44F40"/>
    <w:rsid w:val="00E45A8B"/>
    <w:rsid w:val="00E46216"/>
    <w:rsid w:val="00E4696B"/>
    <w:rsid w:val="00E469B9"/>
    <w:rsid w:val="00E46B66"/>
    <w:rsid w:val="00E46DA3"/>
    <w:rsid w:val="00E500FA"/>
    <w:rsid w:val="00E509B1"/>
    <w:rsid w:val="00E52060"/>
    <w:rsid w:val="00E53080"/>
    <w:rsid w:val="00E54690"/>
    <w:rsid w:val="00E54A4F"/>
    <w:rsid w:val="00E54B8C"/>
    <w:rsid w:val="00E54D2F"/>
    <w:rsid w:val="00E55D60"/>
    <w:rsid w:val="00E561F5"/>
    <w:rsid w:val="00E56B59"/>
    <w:rsid w:val="00E572A8"/>
    <w:rsid w:val="00E575DE"/>
    <w:rsid w:val="00E57DE0"/>
    <w:rsid w:val="00E57E34"/>
    <w:rsid w:val="00E6028F"/>
    <w:rsid w:val="00E604B5"/>
    <w:rsid w:val="00E605D6"/>
    <w:rsid w:val="00E60600"/>
    <w:rsid w:val="00E60612"/>
    <w:rsid w:val="00E61592"/>
    <w:rsid w:val="00E61637"/>
    <w:rsid w:val="00E616C5"/>
    <w:rsid w:val="00E620F1"/>
    <w:rsid w:val="00E62328"/>
    <w:rsid w:val="00E6340A"/>
    <w:rsid w:val="00E637B8"/>
    <w:rsid w:val="00E63D5F"/>
    <w:rsid w:val="00E63E09"/>
    <w:rsid w:val="00E63ED7"/>
    <w:rsid w:val="00E656B9"/>
    <w:rsid w:val="00E65B45"/>
    <w:rsid w:val="00E67D90"/>
    <w:rsid w:val="00E70651"/>
    <w:rsid w:val="00E7075C"/>
    <w:rsid w:val="00E70AC8"/>
    <w:rsid w:val="00E7187C"/>
    <w:rsid w:val="00E71F49"/>
    <w:rsid w:val="00E7202C"/>
    <w:rsid w:val="00E72569"/>
    <w:rsid w:val="00E737BB"/>
    <w:rsid w:val="00E73939"/>
    <w:rsid w:val="00E73C72"/>
    <w:rsid w:val="00E74EDE"/>
    <w:rsid w:val="00E751B4"/>
    <w:rsid w:val="00E759B8"/>
    <w:rsid w:val="00E75A43"/>
    <w:rsid w:val="00E765A3"/>
    <w:rsid w:val="00E77F61"/>
    <w:rsid w:val="00E816BA"/>
    <w:rsid w:val="00E82100"/>
    <w:rsid w:val="00E821CF"/>
    <w:rsid w:val="00E8223F"/>
    <w:rsid w:val="00E8250A"/>
    <w:rsid w:val="00E8276A"/>
    <w:rsid w:val="00E8285B"/>
    <w:rsid w:val="00E834BB"/>
    <w:rsid w:val="00E83F69"/>
    <w:rsid w:val="00E842CB"/>
    <w:rsid w:val="00E84470"/>
    <w:rsid w:val="00E84B98"/>
    <w:rsid w:val="00E857CE"/>
    <w:rsid w:val="00E86FB1"/>
    <w:rsid w:val="00E90848"/>
    <w:rsid w:val="00E91171"/>
    <w:rsid w:val="00E92108"/>
    <w:rsid w:val="00E92D8C"/>
    <w:rsid w:val="00E9347A"/>
    <w:rsid w:val="00E939EE"/>
    <w:rsid w:val="00E93F21"/>
    <w:rsid w:val="00E940C5"/>
    <w:rsid w:val="00E95115"/>
    <w:rsid w:val="00E95168"/>
    <w:rsid w:val="00E95737"/>
    <w:rsid w:val="00E95CC0"/>
    <w:rsid w:val="00E960BF"/>
    <w:rsid w:val="00E96759"/>
    <w:rsid w:val="00E96FBB"/>
    <w:rsid w:val="00E97AE8"/>
    <w:rsid w:val="00EA1534"/>
    <w:rsid w:val="00EA1935"/>
    <w:rsid w:val="00EA1C57"/>
    <w:rsid w:val="00EA1DDE"/>
    <w:rsid w:val="00EA25C7"/>
    <w:rsid w:val="00EA262B"/>
    <w:rsid w:val="00EA2C59"/>
    <w:rsid w:val="00EA2D37"/>
    <w:rsid w:val="00EA382B"/>
    <w:rsid w:val="00EA3D45"/>
    <w:rsid w:val="00EA3E21"/>
    <w:rsid w:val="00EA452E"/>
    <w:rsid w:val="00EA4C3A"/>
    <w:rsid w:val="00EA54EE"/>
    <w:rsid w:val="00EA5A0A"/>
    <w:rsid w:val="00EA5D50"/>
    <w:rsid w:val="00EA6F86"/>
    <w:rsid w:val="00EA6F90"/>
    <w:rsid w:val="00EA7474"/>
    <w:rsid w:val="00EA74F0"/>
    <w:rsid w:val="00EB109C"/>
    <w:rsid w:val="00EB1496"/>
    <w:rsid w:val="00EB20EC"/>
    <w:rsid w:val="00EB2389"/>
    <w:rsid w:val="00EB24D3"/>
    <w:rsid w:val="00EB29BA"/>
    <w:rsid w:val="00EB29BC"/>
    <w:rsid w:val="00EB2AE8"/>
    <w:rsid w:val="00EB2FA2"/>
    <w:rsid w:val="00EB33E8"/>
    <w:rsid w:val="00EB343D"/>
    <w:rsid w:val="00EB3F77"/>
    <w:rsid w:val="00EB514F"/>
    <w:rsid w:val="00EB52EF"/>
    <w:rsid w:val="00EB75B4"/>
    <w:rsid w:val="00EB7A9F"/>
    <w:rsid w:val="00EC077F"/>
    <w:rsid w:val="00EC0B6C"/>
    <w:rsid w:val="00EC1274"/>
    <w:rsid w:val="00EC1B6F"/>
    <w:rsid w:val="00EC232A"/>
    <w:rsid w:val="00EC2514"/>
    <w:rsid w:val="00EC3D7C"/>
    <w:rsid w:val="00EC4AB3"/>
    <w:rsid w:val="00EC4C39"/>
    <w:rsid w:val="00EC4E89"/>
    <w:rsid w:val="00EC5885"/>
    <w:rsid w:val="00EC5B35"/>
    <w:rsid w:val="00EC5BD2"/>
    <w:rsid w:val="00EC5F59"/>
    <w:rsid w:val="00EC5FAE"/>
    <w:rsid w:val="00EC5FD1"/>
    <w:rsid w:val="00EC666D"/>
    <w:rsid w:val="00EC7596"/>
    <w:rsid w:val="00EC78AC"/>
    <w:rsid w:val="00ED00C3"/>
    <w:rsid w:val="00ED0262"/>
    <w:rsid w:val="00ED07B5"/>
    <w:rsid w:val="00ED1012"/>
    <w:rsid w:val="00ED144D"/>
    <w:rsid w:val="00ED1D56"/>
    <w:rsid w:val="00ED2288"/>
    <w:rsid w:val="00ED269B"/>
    <w:rsid w:val="00ED3391"/>
    <w:rsid w:val="00ED3671"/>
    <w:rsid w:val="00ED396E"/>
    <w:rsid w:val="00ED3BDA"/>
    <w:rsid w:val="00ED4606"/>
    <w:rsid w:val="00ED479D"/>
    <w:rsid w:val="00ED4E36"/>
    <w:rsid w:val="00ED64D9"/>
    <w:rsid w:val="00ED7044"/>
    <w:rsid w:val="00ED7074"/>
    <w:rsid w:val="00ED7606"/>
    <w:rsid w:val="00ED7C27"/>
    <w:rsid w:val="00ED7CA7"/>
    <w:rsid w:val="00ED7F2A"/>
    <w:rsid w:val="00EE0914"/>
    <w:rsid w:val="00EE0BF2"/>
    <w:rsid w:val="00EE0F36"/>
    <w:rsid w:val="00EE10D9"/>
    <w:rsid w:val="00EE1746"/>
    <w:rsid w:val="00EE1C73"/>
    <w:rsid w:val="00EE2E6B"/>
    <w:rsid w:val="00EE3098"/>
    <w:rsid w:val="00EE3993"/>
    <w:rsid w:val="00EE39F5"/>
    <w:rsid w:val="00EE53AA"/>
    <w:rsid w:val="00EE5C0E"/>
    <w:rsid w:val="00EE5EA2"/>
    <w:rsid w:val="00EE60F7"/>
    <w:rsid w:val="00EE6808"/>
    <w:rsid w:val="00EE6B28"/>
    <w:rsid w:val="00EF023E"/>
    <w:rsid w:val="00EF12A9"/>
    <w:rsid w:val="00EF2279"/>
    <w:rsid w:val="00EF36D1"/>
    <w:rsid w:val="00EF3A0E"/>
    <w:rsid w:val="00EF3DAB"/>
    <w:rsid w:val="00EF500E"/>
    <w:rsid w:val="00EF50DE"/>
    <w:rsid w:val="00EF5EE3"/>
    <w:rsid w:val="00EF60B1"/>
    <w:rsid w:val="00EF7087"/>
    <w:rsid w:val="00EF74A5"/>
    <w:rsid w:val="00EF7F72"/>
    <w:rsid w:val="00F0049E"/>
    <w:rsid w:val="00F00E45"/>
    <w:rsid w:val="00F019FF"/>
    <w:rsid w:val="00F024E0"/>
    <w:rsid w:val="00F02B99"/>
    <w:rsid w:val="00F03E51"/>
    <w:rsid w:val="00F04341"/>
    <w:rsid w:val="00F050B0"/>
    <w:rsid w:val="00F062B7"/>
    <w:rsid w:val="00F06AD8"/>
    <w:rsid w:val="00F07426"/>
    <w:rsid w:val="00F1018A"/>
    <w:rsid w:val="00F1079A"/>
    <w:rsid w:val="00F10D5F"/>
    <w:rsid w:val="00F11A4F"/>
    <w:rsid w:val="00F11C1B"/>
    <w:rsid w:val="00F11CE7"/>
    <w:rsid w:val="00F11F3E"/>
    <w:rsid w:val="00F127F3"/>
    <w:rsid w:val="00F12826"/>
    <w:rsid w:val="00F12A75"/>
    <w:rsid w:val="00F13096"/>
    <w:rsid w:val="00F13A04"/>
    <w:rsid w:val="00F13B28"/>
    <w:rsid w:val="00F1454D"/>
    <w:rsid w:val="00F14959"/>
    <w:rsid w:val="00F14B09"/>
    <w:rsid w:val="00F150C6"/>
    <w:rsid w:val="00F155A2"/>
    <w:rsid w:val="00F1571E"/>
    <w:rsid w:val="00F158D9"/>
    <w:rsid w:val="00F15AA2"/>
    <w:rsid w:val="00F15E53"/>
    <w:rsid w:val="00F1614B"/>
    <w:rsid w:val="00F1681B"/>
    <w:rsid w:val="00F17937"/>
    <w:rsid w:val="00F17C11"/>
    <w:rsid w:val="00F17FC1"/>
    <w:rsid w:val="00F20A12"/>
    <w:rsid w:val="00F2119E"/>
    <w:rsid w:val="00F21D55"/>
    <w:rsid w:val="00F2292E"/>
    <w:rsid w:val="00F230CB"/>
    <w:rsid w:val="00F2318A"/>
    <w:rsid w:val="00F231EF"/>
    <w:rsid w:val="00F238DF"/>
    <w:rsid w:val="00F23ECD"/>
    <w:rsid w:val="00F245CE"/>
    <w:rsid w:val="00F24B50"/>
    <w:rsid w:val="00F24E0D"/>
    <w:rsid w:val="00F25436"/>
    <w:rsid w:val="00F25866"/>
    <w:rsid w:val="00F259DE"/>
    <w:rsid w:val="00F25BCA"/>
    <w:rsid w:val="00F26143"/>
    <w:rsid w:val="00F26C49"/>
    <w:rsid w:val="00F27C63"/>
    <w:rsid w:val="00F27E63"/>
    <w:rsid w:val="00F3035E"/>
    <w:rsid w:val="00F30545"/>
    <w:rsid w:val="00F3077F"/>
    <w:rsid w:val="00F30B0F"/>
    <w:rsid w:val="00F30D10"/>
    <w:rsid w:val="00F31089"/>
    <w:rsid w:val="00F3164A"/>
    <w:rsid w:val="00F319C6"/>
    <w:rsid w:val="00F32091"/>
    <w:rsid w:val="00F320E2"/>
    <w:rsid w:val="00F32895"/>
    <w:rsid w:val="00F34963"/>
    <w:rsid w:val="00F34A42"/>
    <w:rsid w:val="00F34B40"/>
    <w:rsid w:val="00F351BC"/>
    <w:rsid w:val="00F3526A"/>
    <w:rsid w:val="00F3559D"/>
    <w:rsid w:val="00F358F1"/>
    <w:rsid w:val="00F35BEF"/>
    <w:rsid w:val="00F370B2"/>
    <w:rsid w:val="00F37723"/>
    <w:rsid w:val="00F3793E"/>
    <w:rsid w:val="00F40316"/>
    <w:rsid w:val="00F403C7"/>
    <w:rsid w:val="00F40673"/>
    <w:rsid w:val="00F4077B"/>
    <w:rsid w:val="00F40A04"/>
    <w:rsid w:val="00F40C70"/>
    <w:rsid w:val="00F41992"/>
    <w:rsid w:val="00F41F25"/>
    <w:rsid w:val="00F42D7A"/>
    <w:rsid w:val="00F42DB3"/>
    <w:rsid w:val="00F43936"/>
    <w:rsid w:val="00F447D2"/>
    <w:rsid w:val="00F44C25"/>
    <w:rsid w:val="00F45024"/>
    <w:rsid w:val="00F45B5E"/>
    <w:rsid w:val="00F45B98"/>
    <w:rsid w:val="00F464DE"/>
    <w:rsid w:val="00F46577"/>
    <w:rsid w:val="00F46CC6"/>
    <w:rsid w:val="00F47C54"/>
    <w:rsid w:val="00F507AA"/>
    <w:rsid w:val="00F50E75"/>
    <w:rsid w:val="00F51DC2"/>
    <w:rsid w:val="00F51F8C"/>
    <w:rsid w:val="00F52416"/>
    <w:rsid w:val="00F52788"/>
    <w:rsid w:val="00F52F92"/>
    <w:rsid w:val="00F53134"/>
    <w:rsid w:val="00F536C3"/>
    <w:rsid w:val="00F538BD"/>
    <w:rsid w:val="00F53903"/>
    <w:rsid w:val="00F53CC2"/>
    <w:rsid w:val="00F53FD3"/>
    <w:rsid w:val="00F54058"/>
    <w:rsid w:val="00F5654C"/>
    <w:rsid w:val="00F566E7"/>
    <w:rsid w:val="00F57081"/>
    <w:rsid w:val="00F613D8"/>
    <w:rsid w:val="00F615BF"/>
    <w:rsid w:val="00F61E30"/>
    <w:rsid w:val="00F6230E"/>
    <w:rsid w:val="00F6273D"/>
    <w:rsid w:val="00F633C2"/>
    <w:rsid w:val="00F6443E"/>
    <w:rsid w:val="00F64919"/>
    <w:rsid w:val="00F64C19"/>
    <w:rsid w:val="00F64E0E"/>
    <w:rsid w:val="00F64FCD"/>
    <w:rsid w:val="00F65010"/>
    <w:rsid w:val="00F6501F"/>
    <w:rsid w:val="00F65D1C"/>
    <w:rsid w:val="00F65E05"/>
    <w:rsid w:val="00F6667D"/>
    <w:rsid w:val="00F6684B"/>
    <w:rsid w:val="00F66EE5"/>
    <w:rsid w:val="00F67EA5"/>
    <w:rsid w:val="00F707EF"/>
    <w:rsid w:val="00F71709"/>
    <w:rsid w:val="00F71DF2"/>
    <w:rsid w:val="00F72221"/>
    <w:rsid w:val="00F72439"/>
    <w:rsid w:val="00F72AC1"/>
    <w:rsid w:val="00F744B4"/>
    <w:rsid w:val="00F7476B"/>
    <w:rsid w:val="00F7482D"/>
    <w:rsid w:val="00F74C0B"/>
    <w:rsid w:val="00F75014"/>
    <w:rsid w:val="00F755E9"/>
    <w:rsid w:val="00F75A59"/>
    <w:rsid w:val="00F75C6D"/>
    <w:rsid w:val="00F75C75"/>
    <w:rsid w:val="00F75D97"/>
    <w:rsid w:val="00F76587"/>
    <w:rsid w:val="00F77C66"/>
    <w:rsid w:val="00F81540"/>
    <w:rsid w:val="00F825BE"/>
    <w:rsid w:val="00F82E35"/>
    <w:rsid w:val="00F82EA9"/>
    <w:rsid w:val="00F8348A"/>
    <w:rsid w:val="00F83E88"/>
    <w:rsid w:val="00F84A1C"/>
    <w:rsid w:val="00F84D5C"/>
    <w:rsid w:val="00F85142"/>
    <w:rsid w:val="00F85F17"/>
    <w:rsid w:val="00F862DD"/>
    <w:rsid w:val="00F86B0B"/>
    <w:rsid w:val="00F86BD2"/>
    <w:rsid w:val="00F87068"/>
    <w:rsid w:val="00F872D4"/>
    <w:rsid w:val="00F876C1"/>
    <w:rsid w:val="00F876F5"/>
    <w:rsid w:val="00F900D0"/>
    <w:rsid w:val="00F917B3"/>
    <w:rsid w:val="00F91C28"/>
    <w:rsid w:val="00F92908"/>
    <w:rsid w:val="00F92FFB"/>
    <w:rsid w:val="00F934E6"/>
    <w:rsid w:val="00F940D5"/>
    <w:rsid w:val="00F941C8"/>
    <w:rsid w:val="00F94286"/>
    <w:rsid w:val="00F94436"/>
    <w:rsid w:val="00F9451A"/>
    <w:rsid w:val="00F953D0"/>
    <w:rsid w:val="00F95FC8"/>
    <w:rsid w:val="00F96A03"/>
    <w:rsid w:val="00F96B5E"/>
    <w:rsid w:val="00F9710A"/>
    <w:rsid w:val="00FA07AB"/>
    <w:rsid w:val="00FA08C4"/>
    <w:rsid w:val="00FA1727"/>
    <w:rsid w:val="00FA1783"/>
    <w:rsid w:val="00FA2C4A"/>
    <w:rsid w:val="00FA35E5"/>
    <w:rsid w:val="00FA4577"/>
    <w:rsid w:val="00FA50B0"/>
    <w:rsid w:val="00FA53FB"/>
    <w:rsid w:val="00FA5723"/>
    <w:rsid w:val="00FA5DB2"/>
    <w:rsid w:val="00FA627F"/>
    <w:rsid w:val="00FA6640"/>
    <w:rsid w:val="00FA6AA3"/>
    <w:rsid w:val="00FA6AC7"/>
    <w:rsid w:val="00FA6DE3"/>
    <w:rsid w:val="00FA75A7"/>
    <w:rsid w:val="00FA7B45"/>
    <w:rsid w:val="00FB0668"/>
    <w:rsid w:val="00FB08EB"/>
    <w:rsid w:val="00FB0B3D"/>
    <w:rsid w:val="00FB1001"/>
    <w:rsid w:val="00FB1391"/>
    <w:rsid w:val="00FB14F3"/>
    <w:rsid w:val="00FB1A05"/>
    <w:rsid w:val="00FB1C3A"/>
    <w:rsid w:val="00FB20AC"/>
    <w:rsid w:val="00FB2EA9"/>
    <w:rsid w:val="00FB37B4"/>
    <w:rsid w:val="00FB4633"/>
    <w:rsid w:val="00FB57AA"/>
    <w:rsid w:val="00FB57D4"/>
    <w:rsid w:val="00FB6AD0"/>
    <w:rsid w:val="00FB7172"/>
    <w:rsid w:val="00FB730F"/>
    <w:rsid w:val="00FB7348"/>
    <w:rsid w:val="00FB754E"/>
    <w:rsid w:val="00FB76CC"/>
    <w:rsid w:val="00FB79C9"/>
    <w:rsid w:val="00FC03D3"/>
    <w:rsid w:val="00FC0767"/>
    <w:rsid w:val="00FC085F"/>
    <w:rsid w:val="00FC0899"/>
    <w:rsid w:val="00FC0D3B"/>
    <w:rsid w:val="00FC0ED5"/>
    <w:rsid w:val="00FC1747"/>
    <w:rsid w:val="00FC1900"/>
    <w:rsid w:val="00FC1C65"/>
    <w:rsid w:val="00FC25A4"/>
    <w:rsid w:val="00FC2701"/>
    <w:rsid w:val="00FC30E9"/>
    <w:rsid w:val="00FC395C"/>
    <w:rsid w:val="00FC541D"/>
    <w:rsid w:val="00FC5608"/>
    <w:rsid w:val="00FC5626"/>
    <w:rsid w:val="00FC5A2A"/>
    <w:rsid w:val="00FC5EDD"/>
    <w:rsid w:val="00FC61F1"/>
    <w:rsid w:val="00FC635E"/>
    <w:rsid w:val="00FC6A60"/>
    <w:rsid w:val="00FC6B7C"/>
    <w:rsid w:val="00FC6E4C"/>
    <w:rsid w:val="00FC7639"/>
    <w:rsid w:val="00FC7B74"/>
    <w:rsid w:val="00FC7CE0"/>
    <w:rsid w:val="00FD0CBF"/>
    <w:rsid w:val="00FD1084"/>
    <w:rsid w:val="00FD197A"/>
    <w:rsid w:val="00FD1B49"/>
    <w:rsid w:val="00FD1EB9"/>
    <w:rsid w:val="00FD2553"/>
    <w:rsid w:val="00FD288A"/>
    <w:rsid w:val="00FD2AD1"/>
    <w:rsid w:val="00FD31FA"/>
    <w:rsid w:val="00FD3459"/>
    <w:rsid w:val="00FD372C"/>
    <w:rsid w:val="00FD3FB7"/>
    <w:rsid w:val="00FD47CB"/>
    <w:rsid w:val="00FD487A"/>
    <w:rsid w:val="00FD5445"/>
    <w:rsid w:val="00FD665D"/>
    <w:rsid w:val="00FD75AB"/>
    <w:rsid w:val="00FD790F"/>
    <w:rsid w:val="00FD79B3"/>
    <w:rsid w:val="00FD7D8C"/>
    <w:rsid w:val="00FE04AC"/>
    <w:rsid w:val="00FE136D"/>
    <w:rsid w:val="00FE1E0E"/>
    <w:rsid w:val="00FE200A"/>
    <w:rsid w:val="00FE262F"/>
    <w:rsid w:val="00FE2ACF"/>
    <w:rsid w:val="00FE350C"/>
    <w:rsid w:val="00FE495B"/>
    <w:rsid w:val="00FE5C2E"/>
    <w:rsid w:val="00FE6655"/>
    <w:rsid w:val="00FE687C"/>
    <w:rsid w:val="00FE6AE6"/>
    <w:rsid w:val="00FE6EA1"/>
    <w:rsid w:val="00FE75CD"/>
    <w:rsid w:val="00FF059C"/>
    <w:rsid w:val="00FF0ED4"/>
    <w:rsid w:val="00FF18AC"/>
    <w:rsid w:val="00FF298F"/>
    <w:rsid w:val="00FF362C"/>
    <w:rsid w:val="00FF4734"/>
    <w:rsid w:val="00FF5BC3"/>
    <w:rsid w:val="00FF65BD"/>
    <w:rsid w:val="00FF6F16"/>
    <w:rsid w:val="00FF7048"/>
    <w:rsid w:val="00FF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tiff"/><Relationship Id="rId18" Type="http://schemas.openxmlformats.org/officeDocument/2006/relationships/image" Target="media/image7.tif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myfwp.mt.gov/fwpPub/harvestReports" TargetMode="External"/><Relationship Id="rId17" Type="http://schemas.openxmlformats.org/officeDocument/2006/relationships/image" Target="media/image6.tiff"/><Relationship Id="rId2" Type="http://schemas.openxmlformats.org/officeDocument/2006/relationships/styles" Target="styles.xml"/><Relationship Id="rId16" Type="http://schemas.openxmlformats.org/officeDocument/2006/relationships/image" Target="media/image5.tiff"/><Relationship Id="rId20" Type="http://schemas.openxmlformats.org/officeDocument/2006/relationships/image" Target="media/image9.tif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4.tiff"/><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8.tif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tif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23555</TotalTime>
  <Pages>28</Pages>
  <Words>29874</Words>
  <Characters>151165</Characters>
  <Application>Microsoft Office Word</Application>
  <DocSecurity>0</DocSecurity>
  <Lines>3779</Lines>
  <Paragraphs>2446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John M. Marzluff</cp:lastModifiedBy>
  <cp:revision>4590</cp:revision>
  <dcterms:created xsi:type="dcterms:W3CDTF">2025-11-07T18:49:00Z</dcterms:created>
  <dcterms:modified xsi:type="dcterms:W3CDTF">2026-04-27T19:16:00Z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id="nUiGTKTT"/&gt;&lt;style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