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271D58">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271D58">
      <w:pPr>
        <w:spacing w:line="480" w:lineRule="auto"/>
        <w:rPr>
          <w:b/>
          <w:bCs/>
        </w:rPr>
      </w:pPr>
      <w:r w:rsidRPr="00412EDF">
        <w:rPr>
          <w:b/>
          <w:bCs/>
        </w:rPr>
        <w:t>Introduction</w:t>
      </w:r>
    </w:p>
    <w:p w14:paraId="3D50B780" w14:textId="01DF17BB" w:rsidR="005B6B79" w:rsidRDefault="00EE3993" w:rsidP="00271D58">
      <w:pPr>
        <w:spacing w:line="480" w:lineRule="auto"/>
        <w:ind w:firstLine="720"/>
      </w:pPr>
      <w:r>
        <w:t>Individual organisms must allocate time across daily activities</w:t>
      </w:r>
      <w:r w:rsidR="00D13C9F">
        <w:t>,</w:t>
      </w:r>
      <w:r>
        <w:t xml:space="preserve"> such as foraging, resting, and maintenance</w:t>
      </w:r>
      <w:r w:rsidR="00D13C9F">
        <w:t>,</w:t>
      </w:r>
      <w:r>
        <w:t xml:space="preserve"> to maximize their fitness </w:t>
      </w:r>
      <w:r w:rsidR="00376ADD">
        <w:fldChar w:fldCharType="begin"/>
      </w:r>
      <w:r w:rsidR="00492D11">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fldChar w:fldCharType="separate"/>
      </w:r>
      <w:r w:rsidR="00376ADD" w:rsidRPr="00376ADD">
        <w:rPr>
          <w:rFonts w:ascii="Aptos" w:hAnsi="Aptos"/>
        </w:rPr>
        <w:t>(Dunbar et al. 2009)</w:t>
      </w:r>
      <w:r w:rsidR="00376ADD">
        <w:fldChar w:fldCharType="end"/>
      </w:r>
      <w:r w:rsidR="00376ADD">
        <w:t xml:space="preserve">. </w:t>
      </w:r>
      <w:r>
        <w:t>Some a</w:t>
      </w:r>
      <w:r w:rsidR="00AC5ED4">
        <w:t xml:space="preserve">nimals </w:t>
      </w:r>
      <w:r w:rsidR="0000186B">
        <w:t>may</w:t>
      </w:r>
      <w:r w:rsidR="00AC5ED4">
        <w:t xml:space="preserve"> </w:t>
      </w:r>
      <w:r w:rsidR="00762A39">
        <w:t xml:space="preserve">adjust their time budget </w:t>
      </w:r>
      <w:r w:rsidR="00AC5ED4">
        <w:t xml:space="preserve">to maximize their chances of survival </w:t>
      </w:r>
      <w:r w:rsidR="0000186B">
        <w:t>based on</w:t>
      </w:r>
      <w:r w:rsidR="00AC5ED4">
        <w:t xml:space="preserve"> their understanding of available resources.</w:t>
      </w:r>
      <w:r w:rsidR="00762A39">
        <w:t xml:space="preserve"> Such changes may be influenced by changing environmental conditions, including predation risk and food and water availability.</w:t>
      </w:r>
      <w:r w:rsidR="00F92FFB">
        <w:t xml:space="preserve"> Barbary macaques(</w:t>
      </w:r>
      <w:r w:rsidR="00F92FFB">
        <w:rPr>
          <w:i/>
          <w:iCs/>
        </w:rPr>
        <w:t xml:space="preserve">Macaca </w:t>
      </w:r>
      <w:proofErr w:type="spellStart"/>
      <w:r w:rsidR="00F92FFB">
        <w:rPr>
          <w:i/>
          <w:iCs/>
        </w:rPr>
        <w:t>sylvanus</w:t>
      </w:r>
      <w:proofErr w:type="spellEnd"/>
      <w:r w:rsidR="00F92FFB">
        <w:t>) in forest</w:t>
      </w:r>
      <w:r w:rsidR="00D13C9F">
        <w:t>s</w:t>
      </w:r>
      <w:r w:rsidR="00F92FFB">
        <w:t xml:space="preserve"> heavily modified for pastoralism minimized their diurnal resting time to attain enough food </w:t>
      </w:r>
      <w:r w:rsidR="00F92FFB">
        <w:fldChar w:fldCharType="begin"/>
      </w:r>
      <w:r w:rsidR="00492D11">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00F92FFB">
        <w:fldChar w:fldCharType="separate"/>
      </w:r>
      <w:r w:rsidR="00F92FFB" w:rsidRPr="00F92FFB">
        <w:rPr>
          <w:rFonts w:ascii="Aptos" w:hAnsi="Aptos" w:cs="Times New Roman"/>
          <w:kern w:val="0"/>
        </w:rPr>
        <w:t>(Ménard et al. 2013)</w:t>
      </w:r>
      <w:r w:rsidR="00F92FFB">
        <w:fldChar w:fldCharType="end"/>
      </w:r>
      <w:r w:rsidR="005B6B79">
        <w:t xml:space="preserve">. </w:t>
      </w:r>
      <w:r w:rsidR="00B00F22">
        <w:t>Female common eiders (</w:t>
      </w:r>
      <w:r w:rsidR="00B00F22">
        <w:rPr>
          <w:i/>
          <w:iCs/>
        </w:rPr>
        <w:t>Somateria mollissima</w:t>
      </w:r>
      <w:r w:rsidR="00B00F22">
        <w:t>) abandon their chicks w</w:t>
      </w:r>
      <w:r w:rsidR="001907DA">
        <w:t>hen in poor body condition, trading reproductive success for foraging opportunities</w:t>
      </w:r>
      <w:r w:rsidR="00FA53FB">
        <w:t xml:space="preserve"> </w:t>
      </w:r>
      <w:r w:rsidR="00EA262B">
        <w:fldChar w:fldCharType="begin"/>
      </w:r>
      <w:r w:rsidR="00492D11">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fldChar w:fldCharType="separate"/>
      </w:r>
      <w:r w:rsidR="00EA262B" w:rsidRPr="00EA262B">
        <w:rPr>
          <w:rFonts w:ascii="Aptos" w:hAnsi="Aptos"/>
        </w:rPr>
        <w:t>(Bustnes and Erikstad 1991)</w:t>
      </w:r>
      <w:r w:rsidR="00EA262B">
        <w:fldChar w:fldCharType="end"/>
      </w:r>
      <w:r w:rsidR="00EA262B">
        <w:t xml:space="preserve">. </w:t>
      </w:r>
      <w:r w:rsidR="005B6B79">
        <w:t>These decision</w:t>
      </w:r>
      <w:r w:rsidR="00B67689">
        <w:t>s</w:t>
      </w:r>
      <w:r w:rsidR="005B6B79">
        <w:t xml:space="preserve"> become more </w:t>
      </w:r>
      <w:r w:rsidR="00D13C9F">
        <w:t>challenging</w:t>
      </w:r>
      <w:r w:rsidR="005B6B79">
        <w:t xml:space="preserve"> when resource</w:t>
      </w:r>
      <w:r w:rsidR="00B67689">
        <w:t>s</w:t>
      </w:r>
      <w:r w:rsidR="005B6B79">
        <w:t xml:space="preserve"> are not </w:t>
      </w:r>
      <w:r w:rsidR="00B67689">
        <w:t>scarce but</w:t>
      </w:r>
      <w:r w:rsidR="005B6B79">
        <w:t xml:space="preserve"> are instead unpredictable. </w:t>
      </w:r>
    </w:p>
    <w:p w14:paraId="3F1FF29E" w14:textId="4E18CEF5" w:rsidR="00030B47" w:rsidRPr="009E1716" w:rsidRDefault="00E63D5F" w:rsidP="00271D58">
      <w:pPr>
        <w:spacing w:line="480" w:lineRule="auto"/>
        <w:ind w:firstLine="720"/>
      </w:pPr>
      <w:r>
        <w:t xml:space="preserve">Scavengers utilize an inherently unpredictable, ephemeral resource. The availability of carrion can vary </w:t>
      </w:r>
      <w:r w:rsidR="00F92FFB">
        <w:t>from</w:t>
      </w:r>
      <w:r>
        <w:t xml:space="preserve"> year </w:t>
      </w:r>
      <w:r w:rsidR="00F92FFB">
        <w:t>to year due to</w:t>
      </w:r>
      <w:r>
        <w:t xml:space="preserve"> weather conditions</w:t>
      </w:r>
      <w:r w:rsidR="00D13C9F">
        <w:t>,</w:t>
      </w:r>
      <w:r>
        <w:t xml:space="preserve"> leading to animal</w:t>
      </w:r>
      <w:r w:rsidR="00F92FFB">
        <w:t xml:space="preserve"> deaths </w:t>
      </w:r>
      <w:r>
        <w:t>from starvation or exposure. Carrion</w:t>
      </w:r>
      <w:r w:rsidR="00DB1037">
        <w:t xml:space="preserve"> availability</w:t>
      </w:r>
      <w:r>
        <w:t xml:space="preserve"> can also vary </w:t>
      </w:r>
      <w:r w:rsidR="00272280">
        <w:t>with</w:t>
      </w:r>
      <w:r>
        <w:t xml:space="preserve"> the population </w:t>
      </w:r>
      <w:r w:rsidR="00C05426">
        <w:t xml:space="preserve">size, distribution, </w:t>
      </w:r>
      <w:r>
        <w:t>and</w:t>
      </w:r>
      <w:r w:rsidR="002809B6">
        <w:t xml:space="preserve"> the</w:t>
      </w:r>
      <w:r>
        <w:t xml:space="preserve"> hunting success</w:t>
      </w:r>
      <w:r w:rsidR="00FF18AC">
        <w:t xml:space="preserve"> rates</w:t>
      </w:r>
      <w:r>
        <w:t xml:space="preserve"> of local predators. </w:t>
      </w:r>
      <w:r w:rsidR="00873EE6">
        <w:t>Scavengers</w:t>
      </w:r>
      <w:r w:rsidR="00F872D4">
        <w:t xml:space="preserve"> have developed efficient </w:t>
      </w:r>
      <w:r w:rsidR="00C67F5B">
        <w:t>movement patterns to facilitate the</w:t>
      </w:r>
      <w:r w:rsidR="00F872D4">
        <w:t xml:space="preserve"> </w:t>
      </w:r>
      <w:r w:rsidR="00C67F5B">
        <w:t>location of</w:t>
      </w:r>
      <w:r w:rsidR="00F872D4">
        <w:t xml:space="preserve"> carrion</w:t>
      </w:r>
      <w:r w:rsidR="00C67F5B">
        <w:t xml:space="preserve"> and</w:t>
      </w:r>
      <w:r w:rsidR="00F872D4">
        <w:t xml:space="preserve"> sensitive olfactory senses</w:t>
      </w:r>
      <w:r w:rsidR="00156ADD">
        <w:t xml:space="preserve"> </w:t>
      </w:r>
      <w:r w:rsidR="00C67F5B">
        <w:fldChar w:fldCharType="begin"/>
      </w:r>
      <w:r w:rsidR="00492D11">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00C67F5B">
        <w:fldChar w:fldCharType="separate"/>
      </w:r>
      <w:r w:rsidR="002F3845" w:rsidRPr="002F3845">
        <w:rPr>
          <w:rFonts w:ascii="Aptos" w:hAnsi="Aptos"/>
        </w:rPr>
        <w:t>(Ruxton and Houston 2004, Naves-Alegre et al. 2022)</w:t>
      </w:r>
      <w:r w:rsidR="00C67F5B">
        <w:fldChar w:fldCharType="end"/>
      </w:r>
      <w:r w:rsidR="00F872D4">
        <w:t xml:space="preserve">. </w:t>
      </w:r>
      <w:r w:rsidR="00E40E2C">
        <w:t>However, when multiple sources of carrion are available, optimally foraging scavengers should weigh the costs of travel against the probability of finding food when deciding which resource to exploit</w:t>
      </w:r>
      <w:r w:rsidR="0095092C">
        <w:t xml:space="preserve">. </w:t>
      </w:r>
    </w:p>
    <w:p w14:paraId="59A23AFD" w14:textId="018F6EAE" w:rsidR="00BA7CE9" w:rsidRPr="00412EDF" w:rsidRDefault="00C545CF" w:rsidP="00271D58">
      <w:pPr>
        <w:spacing w:line="480" w:lineRule="auto"/>
        <w:ind w:firstLine="720"/>
      </w:pPr>
      <w:r>
        <w:lastRenderedPageBreak/>
        <w:t>Natural and anthropogenic resources present scavengers with differing spatial and temporal predictability. Food</w:t>
      </w:r>
      <w:r w:rsidR="00E41FEC">
        <w:t>s</w:t>
      </w:r>
      <w:r>
        <w:t xml:space="preserve"> provided by people </w:t>
      </w:r>
      <w:r w:rsidR="002F0891">
        <w:t>can be more predictable in space and time</w:t>
      </w:r>
      <w:r w:rsidR="00200F84">
        <w:t xml:space="preserve"> </w:t>
      </w:r>
      <w:r w:rsidR="00FB57AA">
        <w:t>tha</w:t>
      </w:r>
      <w:r w:rsidR="00D13C9F">
        <w:t>n</w:t>
      </w:r>
      <w:r w:rsidR="00FB57AA">
        <w:t xml:space="preserve"> those created by predation </w:t>
      </w:r>
      <w:r w:rsidR="00200F84">
        <w:fldChar w:fldCharType="begin"/>
      </w:r>
      <w:r w:rsidR="00492D11">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fldChar w:fldCharType="separate"/>
      </w:r>
      <w:r w:rsidR="00200F84" w:rsidRPr="00200F84">
        <w:rPr>
          <w:rFonts w:ascii="Aptos" w:hAnsi="Aptos" w:cs="Times New Roman"/>
          <w:kern w:val="0"/>
        </w:rPr>
        <w:t>(Bartumeus et al. 2010, Cortés-Avizanda et al. 2012)</w:t>
      </w:r>
      <w:r w:rsidR="00200F84">
        <w:fldChar w:fldCharType="end"/>
      </w:r>
      <w:r w:rsidR="002F0891">
        <w:t xml:space="preserve">. </w:t>
      </w:r>
      <w:r w:rsidR="00D63C4A">
        <w:t>Human h</w:t>
      </w:r>
      <w:r w:rsidR="000D494E">
        <w:t>unters often “field dress” large</w:t>
      </w:r>
      <w:r w:rsidR="006122D7">
        <w:t>,</w:t>
      </w:r>
      <w:r w:rsidR="000D494E">
        <w:t xml:space="preserve"> harvested animals</w:t>
      </w:r>
      <w:r w:rsidR="00062E47">
        <w:t>,</w:t>
      </w:r>
      <w:r w:rsidR="000D494E">
        <w:t xml:space="preserve"> </w:t>
      </w:r>
      <w:r w:rsidR="00062E47">
        <w:t xml:space="preserve">leaving </w:t>
      </w:r>
      <w:r w:rsidR="000D494E" w:rsidRPr="005D10CA">
        <w:t xml:space="preserve">behind </w:t>
      </w:r>
      <w:r w:rsidR="000D494E" w:rsidRPr="007D1427">
        <w:t xml:space="preserve">edible biomass </w:t>
      </w:r>
      <w:r w:rsidR="00062E47">
        <w:t>in</w:t>
      </w:r>
      <w:r w:rsidR="000D494E" w:rsidRPr="007D1427">
        <w:t xml:space="preserve"> gut piles </w:t>
      </w:r>
      <w:r w:rsidR="00062E47">
        <w:t>containing organs</w:t>
      </w:r>
      <w:r w:rsidR="000D494E" w:rsidRPr="007D1427">
        <w:t xml:space="preserve">, bones, and hide </w:t>
      </w:r>
      <w:r w:rsidR="000D494E" w:rsidRPr="005D10CA">
        <w:t xml:space="preserve">that </w:t>
      </w:r>
      <w:r w:rsidR="00A919D3">
        <w:t xml:space="preserve">are then </w:t>
      </w:r>
      <w:r w:rsidR="000D494E" w:rsidRPr="005D10CA">
        <w:t>available to scavengers.</w:t>
      </w:r>
      <w:r w:rsidR="00607EB1">
        <w:t xml:space="preserve"> The</w:t>
      </w:r>
      <w:r w:rsidR="00BA7CE9" w:rsidRPr="00412EDF">
        <w:t xml:space="preserve"> </w:t>
      </w:r>
      <w:r w:rsidR="00BA7CE9">
        <w:t xml:space="preserve">spatial and temporal distribution </w:t>
      </w:r>
      <w:r w:rsidR="00BA7CE9" w:rsidRPr="00412EDF">
        <w:t>of carrion</w:t>
      </w:r>
      <w:r w:rsidR="00BA7CE9">
        <w:t xml:space="preserve"> </w:t>
      </w:r>
      <w:r w:rsidR="00AE5745">
        <w:t>created from recreational hunting and natural predation</w:t>
      </w:r>
      <w:r w:rsidR="00BA7CE9" w:rsidRPr="00412EDF">
        <w:t xml:space="preserve"> </w:t>
      </w:r>
      <w:r w:rsidR="00BA7CE9">
        <w:t>creates different foraging opportunities for scavengers</w:t>
      </w:r>
      <w:r w:rsidR="00BA7CE9" w:rsidRPr="00412EDF">
        <w:t xml:space="preserve">. </w:t>
      </w:r>
      <w:r w:rsidR="00DC7487">
        <w:t>In gray wolf (</w:t>
      </w:r>
      <w:r w:rsidR="00DC7487">
        <w:rPr>
          <w:i/>
          <w:iCs/>
        </w:rPr>
        <w:t>Canis lupus</w:t>
      </w:r>
      <w:r w:rsidR="00DC7487">
        <w:t xml:space="preserve">) dominated systems, </w:t>
      </w:r>
      <w:r w:rsidR="00BA7CE9" w:rsidRPr="00412EDF">
        <w:t xml:space="preserve">natural carrion </w:t>
      </w:r>
      <w:r w:rsidR="00A919D3">
        <w:t>is</w:t>
      </w:r>
      <w:r w:rsidR="00BA7CE9" w:rsidRPr="00412EDF">
        <w:t xml:space="preserve"> temporally unpredictable </w:t>
      </w:r>
      <w:r w:rsidR="00BA7CE9">
        <w:t xml:space="preserve">due to </w:t>
      </w:r>
      <w:r w:rsidR="006122D7">
        <w:t>wolves’</w:t>
      </w:r>
      <w:r w:rsidR="00BA7CE9">
        <w:t xml:space="preserve"> low hunting success rate </w:t>
      </w:r>
      <w:r w:rsidR="00BA7CE9">
        <w:fldChar w:fldCharType="begin"/>
      </w:r>
      <w:r w:rsidR="00492D11">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r w:rsidR="00BA7CE9" w:rsidRPr="005F5F1A">
        <w:rPr>
          <w:rFonts w:ascii="Aptos" w:hAnsi="Aptos"/>
        </w:rPr>
        <w:t>MacNulty</w:t>
      </w:r>
      <w:r w:rsidR="00BA7CE9" w:rsidRPr="00525EC0">
        <w:rPr>
          <w:rFonts w:ascii="Aptos" w:hAnsi="Aptos"/>
        </w:rPr>
        <w:t xml:space="preserve"> 2002)</w:t>
      </w:r>
      <w:r w:rsidR="00BA7CE9">
        <w:fldChar w:fldCharType="end"/>
      </w:r>
      <w:r w:rsidR="00BA7CE9">
        <w:t xml:space="preserve"> </w:t>
      </w:r>
      <w:r w:rsidR="00BA7CE9" w:rsidRPr="00412EDF">
        <w:t>and occur</w:t>
      </w:r>
      <w:r w:rsidR="006122D7">
        <w:t>s</w:t>
      </w:r>
      <w:r w:rsidR="00BA7CE9" w:rsidRPr="00412EDF">
        <w:t xml:space="preserve"> across a wide spatial scale</w:t>
      </w:r>
      <w:r w:rsidR="00BA7CE9">
        <w:t xml:space="preserve"> </w:t>
      </w:r>
      <w:r w:rsidR="00BA7CE9">
        <w:fldChar w:fldCharType="begin"/>
      </w:r>
      <w:r w:rsidR="00492D11">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Anthropogenic carrion is more temporally and spatially aggregated</w:t>
      </w:r>
      <w:r w:rsidR="006122D7">
        <w:t>,</w:t>
      </w:r>
      <w:r w:rsidR="00265C8C">
        <w:t xml:space="preserve"> with heavy harvest occurring around roadways and backcountry access points</w:t>
      </w:r>
      <w:r w:rsidR="00BA7CE9" w:rsidRPr="00412EDF">
        <w:t xml:space="preserve">, </w:t>
      </w:r>
      <w:r w:rsidR="007B32AB">
        <w:t>thereby</w:t>
      </w:r>
      <w:r w:rsidR="00BA7CE9" w:rsidRPr="00412EDF">
        <w:t xml:space="preserve"> provid</w:t>
      </w:r>
      <w:r w:rsidR="007B32AB">
        <w:t>ing</w:t>
      </w:r>
      <w:r w:rsidR="00BA7CE9" w:rsidRPr="00412EDF">
        <w:t xml:space="preserve"> </w:t>
      </w:r>
      <w:r w:rsidR="00BA7CE9">
        <w:t>more</w:t>
      </w:r>
      <w:r w:rsidR="00D62415">
        <w:t xml:space="preserve"> access to</w:t>
      </w:r>
      <w:r w:rsidR="00BA7CE9">
        <w:t xml:space="preserve"> individuals from species with high mobility </w:t>
      </w:r>
      <w:r w:rsidR="00BA7CE9">
        <w:fldChar w:fldCharType="begin"/>
      </w:r>
      <w:r w:rsidR="00492D11">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r w:rsidR="00AF1CBE">
        <w:t>Human p</w:t>
      </w:r>
      <w:r w:rsidR="00BA7CE9" w:rsidRPr="00412EDF">
        <w:t>ersecution</w:t>
      </w:r>
      <w:r w:rsidR="00895646">
        <w:t xml:space="preserve"> of larger carnivores and mesocarnivores</w:t>
      </w:r>
      <w:r w:rsidR="00BA7CE9">
        <w:t xml:space="preserve"> may</w:t>
      </w:r>
      <w:r w:rsidR="00BA7CE9" w:rsidRPr="00412EDF">
        <w:t xml:space="preserve"> also prevent certain species</w:t>
      </w:r>
      <w:r w:rsidR="00AF1CBE">
        <w:t>,</w:t>
      </w:r>
      <w:r w:rsidR="00BA7CE9" w:rsidRPr="00412EDF">
        <w:t xml:space="preserve"> </w:t>
      </w:r>
      <w:r w:rsidR="00BA7CE9">
        <w:t>such as coyotes</w:t>
      </w:r>
      <w:r w:rsidR="00E54A4F">
        <w:t xml:space="preserve"> (</w:t>
      </w:r>
      <w:r w:rsidR="00E54A4F">
        <w:rPr>
          <w:i/>
          <w:iCs/>
        </w:rPr>
        <w:t>Canis latrans</w:t>
      </w:r>
      <w:r w:rsidR="00E54A4F">
        <w:t>)</w:t>
      </w:r>
      <w:r w:rsidR="00BA7CE9">
        <w:t xml:space="preserve"> and wolves, </w:t>
      </w:r>
      <w:r w:rsidR="00BA7CE9" w:rsidRPr="00412EDF">
        <w:t>f</w:t>
      </w:r>
      <w:r w:rsidR="00BA7CE9">
        <w:t>rom</w:t>
      </w:r>
      <w:r w:rsidR="00BA7CE9" w:rsidRPr="00412EDF">
        <w:t xml:space="preserve"> safely access</w:t>
      </w:r>
      <w:r w:rsidR="00BA1034">
        <w:t>ing</w:t>
      </w:r>
      <w:r w:rsidR="00BA7CE9" w:rsidRPr="00412EDF">
        <w:t xml:space="preserve"> spaces with anthropogenic carrion</w:t>
      </w:r>
      <w:r w:rsidR="00BA7CE9">
        <w:t xml:space="preserve">, </w:t>
      </w:r>
      <w:r w:rsidR="00AF1CBE">
        <w:t xml:space="preserve">consequently </w:t>
      </w:r>
      <w:r w:rsidR="00BA7CE9">
        <w:t>removing dominant competitors</w:t>
      </w:r>
      <w:r w:rsidR="00BA7CE9" w:rsidRPr="00412EDF">
        <w:t xml:space="preserve"> </w:t>
      </w:r>
      <w:r w:rsidR="00BA7CE9" w:rsidRPr="00412EDF">
        <w:fldChar w:fldCharType="begin"/>
      </w:r>
      <w:r w:rsidR="00492D11">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77036EE9" w:rsidR="00BA7CE9" w:rsidRDefault="00BA7CE9" w:rsidP="00271D58">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 They </w:t>
      </w:r>
      <w:r w:rsidR="00D445EC">
        <w:t>evolved alongside</w:t>
      </w:r>
      <w:r w:rsidRPr="00412EDF">
        <w:t xml:space="preserve"> wolves</w:t>
      </w:r>
      <w:r w:rsidR="00D445EC">
        <w:t xml:space="preserve"> and humans and use</w:t>
      </w:r>
      <w:r w:rsidRPr="00412EDF">
        <w:t xml:space="preserve"> carrion</w:t>
      </w:r>
      <w:r w:rsidR="00D445EC">
        <w:t xml:space="preserve"> from both species. Ravens</w:t>
      </w:r>
      <w:r w:rsidRPr="00412EDF">
        <w:t xml:space="preserve"> </w:t>
      </w:r>
      <w:r w:rsidR="00D445EC">
        <w:t xml:space="preserve">have learned to associate wolf presence and </w:t>
      </w:r>
      <w:r w:rsidRPr="00412EDF">
        <w:t xml:space="preserve">howling </w:t>
      </w:r>
      <w:r w:rsidRPr="00412EDF">
        <w:fldChar w:fldCharType="begin"/>
      </w:r>
      <w:r w:rsidR="00492D11">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r w:rsidR="00D445EC">
        <w:t xml:space="preserve"> and the sight and sounds of human hunters</w:t>
      </w:r>
      <w:r w:rsidR="00352037">
        <w:t xml:space="preserve"> </w:t>
      </w:r>
      <w:r w:rsidR="00352037">
        <w:fldChar w:fldCharType="begin"/>
      </w:r>
      <w:r w:rsidR="00492D11">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352037">
        <w:fldChar w:fldCharType="separate"/>
      </w:r>
      <w:r w:rsidR="00352037" w:rsidRPr="00352037">
        <w:rPr>
          <w:rFonts w:ascii="Aptos" w:hAnsi="Aptos"/>
        </w:rPr>
        <w:t>(White 2005, Marzluff et al. 2021)</w:t>
      </w:r>
      <w:r w:rsidR="00352037">
        <w:fldChar w:fldCharType="end"/>
      </w:r>
      <w:r w:rsidR="00D445EC">
        <w:t xml:space="preserve"> as indicators of potential foraging opportunities</w:t>
      </w:r>
      <w:r w:rsidRPr="00412EDF">
        <w:t xml:space="preserve">. </w:t>
      </w:r>
      <w:r w:rsidR="00352037">
        <w:t xml:space="preserve">Ravens adjust their foraging behavior depending on human and wolf </w:t>
      </w:r>
      <w:r w:rsidR="00352037">
        <w:lastRenderedPageBreak/>
        <w:t xml:space="preserve">provisioning. </w:t>
      </w:r>
      <w:r w:rsidRPr="00412EDF">
        <w:t xml:space="preserve">Winters with higher wolf prey-acquisition rates </w:t>
      </w:r>
      <w:r w:rsidR="00352037">
        <w:t xml:space="preserve">are associated with greater raven </w:t>
      </w:r>
      <w:r w:rsidRPr="00412EDF">
        <w:t xml:space="preserve">use of wolf-habitat </w:t>
      </w:r>
      <w:r w:rsidR="00352037">
        <w:t>relative to</w:t>
      </w:r>
      <w:r w:rsidRPr="00412EDF">
        <w:t xml:space="preserve"> anthropogenic landscapes </w:t>
      </w:r>
      <w:r w:rsidRPr="00412EDF">
        <w:fldChar w:fldCharType="begin"/>
      </w:r>
      <w:r w:rsidR="00492D11">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92D11">
        <w:rPr>
          <w:rFonts w:ascii="Cambria Math" w:hAnsi="Cambria Math" w:cs="Cambria Math"/>
        </w:rPr>
        <w:instrText>‐</w:instrText>
      </w:r>
      <w:r w:rsidR="00492D11">
        <w:instrText>ranging and intelligent omnivores that commonly take advantage of anthropogenic food resources. In areas where they overlap with wolves, however, ravens are numerous and ubiquitous scavengers of wolf</w:instrText>
      </w:r>
      <w:r w:rsidR="00492D11">
        <w:rPr>
          <w:rFonts w:ascii="Cambria Math" w:hAnsi="Cambria Math" w:cs="Cambria Math"/>
        </w:rPr>
        <w:instrText>‐</w:instrText>
      </w:r>
      <w:r w:rsidR="00492D11">
        <w:instrText>acquired carrion. We aimed to determine whether subsidies provided through wolves are a limiting factor for raven populations in general and how the wolf reintroduction to Yellowstone National Park in 1995</w:instrText>
      </w:r>
      <w:r w:rsidR="00492D11">
        <w:rPr>
          <w:rFonts w:ascii="Aptos" w:hAnsi="Aptos" w:cs="Aptos"/>
        </w:rPr>
        <w:instrText>–</w:instrText>
      </w:r>
      <w:r w:rsidR="00492D11">
        <w:instrText>1997 affected raven population abundance and distribution on the Yellowstone's Northern Range specifically. We counted ravens throughout Yellowstone's Northern Range in March from 2009 to 2017 in both human</w:instrText>
      </w:r>
      <w:r w:rsidR="00492D11">
        <w:rPr>
          <w:rFonts w:ascii="Cambria Math" w:hAnsi="Cambria Math" w:cs="Cambria Math"/>
        </w:rPr>
        <w:instrText>‐</w:instrText>
      </w:r>
      <w:r w:rsidR="00492D11">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92D11">
        <w:rPr>
          <w:rFonts w:ascii="Cambria Math" w:hAnsi="Cambria Math" w:cs="Cambria Math"/>
        </w:rPr>
        <w:instrText>‐</w:instrText>
      </w:r>
      <w:r w:rsidR="00492D11">
        <w:instrText>kill and hunter</w:instrText>
      </w:r>
      <w:r w:rsidR="00492D11">
        <w:rPr>
          <w:rFonts w:ascii="Cambria Math" w:hAnsi="Cambria Math" w:cs="Cambria Math"/>
        </w:rPr>
        <w:instrText>‐</w:instrText>
      </w:r>
      <w:r w:rsidR="00492D11">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Territory</w:t>
      </w:r>
      <w:r w:rsidR="006F7C06">
        <w:t>-</w:t>
      </w:r>
      <w:r w:rsidRPr="00412EDF">
        <w:t>hold</w:t>
      </w:r>
      <w:r>
        <w:t>ing ravens</w:t>
      </w:r>
      <w:r w:rsidRPr="00412EDF">
        <w:t xml:space="preserve"> defend </w:t>
      </w:r>
      <w:r w:rsidR="00EF2279">
        <w:t>areas around their nesting and roosting sites year-round</w:t>
      </w:r>
      <w:r w:rsidRPr="00412EDF">
        <w:t xml:space="preserve"> </w:t>
      </w:r>
      <w:commentRangeStart w:id="0"/>
      <w:r w:rsidRPr="00412EDF">
        <w:fldChar w:fldCharType="begin"/>
      </w:r>
      <w:r w:rsidR="00492D11">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00492D11" w:rsidRPr="00492D11">
        <w:rPr>
          <w:rFonts w:ascii="Aptos" w:hAnsi="Aptos"/>
        </w:rPr>
        <w:t>(Heinrich 1988)</w:t>
      </w:r>
      <w:r w:rsidRPr="00412EDF">
        <w:fldChar w:fldCharType="end"/>
      </w:r>
      <w:commentRangeEnd w:id="0"/>
      <w:r w:rsidR="00414B8F">
        <w:rPr>
          <w:rStyle w:val="CommentReference"/>
        </w:rPr>
        <w:commentReference w:id="0"/>
      </w:r>
      <w:r>
        <w:t xml:space="preserve">; however, outside of the breeding </w:t>
      </w:r>
      <w:r w:rsidRPr="00412EDF">
        <w:t>season</w:t>
      </w:r>
      <w:r w:rsidR="006C4143">
        <w:t>, when free from parental duties,</w:t>
      </w:r>
      <w:r w:rsidRPr="00412EDF">
        <w:t xml:space="preserve"> they are not as restricted in their use of space </w:t>
      </w:r>
      <w:r w:rsidRPr="00412EDF">
        <w:fldChar w:fldCharType="begin"/>
      </w:r>
      <w:r w:rsidR="00492D11">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r w:rsidRPr="00412EDF">
        <w:t xml:space="preserve">. </w:t>
      </w:r>
    </w:p>
    <w:p w14:paraId="737E38BC" w14:textId="09D0B8D8" w:rsidR="00BA7CE9" w:rsidRPr="005D10CA" w:rsidRDefault="00BA7CE9" w:rsidP="00271D58">
      <w:pPr>
        <w:spacing w:line="480" w:lineRule="auto"/>
        <w:ind w:firstLine="720"/>
      </w:pPr>
      <w:r w:rsidRPr="005D10CA">
        <w:t>To better understand how variation in the availability of carrion from natural and anthropogenic sources influence</w:t>
      </w:r>
      <w:r w:rsidR="001C7FE2">
        <w:t>s</w:t>
      </w:r>
      <w:r w:rsidRPr="005D10CA">
        <w:t xml:space="preserve"> the foraging and movement decisions of territory</w:t>
      </w:r>
      <w:r w:rsidR="00DB0AE3">
        <w:t>-</w:t>
      </w:r>
      <w:r w:rsidRPr="005D10CA">
        <w:t xml:space="preserve">holding ravens, we </w:t>
      </w:r>
      <w:r w:rsidR="00955654">
        <w:t>monitored their movements in</w:t>
      </w:r>
      <w:r w:rsidRPr="005D10CA">
        <w:t xml:space="preserve"> Yellowstone National Park. </w:t>
      </w:r>
      <w:r w:rsidR="00BF7938">
        <w:t>Wolves</w:t>
      </w:r>
      <w:r w:rsidRPr="005D10CA">
        <w:t xml:space="preserve"> were reintroduced to the landscape in 1995 and have since returned to a healthy, stable population level </w:t>
      </w:r>
      <w:r>
        <w:fldChar w:fldCharType="begin"/>
      </w:r>
      <w:r w:rsidR="00492D11">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r w:rsidR="006354DB">
        <w:t>contributed to</w:t>
      </w:r>
      <w:r>
        <w:t xml:space="preserve"> </w:t>
      </w:r>
      <w:r w:rsidRPr="005D10CA">
        <w:t xml:space="preserve">a more consistent regime </w:t>
      </w:r>
      <w:r w:rsidR="00743FA0">
        <w:t>of</w:t>
      </w:r>
      <w:r w:rsidRPr="005D10CA">
        <w:t xml:space="preserve"> natural carrion throughout the year </w:t>
      </w:r>
      <w:r w:rsidRPr="005D10CA">
        <w:fldChar w:fldCharType="begin"/>
      </w:r>
      <w:r w:rsidR="00492D11">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Yellowstone is surrounded by</w:t>
      </w:r>
      <w:r w:rsidR="00F64C19">
        <w:t xml:space="preserve"> private and</w:t>
      </w:r>
      <w:r w:rsidRPr="005D10CA">
        <w:t xml:space="preserve"> public lands that </w:t>
      </w:r>
      <w:r w:rsidR="00F64C19">
        <w:t>permit</w:t>
      </w:r>
      <w:r w:rsidRPr="005D10CA">
        <w:t xml:space="preserve"> recreational ungulate hunting during the winter. These two carrion</w:t>
      </w:r>
      <w:r w:rsidR="00F64C19">
        <w:t xml:space="preserve"> sources</w:t>
      </w:r>
      <w:r w:rsidRPr="005D10CA">
        <w:t xml:space="preserve"> are both readily </w:t>
      </w:r>
      <w:r w:rsidR="00F64C19">
        <w:t>used</w:t>
      </w:r>
      <w:r w:rsidRPr="005D10CA">
        <w:t xml:space="preserve"> by common ravens</w:t>
      </w:r>
      <w:r>
        <w:t xml:space="preserve"> </w:t>
      </w:r>
      <w:r>
        <w:fldChar w:fldCharType="begin"/>
      </w:r>
      <w:r w:rsidR="00492D11">
        <w:instrText xml:space="preserve"> ADDIN ZOTERO_ITEM CSL_CITATION {"citationID":"0u49zxyH","properties":{"formattedCitation":"(Ho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92D11">
        <w:instrText xml:space="preserve"> ADDIN ZOTERO_ITEM CSL_CITATION {"citationID":"bgOnd68S","properties":{"unsorted":true,"formattedCitation":"(Marzluff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(Marzluff et al. 2021)</w:t>
      </w:r>
      <w:r w:rsidRPr="005D10CA">
        <w:fldChar w:fldCharType="end"/>
      </w:r>
      <w:r w:rsidRPr="005D10CA">
        <w:t xml:space="preserve">. </w:t>
      </w:r>
    </w:p>
    <w:p w14:paraId="4C5377D6" w14:textId="3DCA0001" w:rsidR="00BA7CE9" w:rsidRPr="00412EDF" w:rsidRDefault="00BD714F" w:rsidP="00271D58">
      <w:pPr>
        <w:spacing w:line="480" w:lineRule="auto"/>
        <w:ind w:firstLine="720"/>
      </w:pPr>
      <w:r w:rsidRPr="00BD714F">
        <w:t xml:space="preserve">We investigate two decisions made by territorial ravens during the non-breeding season: 1) when to leave the territory in search of distant foods, and 2) where to search for food after leaving the territory. </w:t>
      </w:r>
      <w:r w:rsidR="00914B01">
        <w:t xml:space="preserve">We </w:t>
      </w:r>
      <w:r w:rsidR="0046296C">
        <w:t>predict</w:t>
      </w:r>
      <w:r w:rsidR="00BA7CE9" w:rsidRPr="00412EDF">
        <w:t xml:space="preserve"> that</w:t>
      </w:r>
      <w:r w:rsidR="00BA7CE9">
        <w:t xml:space="preserve"> ravens </w:t>
      </w:r>
      <w:r w:rsidR="00F1571E">
        <w:t>are</w:t>
      </w:r>
      <w:r w:rsidR="00BA7CE9">
        <w:t xml:space="preserve"> less likely to </w:t>
      </w:r>
      <w:r>
        <w:t>leave</w:t>
      </w:r>
      <w:r w:rsidR="00BA7CE9">
        <w:t xml:space="preserve"> their territories when</w:t>
      </w:r>
      <w:r w:rsidR="00BA7CE9" w:rsidRPr="00412EDF">
        <w:t xml:space="preserve"> </w:t>
      </w:r>
      <w:r w:rsidR="00BA7CE9">
        <w:t>there is a</w:t>
      </w:r>
      <w:r>
        <w:t xml:space="preserve"> wolf kill </w:t>
      </w:r>
      <w:r w:rsidR="00BA7CE9">
        <w:t>within their territory</w:t>
      </w:r>
      <w:r w:rsidR="004220C1">
        <w:t>,</w:t>
      </w:r>
      <w:r w:rsidR="00BA7CE9">
        <w:t xml:space="preserve"> provid</w:t>
      </w:r>
      <w:r w:rsidR="00CF7436">
        <w:t>ing</w:t>
      </w:r>
      <w:r w:rsidR="00BA7CE9">
        <w:t xml:space="preserve"> a </w:t>
      </w:r>
      <w:r w:rsidR="000B161F">
        <w:t>proximate</w:t>
      </w:r>
      <w:r w:rsidR="00BA7CE9">
        <w:t xml:space="preserve"> food resource</w:t>
      </w:r>
      <w:r w:rsidR="00D04388">
        <w:t xml:space="preserve"> and</w:t>
      </w:r>
      <w:r w:rsidR="000B161F">
        <w:t xml:space="preserve"> </w:t>
      </w:r>
      <w:r w:rsidR="00BA7CE9">
        <w:t>attract</w:t>
      </w:r>
      <w:r w:rsidR="000B161F">
        <w:t>ing</w:t>
      </w:r>
      <w:r w:rsidR="00BA7CE9">
        <w:t xml:space="preserve"> conspecifics into the territory</w:t>
      </w:r>
      <w:r w:rsidR="000B161F">
        <w:t>,</w:t>
      </w:r>
      <w:r w:rsidR="00A82165">
        <w:t xml:space="preserve"> and</w:t>
      </w:r>
      <w:r w:rsidR="00BA7CE9">
        <w:t xml:space="preserve"> there is less </w:t>
      </w:r>
      <w:r w:rsidR="00A9616A">
        <w:t>recreational</w:t>
      </w:r>
      <w:r w:rsidR="00BA7CE9">
        <w:t xml:space="preserve"> hunting </w:t>
      </w:r>
      <w:r w:rsidR="00A82165">
        <w:t>biomass</w:t>
      </w:r>
      <w:r w:rsidR="00BA7CE9">
        <w:t xml:space="preserve"> available</w:t>
      </w:r>
      <w:r w:rsidR="0016633C">
        <w:t>,</w:t>
      </w:r>
      <w:r w:rsidR="00BA7CE9">
        <w:t xml:space="preserve"> </w:t>
      </w:r>
      <w:r w:rsidR="006F4493">
        <w:t>making a commute an inefficient use of time</w:t>
      </w:r>
      <w:r w:rsidR="00BA7CE9">
        <w:t xml:space="preserve">. </w:t>
      </w:r>
      <w:r w:rsidR="0082536D">
        <w:t xml:space="preserve">After a raven </w:t>
      </w:r>
      <w:r w:rsidR="00F6667D">
        <w:t>leaves</w:t>
      </w:r>
      <w:r w:rsidR="0082536D">
        <w:t xml:space="preserve"> its territory, we </w:t>
      </w:r>
      <w:r w:rsidR="00732936">
        <w:lastRenderedPageBreak/>
        <w:t>predict</w:t>
      </w:r>
      <w:r w:rsidR="0082536D">
        <w:t xml:space="preserve"> </w:t>
      </w:r>
      <w:r w:rsidR="00F6667D">
        <w:t>it</w:t>
      </w:r>
      <w:r w:rsidR="0082536D">
        <w:t xml:space="preserve"> will </w:t>
      </w:r>
      <w:r w:rsidR="001E70B8">
        <w:t xml:space="preserve">visit recreational hunting </w:t>
      </w:r>
      <w:r w:rsidR="00077DA1">
        <w:t>regions</w:t>
      </w:r>
      <w:r w:rsidR="001E70B8">
        <w:t xml:space="preserve"> more</w:t>
      </w:r>
      <w:r w:rsidR="00732936">
        <w:t xml:space="preserve"> often when hunting biomass </w:t>
      </w:r>
      <w:r w:rsidR="00471234">
        <w:t xml:space="preserve">availability </w:t>
      </w:r>
      <w:r w:rsidR="00732936">
        <w:t xml:space="preserve">is </w:t>
      </w:r>
      <w:r w:rsidR="00471234">
        <w:t>greater</w:t>
      </w:r>
      <w:r w:rsidR="00A83F4D">
        <w:t>,</w:t>
      </w:r>
      <w:r w:rsidR="00732936">
        <w:t xml:space="preserve"> and no wolf kill is </w:t>
      </w:r>
      <w:r w:rsidR="006F7F6C">
        <w:t>encountered</w:t>
      </w:r>
      <w:r w:rsidR="00732936">
        <w:t xml:space="preserve"> </w:t>
      </w:r>
      <w:r w:rsidR="009D7AE3">
        <w:t>while traveling</w:t>
      </w:r>
      <w:r w:rsidR="001523C7">
        <w:t>,</w:t>
      </w:r>
      <w:r w:rsidR="006F7F6C">
        <w:t xml:space="preserve"> creating a</w:t>
      </w:r>
      <w:r w:rsidR="00544DFF">
        <w:t>n</w:t>
      </w:r>
      <w:r w:rsidR="006F7F6C">
        <w:t xml:space="preserve"> immediate foraging opportunity</w:t>
      </w:r>
      <w:r w:rsidR="009D7AE3">
        <w:t>.</w:t>
      </w:r>
      <w:r w:rsidR="00732936">
        <w:t xml:space="preserve"> </w:t>
      </w:r>
    </w:p>
    <w:p w14:paraId="39292A2E" w14:textId="77777777" w:rsidR="00BA7CE9" w:rsidRPr="00412EDF" w:rsidRDefault="00BA7CE9" w:rsidP="00271D58">
      <w:pPr>
        <w:spacing w:line="480" w:lineRule="auto"/>
        <w:ind w:firstLine="720"/>
      </w:pPr>
    </w:p>
    <w:p w14:paraId="7B43ED97" w14:textId="77777777" w:rsidR="00BA7CE9" w:rsidRPr="00412EDF" w:rsidRDefault="00BA7CE9" w:rsidP="00271D58">
      <w:pPr>
        <w:spacing w:line="480" w:lineRule="auto"/>
        <w:rPr>
          <w:b/>
          <w:bCs/>
        </w:rPr>
      </w:pPr>
      <w:r w:rsidRPr="00412EDF">
        <w:rPr>
          <w:b/>
          <w:bCs/>
        </w:rPr>
        <w:t>Methods</w:t>
      </w:r>
    </w:p>
    <w:p w14:paraId="77FEB39C" w14:textId="77777777" w:rsidR="00BA7CE9" w:rsidRPr="00412EDF" w:rsidRDefault="00BA7CE9" w:rsidP="00271D58">
      <w:pPr>
        <w:spacing w:line="480" w:lineRule="auto"/>
        <w:rPr>
          <w:i/>
          <w:iCs/>
        </w:rPr>
      </w:pPr>
      <w:r w:rsidRPr="00412EDF">
        <w:rPr>
          <w:i/>
          <w:iCs/>
        </w:rPr>
        <w:t>Study area</w:t>
      </w:r>
    </w:p>
    <w:p w14:paraId="013D6E52" w14:textId="4A148D49" w:rsidR="00BA7CE9" w:rsidRPr="00412EDF" w:rsidRDefault="00BA37A6" w:rsidP="00271D58">
      <w:pPr>
        <w:spacing w:line="480" w:lineRule="auto"/>
        <w:ind w:firstLine="720"/>
      </w:pPr>
      <w:r>
        <w:t xml:space="preserve">Yellowstone National Park </w:t>
      </w:r>
      <w:r w:rsidR="00726721">
        <w:t>is</w:t>
      </w:r>
      <w:r w:rsidR="00BF5319">
        <w:t xml:space="preserve"> a large (8903 km</w:t>
      </w:r>
      <w:r w:rsidR="00BF5319">
        <w:rPr>
          <w:vertAlign w:val="superscript"/>
        </w:rPr>
        <w:t>2</w:t>
      </w:r>
      <w:r w:rsidR="00BF5319">
        <w:t>),</w:t>
      </w:r>
      <w:r w:rsidR="00726721">
        <w:t xml:space="preserve"> mostly intact temperate ecosystem</w:t>
      </w:r>
      <w:r w:rsidR="00DE5E77">
        <w:t xml:space="preserve"> that includes</w:t>
      </w:r>
      <w:r w:rsidR="00726721">
        <w:t xml:space="preserve"> a mix of habitat types</w:t>
      </w:r>
      <w:r w:rsidR="008532D8">
        <w:t>,</w:t>
      </w:r>
      <w:r w:rsidR="00726721">
        <w:t xml:space="preserve"> including sagebrush steppe, </w:t>
      </w:r>
      <w:r w:rsidR="00DE5E77">
        <w:t xml:space="preserve">montane </w:t>
      </w:r>
      <w:r w:rsidR="00726721">
        <w:t>grasslands, mixed conifer and pine forests</w:t>
      </w:r>
      <w:r w:rsidR="00B94FF3">
        <w:t>, and thermally active regions</w:t>
      </w:r>
      <w:r w:rsidR="00726721">
        <w:t xml:space="preserve">. </w:t>
      </w:r>
      <w:r w:rsidR="00BA7CE9" w:rsidRPr="00412EDF">
        <w:t>Yellowstone is bordered</w:t>
      </w:r>
      <w:r w:rsidR="0008781C">
        <w:t xml:space="preserve"> to the north</w:t>
      </w:r>
      <w:r w:rsidR="00BA7CE9" w:rsidRPr="00412EDF">
        <w:t xml:space="preserve"> by the Custer</w:t>
      </w:r>
      <w:r w:rsidR="00BA7CE9">
        <w:t xml:space="preserve"> </w:t>
      </w:r>
      <w:r w:rsidR="00BA7CE9" w:rsidRPr="00412EDF">
        <w:t>Gallatin National Forest, public land managed by the US</w:t>
      </w:r>
      <w:r w:rsidR="00BA7CE9">
        <w:t>FS that</w:t>
      </w:r>
      <w:r w:rsidR="00BA7CE9" w:rsidRPr="00412EDF">
        <w:t xml:space="preserve"> is open to recreational hunting during various seasons</w:t>
      </w:r>
      <w:r w:rsidR="00797CD3">
        <w:t>.</w:t>
      </w:r>
      <w:r w:rsidR="003C4239">
        <w:t xml:space="preserve"> Hunters </w:t>
      </w:r>
      <w:r w:rsidR="00DA139B">
        <w:t xml:space="preserve">target </w:t>
      </w:r>
      <w:r w:rsidR="00BA7CE9">
        <w:t>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 xml:space="preserve">migrate </w:t>
      </w:r>
      <w:r w:rsidR="00ED7074">
        <w:t>from Yellowstone</w:t>
      </w:r>
      <w:r w:rsidR="00BA7CE9">
        <w:t xml:space="preserve"> </w:t>
      </w:r>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92D11">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(Geremia et al. 2011, Rickbeil et al. 2019)</w:t>
      </w:r>
      <w:r w:rsidR="00BA7CE9">
        <w:fldChar w:fldCharType="end"/>
      </w:r>
      <w:r w:rsidR="00BA7CE9" w:rsidRPr="00412EDF">
        <w:t>.</w:t>
      </w:r>
      <w:r w:rsidR="00BA7CE9">
        <w:t xml:space="preserve"> </w:t>
      </w:r>
      <w:r w:rsidR="00BA7CE9" w:rsidRPr="00412EDF">
        <w:t xml:space="preserve">In contrast, </w:t>
      </w:r>
      <w:r w:rsidR="00FD2553">
        <w:t>inside the park</w:t>
      </w:r>
      <w:r w:rsidR="00B4357D">
        <w:t>,</w:t>
      </w:r>
      <w:r w:rsidR="00FD2553" w:rsidRPr="00FD2553">
        <w:t xml:space="preserve"> </w:t>
      </w:r>
      <w:r w:rsidR="00FD2553">
        <w:t xml:space="preserve">a relatively dense wolf population </w:t>
      </w:r>
      <w:r w:rsidR="00FD2553" w:rsidRPr="00412EDF">
        <w:t>create</w:t>
      </w:r>
      <w:r w:rsidR="00FD2553">
        <w:t>s</w:t>
      </w:r>
      <w:r w:rsidR="00FD2553" w:rsidRPr="00412EDF">
        <w:t xml:space="preserve"> carrion</w:t>
      </w:r>
      <w:r w:rsidR="00FD2553">
        <w:t xml:space="preserve"> during the winter</w:t>
      </w:r>
      <w:r w:rsidR="00B4357D">
        <w:t>,</w:t>
      </w:r>
      <w:r w:rsidR="00FD2553">
        <w:t xml:space="preserve"> and</w:t>
      </w:r>
      <w:r w:rsidR="00BA7CE9" w:rsidRPr="00412EDF">
        <w:t xml:space="preserve"> </w:t>
      </w:r>
      <w:r w:rsidR="00925B3E">
        <w:t>recreational</w:t>
      </w:r>
      <w:r w:rsidR="00BA7CE9" w:rsidRPr="00412EDF">
        <w:t xml:space="preserve"> hunting is </w:t>
      </w:r>
      <w:r w:rsidR="00925B3E">
        <w:t>prohibited</w:t>
      </w:r>
      <w:r w:rsidR="00FD2553">
        <w:t>.</w:t>
      </w:r>
    </w:p>
    <w:p w14:paraId="2CBE0300" w14:textId="1CB64B45" w:rsidR="00BA7CE9" w:rsidRPr="00412EDF" w:rsidRDefault="00FD1B49" w:rsidP="00271D58">
      <w:pPr>
        <w:spacing w:line="480" w:lineRule="auto"/>
      </w:pPr>
      <w:r>
        <w:rPr>
          <w:i/>
          <w:iCs/>
        </w:rPr>
        <w:t>Tracking raven movement</w:t>
      </w:r>
    </w:p>
    <w:p w14:paraId="6C63F23A" w14:textId="20F07213" w:rsidR="00733205" w:rsidRDefault="00BA7CE9" w:rsidP="00271D58">
      <w:pPr>
        <w:spacing w:line="480" w:lineRule="auto"/>
        <w:ind w:firstLine="720"/>
      </w:pPr>
      <w:r w:rsidRPr="00412EDF">
        <w:t xml:space="preserve">We tracked common raven </w:t>
      </w:r>
      <w:r w:rsidR="00877AE1" w:rsidRPr="00412EDF">
        <w:t>movements</w:t>
      </w:r>
      <w:r w:rsidRPr="00412EDF">
        <w:t xml:space="preserve"> </w:t>
      </w:r>
      <w:r w:rsidR="00403975">
        <w:t>in</w:t>
      </w:r>
      <w:r w:rsidR="00CC4A20">
        <w:t xml:space="preserve"> and around</w:t>
      </w:r>
      <w:r w:rsidRPr="00412EDF">
        <w:t xml:space="preserve"> Yellowstone National Park</w:t>
      </w:r>
      <w:r w:rsidR="00877AE1">
        <w:t xml:space="preserve"> between October 2019 and March 2024</w:t>
      </w:r>
      <w:r w:rsidRPr="00412EDF">
        <w:t>.</w:t>
      </w:r>
      <w:r w:rsidR="002945A7">
        <w:t xml:space="preserve"> We captured r</w:t>
      </w:r>
      <w:r w:rsidRPr="00412EDF">
        <w:t xml:space="preserve">avens between October 2019 and January 2024 </w:t>
      </w:r>
      <w:r w:rsidR="007B464E">
        <w:t>with</w:t>
      </w:r>
      <w:r w:rsidRPr="00412EDF">
        <w:t xml:space="preserve"> remote</w:t>
      </w:r>
      <w:r w:rsidR="002945A7">
        <w:t>-</w:t>
      </w:r>
      <w:r w:rsidRPr="00412EDF">
        <w:t>controlled net launchers (Coda Enterprises, Ltd)</w:t>
      </w:r>
      <w:r w:rsidR="006E3CB3">
        <w:t xml:space="preserve"> using v</w:t>
      </w:r>
      <w:r w:rsidRPr="00412EDF">
        <w:t xml:space="preserve">arious </w:t>
      </w:r>
      <w:r w:rsidRPr="00412EDF">
        <w:lastRenderedPageBreak/>
        <w:t>anthropogenic foods and carrion sources as bait.</w:t>
      </w:r>
      <w:r w:rsidR="005A7C06">
        <w:t xml:space="preserve"> We caught t</w:t>
      </w:r>
      <w:r w:rsidRPr="00412EDF">
        <w:t>erritorial ravens opportunistically in large feeding groups with vagrant ravens and as targeted efforts at territories</w:t>
      </w:r>
      <w:r>
        <w:t xml:space="preserve"> along the road within the national park</w:t>
      </w:r>
      <w:r w:rsidRPr="00412EDF">
        <w:t xml:space="preserve">. </w:t>
      </w:r>
      <w:r w:rsidR="00A1491F">
        <w:t>We fitted s</w:t>
      </w:r>
      <w:r w:rsidRPr="00412EDF">
        <w:t>olar</w:t>
      </w:r>
      <w:r w:rsidR="00A1491F">
        <w:t>-</w:t>
      </w:r>
      <w:r w:rsidRPr="00412EDF">
        <w:t>powered GPS data loggers (e-</w:t>
      </w:r>
      <w:proofErr w:type="spellStart"/>
      <w:r w:rsidRPr="00412EDF">
        <w:t>obs</w:t>
      </w:r>
      <w:proofErr w:type="spellEnd"/>
      <w:r w:rsidRPr="00412EDF">
        <w:t xml:space="preserve"> GmbH; Bird Solar UMTS, 25 g) to the bird using </w:t>
      </w:r>
      <w:r w:rsidR="00A1491F" w:rsidRPr="00412EDF">
        <w:t>Teflon</w:t>
      </w:r>
      <w:r w:rsidRPr="00412EDF">
        <w:t xml:space="preserve"> harness straps (total assembly weight &lt;4% body mass</w:t>
      </w:r>
      <w:r w:rsidR="00A616C5" w:rsidRPr="00A616C5">
        <w:rPr>
          <w:kern w:val="0"/>
          <w14:ligatures w14:val="none"/>
        </w:rPr>
        <w:t xml:space="preserve"> </w:t>
      </w:r>
      <w:r w:rsidR="00A616C5" w:rsidRPr="00A616C5">
        <w:t>The GPS data loggers recorded locations every 30 minutes during daylight hours when battery voltage exceeded 3,900 mV, and hourly when between 3,900 and 3,700 mV. No locations were recorded when the battery voltage was below 3,700 mV.</w:t>
      </w:r>
      <w:r w:rsidRPr="00412EDF">
        <w:t xml:space="preserve"> </w:t>
      </w:r>
      <w:r w:rsidR="00820FC3">
        <w:t>Movement d</w:t>
      </w:r>
      <w:r w:rsidRPr="00412EDF">
        <w:t>ata w</w:t>
      </w:r>
      <w:r w:rsidR="00A616C5">
        <w:t>ere</w:t>
      </w:r>
      <w:r w:rsidRPr="00412EDF">
        <w:t xml:space="preserve"> downloaded from the GPS data loggers via Bluetooth connection to a hand-held receiver or upload</w:t>
      </w:r>
      <w:r w:rsidR="00551F72">
        <w:t>ed</w:t>
      </w:r>
      <w:r w:rsidRPr="00412EDF">
        <w:t xml:space="preserve"> directly to a </w:t>
      </w:r>
      <w:proofErr w:type="spellStart"/>
      <w:r w:rsidRPr="00412EDF">
        <w:t>Movebank</w:t>
      </w:r>
      <w:proofErr w:type="spellEnd"/>
      <w:r w:rsidRPr="00412EDF">
        <w:t xml:space="preserve"> database through a 3G cell network connection. </w:t>
      </w:r>
    </w:p>
    <w:p w14:paraId="1085EE39" w14:textId="5437D41B" w:rsidR="00BA7CE9" w:rsidRDefault="0028554D" w:rsidP="00271D58">
      <w:pPr>
        <w:spacing w:line="480" w:lineRule="auto"/>
        <w:ind w:firstLine="720"/>
      </w:pPr>
      <w:r>
        <w:t>We determined a raven’s t</w:t>
      </w:r>
      <w:r w:rsidR="00504BF9">
        <w:t xml:space="preserve">erritorial </w:t>
      </w:r>
      <w:r>
        <w:t xml:space="preserve">status </w:t>
      </w:r>
      <w:r w:rsidR="00BA7CE9" w:rsidRPr="00412EDF">
        <w:t xml:space="preserve">by examining </w:t>
      </w:r>
      <w:r w:rsidR="00546A0A">
        <w:t>its</w:t>
      </w:r>
      <w:r w:rsidR="00BA7CE9" w:rsidRPr="00412EDF">
        <w:t xml:space="preserve"> movements during the breeding season when they show restricted movements compared to </w:t>
      </w:r>
      <w:r w:rsidR="00D673D3">
        <w:t>non-breed</w:t>
      </w:r>
      <w:r w:rsidR="00770A17">
        <w:t>ers</w:t>
      </w:r>
      <w:r w:rsidR="00BA7CE9" w:rsidRPr="00412EDF">
        <w:t xml:space="preserve"> </w:t>
      </w:r>
      <w:r w:rsidR="00BA7CE9" w:rsidRPr="00412EDF">
        <w:fldChar w:fldCharType="begin"/>
      </w:r>
      <w:r w:rsidR="00492D11">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412EDF">
        <w:fldChar w:fldCharType="separate"/>
      </w:r>
      <w:r w:rsidR="00BA7CE9" w:rsidRPr="00231BE0">
        <w:rPr>
          <w:rFonts w:ascii="Aptos" w:hAnsi="Aptos"/>
        </w:rPr>
        <w:t>(Webb et al. 2011)</w:t>
      </w:r>
      <w:r w:rsidR="00BA7CE9" w:rsidRPr="00412EDF">
        <w:fldChar w:fldCharType="end"/>
      </w:r>
      <w:r w:rsidR="00BA7CE9" w:rsidRPr="00412EDF">
        <w:t xml:space="preserve">. </w:t>
      </w:r>
      <w:r w:rsidR="00974464">
        <w:t>We confirm</w:t>
      </w:r>
      <w:r w:rsidR="00935477">
        <w:t>ed</w:t>
      </w:r>
      <w:r w:rsidR="00974464">
        <w:t xml:space="preserve"> this in most cases by observing nesting attempts. </w:t>
      </w:r>
      <w:r w:rsidR="00935477">
        <w:t xml:space="preserve">Four </w:t>
      </w:r>
      <w:r w:rsidR="00280C61" w:rsidRPr="00412EDF">
        <w:t xml:space="preserve">ravens that were </w:t>
      </w:r>
      <w:r w:rsidR="00935477">
        <w:t>non-breeder</w:t>
      </w:r>
      <w:r w:rsidR="001944FE">
        <w:t>s</w:t>
      </w:r>
      <w:r w:rsidR="00280C61" w:rsidRPr="00412EDF">
        <w:t xml:space="preserve"> at the time of capture transitioned into territorial individuals</w:t>
      </w:r>
      <w:r w:rsidR="00280C61">
        <w:t xml:space="preserve"> during the study period</w:t>
      </w:r>
      <w:r w:rsidR="00280C61" w:rsidRPr="00412EDF">
        <w:t>.</w:t>
      </w:r>
      <w:r w:rsidR="00280C61">
        <w:t xml:space="preserve"> </w:t>
      </w:r>
      <w:r w:rsidR="00C42056">
        <w:t xml:space="preserve">We removed male ravens when both birds in a </w:t>
      </w:r>
      <w:r w:rsidR="00191BA5">
        <w:t>territorial</w:t>
      </w:r>
      <w:r w:rsidR="00C42056">
        <w:t xml:space="preserve"> pair were tagged</w:t>
      </w:r>
      <w:r w:rsidR="00BA7CE9" w:rsidRPr="00412EDF">
        <w:t xml:space="preserve"> to avoid </w:t>
      </w:r>
      <w:proofErr w:type="spellStart"/>
      <w:r w:rsidR="00BA7CE9" w:rsidRPr="00412EDF">
        <w:t>pseudoreplication</w:t>
      </w:r>
      <w:proofErr w:type="spellEnd"/>
      <w:r w:rsidR="00BA7CE9">
        <w:t xml:space="preserve"> because </w:t>
      </w:r>
      <w:r w:rsidR="00BA7CE9" w:rsidRPr="00412EDF">
        <w:t>raven</w:t>
      </w:r>
      <w:r w:rsidR="00BA7CE9">
        <w:t xml:space="preserve"> pairs</w:t>
      </w:r>
      <w:r w:rsidR="00BA7CE9" w:rsidRPr="00412EDF">
        <w:t xml:space="preserve"> travel together during the winter while foraging. </w:t>
      </w:r>
      <w:r w:rsidR="00B86BC9">
        <w:t>Males</w:t>
      </w:r>
      <w:r w:rsidR="006431B4">
        <w:t xml:space="preserve"> had </w:t>
      </w:r>
      <w:r w:rsidR="00B86BC9">
        <w:t xml:space="preserve">fewer </w:t>
      </w:r>
      <w:r w:rsidR="006431B4">
        <w:t>days with successful fixes</w:t>
      </w:r>
      <w:r w:rsidR="00AC162A">
        <w:t xml:space="preserve"> and a lower daily fix rate</w:t>
      </w:r>
      <w:r w:rsidR="006431B4">
        <w:t xml:space="preserve"> than females</w:t>
      </w:r>
      <w:r w:rsidR="00287DB4">
        <w:t xml:space="preserve"> because their longer feathers</w:t>
      </w:r>
      <w:r w:rsidR="006431B4">
        <w:t xml:space="preserve"> </w:t>
      </w:r>
      <w:r w:rsidR="00287DB4">
        <w:t xml:space="preserve">more </w:t>
      </w:r>
      <w:r w:rsidR="006B0906">
        <w:t>frequently</w:t>
      </w:r>
      <w:r w:rsidR="006431B4">
        <w:t xml:space="preserve"> cover</w:t>
      </w:r>
      <w:r w:rsidR="00287DB4">
        <w:t>ed</w:t>
      </w:r>
      <w:r w:rsidR="006431B4">
        <w:t xml:space="preserve"> the solar panel</w:t>
      </w:r>
      <w:r w:rsidR="00501FC1">
        <w:t>, preventing charging</w:t>
      </w:r>
      <w:r w:rsidR="006431B4">
        <w:t xml:space="preserve"> and </w:t>
      </w:r>
      <w:r w:rsidR="006B0906">
        <w:t>resulting in</w:t>
      </w:r>
      <w:r w:rsidR="006431B4">
        <w:t xml:space="preserve"> lower battery levels.</w:t>
      </w:r>
      <w:r w:rsidR="00FE6AE6">
        <w:t xml:space="preserve"> </w:t>
      </w:r>
    </w:p>
    <w:p w14:paraId="03EBB7DD" w14:textId="5CAF24CE" w:rsidR="00B329F2" w:rsidRDefault="00091C9F" w:rsidP="00271D58">
      <w:pPr>
        <w:spacing w:line="480" w:lineRule="auto"/>
        <w:ind w:firstLine="720"/>
      </w:pPr>
      <w:r w:rsidRPr="00091C9F">
        <w:t xml:space="preserve">We only used GPS points from an individual raven that were separated by at least 29 minutes. </w:t>
      </w:r>
      <w:r w:rsidR="00B329F2">
        <w:t xml:space="preserve">This removed instances of fixes </w:t>
      </w:r>
      <w:r w:rsidR="006B4969">
        <w:t>obtained</w:t>
      </w:r>
      <w:r w:rsidR="00B329F2">
        <w:t xml:space="preserve"> in quick success</w:t>
      </w:r>
      <w:r w:rsidR="006B4969">
        <w:t>ion</w:t>
      </w:r>
      <w:r w:rsidR="00B329F2">
        <w:t xml:space="preserve"> due to a</w:t>
      </w:r>
      <w:r w:rsidR="00F9710A">
        <w:t>n</w:t>
      </w:r>
      <w:r w:rsidR="00B329F2">
        <w:t xml:space="preserve"> </w:t>
      </w:r>
      <w:r w:rsidR="00B329F2">
        <w:lastRenderedPageBreak/>
        <w:t>unintended interaction with the satellite during uploads</w:t>
      </w:r>
      <w:r w:rsidR="00774E61">
        <w:t xml:space="preserve">, while maintaining the </w:t>
      </w:r>
      <w:r w:rsidR="007619BB">
        <w:t>maximum</w:t>
      </w:r>
      <w:r w:rsidR="00774E61">
        <w:t xml:space="preserve"> number of</w:t>
      </w:r>
      <w:r w:rsidR="00AC187C">
        <w:t xml:space="preserve"> GPS</w:t>
      </w:r>
      <w:r w:rsidR="00774E61">
        <w:t xml:space="preserve"> points.</w:t>
      </w:r>
    </w:p>
    <w:p w14:paraId="22AD8BD4" w14:textId="1CE083BA" w:rsidR="00416E3A" w:rsidRPr="00416E3A" w:rsidRDefault="00416E3A" w:rsidP="00271D58">
      <w:pPr>
        <w:spacing w:line="480" w:lineRule="auto"/>
        <w:rPr>
          <w:i/>
          <w:iCs/>
        </w:rPr>
      </w:pPr>
      <w:r w:rsidRPr="00416E3A">
        <w:rPr>
          <w:i/>
          <w:iCs/>
        </w:rPr>
        <w:t>Recreational hunting regions</w:t>
      </w:r>
    </w:p>
    <w:p w14:paraId="383B5008" w14:textId="63671DBF" w:rsidR="00416E3A" w:rsidRDefault="00416E3A" w:rsidP="00271D58">
      <w:pPr>
        <w:spacing w:line="480" w:lineRule="auto"/>
        <w:ind w:firstLine="720"/>
      </w:pPr>
      <w:r>
        <w:t>We defined two hunting area</w:t>
      </w:r>
      <w:r w:rsidR="003F621B">
        <w:t>s</w:t>
      </w:r>
      <w:r>
        <w:t xml:space="preserve"> </w:t>
      </w:r>
      <w:r w:rsidR="00DE16A4">
        <w:t xml:space="preserve">corresponding to </w:t>
      </w:r>
      <w:r>
        <w:t>the MT Fish, Wildlife, and Parks</w:t>
      </w:r>
      <w:r w:rsidR="00DE16A4">
        <w:t xml:space="preserve"> (MTFWP)</w:t>
      </w:r>
      <w:r>
        <w:t xml:space="preserve"> rifle hunting season </w:t>
      </w:r>
      <w:r w:rsidR="00B87BB9">
        <w:t>and</w:t>
      </w:r>
      <w:r>
        <w:t xml:space="preserve"> the tribal </w:t>
      </w:r>
      <w:r w:rsidR="00755B94">
        <w:t xml:space="preserve">bison </w:t>
      </w:r>
      <w:r>
        <w:t xml:space="preserve">hunting season. During </w:t>
      </w:r>
      <w:r w:rsidR="00B87BB9">
        <w:t xml:space="preserve">the </w:t>
      </w:r>
      <w:r>
        <w:t xml:space="preserve">MTFWP rifle hunting season, elk and deer are the main targets and are small enough to be packed out by hunters. We </w:t>
      </w:r>
      <w:r w:rsidR="0039053F">
        <w:t>delineated</w:t>
      </w:r>
      <w:r>
        <w:t xml:space="preserve"> this region (hereafter MTFWP hunting region</w:t>
      </w:r>
      <w:r w:rsidR="00E73C72">
        <w:t>, Fig. 1</w:t>
      </w:r>
      <w:r w:rsidR="00D25BE5">
        <w:t>,</w:t>
      </w:r>
      <w:r w:rsidR="00BE73EC">
        <w:t xml:space="preserve"> Sup. Fig</w:t>
      </w:r>
      <w:r w:rsidR="00B171DF">
        <w:t>.</w:t>
      </w:r>
      <w:r w:rsidR="00AD50B3">
        <w:t xml:space="preserve"> </w:t>
      </w:r>
      <w:r w:rsidR="00BE73EC">
        <w:t>1</w:t>
      </w:r>
      <w:r>
        <w:t>) using a 5 km buffer around all roads 10 km away from the park entrance station in Gardiner, MT.  We recognize that additional take will occur outside of this region, but the vast majority of hunting occur</w:t>
      </w:r>
      <w:r w:rsidR="007925F5">
        <w:t>s</w:t>
      </w:r>
      <w:r>
        <w:t xml:space="preserve"> within this space. </w:t>
      </w:r>
    </w:p>
    <w:p w14:paraId="54961C46" w14:textId="072F0CC3" w:rsidR="000174C2" w:rsidRDefault="00416E3A" w:rsidP="00271D58">
      <w:pPr>
        <w:spacing w:line="480" w:lineRule="auto"/>
        <w:ind w:firstLine="720"/>
      </w:pPr>
      <w:r>
        <w:t>Bison hunting is more concentrated around the roadway as bison migration is largely funneled in the open area along the south side of the Yellowstone River at the park boundary. Adult male bison can weigh over 750 kg during the hunting season (</w:t>
      </w:r>
      <w:r w:rsidRPr="009B5D83">
        <w:t>Yellowstone Bison Office</w:t>
      </w:r>
      <w:r>
        <w:t>, National Park Service,</w:t>
      </w:r>
      <w:r w:rsidRPr="009B5D83">
        <w:t xml:space="preserve"> unpublished data</w:t>
      </w:r>
      <w:r>
        <w:t xml:space="preserve">), so the effort required to hike a bison harvest back to the road is great and </w:t>
      </w:r>
      <w:r w:rsidR="005536AF">
        <w:t xml:space="preserve">is </w:t>
      </w:r>
      <w:r>
        <w:t>avoided when possible. We created the bison hunting polygon (hereafter bison hunting region</w:t>
      </w:r>
      <w:r w:rsidR="00B4768C">
        <w:t xml:space="preserve">, </w:t>
      </w:r>
      <w:r w:rsidR="000575C1">
        <w:t>Fig. 1</w:t>
      </w:r>
      <w:r w:rsidR="0013547E">
        <w:t>,</w:t>
      </w:r>
      <w:r w:rsidR="00F403C7">
        <w:t xml:space="preserve"> </w:t>
      </w:r>
      <w:r w:rsidR="000575C1">
        <w:t>Sup. Fig</w:t>
      </w:r>
      <w:r w:rsidR="00B171DF">
        <w:t>.</w:t>
      </w:r>
      <w:r w:rsidR="000575C1">
        <w:t xml:space="preserve"> 1</w:t>
      </w:r>
      <w:r w:rsidR="00602321">
        <w:t>)</w:t>
      </w:r>
      <w:r>
        <w:t xml:space="preserve"> with a 1 km buffer around the Old Yellowstone trail and Highway 89</w:t>
      </w:r>
      <w:r w:rsidR="00602321">
        <w:t xml:space="preserve"> from Gardiner, MT</w:t>
      </w:r>
      <w:r w:rsidR="00E7075C">
        <w:t>,</w:t>
      </w:r>
      <w:r>
        <w:t xml:space="preserve"> to the cattle grate at the south end of Yankee Jim Canyon, </w:t>
      </w:r>
      <w:r w:rsidR="002A7C02">
        <w:t xml:space="preserve">which </w:t>
      </w:r>
      <w:r>
        <w:t xml:space="preserve">prevents the northward movement of bison. </w:t>
      </w:r>
    </w:p>
    <w:p w14:paraId="11DF6321" w14:textId="3021FA3B" w:rsidR="000174C2" w:rsidRPr="00BE1D56" w:rsidRDefault="000174C2" w:rsidP="00271D58">
      <w:pPr>
        <w:spacing w:line="480" w:lineRule="auto"/>
        <w:rPr>
          <w:i/>
          <w:iCs/>
        </w:rPr>
      </w:pPr>
      <w:r w:rsidRPr="00BE1D56">
        <w:rPr>
          <w:i/>
          <w:iCs/>
        </w:rPr>
        <w:t>Recreational hunting season</w:t>
      </w:r>
    </w:p>
    <w:p w14:paraId="567A1A7F" w14:textId="4B7FC7EA" w:rsidR="00416E3A" w:rsidRDefault="000174C2" w:rsidP="00271D58">
      <w:pPr>
        <w:spacing w:line="480" w:lineRule="auto"/>
      </w:pPr>
      <w:r>
        <w:tab/>
      </w:r>
      <w:r w:rsidR="00BE1D56">
        <w:t>We retrieved t</w:t>
      </w:r>
      <w:r>
        <w:t>he MTFWP rifle hunting dates from the hunting regulations published annually by MTFWP</w:t>
      </w:r>
      <w:r w:rsidR="00B2519E">
        <w:t xml:space="preserve"> (</w:t>
      </w:r>
      <w:r w:rsidR="006A2833">
        <w:t xml:space="preserve">Sup. </w:t>
      </w:r>
      <w:r w:rsidR="00B2519E">
        <w:t>Table 1)</w:t>
      </w:r>
      <w:r>
        <w:t>.</w:t>
      </w:r>
      <w:r w:rsidR="00FC03D3">
        <w:t xml:space="preserve"> </w:t>
      </w:r>
      <w:r w:rsidR="00416E3A">
        <w:t>We defined the</w:t>
      </w:r>
      <w:r w:rsidR="00416E3A" w:rsidRPr="00CA6BE3">
        <w:t xml:space="preserve"> </w:t>
      </w:r>
      <w:r w:rsidR="00416E3A">
        <w:t>bison</w:t>
      </w:r>
      <w:r w:rsidR="008A0FC6">
        <w:t>-</w:t>
      </w:r>
      <w:r w:rsidR="00416E3A">
        <w:t xml:space="preserve">hunting season </w:t>
      </w:r>
      <w:r w:rsidR="00AD53DC" w:rsidRPr="00AD53DC">
        <w:t xml:space="preserve">as the period from </w:t>
      </w:r>
      <w:r w:rsidR="00AD53DC" w:rsidRPr="00AD53DC">
        <w:lastRenderedPageBreak/>
        <w:t>the first day on which bison were taken during that winter (i.e., November 2019 – March 2020), which included a second day with a successful take within 7 days, and extended until the end of the winter study period (March 30;</w:t>
      </w:r>
      <w:r w:rsidR="00012DB4">
        <w:t xml:space="preserve"> Sup.</w:t>
      </w:r>
      <w:r w:rsidR="00AD53DC" w:rsidRPr="00AD53DC">
        <w:t xml:space="preserve"> Table 1)</w:t>
      </w:r>
      <w:r w:rsidR="00416E3A">
        <w:t>. Bison</w:t>
      </w:r>
      <w:r w:rsidR="00AC7100">
        <w:t>-</w:t>
      </w:r>
      <w:r w:rsidR="00416E3A">
        <w:t xml:space="preserve">hunting dates are flexible </w:t>
      </w:r>
      <w:r w:rsidR="00BF56AE">
        <w:t xml:space="preserve">because </w:t>
      </w:r>
      <w:r w:rsidR="00416E3A">
        <w:t xml:space="preserve">harvest </w:t>
      </w:r>
      <w:r w:rsidR="00BF56AE">
        <w:t>is</w:t>
      </w:r>
      <w:r w:rsidR="00416E3A">
        <w:t xml:space="preserve"> influenced by bison movement </w:t>
      </w:r>
      <w:r w:rsidR="00BF56AE">
        <w:t xml:space="preserve">more </w:t>
      </w:r>
      <w:r w:rsidR="00416E3A">
        <w:t>than hunting</w:t>
      </w:r>
      <w:r w:rsidR="00A065DF">
        <w:t>-</w:t>
      </w:r>
      <w:r w:rsidR="00416E3A">
        <w:t xml:space="preserve">date regulations for tribal hunters. </w:t>
      </w:r>
      <w:commentRangeStart w:id="1"/>
      <w:r w:rsidR="00416E3A">
        <w:t>A</w:t>
      </w:r>
      <w:commentRangeEnd w:id="1"/>
      <w:r w:rsidR="00952858">
        <w:rPr>
          <w:rStyle w:val="CommentReference"/>
        </w:rPr>
        <w:commentReference w:id="1"/>
      </w:r>
      <w:r w:rsidR="00416E3A">
        <w:t xml:space="preserve"> single exception was </w:t>
      </w:r>
      <w:r w:rsidR="00B75416">
        <w:t>made</w:t>
      </w:r>
      <w:r w:rsidR="00416E3A">
        <w:t xml:space="preserve"> for 2024</w:t>
      </w:r>
      <w:r w:rsidR="00B75416">
        <w:t>,</w:t>
      </w:r>
      <w:r w:rsidR="00416E3A">
        <w:t xml:space="preserve"> when only a single day during the study period had a successful take.</w:t>
      </w:r>
      <w:r w:rsidR="00F358F1">
        <w:t xml:space="preserve"> An undocumented t</w:t>
      </w:r>
      <w:r w:rsidR="001E3F35">
        <w:t>ake</w:t>
      </w:r>
      <w:r w:rsidR="00EC78AC">
        <w:t xml:space="preserve"> </w:t>
      </w:r>
      <w:r w:rsidR="001E3F35">
        <w:t>occur</w:t>
      </w:r>
      <w:r w:rsidR="00EC78AC">
        <w:t>s</w:t>
      </w:r>
      <w:r w:rsidR="001E3F35">
        <w:t xml:space="preserve"> outside of these periods from other sources</w:t>
      </w:r>
      <w:r w:rsidR="006B7458">
        <w:t>,</w:t>
      </w:r>
      <w:r w:rsidR="001E3F35">
        <w:t xml:space="preserve"> such as tribes harvesting other species (e.g. elk, deer, </w:t>
      </w:r>
      <w:r w:rsidR="005E7E14">
        <w:t>etc.</w:t>
      </w:r>
      <w:r w:rsidR="001E3F35">
        <w:t>).</w:t>
      </w:r>
      <w:r w:rsidR="00A5733F">
        <w:t xml:space="preserve"> </w:t>
      </w:r>
      <w:r w:rsidR="00EC78AC">
        <w:t>These</w:t>
      </w:r>
      <w:r w:rsidR="00A5733F">
        <w:t xml:space="preserve"> harvests are on a much smaller scale than either the MTFWP hunting season or the tribal bison hunt (</w:t>
      </w:r>
      <w:proofErr w:type="spellStart"/>
      <w:r w:rsidR="00A5733F">
        <w:t>Kqyn</w:t>
      </w:r>
      <w:proofErr w:type="spellEnd"/>
      <w:r w:rsidR="00A5733F">
        <w:t xml:space="preserve"> Kuka</w:t>
      </w:r>
      <w:r w:rsidR="00D00DBC">
        <w:t>,</w:t>
      </w:r>
      <w:r w:rsidR="00B545D0">
        <w:t xml:space="preserve"> MTFWP</w:t>
      </w:r>
      <w:r w:rsidR="000023F6">
        <w:t xml:space="preserve"> Tribal Liaison and Tribal Coordinator</w:t>
      </w:r>
      <w:r w:rsidR="00A5733F">
        <w:t>, personal communication)</w:t>
      </w:r>
      <w:r w:rsidR="00610851">
        <w:t>.</w:t>
      </w:r>
    </w:p>
    <w:p w14:paraId="6ADCB65F" w14:textId="7E708EDF" w:rsidR="00BA7CE9" w:rsidRDefault="00BA7CE9" w:rsidP="00271D58">
      <w:pPr>
        <w:spacing w:line="480" w:lineRule="auto"/>
        <w:rPr>
          <w:i/>
          <w:iCs/>
        </w:rPr>
      </w:pPr>
      <w:r w:rsidRPr="00412EDF">
        <w:rPr>
          <w:i/>
          <w:iCs/>
        </w:rPr>
        <w:t>Availability of hunter</w:t>
      </w:r>
      <w:r w:rsidR="002920CE">
        <w:rPr>
          <w:i/>
          <w:iCs/>
        </w:rPr>
        <w:t>-killed</w:t>
      </w:r>
      <w:r w:rsidRPr="00412EDF">
        <w:rPr>
          <w:i/>
          <w:iCs/>
        </w:rPr>
        <w:t xml:space="preserve"> carrion</w:t>
      </w:r>
    </w:p>
    <w:p w14:paraId="2298307D" w14:textId="01418621" w:rsidR="00BA7CE9" w:rsidRDefault="00F319C6" w:rsidP="00271D58">
      <w:pPr>
        <w:spacing w:line="480" w:lineRule="auto"/>
        <w:ind w:firstLine="720"/>
      </w:pPr>
      <w:r>
        <w:t xml:space="preserve">We calculated the </w:t>
      </w:r>
      <w:r w:rsidR="00715A06">
        <w:t>availability of hunter</w:t>
      </w:r>
      <w:r w:rsidR="00C76587">
        <w:t>-</w:t>
      </w:r>
      <w:r w:rsidR="00715A06">
        <w:t xml:space="preserve">created biomass </w:t>
      </w:r>
      <w:r>
        <w:t>using</w:t>
      </w:r>
      <w:r w:rsidR="00BA7CE9">
        <w:t xml:space="preserve"> hunter take information for elk and deer during the rifle hunting period from Montana Fish, Wildlife, and Parks for the 313 hunting district (</w:t>
      </w:r>
      <w:hyperlink r:id="rId11" w:history="1">
        <w:r w:rsidR="00B43F11" w:rsidRPr="00B84404">
          <w:rPr>
            <w:rStyle w:val="Hyperlink"/>
          </w:rPr>
          <w:t>https://myfwp.mt.gov/fwpPub/harvestReports</w:t>
        </w:r>
      </w:hyperlink>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Bison take</w:t>
      </w:r>
      <w:r w:rsidR="0089592C">
        <w:t>n</w:t>
      </w:r>
      <w:r w:rsidR="00B43F11">
        <w:t xml:space="preserve"> </w:t>
      </w:r>
      <w:r w:rsidR="00CC1E64">
        <w:t xml:space="preserve">in the Gardiner Basin </w:t>
      </w:r>
      <w:r w:rsidR="0089592C">
        <w:t>were</w:t>
      </w:r>
      <w:r w:rsidR="00B43F11">
        <w:t xml:space="preserve">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4963B0">
        <w:t xml:space="preserve">We adjusted </w:t>
      </w:r>
      <w:r w:rsidR="00961020">
        <w:t xml:space="preserve">MTFWP </w:t>
      </w:r>
      <w:r w:rsidR="001E0A2F">
        <w:t xml:space="preserve">annual </w:t>
      </w:r>
      <w:r w:rsidR="004963B0">
        <w:t xml:space="preserve">take </w:t>
      </w:r>
      <w:r w:rsidR="00961020">
        <w:t>estimates</w:t>
      </w:r>
      <w:r w:rsidR="001E0A2F" w:rsidRPr="001E0A2F">
        <w:t xml:space="preserve"> </w:t>
      </w:r>
      <w:r w:rsidR="001E0A2F">
        <w:t xml:space="preserve">to account for daily variation </w:t>
      </w:r>
      <w:r w:rsidR="00B42846">
        <w:t>because</w:t>
      </w:r>
      <w:r w:rsidR="001E0A2F">
        <w:t xml:space="preserve"> ungulate migration timing is weather</w:t>
      </w:r>
      <w:r w:rsidR="00B42846">
        <w:t>-dependent</w:t>
      </w:r>
      <w:r w:rsidR="001E0A2F">
        <w:t xml:space="preserve"> </w:t>
      </w:r>
      <w:r w:rsidR="00BA7CE9">
        <w:fldChar w:fldCharType="begin"/>
      </w:r>
      <w:r w:rsidR="00492D11">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(Rickbeil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w:t>
      </w:r>
      <w:r w:rsidR="00457DC2">
        <w:t>radio-tagged</w:t>
      </w:r>
      <w:r w:rsidR="00BA7CE9">
        <w:t xml:space="preserve"> by the Yellowstone Wolf, Cougar, and Elk project to determine the proportion of elk that </w:t>
      </w:r>
      <w:r w:rsidR="006601D1">
        <w:t>had</w:t>
      </w:r>
      <w:r w:rsidR="00BA7CE9">
        <w:t xml:space="preserve"> moved outside the national park boundary and are available for </w:t>
      </w:r>
      <w:r w:rsidR="00BA7CE9">
        <w:lastRenderedPageBreak/>
        <w:t xml:space="preserve">hunters to take. </w:t>
      </w:r>
      <w:r w:rsidR="00F876C1">
        <w:t>We scaled t</w:t>
      </w:r>
      <w:r w:rsidR="00BA7CE9">
        <w:t>his proportion of available elk within</w:t>
      </w:r>
      <w:r w:rsidR="00414CDC">
        <w:t xml:space="preserve"> the</w:t>
      </w:r>
      <w:r w:rsidR="00BA7CE9">
        <w:t xml:space="preserve"> year and applied to the take values for all ungulate species for that hunting year.</w:t>
      </w:r>
    </w:p>
    <w:p w14:paraId="4388EDA6" w14:textId="77777777" w:rsidR="00BA7CE9" w:rsidRDefault="00BA7CE9" w:rsidP="00271D58">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4674472E" w:rsidR="00BA7CE9" w:rsidRDefault="00BA7CE9" w:rsidP="00271D58">
      <w:pPr>
        <w:spacing w:line="480" w:lineRule="auto"/>
      </w:pPr>
      <w:commentRangeStart w:id="2"/>
      <w:r>
        <w:t xml:space="preserve">The exception </w:t>
      </w:r>
      <w:r w:rsidR="00640FBD">
        <w:t>is</w:t>
      </w:r>
      <w:r>
        <w:t xml:space="preserve"> </w:t>
      </w:r>
      <w:r w:rsidR="00964A7F">
        <w:t xml:space="preserve">male </w:t>
      </w:r>
      <w:r>
        <w:t>mule deer</w:t>
      </w:r>
      <w:r w:rsidR="004E4247">
        <w:t>,</w:t>
      </w:r>
      <w:r>
        <w:t xml:space="preserve"> </w:t>
      </w:r>
      <w:r w:rsidR="00964A7F">
        <w:t>which</w:t>
      </w:r>
      <w:r>
        <w:t xml:space="preserve"> </w:t>
      </w:r>
      <w:commentRangeEnd w:id="2"/>
      <w:r w:rsidR="008D6E93">
        <w:rPr>
          <w:rStyle w:val="CommentReference"/>
        </w:rPr>
        <w:commentReference w:id="2"/>
      </w:r>
      <w:r>
        <w:t xml:space="preserve"> are protected during the last </w:t>
      </w:r>
      <w:r w:rsidR="008C4057">
        <w:t>two</w:t>
      </w:r>
      <w:r>
        <w:t xml:space="preserve"> weeks of the hunting season. </w:t>
      </w:r>
      <w:r w:rsidR="00462E3B">
        <w:t>We adjusted t</w:t>
      </w:r>
      <w:r w:rsidR="008048CA">
        <w:t xml:space="preserve">he final take numbers to account for differences in the weights of </w:t>
      </w:r>
      <w:r w:rsidR="00462E3B">
        <w:t>each</w:t>
      </w:r>
      <w:r w:rsidR="008048CA">
        <w:t xml:space="preserve"> species with all deer species </w:t>
      </w:r>
      <w:r w:rsidR="00476A00">
        <w:t>having</w:t>
      </w:r>
      <w:r w:rsidR="008048CA">
        <w:t xml:space="preserve"> a 0.3x multiplier 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3"/>
      <w:r w:rsidR="00475DB8">
        <w:t>(</w:t>
      </w:r>
      <w:r w:rsidR="00475DB8">
        <w:fldChar w:fldCharType="begin"/>
      </w:r>
      <w:r w:rsidR="00492D11">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3"/>
      <w:r w:rsidR="00475DB8">
        <w:rPr>
          <w:rStyle w:val="CommentReference"/>
        </w:rPr>
        <w:commentReference w:id="3"/>
      </w:r>
      <w:r w:rsidR="00F75C6D" w:rsidRPr="00F75C6D">
        <w:t xml:space="preserve"> </w:t>
      </w:r>
      <w:r w:rsidR="00857B2E">
        <w:t xml:space="preserve">We </w:t>
      </w:r>
      <w:commentRangeStart w:id="4"/>
      <w:r w:rsidR="00F75C6D">
        <w:t>account</w:t>
      </w:r>
      <w:r w:rsidR="00857B2E">
        <w:t>ed</w:t>
      </w:r>
      <w:r w:rsidR="00F75C6D">
        <w:t xml:space="preserve"> for biomass lingering between days</w:t>
      </w:r>
      <w:r w:rsidR="009C28DD">
        <w:t xml:space="preserve"> by allowing</w:t>
      </w:r>
      <w:r w:rsidR="00F75C6D">
        <w:t xml:space="preserve"> 25% of the biomass </w:t>
      </w:r>
      <w:r w:rsidR="006D193C">
        <w:t>to</w:t>
      </w:r>
      <w:r w:rsidR="00F75C6D">
        <w:t xml:space="preserve"> carr</w:t>
      </w:r>
      <w:r w:rsidR="006D193C">
        <w:t>y</w:t>
      </w:r>
      <w:r w:rsidR="00F75C6D">
        <w:t xml:space="preserve"> over</w:t>
      </w:r>
      <w:r w:rsidR="008345C2">
        <w:t xml:space="preserve"> between days</w:t>
      </w:r>
      <w:r w:rsidR="00F75C6D">
        <w:t>.</w:t>
      </w:r>
      <w:commentRangeEnd w:id="4"/>
      <w:r w:rsidR="0052639E">
        <w:rPr>
          <w:rStyle w:val="CommentReference"/>
        </w:rPr>
        <w:commentReference w:id="4"/>
      </w:r>
    </w:p>
    <w:p w14:paraId="27520211" w14:textId="77777777" w:rsidR="003935CA" w:rsidRPr="00412EDF" w:rsidRDefault="003935CA" w:rsidP="003935CA">
      <w:pPr>
        <w:spacing w:line="480" w:lineRule="auto"/>
        <w:rPr>
          <w:i/>
          <w:iCs/>
        </w:rPr>
      </w:pPr>
      <w:r>
        <w:rPr>
          <w:i/>
          <w:iCs/>
        </w:rPr>
        <w:t>Availability of wolf-killed carrion</w:t>
      </w:r>
    </w:p>
    <w:p w14:paraId="1415C5CF" w14:textId="7C0BFF6D" w:rsidR="003935CA" w:rsidRDefault="003935CA" w:rsidP="00482D86">
      <w:pPr>
        <w:spacing w:line="480" w:lineRule="auto"/>
        <w:ind w:firstLine="720"/>
      </w:pPr>
      <w:r>
        <w:t xml:space="preserve">We </w:t>
      </w:r>
      <w:r w:rsidRPr="00412EDF">
        <w:t>determin</w:t>
      </w:r>
      <w:r>
        <w:t>ed the location and timing of wolf kills</w:t>
      </w:r>
      <w:r w:rsidRPr="00412EDF">
        <w:t xml:space="preserve"> </w:t>
      </w:r>
      <w:r>
        <w:t>using</w:t>
      </w:r>
      <w:r w:rsidRPr="00412EDF">
        <w:t xml:space="preserve"> </w:t>
      </w:r>
      <w:r>
        <w:t>the output of a</w:t>
      </w:r>
      <w:r w:rsidRPr="00412EDF">
        <w:t xml:space="preserve"> random forest algorithm </w:t>
      </w:r>
      <w:r>
        <w:t>developed</w:t>
      </w:r>
      <w:r w:rsidRPr="00412EDF">
        <w:t xml:space="preserve"> by </w:t>
      </w:r>
      <w:commentRangeStart w:id="5"/>
      <w:r>
        <w:t>Binder et al. (2026)</w:t>
      </w:r>
      <w:commentRangeEnd w:id="5"/>
      <w:r>
        <w:rPr>
          <w:rStyle w:val="CommentReference"/>
        </w:rPr>
        <w:commentReference w:id="5"/>
      </w:r>
      <w:r w:rsidRPr="00412EDF">
        <w:t xml:space="preserve"> that</w:t>
      </w:r>
      <w:r>
        <w:t xml:space="preserve"> predicts carrion locations from wolf movements (2 locations within 100 meters), timing (locations within 72 hours), and landscape features. The model</w:t>
      </w:r>
      <w:r w:rsidRPr="00412EDF">
        <w:t xml:space="preserve"> </w:t>
      </w:r>
      <w:r>
        <w:t>makes no determinations about the prey species or cause of death</w:t>
      </w:r>
      <w:r w:rsidRPr="00412EDF">
        <w:t>.</w:t>
      </w:r>
      <w:r>
        <w:t xml:space="preserve"> Each wolf kill was available to be used by ravens from the beginning of wolf use until </w:t>
      </w:r>
      <w:commentRangeStart w:id="6"/>
      <w:r>
        <w:t xml:space="preserve">1 day </w:t>
      </w:r>
      <w:commentRangeEnd w:id="6"/>
      <w:r>
        <w:rPr>
          <w:rStyle w:val="CommentReference"/>
        </w:rPr>
        <w:commentReference w:id="6"/>
      </w:r>
      <w:r>
        <w:t>after the last wolf GPS point.</w:t>
      </w:r>
      <w:r w:rsidRPr="00412EDF">
        <w:t xml:space="preserve"> </w:t>
      </w:r>
      <w:r>
        <w:t xml:space="preserve">This additional day </w:t>
      </w:r>
      <w:r w:rsidRPr="00412EDF">
        <w:t>account</w:t>
      </w:r>
      <w:r>
        <w:t>s</w:t>
      </w:r>
      <w:r w:rsidRPr="00412EDF">
        <w:t xml:space="preserve"> for </w:t>
      </w:r>
      <w:r>
        <w:t>the continued availability and use of the carcass</w:t>
      </w:r>
      <w:r w:rsidRPr="00412EDF">
        <w:t xml:space="preserve"> after wolves have abandoned </w:t>
      </w:r>
      <w:r>
        <w:t>it</w:t>
      </w:r>
      <w:r w:rsidRPr="00412EDF">
        <w:t>.</w:t>
      </w:r>
      <w:r>
        <w:t xml:space="preserve"> For resources within a raven’s territory (Fig. 1), we considered all</w:t>
      </w:r>
      <w:r w:rsidRPr="00412EDF">
        <w:t xml:space="preserve"> </w:t>
      </w:r>
      <w:r>
        <w:t xml:space="preserve">wolf-killed </w:t>
      </w:r>
      <w:r w:rsidRPr="00412EDF">
        <w:t>carcass</w:t>
      </w:r>
      <w:r>
        <w:t xml:space="preserve">es within 1 kilometer of a territory to be immediately known by the local raven. For resources located after leaving the territory, we considered a raven to have visited a wolf kill if there was at least 1 GPS point </w:t>
      </w:r>
      <w:r>
        <w:lastRenderedPageBreak/>
        <w:t xml:space="preserve">within 500 meters of an active kill site. We removed wolf-kills sites identified by the predictive model that were within the appropriate hunting region for the date because the raven had already arrived to forage for hunter-killed carrion. </w:t>
      </w:r>
    </w:p>
    <w:p w14:paraId="2C2FFE38" w14:textId="77777777" w:rsidR="00A46821" w:rsidRPr="00592E70" w:rsidRDefault="00A46821" w:rsidP="00271D58">
      <w:pPr>
        <w:spacing w:line="480" w:lineRule="auto"/>
        <w:rPr>
          <w:i/>
          <w:iCs/>
        </w:rPr>
      </w:pPr>
      <w:r w:rsidRPr="00592E70">
        <w:rPr>
          <w:i/>
          <w:iCs/>
        </w:rPr>
        <w:t>Raven movement decisions</w:t>
      </w:r>
    </w:p>
    <w:p w14:paraId="39917B49" w14:textId="338A8F87" w:rsidR="00A46821" w:rsidRDefault="00A46821" w:rsidP="00271D58">
      <w:pPr>
        <w:spacing w:line="480" w:lineRule="auto"/>
        <w:ind w:firstLine="720"/>
      </w:pPr>
      <w:r>
        <w:t>To determine if a raven left its territory, we first defined the spatial boundaries of each territory. We</w:t>
      </w:r>
      <w:r w:rsidRPr="00412EDF">
        <w:t xml:space="preserve"> determine</w:t>
      </w:r>
      <w:r>
        <w:t>d a</w:t>
      </w:r>
      <w:r w:rsidRPr="00412EDF">
        <w:t xml:space="preserve"> raven</w:t>
      </w:r>
      <w:r>
        <w:t>’s</w:t>
      </w:r>
      <w:r w:rsidRPr="00412EDF">
        <w:t xml:space="preserve"> territory </w:t>
      </w:r>
      <w:r>
        <w:t xml:space="preserve">location and </w:t>
      </w:r>
      <w:r w:rsidRPr="00412EDF">
        <w:t xml:space="preserve">size by creating a 90% </w:t>
      </w:r>
      <w:r>
        <w:t>minimum convex polygon (</w:t>
      </w:r>
      <w:r w:rsidRPr="00412EDF">
        <w:t>MCP</w:t>
      </w:r>
      <w:r>
        <w:t>)</w:t>
      </w:r>
      <w:r w:rsidRPr="00412EDF">
        <w:t xml:space="preserve"> </w:t>
      </w:r>
      <w:r>
        <w:t xml:space="preserve">using the package </w:t>
      </w:r>
      <w:proofErr w:type="spellStart"/>
      <w:r>
        <w:t>adehabitatHR</w:t>
      </w:r>
      <w:proofErr w:type="spellEnd"/>
      <w:r>
        <w:t xml:space="preserve"> (</w:t>
      </w:r>
      <w:r w:rsidRPr="002E3103">
        <w:rPr>
          <w:highlight w:val="yellow"/>
        </w:rPr>
        <w:t>version</w:t>
      </w:r>
      <w:r>
        <w:t xml:space="preserve"> 0.4.22) in R (</w:t>
      </w:r>
      <w:r w:rsidRPr="00263D2A">
        <w:rPr>
          <w:highlight w:val="yellow"/>
        </w:rPr>
        <w:t>version</w:t>
      </w:r>
      <w:r>
        <w:t xml:space="preserve"> 4.5.1; Development Core Team </w:t>
      </w:r>
      <w:commentRangeStart w:id="7"/>
      <w:r>
        <w:t>2021</w:t>
      </w:r>
      <w:commentRangeEnd w:id="7"/>
      <w:r>
        <w:rPr>
          <w:rStyle w:val="CommentReference"/>
        </w:rPr>
        <w:commentReference w:id="7"/>
      </w:r>
      <w:r>
        <w:t xml:space="preserve">)  </w:t>
      </w:r>
      <w:r w:rsidRPr="00412EDF">
        <w:t xml:space="preserve">from GPS points collected during the breeding season (May - </w:t>
      </w:r>
      <w:r>
        <w:t>July</w:t>
      </w:r>
      <w:r w:rsidRPr="00412EDF">
        <w:t xml:space="preserve">). </w:t>
      </w:r>
      <w:r w:rsidR="00820679">
        <w:t>We used a less inclusive</w:t>
      </w:r>
      <w:r w:rsidRPr="00412EDF">
        <w:t xml:space="preserve"> 90%</w:t>
      </w:r>
      <w:r>
        <w:t xml:space="preserve"> MCP</w:t>
      </w:r>
      <w:r w:rsidRPr="00412EDF">
        <w:t xml:space="preserve"> to </w:t>
      </w:r>
      <w:r w:rsidR="00820679">
        <w:t>remove excursive movements made</w:t>
      </w:r>
      <w:r w:rsidRPr="00412EDF">
        <w:t xml:space="preserve"> after nest failure </w:t>
      </w:r>
      <w:r w:rsidR="007C7396">
        <w:t>when adults are free to move widely</w:t>
      </w:r>
      <w:r>
        <w:t xml:space="preserve"> (Fig 1)</w:t>
      </w:r>
      <w:r w:rsidRPr="00412EDF">
        <w:t xml:space="preserve">. </w:t>
      </w:r>
      <w:r w:rsidR="00E8276A">
        <w:t>To counter the slight underestimation cause</w:t>
      </w:r>
      <w:r w:rsidR="005A780E">
        <w:t>d</w:t>
      </w:r>
      <w:r w:rsidR="00E8276A">
        <w:t xml:space="preserve"> by using a 90% MCP, we determine that a</w:t>
      </w:r>
      <w:r>
        <w:t xml:space="preserve"> raven stayed on its territory if all </w:t>
      </w:r>
      <w:r w:rsidR="00E7202C">
        <w:t>locations</w:t>
      </w:r>
      <w:r>
        <w:t xml:space="preserve"> on that day were within 1 kilometer of the </w:t>
      </w:r>
      <w:r w:rsidR="006A41F8">
        <w:t>90% MCP</w:t>
      </w:r>
      <w:r>
        <w:t xml:space="preserve"> boundary. </w:t>
      </w:r>
    </w:p>
    <w:p w14:paraId="2BB37CB5" w14:textId="71C4192E" w:rsidR="00E65B45" w:rsidRDefault="00E7187C" w:rsidP="00271D58">
      <w:pPr>
        <w:spacing w:line="480" w:lineRule="auto"/>
        <w:ind w:firstLine="720"/>
      </w:pPr>
      <w:r>
        <w:t>We determined a</w:t>
      </w:r>
      <w:r w:rsidR="00E65B45">
        <w:t xml:space="preserve"> raven forage</w:t>
      </w:r>
      <w:r>
        <w:t>d</w:t>
      </w:r>
      <w:r w:rsidR="00E65B45">
        <w:t xml:space="preserve"> for hunter-killed carrion if it had at least 1 GPS point within the appropriate hunting region polygon. The MTFWP hunting region was active for the duration of the MTFWP hunting season</w:t>
      </w:r>
      <w:r w:rsidR="004E4247">
        <w:t>,</w:t>
      </w:r>
      <w:r w:rsidR="00E65B45">
        <w:t xml:space="preserve"> and the bison hunting region was active from that date until March 30</w:t>
      </w:r>
      <w:r w:rsidR="00E65B45" w:rsidRPr="00076070">
        <w:rPr>
          <w:vertAlign w:val="superscript"/>
        </w:rPr>
        <w:t>th</w:t>
      </w:r>
      <w:r w:rsidR="00E65B45">
        <w:t xml:space="preserve">. </w:t>
      </w:r>
      <w:r w:rsidR="00786762">
        <w:t>We removed d</w:t>
      </w:r>
      <w:r w:rsidR="00E65B45">
        <w:t xml:space="preserve">ays </w:t>
      </w:r>
      <w:r w:rsidR="00786762">
        <w:t>with fewer than</w:t>
      </w:r>
      <w:r w:rsidR="00E65B45">
        <w:t xml:space="preserve"> </w:t>
      </w:r>
      <w:r w:rsidR="00FE136D">
        <w:t>10</w:t>
      </w:r>
      <w:r w:rsidR="00E65B45">
        <w:t xml:space="preserve"> GPS points</w:t>
      </w:r>
      <w:r w:rsidR="00474798">
        <w:t xml:space="preserve"> in a day</w:t>
      </w:r>
      <w:r w:rsidR="00E65B45">
        <w:t xml:space="preserve"> </w:t>
      </w:r>
      <w:r w:rsidR="003801B5">
        <w:t>where the raven did not leave its territory or did not visit the hunting area if it did leave its territory because the data</w:t>
      </w:r>
      <w:r w:rsidR="00B8434F">
        <w:t xml:space="preserve"> </w:t>
      </w:r>
      <w:r w:rsidR="00A01E9D">
        <w:t>may</w:t>
      </w:r>
      <w:r w:rsidR="00B8434F">
        <w:t xml:space="preserve"> have been</w:t>
      </w:r>
      <w:r w:rsidR="003801B5">
        <w:t xml:space="preserve"> insufficient to detect the movement. </w:t>
      </w:r>
      <w:r w:rsidR="005A39A4">
        <w:t>At a 30</w:t>
      </w:r>
      <w:r w:rsidR="00E6340A">
        <w:t>-</w:t>
      </w:r>
      <w:r w:rsidR="005A39A4">
        <w:t xml:space="preserve">minute fix-rate (which can be conservative for winter due to low battery levels) 10 GPS points </w:t>
      </w:r>
      <w:r w:rsidR="005E0999">
        <w:t>represent</w:t>
      </w:r>
      <w:r w:rsidR="005A39A4">
        <w:t xml:space="preserve"> 5 hours, which is half of daylight hours. </w:t>
      </w:r>
    </w:p>
    <w:p w14:paraId="78CDA620" w14:textId="77777777" w:rsidR="00BA7CE9" w:rsidRDefault="00BA7CE9" w:rsidP="00271D58">
      <w:pPr>
        <w:spacing w:line="480" w:lineRule="auto"/>
      </w:pPr>
      <w:r>
        <w:rPr>
          <w:i/>
          <w:iCs/>
        </w:rPr>
        <w:t>Covariates</w:t>
      </w:r>
    </w:p>
    <w:p w14:paraId="046B1689" w14:textId="0E36720E" w:rsidR="00BA7CE9" w:rsidRDefault="00BA7CE9" w:rsidP="00271D58">
      <w:pPr>
        <w:spacing w:line="480" w:lineRule="auto"/>
        <w:ind w:firstLine="720"/>
      </w:pPr>
      <w:r>
        <w:lastRenderedPageBreak/>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rsidR="00796114">
        <w:t>We calculated the</w:t>
      </w:r>
      <w:r>
        <w:t xml:space="preserve"> commute distance for each raven </w:t>
      </w:r>
      <w:r w:rsidRPr="00412EDF">
        <w:t>by taking the Euclidean distance from the center of the</w:t>
      </w:r>
      <w:r w:rsidR="00796114">
        <w:t xml:space="preserve"> 90%</w:t>
      </w:r>
      <w:r w:rsidRPr="00412EDF">
        <w:t xml:space="preserve"> </w:t>
      </w:r>
      <w:r>
        <w:t>MCP</w:t>
      </w:r>
      <w:r w:rsidRPr="00412EDF">
        <w:t xml:space="preserve"> to </w:t>
      </w:r>
      <w:r w:rsidR="00EA6F90">
        <w:t xml:space="preserve">Yellowstone’s </w:t>
      </w:r>
      <w:r>
        <w:t>n</w:t>
      </w:r>
      <w:r w:rsidRPr="00412EDF">
        <w:t>orthern entrance</w:t>
      </w:r>
      <w:r>
        <w:t xml:space="preserve"> station in Gardiner, MT</w:t>
      </w:r>
      <w:r w:rsidR="001F77EB">
        <w:t>,</w:t>
      </w:r>
      <w:r w:rsidR="009229C8">
        <w:t xml:space="preserve"> as that was a central location to both hunting regions.</w:t>
      </w:r>
      <w:r>
        <w:t xml:space="preserve"> </w:t>
      </w:r>
    </w:p>
    <w:p w14:paraId="1B4C3175" w14:textId="1FAC34A0" w:rsidR="00BA7CE9" w:rsidRDefault="00D06FEF" w:rsidP="00271D58">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w:t>
      </w:r>
      <w:r w:rsidR="00410BC8">
        <w:t>,</w:t>
      </w:r>
      <w:r w:rsidR="00BA7CE9">
        <w:t xml:space="preserve"> comprising November and December, and late winter</w:t>
      </w:r>
      <w:r w:rsidR="003E1F90">
        <w:t>,</w:t>
      </w:r>
      <w:r w:rsidR="00BA7CE9">
        <w:t xml:space="preserve"> representing March. </w:t>
      </w:r>
    </w:p>
    <w:p w14:paraId="55120502" w14:textId="1411C049" w:rsidR="00BA7CE9" w:rsidRDefault="007F7844" w:rsidP="00271D58">
      <w:pPr>
        <w:spacing w:line="480" w:lineRule="auto"/>
        <w:ind w:firstLine="720"/>
      </w:pPr>
      <w:r>
        <w:t>Ravens</w:t>
      </w:r>
      <w:r w:rsidR="000C3922">
        <w:t xml:space="preserve"> recognize spaces with higher </w:t>
      </w:r>
      <w:r w:rsidR="00B879F2">
        <w:t>frequencies</w:t>
      </w:r>
      <w:r w:rsidR="000C3922">
        <w:t xml:space="preserve"> of wolf kills (</w:t>
      </w:r>
      <w:r w:rsidR="000C3922" w:rsidRPr="000C3922">
        <w:rPr>
          <w:highlight w:val="yellow"/>
        </w:rPr>
        <w:t>Loretto et al</w:t>
      </w:r>
      <w:r w:rsidR="00CD261A">
        <w:rPr>
          <w:highlight w:val="yellow"/>
        </w:rPr>
        <w:t>.</w:t>
      </w:r>
      <w:r w:rsidR="000C3922" w:rsidRPr="000C3922">
        <w:rPr>
          <w:highlight w:val="yellow"/>
        </w:rPr>
        <w:t xml:space="preserve"> </w:t>
      </w:r>
      <w:r w:rsidR="000C3922" w:rsidRPr="000C3922">
        <w:rPr>
          <w:i/>
          <w:iCs/>
          <w:highlight w:val="yellow"/>
        </w:rPr>
        <w:t xml:space="preserve">in </w:t>
      </w:r>
      <w:r w:rsidR="00D9483B" w:rsidRPr="00D9483B">
        <w:rPr>
          <w:i/>
          <w:iCs/>
          <w:highlight w:val="yellow"/>
        </w:rPr>
        <w:t>press</w:t>
      </w:r>
      <w:r w:rsidR="000C3922">
        <w:t>)</w:t>
      </w:r>
      <w:r w:rsidR="00BA7CE9">
        <w:t xml:space="preserve">. Ravens </w:t>
      </w:r>
      <w:r w:rsidR="00734076">
        <w:t>in such areas</w:t>
      </w:r>
      <w:r w:rsidR="00BA7CE9">
        <w:t xml:space="preserve"> </w:t>
      </w:r>
      <w:r w:rsidR="00C86400">
        <w:t>may</w:t>
      </w:r>
      <w:r w:rsidR="00BA7CE9">
        <w:t xml:space="preserve"> remember </w:t>
      </w:r>
      <w:r w:rsidR="00C86400">
        <w:t>and</w:t>
      </w:r>
      <w:r w:rsidR="00BA7CE9">
        <w:t xml:space="preserve"> be more willing to risk staying on their territories even when a kill is not immediately available. </w:t>
      </w:r>
      <w:r w:rsidR="00E91171">
        <w:t>We calculated this b</w:t>
      </w:r>
      <w:r w:rsidR="00BA7CE9">
        <w:t xml:space="preserve">y taking an average of the 30-day carcass acquisition rates of wolves </w:t>
      </w:r>
      <w:r w:rsidR="0066074F">
        <w:t>using the random forest predictive algorithm</w:t>
      </w:r>
      <w:r w:rsidR="00F8348A">
        <w:t xml:space="preserve"> across all years that the raven was monitored on territory</w:t>
      </w:r>
      <w:r w:rsidR="00BA7CE9">
        <w:t>.</w:t>
      </w:r>
      <w:r w:rsidR="00022AC4">
        <w:t xml:space="preserve"> </w:t>
      </w:r>
    </w:p>
    <w:p w14:paraId="2F56FDB6" w14:textId="23789762" w:rsidR="00BA7CE9" w:rsidRDefault="00BA7CE9" w:rsidP="00271D58">
      <w:pPr>
        <w:spacing w:line="480" w:lineRule="auto"/>
        <w:ind w:firstLine="720"/>
      </w:pPr>
      <w:r>
        <w:t xml:space="preserve">Ravens are social animals that can utilize information sharing to locate foraging opportunities </w:t>
      </w:r>
      <w:r>
        <w:fldChar w:fldCharType="begin"/>
      </w:r>
      <w:r w:rsidR="00492D11">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(Marzluff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lastRenderedPageBreak/>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3128379A" w:rsidR="00BA7CE9" w:rsidRPr="00671C2C" w:rsidRDefault="00BA7CE9" w:rsidP="00271D58">
      <w:pPr>
        <w:spacing w:line="480" w:lineRule="auto"/>
        <w:ind w:firstLine="720"/>
      </w:pPr>
      <w:r>
        <w:t xml:space="preserve">Walker et al. (2018) found </w:t>
      </w:r>
      <w:r w:rsidR="00142B8C">
        <w:t>snowpack</w:t>
      </w:r>
      <w:r>
        <w:t xml:space="preserve"> to be an important predictor in raven use of wolf habitat in Yellowstone. </w:t>
      </w:r>
      <w:r w:rsidR="00DC4431">
        <w:t>We s</w:t>
      </w:r>
      <w:r>
        <w:t>imilarly</w:t>
      </w:r>
      <w:r w:rsidR="00FC5626">
        <w:t xml:space="preserve"> </w:t>
      </w:r>
      <w:r w:rsidR="0059123D">
        <w:t>include</w:t>
      </w:r>
      <w:r w:rsidR="00FC5626">
        <w:t>d</w:t>
      </w:r>
      <w:r w:rsidR="0059123D">
        <w:t xml:space="preserve"> snow depth and maximum</w:t>
      </w:r>
      <w:r>
        <w:t xml:space="preserve"> daily temperature </w:t>
      </w:r>
      <w:r w:rsidR="00F245CE">
        <w:t>from Mammoth, WY</w:t>
      </w:r>
      <w:r w:rsidR="00F23ECD">
        <w:t>,</w:t>
      </w:r>
      <w:r w:rsidR="00F245CE">
        <w:t xml:space="preserve"> </w:t>
      </w:r>
      <w:r>
        <w:t>as predictor</w:t>
      </w:r>
      <w:r w:rsidR="00BE4E5E">
        <w:t>s</w:t>
      </w:r>
      <w:r>
        <w:t xml:space="preserve"> that might similar</w:t>
      </w:r>
      <w:r w:rsidR="00A402DE">
        <w:t>ly</w:t>
      </w:r>
      <w:r>
        <w:t xml:space="preserve"> impact </w:t>
      </w:r>
      <w:r w:rsidR="007F6771">
        <w:t xml:space="preserve">territorial </w:t>
      </w:r>
      <w:r>
        <w:t>raven decision</w:t>
      </w:r>
      <w:r w:rsidR="00872113">
        <w:t>-</w:t>
      </w:r>
      <w:r>
        <w:t xml:space="preserve">making. </w:t>
      </w:r>
    </w:p>
    <w:p w14:paraId="129FE5C2" w14:textId="6DB6FEB9" w:rsidR="00BA7CE9" w:rsidRPr="00412EDF" w:rsidRDefault="00BA7CE9" w:rsidP="00271D58">
      <w:pPr>
        <w:spacing w:line="480" w:lineRule="auto"/>
        <w:rPr>
          <w:i/>
          <w:iCs/>
        </w:rPr>
      </w:pPr>
      <w:r w:rsidRPr="00412EDF">
        <w:rPr>
          <w:i/>
          <w:iCs/>
        </w:rPr>
        <w:t xml:space="preserve">Raven </w:t>
      </w:r>
      <w:r w:rsidR="0033672F">
        <w:rPr>
          <w:i/>
          <w:iCs/>
        </w:rPr>
        <w:t xml:space="preserve">conditional </w:t>
      </w:r>
      <w:r w:rsidRPr="00412EDF">
        <w:rPr>
          <w:i/>
          <w:iCs/>
        </w:rPr>
        <w:t>movement model</w:t>
      </w:r>
    </w:p>
    <w:p w14:paraId="1B3E0A10" w14:textId="2BF55FE1" w:rsidR="00BA7CE9" w:rsidRDefault="00BA7CE9" w:rsidP="00271D58">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 (GLMM) using </w:t>
      </w:r>
      <w:r w:rsidRPr="00412EDF">
        <w:t xml:space="preserve">the R package </w:t>
      </w:r>
      <w:r w:rsidRPr="00412EDF">
        <w:rPr>
          <w:i/>
          <w:iCs/>
        </w:rPr>
        <w:t>lme4</w:t>
      </w:r>
      <w:r w:rsidRPr="00412EDF">
        <w:t xml:space="preserve"> (</w:t>
      </w:r>
      <w:r w:rsidRPr="00412EDF">
        <w:rPr>
          <w:highlight w:val="yellow"/>
        </w:rPr>
        <w:t>version</w:t>
      </w:r>
      <w:r w:rsidRPr="00412EDF">
        <w:t xml:space="preserve"> 1.1-37)</w:t>
      </w:r>
      <w:r>
        <w:t xml:space="preserve"> with a random effect for individual. </w:t>
      </w:r>
      <w:r w:rsidR="00982EA0">
        <w:t xml:space="preserve">We used </w:t>
      </w:r>
      <w:r w:rsidR="0090733C">
        <w:t>a</w:t>
      </w:r>
      <w:r w:rsidR="00982EA0">
        <w:t xml:space="preserve"> conditional model to </w:t>
      </w:r>
      <w:r w:rsidR="0090733C">
        <w:t>decompose</w:t>
      </w:r>
      <w:r w:rsidR="00982EA0">
        <w:t xml:space="preserve"> the commuting process into</w:t>
      </w:r>
      <w:r w:rsidR="0090733C">
        <w:t xml:space="preserve"> two</w:t>
      </w:r>
      <w:r w:rsidR="00982EA0">
        <w:t xml:space="preserve"> </w:t>
      </w:r>
      <w:r w:rsidR="0090733C">
        <w:t>distinct</w:t>
      </w:r>
      <w:r>
        <w:t xml:space="preserve"> decisions. The first </w:t>
      </w:r>
      <w:r w:rsidR="00726FDD">
        <w:t>is</w:t>
      </w:r>
      <w:r>
        <w:t xml:space="preserve"> whether a raven decides to leave its territory (hereafter territory model)</w:t>
      </w:r>
      <w:r w:rsidR="008917BF">
        <w:t>.</w:t>
      </w:r>
      <w:r>
        <w:t xml:space="preserve"> </w:t>
      </w:r>
      <w:r w:rsidR="008917BF">
        <w:t>T</w:t>
      </w:r>
      <w:r>
        <w:t xml:space="preserve">he second </w:t>
      </w:r>
      <w:r w:rsidR="0008607B">
        <w:t>is</w:t>
      </w:r>
      <w:r w:rsidR="00CE4465">
        <w:t xml:space="preserve"> </w:t>
      </w:r>
      <w:r w:rsidR="001676C5">
        <w:t>if</w:t>
      </w:r>
      <w:r w:rsidR="00CE4465">
        <w:t>,</w:t>
      </w:r>
      <w:r>
        <w:t xml:space="preserve"> </w:t>
      </w:r>
      <w:r w:rsidR="001101EA">
        <w:t>after leaving the</w:t>
      </w:r>
      <w:r>
        <w:t xml:space="preserve"> territory, </w:t>
      </w:r>
      <w:r w:rsidR="001101EA">
        <w:t xml:space="preserve">the raven </w:t>
      </w:r>
      <w:r>
        <w:t>decides to visit the hunting region</w:t>
      </w:r>
      <w:r w:rsidR="0031230C">
        <w:t>s</w:t>
      </w:r>
      <w:r>
        <w:t xml:space="preserve"> (hereafter hunting model). </w:t>
      </w:r>
      <w:r w:rsidR="00433A05">
        <w:t>We used the</w:t>
      </w:r>
      <w:r>
        <w:t xml:space="preserve"> second part of the conditional model</w:t>
      </w:r>
      <w:r w:rsidR="00756407">
        <w:t xml:space="preserve"> to</w:t>
      </w:r>
      <w:r w:rsidR="009C68CD">
        <w:t xml:space="preserve"> account for the presence of other resources (e.g. wolf kills outside the territory or food in other gateway communities) that may influence </w:t>
      </w:r>
      <w:r w:rsidR="00576804">
        <w:t>a</w:t>
      </w:r>
      <w:r w:rsidR="009C68CD">
        <w:t xml:space="preserve"> raven’s decision.</w:t>
      </w:r>
      <w:r>
        <w:t xml:space="preserve"> </w:t>
      </w:r>
    </w:p>
    <w:p w14:paraId="3614BF56" w14:textId="4BBFED02" w:rsidR="00BA7CE9" w:rsidRDefault="004479F1" w:rsidP="00271D58">
      <w:pPr>
        <w:spacing w:line="480" w:lineRule="auto"/>
        <w:ind w:firstLine="720"/>
      </w:pPr>
      <w:r>
        <w:t xml:space="preserve">We restricted both </w:t>
      </w:r>
      <w:r w:rsidR="0001111F">
        <w:t>model</w:t>
      </w:r>
      <w:r>
        <w:t xml:space="preserve">s </w:t>
      </w:r>
      <w:r w:rsidR="00334016">
        <w:t>to</w:t>
      </w:r>
      <w:r w:rsidR="00BA7CE9">
        <w:t xml:space="preserve"> data from </w:t>
      </w:r>
      <w:commentRangeStart w:id="8"/>
      <w:r w:rsidR="00BA7CE9">
        <w:t>the 30-day early (Nov 15 - Dec 15) and late (March</w:t>
      </w:r>
      <w:r>
        <w:t xml:space="preserve"> 1 - 30</w:t>
      </w:r>
      <w:r w:rsidR="00BA7CE9">
        <w:t xml:space="preserve">) winter study </w:t>
      </w:r>
      <w:commentRangeEnd w:id="8"/>
      <w:r w:rsidR="001C48B6">
        <w:rPr>
          <w:rStyle w:val="CommentReference"/>
        </w:rPr>
        <w:commentReference w:id="8"/>
      </w:r>
      <w:r w:rsidR="00BA7CE9">
        <w:t xml:space="preserve">periods done by the Yellowstone Wolf, Cougar, and Elk project 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7911F7">
        <w:t xml:space="preserve">We </w:t>
      </w:r>
      <w:r w:rsidR="00BA7CE9">
        <w:t>include</w:t>
      </w:r>
      <w:r w:rsidR="00834FC1">
        <w:t>d</w:t>
      </w:r>
      <w:r w:rsidR="00BA7CE9">
        <w:t xml:space="preserve"> an interaction </w:t>
      </w:r>
      <w:r w:rsidR="008917BF">
        <w:t xml:space="preserve">term between the wolf-kill covariate (active </w:t>
      </w:r>
      <w:r w:rsidR="008917BF">
        <w:lastRenderedPageBreak/>
        <w:t>kill and visited kill) and the amount of hunting biomass</w:t>
      </w:r>
      <w:r w:rsidR="007911F7">
        <w:t xml:space="preserve"> </w:t>
      </w:r>
      <w:r w:rsidR="001E44EB">
        <w:t>t</w:t>
      </w:r>
      <w:r w:rsidR="00BA7CE9">
        <w:t xml:space="preserve">o determine if </w:t>
      </w:r>
      <w:r w:rsidR="0009397E">
        <w:t>anthropogenic resources</w:t>
      </w:r>
      <w:r w:rsidR="00BA7CE9">
        <w:t xml:space="preserve"> </w:t>
      </w:r>
      <w:r w:rsidR="0009397E">
        <w:t>were</w:t>
      </w:r>
      <w:r w:rsidR="00BD1908">
        <w:t xml:space="preserve"> </w:t>
      </w:r>
      <w:r w:rsidR="008917BF">
        <w:t>prioritized</w:t>
      </w:r>
      <w:r w:rsidR="00BA7CE9">
        <w:t xml:space="preserve"> in the decision</w:t>
      </w:r>
      <w:r w:rsidR="00190C30">
        <w:t>-</w:t>
      </w:r>
      <w:r w:rsidR="00BA7CE9">
        <w:t>making process.</w:t>
      </w:r>
      <w:r w:rsidR="007C1052">
        <w:t xml:space="preserve"> </w:t>
      </w:r>
      <w:r w:rsidR="00E050E5">
        <w:t>We included t</w:t>
      </w:r>
      <w:r w:rsidR="007C1052">
        <w:t xml:space="preserve">wo covariates to represent the hunting season </w:t>
      </w:r>
      <w:r w:rsidR="009B12B2">
        <w:t>and assess</w:t>
      </w:r>
      <w:r w:rsidR="007C1052">
        <w:t xml:space="preserve"> to what </w:t>
      </w:r>
      <w:r w:rsidR="009B12B2">
        <w:t>extent</w:t>
      </w:r>
      <w:r w:rsidR="007C1052">
        <w:t xml:space="preserve"> ravens track</w:t>
      </w:r>
      <w:r w:rsidR="009B12B2">
        <w:t>ed</w:t>
      </w:r>
      <w:r w:rsidR="007C1052">
        <w:t xml:space="preserve"> the potential biomass versus a broad</w:t>
      </w:r>
      <w:r w:rsidR="00314F6C">
        <w:t>er</w:t>
      </w:r>
      <w:r w:rsidR="007C1052">
        <w:t xml:space="preserve"> </w:t>
      </w:r>
      <w:r w:rsidR="009B12B2">
        <w:t xml:space="preserve">seasonally </w:t>
      </w:r>
      <w:r w:rsidR="007C1052">
        <w:t xml:space="preserve">determined </w:t>
      </w:r>
      <w:r w:rsidR="009B12B2">
        <w:t>availability</w:t>
      </w:r>
      <w:r w:rsidR="007C1052">
        <w:t>.</w:t>
      </w:r>
      <w:r w:rsidR="00BA7CE9">
        <w:t xml:space="preserve"> </w:t>
      </w:r>
      <w:r w:rsidR="00BA7CE9" w:rsidRPr="003D6E1B">
        <w:t>Other covariates</w:t>
      </w:r>
      <w:r w:rsidR="00B61806" w:rsidRPr="003D6E1B">
        <w:t xml:space="preserve"> in the territory model</w:t>
      </w:r>
      <w:r w:rsidR="00BA7CE9" w:rsidRPr="003D6E1B">
        <w:t xml:space="preserve"> </w:t>
      </w:r>
      <w:r w:rsidR="00A55959" w:rsidRPr="003D6E1B">
        <w:t>include</w:t>
      </w:r>
      <w:r w:rsidR="00BA7CE9" w:rsidRPr="003D6E1B">
        <w:t xml:space="preserve"> the distance to </w:t>
      </w:r>
      <w:r w:rsidR="003571B0" w:rsidRPr="003D6E1B">
        <w:t>the hunting regions</w:t>
      </w:r>
      <w:r w:rsidR="00BA7CE9" w:rsidRPr="003D6E1B">
        <w:t xml:space="preserve">, </w:t>
      </w:r>
      <w:r w:rsidR="00896724" w:rsidRPr="003D6E1B">
        <w:t xml:space="preserve">average wolf kill density </w:t>
      </w:r>
      <w:r w:rsidR="00A25087" w:rsidRPr="003D6E1B">
        <w:t>with</w:t>
      </w:r>
      <w:r w:rsidR="00896724" w:rsidRPr="003D6E1B">
        <w:t xml:space="preserve">in the territory, </w:t>
      </w:r>
      <w:r w:rsidR="00BA7CE9" w:rsidRPr="003D6E1B">
        <w:t>pre-breeding season period, the proportion of other ravens leaving their territor</w:t>
      </w:r>
      <w:r w:rsidR="00A55959" w:rsidRPr="003D6E1B">
        <w:t>ies</w:t>
      </w:r>
      <w:r w:rsidR="00BA7CE9" w:rsidRPr="003D6E1B">
        <w:t xml:space="preserve">, </w:t>
      </w:r>
      <w:r w:rsidR="009A49BB" w:rsidRPr="003D6E1B">
        <w:t>daily maximum</w:t>
      </w:r>
      <w:r w:rsidR="00BA7CE9" w:rsidRPr="003D6E1B">
        <w:t xml:space="preserve"> temperature</w:t>
      </w:r>
      <w:r w:rsidR="009A49BB" w:rsidRPr="003D6E1B">
        <w:t xml:space="preserve">, and </w:t>
      </w:r>
      <w:r w:rsidR="00834BCA" w:rsidRPr="003D6E1B">
        <w:t>daily snow depth</w:t>
      </w:r>
      <w:r w:rsidR="00BA7CE9" w:rsidRPr="003D6E1B">
        <w:t>.</w:t>
      </w:r>
      <w:r w:rsidR="00B61806" w:rsidRPr="003D6E1B">
        <w:t xml:space="preserve"> Other covariates in the hunting model are the distance to the hunting region, the proportion of other ravens visiting the hunting regions, average daily temperature, and daily snow depth.</w:t>
      </w:r>
    </w:p>
    <w:p w14:paraId="0B719213" w14:textId="77777777" w:rsidR="00BA7CE9" w:rsidRDefault="00BA7CE9" w:rsidP="00271D58">
      <w:pPr>
        <w:spacing w:line="480" w:lineRule="auto"/>
      </w:pPr>
    </w:p>
    <w:p w14:paraId="1EFD9EFF" w14:textId="77777777" w:rsidR="00BA7CE9" w:rsidRPr="001E1602" w:rsidRDefault="00BA7CE9" w:rsidP="00271D58">
      <w:pPr>
        <w:spacing w:line="480" w:lineRule="auto"/>
        <w:rPr>
          <w:b/>
          <w:bCs/>
        </w:rPr>
      </w:pPr>
      <w:r>
        <w:rPr>
          <w:b/>
          <w:bCs/>
        </w:rPr>
        <w:t>Results</w:t>
      </w:r>
    </w:p>
    <w:p w14:paraId="6D8C5AAA" w14:textId="092031A6" w:rsidR="00DB5EDF" w:rsidRDefault="00BA3A2B" w:rsidP="00271D58">
      <w:pPr>
        <w:spacing w:line="480" w:lineRule="auto"/>
        <w:ind w:firstLine="720"/>
      </w:pPr>
      <w:r>
        <w:t xml:space="preserve">Between October </w:t>
      </w:r>
      <w:r w:rsidR="00BA7CE9">
        <w:t>20</w:t>
      </w:r>
      <w:r>
        <w:t>19 and Mar</w:t>
      </w:r>
      <w:r w:rsidR="009A574E">
        <w:t>ch 2024</w:t>
      </w:r>
      <w:r>
        <w:t xml:space="preserve">, </w:t>
      </w:r>
      <w:r w:rsidR="00D47B3D">
        <w:t>we gathered</w:t>
      </w:r>
      <w:r w:rsidR="00BA7CE9">
        <w:t xml:space="preserve"> </w:t>
      </w:r>
      <w:r w:rsidR="00301851">
        <w:t>2070</w:t>
      </w:r>
      <w:r w:rsidR="00BA7CE9">
        <w:t xml:space="preserve"> decision days (mean = </w:t>
      </w:r>
      <w:r w:rsidR="00B871E0">
        <w:t>10</w:t>
      </w:r>
      <w:r w:rsidR="00301851">
        <w:t>3</w:t>
      </w:r>
      <w:r w:rsidR="00B871E0">
        <w:t>.5</w:t>
      </w:r>
      <w:r w:rsidR="00BA7CE9">
        <w:t xml:space="preserve">, </w:t>
      </w:r>
      <w:proofErr w:type="spellStart"/>
      <w:r w:rsidR="00BA7CE9">
        <w:t>sd</w:t>
      </w:r>
      <w:proofErr w:type="spellEnd"/>
      <w:r w:rsidR="00BA7CE9">
        <w:t xml:space="preserve"> = </w:t>
      </w:r>
      <w:r w:rsidR="00B871E0">
        <w:t>62</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w:t>
      </w:r>
      <w:commentRangeStart w:id="9"/>
      <w:r w:rsidR="00D47B3D">
        <w:t>20 territorial ravens</w:t>
      </w:r>
      <w:r w:rsidR="00270560">
        <w:t xml:space="preserve"> </w:t>
      </w:r>
      <w:commentRangeEnd w:id="9"/>
      <w:r w:rsidR="00D57F0B">
        <w:rPr>
          <w:rStyle w:val="CommentReference"/>
        </w:rPr>
        <w:commentReference w:id="9"/>
      </w:r>
      <w:r w:rsidR="00F57081">
        <w:t>(12 female, 8 male)</w:t>
      </w:r>
      <w:r w:rsidR="00BA7CE9">
        <w:t xml:space="preserve">. </w:t>
      </w:r>
      <w:r w:rsidR="0025146F">
        <w:t>Ravens decided to leave their territories an average of 8</w:t>
      </w:r>
      <w:r w:rsidR="00CD6E73">
        <w:t>7.5</w:t>
      </w:r>
      <w:r w:rsidR="0025146F">
        <w:t xml:space="preserve">% of days (range = 13.9 – 100%, </w:t>
      </w:r>
      <w:proofErr w:type="spellStart"/>
      <w:r w:rsidR="0025146F">
        <w:t>sd</w:t>
      </w:r>
      <w:proofErr w:type="spellEnd"/>
      <w:r w:rsidR="0025146F">
        <w:t xml:space="preserve"> = </w:t>
      </w:r>
      <w:r w:rsidR="00CD6E73">
        <w:t>19.8</w:t>
      </w:r>
      <w:r w:rsidR="0025146F">
        <w:t>%</w:t>
      </w:r>
      <w:r w:rsidR="005D6F5F">
        <w:t xml:space="preserve">, </w:t>
      </w:r>
      <w:r w:rsidR="005E43D6">
        <w:t>Fig. 2</w:t>
      </w:r>
      <w:r w:rsidR="0025146F">
        <w:t xml:space="preserve">). After leaving their territory, ravens </w:t>
      </w:r>
      <w:r w:rsidR="00BD6CCF">
        <w:t>traveled an average</w:t>
      </w:r>
      <w:r w:rsidR="00C94B17">
        <w:t xml:space="preserve"> 34.6 km (range = 7.4 – 64, </w:t>
      </w:r>
      <w:proofErr w:type="spellStart"/>
      <w:r w:rsidR="00C94B17">
        <w:t>sd</w:t>
      </w:r>
      <w:proofErr w:type="spellEnd"/>
      <w:r w:rsidR="00C94B17">
        <w:t xml:space="preserve"> = 15.7) </w:t>
      </w:r>
      <w:r w:rsidR="0025146F">
        <w:t xml:space="preserve">to forage in the hunting area an average of </w:t>
      </w:r>
      <w:r w:rsidR="00CD6E73">
        <w:t>70</w:t>
      </w:r>
      <w:r w:rsidR="0025146F">
        <w:t>.</w:t>
      </w:r>
      <w:r w:rsidR="00CD6E73">
        <w:t>5</w:t>
      </w:r>
      <w:r w:rsidR="0025146F">
        <w:t xml:space="preserve">% of days (range = 0 – 100%, </w:t>
      </w:r>
      <w:proofErr w:type="spellStart"/>
      <w:r w:rsidR="0025146F">
        <w:t>sd</w:t>
      </w:r>
      <w:proofErr w:type="spellEnd"/>
      <w:r w:rsidR="0025146F">
        <w:t xml:space="preserve"> = 3</w:t>
      </w:r>
      <w:r w:rsidR="00CD6E73">
        <w:t>1.5</w:t>
      </w:r>
      <w:r w:rsidR="0025146F">
        <w:t>%</w:t>
      </w:r>
      <w:r w:rsidR="005D6F5F">
        <w:t xml:space="preserve">, </w:t>
      </w:r>
      <w:r w:rsidR="005E43D6">
        <w:t>Fig. 2</w:t>
      </w:r>
      <w:r w:rsidR="0025146F">
        <w:t xml:space="preserve">). </w:t>
      </w:r>
      <w:r w:rsidR="00D642C8">
        <w:t xml:space="preserve">On extraterritorial trips not to </w:t>
      </w:r>
      <w:r w:rsidR="00DB5EDF">
        <w:t>the hunting area, ravens would</w:t>
      </w:r>
      <w:r w:rsidR="00836988">
        <w:t xml:space="preserve"> often</w:t>
      </w:r>
      <w:r w:rsidR="00DB5EDF">
        <w:t xml:space="preserve"> forage at wolf kills or other gateway communities</w:t>
      </w:r>
      <w:r w:rsidR="00B635B8">
        <w:t xml:space="preserve"> </w:t>
      </w:r>
      <w:r w:rsidR="00314CDC">
        <w:t xml:space="preserve">such as </w:t>
      </w:r>
      <w:r w:rsidR="00B635B8">
        <w:t>West Yellowstone, MT</w:t>
      </w:r>
      <w:r w:rsidR="00CC7AF4">
        <w:t xml:space="preserve"> </w:t>
      </w:r>
      <w:r w:rsidR="00B635B8">
        <w:t>(Fig</w:t>
      </w:r>
      <w:r w:rsidR="000B275C">
        <w:t>.</w:t>
      </w:r>
      <w:r w:rsidR="00B635B8">
        <w:t xml:space="preserve"> </w:t>
      </w:r>
      <w:r w:rsidR="0055702A">
        <w:t>3</w:t>
      </w:r>
      <w:r w:rsidR="00B635B8">
        <w:t>).</w:t>
      </w:r>
      <w:r w:rsidR="000721FA">
        <w:t xml:space="preserve"> </w:t>
      </w:r>
      <w:r w:rsidR="0013214A">
        <w:t xml:space="preserve">Two ravens residing at Old Faithful (7485, 7494; </w:t>
      </w:r>
      <w:r w:rsidR="000721FA">
        <w:t>63 km from hunting regions)</w:t>
      </w:r>
      <w:r w:rsidR="000606A3">
        <w:t>, the territories</w:t>
      </w:r>
      <w:r w:rsidR="004A1508">
        <w:t xml:space="preserve"> </w:t>
      </w:r>
      <w:proofErr w:type="spellStart"/>
      <w:r w:rsidR="004A1508">
        <w:t>fartherest</w:t>
      </w:r>
      <w:proofErr w:type="spellEnd"/>
      <w:r w:rsidR="000606A3">
        <w:t xml:space="preserve"> from the hunting regions,</w:t>
      </w:r>
      <w:r w:rsidR="000721FA">
        <w:t xml:space="preserve"> </w:t>
      </w:r>
      <w:r w:rsidR="00CA3FB2">
        <w:t>never</w:t>
      </w:r>
      <w:r w:rsidR="000721FA">
        <w:t xml:space="preserve"> travel</w:t>
      </w:r>
      <w:r w:rsidR="00CA3FB2">
        <w:t>ed</w:t>
      </w:r>
      <w:r w:rsidR="000721FA">
        <w:t xml:space="preserve"> to the hunting area </w:t>
      </w:r>
      <w:r w:rsidR="00880C09">
        <w:t>(</w:t>
      </w:r>
      <w:r w:rsidR="005E43D6">
        <w:t>Fig. 2</w:t>
      </w:r>
      <w:r w:rsidR="00880C09">
        <w:t>).</w:t>
      </w:r>
      <w:r w:rsidR="0013214A">
        <w:t xml:space="preserve"> Conversely, two </w:t>
      </w:r>
      <w:r w:rsidR="00880C09">
        <w:t>individuals that lived in the interior (8900, 33 km from hunting regions)</w:t>
      </w:r>
      <w:r w:rsidR="0013214A">
        <w:t xml:space="preserve"> </w:t>
      </w:r>
      <w:r w:rsidR="00880C09">
        <w:t xml:space="preserve">and in the </w:t>
      </w:r>
      <w:r w:rsidR="00880C09">
        <w:lastRenderedPageBreak/>
        <w:t>northern range (8902, 9.5 km from hunting regions) always chose to leave their territories (</w:t>
      </w:r>
      <w:r w:rsidR="005E43D6">
        <w:t>Fig. 2</w:t>
      </w:r>
      <w:r w:rsidR="00880C09">
        <w:t>).</w:t>
      </w:r>
      <w:r w:rsidR="00635078">
        <w:t xml:space="preserve"> </w:t>
      </w:r>
    </w:p>
    <w:p w14:paraId="2D18A864" w14:textId="07A79EBD" w:rsidR="00270BD5" w:rsidRDefault="00E67D90" w:rsidP="00E06805">
      <w:pPr>
        <w:spacing w:line="480" w:lineRule="auto"/>
        <w:ind w:firstLine="720"/>
      </w:pPr>
      <w:r>
        <w:t>W</w:t>
      </w:r>
      <w:r w:rsidR="0025146F">
        <w:t>olf kill</w:t>
      </w:r>
      <w:r w:rsidR="00BD1DE2">
        <w:t>s</w:t>
      </w:r>
      <w:r w:rsidR="0025146F">
        <w:t xml:space="preserve"> </w:t>
      </w:r>
      <w:r w:rsidR="00892CB4">
        <w:t>were rarely available to</w:t>
      </w:r>
      <w:r w:rsidR="0025146F">
        <w:t xml:space="preserve"> territorial ravens, either within their territory or </w:t>
      </w:r>
      <w:r w:rsidR="00BB66B1">
        <w:t>beyond it</w:t>
      </w:r>
      <w:r w:rsidR="00634B2A">
        <w:t xml:space="preserve"> (Fig. </w:t>
      </w:r>
      <w:r w:rsidR="00927E48">
        <w:t xml:space="preserve">1, </w:t>
      </w:r>
      <w:r w:rsidR="00634B2A">
        <w:t>3)</w:t>
      </w:r>
      <w:r w:rsidR="0025146F">
        <w:t>. Raven territories were on average 5.9 km</w:t>
      </w:r>
      <w:r w:rsidR="0025146F">
        <w:rPr>
          <w:vertAlign w:val="superscript"/>
        </w:rPr>
        <w:t>2</w:t>
      </w:r>
      <w:r w:rsidR="0025146F">
        <w:t xml:space="preserve"> (range = 0.8 – 21.2</w:t>
      </w:r>
      <w:r w:rsidR="0025146F" w:rsidRPr="00BA243B">
        <w:t xml:space="preserve"> </w:t>
      </w:r>
      <w:r w:rsidR="0025146F">
        <w:t>km</w:t>
      </w:r>
      <w:r w:rsidR="0025146F">
        <w:rPr>
          <w:vertAlign w:val="superscript"/>
        </w:rPr>
        <w:t>2</w:t>
      </w:r>
      <w:r w:rsidR="0025146F">
        <w:t xml:space="preserve">, </w:t>
      </w:r>
      <w:proofErr w:type="spellStart"/>
      <w:r w:rsidR="0025146F">
        <w:t>sd</w:t>
      </w:r>
      <w:proofErr w:type="spellEnd"/>
      <w:r w:rsidR="0025146F">
        <w:t xml:space="preserve"> = 6.3</w:t>
      </w:r>
      <w:r w:rsidR="0025146F" w:rsidRPr="00BA243B">
        <w:t xml:space="preserve"> </w:t>
      </w:r>
      <w:r w:rsidR="0025146F">
        <w:t>km</w:t>
      </w:r>
      <w:r w:rsidR="0025146F">
        <w:rPr>
          <w:vertAlign w:val="superscript"/>
        </w:rPr>
        <w:t>2</w:t>
      </w:r>
      <w:r w:rsidR="0025146F">
        <w:t xml:space="preserve">) </w:t>
      </w:r>
      <w:r w:rsidR="003B15EC">
        <w:t>and</w:t>
      </w:r>
      <w:r w:rsidR="0025146F">
        <w:t xml:space="preserve"> each territory only had a wolf kill available </w:t>
      </w:r>
      <w:r w:rsidR="009159E3">
        <w:t>for a mean</w:t>
      </w:r>
      <w:r w:rsidR="0025146F">
        <w:t xml:space="preserve"> of 3.1% of days (range = 0 – 25%, </w:t>
      </w:r>
      <w:proofErr w:type="spellStart"/>
      <w:r w:rsidR="0025146F">
        <w:t>sd</w:t>
      </w:r>
      <w:proofErr w:type="spellEnd"/>
      <w:r w:rsidR="0025146F">
        <w:t xml:space="preserve"> = 6.</w:t>
      </w:r>
      <w:r w:rsidR="00E226D5">
        <w:t>1</w:t>
      </w:r>
      <w:r w:rsidR="0025146F">
        <w:t xml:space="preserve">%). </w:t>
      </w:r>
      <w:r w:rsidR="003D1511">
        <w:t>W</w:t>
      </w:r>
      <w:r w:rsidR="0025146F" w:rsidRPr="00881902">
        <w:t>olf kills were only found</w:t>
      </w:r>
      <w:r w:rsidR="003D1511">
        <w:t xml:space="preserve"> outside of the territory</w:t>
      </w:r>
      <w:r w:rsidR="0025146F" w:rsidRPr="00881902">
        <w:t xml:space="preserve"> </w:t>
      </w:r>
      <w:r w:rsidR="003D1511">
        <w:t>on a mean</w:t>
      </w:r>
      <w:r w:rsidR="0025146F" w:rsidRPr="00881902">
        <w:t xml:space="preserve"> of </w:t>
      </w:r>
      <w:r w:rsidR="0025146F">
        <w:t>9.5</w:t>
      </w:r>
      <w:r w:rsidR="0025146F" w:rsidRPr="00881902">
        <w:t xml:space="preserve">% of days (range = </w:t>
      </w:r>
      <w:r w:rsidR="0025146F">
        <w:t>1.8</w:t>
      </w:r>
      <w:r w:rsidR="0025146F" w:rsidRPr="00881902">
        <w:t xml:space="preserve"> – </w:t>
      </w:r>
      <w:r w:rsidR="0025146F">
        <w:t>33.3</w:t>
      </w:r>
      <w:r w:rsidR="0025146F" w:rsidRPr="00881902">
        <w:t xml:space="preserve">%, </w:t>
      </w:r>
      <w:proofErr w:type="spellStart"/>
      <w:r w:rsidR="0025146F" w:rsidRPr="00881902">
        <w:t>sd</w:t>
      </w:r>
      <w:proofErr w:type="spellEnd"/>
      <w:r w:rsidR="0025146F" w:rsidRPr="00881902">
        <w:t xml:space="preserve"> = </w:t>
      </w:r>
      <w:r w:rsidR="0025146F">
        <w:t>7.7</w:t>
      </w:r>
      <w:r w:rsidR="0025146F" w:rsidRPr="00881902">
        <w:t>%</w:t>
      </w:r>
      <w:r w:rsidR="00F03E51">
        <w:t xml:space="preserve">, </w:t>
      </w:r>
      <w:r w:rsidR="005E43D6">
        <w:t>Fig. 2</w:t>
      </w:r>
      <w:r w:rsidR="0025146F" w:rsidRPr="00881902">
        <w:t>).</w:t>
      </w:r>
      <w:r w:rsidR="00F34B40">
        <w:t xml:space="preserve"> Most extraterritorial trips</w:t>
      </w:r>
      <w:r w:rsidR="0025146F" w:rsidRPr="00881902">
        <w:t xml:space="preserve"> </w:t>
      </w:r>
      <w:r w:rsidR="00F34B40">
        <w:t>(</w:t>
      </w:r>
      <w:r w:rsidR="0025146F" w:rsidRPr="00881902">
        <w:t>6</w:t>
      </w:r>
      <w:r w:rsidR="0025146F">
        <w:t>8</w:t>
      </w:r>
      <w:r w:rsidR="0025146F" w:rsidRPr="00881902">
        <w:t>.</w:t>
      </w:r>
      <w:r w:rsidR="0025146F">
        <w:t>5</w:t>
      </w:r>
      <w:r w:rsidR="0025146F" w:rsidRPr="00881902">
        <w:t>%</w:t>
      </w:r>
      <w:r w:rsidR="00F34B40">
        <w:t>)</w:t>
      </w:r>
      <w:r w:rsidR="0025146F" w:rsidRPr="00881902">
        <w:t xml:space="preserve"> </w:t>
      </w:r>
      <w:r w:rsidR="00E82100">
        <w:t>with a</w:t>
      </w:r>
      <w:r w:rsidR="00F34B40">
        <w:t xml:space="preserve"> </w:t>
      </w:r>
      <w:r w:rsidR="0025146F" w:rsidRPr="00881902">
        <w:t xml:space="preserve">wolf kill involved the raven investigating the hunting areas as well (range = </w:t>
      </w:r>
      <w:r w:rsidR="0025146F">
        <w:t>16.7</w:t>
      </w:r>
      <w:r w:rsidR="0025146F" w:rsidRPr="00881902">
        <w:t xml:space="preserve"> – 100%, </w:t>
      </w:r>
      <w:proofErr w:type="spellStart"/>
      <w:r w:rsidR="0025146F" w:rsidRPr="00881902">
        <w:t>sd</w:t>
      </w:r>
      <w:proofErr w:type="spellEnd"/>
      <w:r w:rsidR="0025146F" w:rsidRPr="00881902">
        <w:t xml:space="preserve"> = 3</w:t>
      </w:r>
      <w:r w:rsidR="0025146F">
        <w:t>3.2</w:t>
      </w:r>
      <w:r w:rsidR="0025146F" w:rsidRPr="00881902">
        <w:t>%</w:t>
      </w:r>
      <w:r w:rsidR="00F03E51">
        <w:t xml:space="preserve">, </w:t>
      </w:r>
      <w:r w:rsidR="005E43D6">
        <w:t>Fig. 2</w:t>
      </w:r>
      <w:r w:rsidR="0025146F" w:rsidRPr="00881902">
        <w:t xml:space="preserve">). </w:t>
      </w:r>
      <w:r w:rsidR="0039731E">
        <w:t>In addition to</w:t>
      </w:r>
      <w:r w:rsidR="00DB5EDF">
        <w:t xml:space="preserve"> the two main carrion resources available on the landscape, ravens also visited various anthropogenic subsidies. Ravens spent some time at the landfill and sewage treatment ponds in Gardiner</w:t>
      </w:r>
      <w:r w:rsidR="002B78B6">
        <w:t>,</w:t>
      </w:r>
      <w:r w:rsidR="00DB5EDF">
        <w:t xml:space="preserve"> an average </w:t>
      </w:r>
      <w:r w:rsidR="00DB5EDF" w:rsidRPr="00CF308F">
        <w:t>of 15.2%</w:t>
      </w:r>
      <w:r w:rsidR="00DB5EDF">
        <w:t xml:space="preserve"> of trips to the hunting regions throughout the winter (range = 0 – 60%, </w:t>
      </w:r>
      <w:proofErr w:type="spellStart"/>
      <w:r w:rsidR="00DB5EDF">
        <w:t>sd</w:t>
      </w:r>
      <w:proofErr w:type="spellEnd"/>
      <w:r w:rsidR="00DB5EDF">
        <w:t xml:space="preserve"> = 17.3%</w:t>
      </w:r>
      <w:r w:rsidR="00C15833">
        <w:t>, Fig. 1</w:t>
      </w:r>
      <w:r w:rsidR="00DB5EDF">
        <w:t xml:space="preserve">). </w:t>
      </w:r>
    </w:p>
    <w:p w14:paraId="45DC8C8C" w14:textId="11D48EB1" w:rsidR="003F5F93" w:rsidRDefault="009724F7" w:rsidP="00271D58">
      <w:pPr>
        <w:spacing w:line="480" w:lineRule="auto"/>
      </w:pPr>
      <w:r>
        <w:rPr>
          <w:i/>
          <w:iCs/>
        </w:rPr>
        <w:t>Foraging m</w:t>
      </w:r>
      <w:r w:rsidR="003F5F93" w:rsidRPr="009D4E3E">
        <w:rPr>
          <w:i/>
          <w:iCs/>
        </w:rPr>
        <w:t>ovement decisi</w:t>
      </w:r>
      <w:r>
        <w:rPr>
          <w:i/>
          <w:iCs/>
        </w:rPr>
        <w:t>ons</w:t>
      </w:r>
    </w:p>
    <w:p w14:paraId="6435F46C" w14:textId="1EDC42CE" w:rsidR="00AD3FE3" w:rsidRDefault="00801666" w:rsidP="00271D58">
      <w:pPr>
        <w:spacing w:line="480" w:lineRule="auto"/>
        <w:ind w:firstLine="720"/>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w:t>
      </w:r>
      <w:r w:rsidR="00EB109C">
        <w:t>its</w:t>
      </w:r>
      <w:r w:rsidR="00624B25">
        <w:t xml:space="preserve"> </w:t>
      </w:r>
      <w:r w:rsidR="00A44D05">
        <w:t>territory</w:t>
      </w:r>
      <w:r w:rsidR="00FC25A4">
        <w:t xml:space="preserve">. </w:t>
      </w:r>
      <w:r w:rsidR="00AD4CEB">
        <w:t>A</w:t>
      </w:r>
      <w:r w:rsidR="00560500">
        <w:t xml:space="preserve"> </w:t>
      </w:r>
      <w:r w:rsidR="00AD4CEB">
        <w:t xml:space="preserve">wolf kill within </w:t>
      </w:r>
      <w:r w:rsidR="00C56F99">
        <w:t xml:space="preserve">1 km of </w:t>
      </w:r>
      <w:r w:rsidR="00AD4CEB">
        <w:t xml:space="preserve">a raven’s territory decreased the chance of it </w:t>
      </w:r>
      <w:r w:rsidR="002B649A">
        <w:t xml:space="preserve">leaving </w:t>
      </w:r>
      <w:r w:rsidR="00AD4CEB">
        <w:t xml:space="preserve">its territory </w:t>
      </w:r>
      <w:r w:rsidR="001F4A47">
        <w:t>(</w:t>
      </w:r>
      <w:r w:rsidR="007C7AA2" w:rsidRPr="007C7AA2">
        <w:t>-0.</w:t>
      </w:r>
      <w:r w:rsidR="00A616C0">
        <w:t>79651</w:t>
      </w:r>
      <w:r w:rsidR="0001029D">
        <w:t>, SE =</w:t>
      </w:r>
      <w:r w:rsidR="0001029D" w:rsidRPr="0001029D">
        <w:t xml:space="preserve"> </w:t>
      </w:r>
      <w:r w:rsidR="007C7AA2" w:rsidRPr="007C7AA2">
        <w:t>0.</w:t>
      </w:r>
      <w:r w:rsidR="00A616C0">
        <w:t>35631</w:t>
      </w:r>
      <w:r w:rsidR="0001029D">
        <w:t xml:space="preserve">, p </w:t>
      </w:r>
      <w:r w:rsidR="00C67B47">
        <w:t>&lt;</w:t>
      </w:r>
      <w:r w:rsidR="0001029D">
        <w:t xml:space="preserve"> </w:t>
      </w:r>
      <w:r w:rsidR="0001029D" w:rsidRPr="0001029D">
        <w:t>0.0</w:t>
      </w:r>
      <w:r w:rsidR="00A616C0">
        <w:t>5</w:t>
      </w:r>
      <w:r w:rsidR="00F74C0B">
        <w:t xml:space="preserve">, </w:t>
      </w:r>
      <w:r w:rsidR="00E86FB1">
        <w:t xml:space="preserve">Table </w:t>
      </w:r>
      <w:r w:rsidR="00012DB4">
        <w:t>1</w:t>
      </w:r>
      <w:r w:rsidR="002D01C2">
        <w:t xml:space="preserve">, Fig. </w:t>
      </w:r>
      <w:r w:rsidR="00DB45BB">
        <w:t>4</w:t>
      </w:r>
      <w:r w:rsidR="009462E6">
        <w:t>, 5</w:t>
      </w:r>
      <w:r w:rsidR="00AD4CEB">
        <w:t>)</w:t>
      </w:r>
      <w:r w:rsidR="00D91BAE">
        <w:t>. The availability of hunter</w:t>
      </w:r>
      <w:r w:rsidR="00C76587">
        <w:t>-</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regardless of the metric of consideration </w:t>
      </w:r>
      <w:r w:rsidR="003B19AF">
        <w:t>(</w:t>
      </w:r>
      <w:r w:rsidR="00575693">
        <w:t xml:space="preserve">hunting season: </w:t>
      </w:r>
      <w:r w:rsidR="00575693" w:rsidRPr="00575693">
        <w:t>-0.</w:t>
      </w:r>
      <w:r w:rsidR="00A616C0">
        <w:t>21529</w:t>
      </w:r>
      <w:r w:rsidR="00F52F92">
        <w:t>, SE =</w:t>
      </w:r>
      <w:r w:rsidR="00F52F92" w:rsidRPr="00F52F92">
        <w:t xml:space="preserve"> </w:t>
      </w:r>
      <w:r w:rsidR="00575693" w:rsidRPr="00575693">
        <w:t>0.</w:t>
      </w:r>
      <w:r w:rsidR="00A616C0">
        <w:t>21283</w:t>
      </w:r>
      <w:r w:rsidR="00F52F92">
        <w:t xml:space="preserve">, p </w:t>
      </w:r>
      <w:r w:rsidR="00575693">
        <w:t>=</w:t>
      </w:r>
      <w:r w:rsidR="00F52F92">
        <w:t xml:space="preserve"> </w:t>
      </w:r>
      <w:r w:rsidR="00F52F92" w:rsidRPr="00F52F92">
        <w:t>0.</w:t>
      </w:r>
      <w:r w:rsidR="00A616C0">
        <w:t>31</w:t>
      </w:r>
      <w:r w:rsidR="009462E6">
        <w:t xml:space="preserve">, Fig. </w:t>
      </w:r>
      <w:r w:rsidR="001A20E1">
        <w:t xml:space="preserve">4, </w:t>
      </w:r>
      <w:r w:rsidR="009462E6">
        <w:t>5</w:t>
      </w:r>
      <w:r w:rsidR="00575693">
        <w:t>; hunting biomass:</w:t>
      </w:r>
      <w:r w:rsidR="008531AF">
        <w:t xml:space="preserve"> </w:t>
      </w:r>
      <w:r w:rsidR="00575693" w:rsidRPr="00575693">
        <w:t>-0.</w:t>
      </w:r>
      <w:r w:rsidR="00A616C0">
        <w:t>01258</w:t>
      </w:r>
      <w:r w:rsidR="00575693">
        <w:t xml:space="preserve">, SE = </w:t>
      </w:r>
      <w:r w:rsidR="00575693" w:rsidRPr="00575693">
        <w:t>0.</w:t>
      </w:r>
      <w:r w:rsidR="00A616C0">
        <w:t>08095</w:t>
      </w:r>
      <w:r w:rsidR="00575693">
        <w:t>, p = 0.</w:t>
      </w:r>
      <w:r w:rsidR="00A616C0">
        <w:t>88</w:t>
      </w:r>
      <w:r w:rsidR="00575693">
        <w:t xml:space="preserve">; </w:t>
      </w:r>
      <w:r w:rsidR="00E86FB1">
        <w:t xml:space="preserve">Table </w:t>
      </w:r>
      <w:r w:rsidR="00012DB4">
        <w:t>1</w:t>
      </w:r>
      <w:r w:rsidR="00587CFF">
        <w:t xml:space="preserve">, Fig. </w:t>
      </w:r>
      <w:r w:rsidR="00DB45BB">
        <w:t>4</w:t>
      </w:r>
      <w:r w:rsidR="006C6617">
        <w:t>)</w:t>
      </w:r>
      <w:r w:rsidR="003452C8">
        <w:t xml:space="preserve">. </w:t>
      </w:r>
      <w:r w:rsidR="00EE0914">
        <w:t>R</w:t>
      </w:r>
      <w:r w:rsidR="00A31CB1">
        <w:t xml:space="preserve">avens </w:t>
      </w:r>
      <w:r w:rsidR="00CF78F4">
        <w:t>left</w:t>
      </w:r>
      <w:r w:rsidR="00A31CB1">
        <w:t xml:space="preserve"> their territories more often </w:t>
      </w:r>
      <w:r w:rsidR="00914DD8">
        <w:t xml:space="preserve">when </w:t>
      </w:r>
      <w:r w:rsidR="004F1258">
        <w:t>snow depth was greater</w:t>
      </w:r>
      <w:r w:rsidR="00FE350C">
        <w:t xml:space="preserve"> (</w:t>
      </w:r>
      <w:r w:rsidR="00036F0A" w:rsidRPr="00036F0A">
        <w:t>0.</w:t>
      </w:r>
      <w:r w:rsidR="008548CC">
        <w:t>20464</w:t>
      </w:r>
      <w:r w:rsidR="009704B5">
        <w:t>, SE =</w:t>
      </w:r>
      <w:r w:rsidR="009704B5" w:rsidRPr="009704B5">
        <w:t xml:space="preserve"> </w:t>
      </w:r>
      <w:r w:rsidR="00036F0A" w:rsidRPr="00036F0A">
        <w:t>0.</w:t>
      </w:r>
      <w:r w:rsidR="008548CC">
        <w:t>10428</w:t>
      </w:r>
      <w:r w:rsidR="009704B5">
        <w:t xml:space="preserve">, p </w:t>
      </w:r>
      <w:r w:rsidR="00914DD8">
        <w:t>&lt;</w:t>
      </w:r>
      <w:r w:rsidR="009704B5">
        <w:t xml:space="preserve"> </w:t>
      </w:r>
      <w:r w:rsidR="009704B5" w:rsidRPr="009704B5">
        <w:t>0.</w:t>
      </w:r>
      <w:r w:rsidR="00EE0914">
        <w:t>05</w:t>
      </w:r>
      <w:r w:rsidR="00A24E07">
        <w:t xml:space="preserve">, </w:t>
      </w:r>
      <w:r w:rsidR="00E86FB1">
        <w:t xml:space="preserve">Table </w:t>
      </w:r>
      <w:r w:rsidR="00012DB4">
        <w:t>1</w:t>
      </w:r>
      <w:r w:rsidR="00FE350C">
        <w:t>)</w:t>
      </w:r>
      <w:r w:rsidR="004F1258">
        <w:t>.</w:t>
      </w:r>
      <w:r w:rsidR="00C20F5C">
        <w:t xml:space="preserve"> </w:t>
      </w:r>
      <w:r w:rsidR="008548CC">
        <w:t>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w:t>
      </w:r>
      <w:r w:rsidR="00D4545F" w:rsidRPr="00D4545F">
        <w:lastRenderedPageBreak/>
        <w:t>0.</w:t>
      </w:r>
      <w:r w:rsidR="008548CC">
        <w:t>4603</w:t>
      </w:r>
      <w:r w:rsidR="001032ED">
        <w:t>, SE =</w:t>
      </w:r>
      <w:r w:rsidR="001032ED" w:rsidRPr="001032ED">
        <w:t xml:space="preserve"> </w:t>
      </w:r>
      <w:r w:rsidR="00D4545F" w:rsidRPr="00D4545F">
        <w:t>0.</w:t>
      </w:r>
      <w:r w:rsidR="008548CC">
        <w:t>21161</w:t>
      </w:r>
      <w:r w:rsidR="001032ED">
        <w:t xml:space="preserve">, p </w:t>
      </w:r>
      <w:r w:rsidR="00387CDF">
        <w:t>&lt;</w:t>
      </w:r>
      <w:r w:rsidR="001032ED">
        <w:t xml:space="preserve"> </w:t>
      </w:r>
      <w:r w:rsidR="001032ED" w:rsidRPr="001032ED">
        <w:t>0.</w:t>
      </w:r>
      <w:r w:rsidR="008548CC">
        <w:t>05</w:t>
      </w:r>
      <w:r w:rsidR="00B460DA">
        <w:t xml:space="preserve">, </w:t>
      </w:r>
      <w:r w:rsidR="00E86FB1">
        <w:t xml:space="preserve">Table </w:t>
      </w:r>
      <w:r w:rsidR="00012DB4">
        <w:t>1</w:t>
      </w:r>
      <w:r w:rsidR="002D2D53">
        <w:t>).</w:t>
      </w:r>
      <w:r w:rsidR="00FE262F">
        <w:t xml:space="preserve"> </w:t>
      </w:r>
      <w:r w:rsidR="00ED7606">
        <w:t>Th</w:t>
      </w:r>
      <w:r w:rsidR="00D038F9">
        <w:t>e</w:t>
      </w:r>
      <w:r w:rsidR="00ED7606">
        <w:t xml:space="preserve"> effect of</w:t>
      </w:r>
      <w:r w:rsidR="007C5734">
        <w:t xml:space="preserve"> </w:t>
      </w:r>
      <w:r w:rsidR="00CE06C5">
        <w:t xml:space="preserve">the </w:t>
      </w:r>
      <w:r w:rsidR="00912B3F">
        <w:t>study</w:t>
      </w:r>
      <w:r w:rsidR="007C5734">
        <w:t xml:space="preserve"> period</w:t>
      </w:r>
      <w:r w:rsidR="001B2892">
        <w:t xml:space="preserve"> was not </w:t>
      </w:r>
      <w:r w:rsidR="00C46B33">
        <w:t>complicated</w:t>
      </w:r>
      <w:r w:rsidR="001B2892">
        <w:t xml:space="preserve"> by the temperature during late and early winter</w:t>
      </w:r>
      <w:r w:rsidR="008E695D">
        <w:t xml:space="preserve"> </w:t>
      </w:r>
      <w:r w:rsidR="003405A6">
        <w:t>(</w:t>
      </w:r>
      <w:r w:rsidR="002A2287" w:rsidRPr="002A2287">
        <w:t>0.</w:t>
      </w:r>
      <w:r w:rsidR="00F75D97">
        <w:t>04887</w:t>
      </w:r>
      <w:r w:rsidR="005A3ECA">
        <w:t xml:space="preserve">, SE = </w:t>
      </w:r>
      <w:r w:rsidR="002A2287" w:rsidRPr="002A2287">
        <w:t>0.</w:t>
      </w:r>
      <w:r w:rsidR="00F75D97">
        <w:t>18312</w:t>
      </w:r>
      <w:r w:rsidR="005A3ECA">
        <w:t>, p = 0.</w:t>
      </w:r>
      <w:r w:rsidR="00F75D97">
        <w:t>79</w:t>
      </w:r>
      <w:r w:rsidR="005A3ECA">
        <w:t xml:space="preserve">, </w:t>
      </w:r>
      <w:r w:rsidR="00E86FB1">
        <w:t xml:space="preserve">Table </w:t>
      </w:r>
      <w:r w:rsidR="00012DB4">
        <w:t>1</w:t>
      </w:r>
      <w:r w:rsidR="005A3ECA">
        <w:t>)</w:t>
      </w:r>
      <w:r w:rsidR="001B2892">
        <w:t xml:space="preserve">. </w:t>
      </w:r>
      <w:r w:rsidR="002812C1">
        <w:t>The removal of the weather covariates from the model did lead to a positive impact of other ravens traveling from their territory</w:t>
      </w:r>
      <w:r w:rsidR="004C14D7">
        <w:t xml:space="preserve"> (0.17505, SE = 0.07947, p &lt; 0.05, Sup. Table </w:t>
      </w:r>
      <w:r w:rsidR="00012DB4">
        <w:t>2</w:t>
      </w:r>
      <w:r w:rsidR="004C14D7">
        <w:t>)</w:t>
      </w:r>
      <w:r w:rsidR="002812C1">
        <w:t>.</w:t>
      </w:r>
    </w:p>
    <w:p w14:paraId="0678CDC9" w14:textId="2FCDFE96" w:rsidR="004548F8" w:rsidRDefault="00C800C2" w:rsidP="00271D58">
      <w:pPr>
        <w:spacing w:line="480" w:lineRule="auto"/>
        <w:ind w:firstLine="720"/>
      </w:pPr>
      <w:r>
        <w:t xml:space="preserve">When a raven </w:t>
      </w:r>
      <w:r w:rsidR="00CF78F4">
        <w:t>left its</w:t>
      </w:r>
      <w:r>
        <w:t xml:space="preserve"> territory, </w:t>
      </w:r>
      <w:r w:rsidR="00235E91">
        <w:t>its</w:t>
      </w:r>
      <w:r>
        <w:t xml:space="preserve"> destination was </w:t>
      </w:r>
      <w:r w:rsidR="0076279E">
        <w:t>influenced</w:t>
      </w:r>
      <w:r>
        <w:t xml:space="preserve"> by </w:t>
      </w:r>
      <w:r w:rsidR="00B94A93">
        <w:t>many</w:t>
      </w:r>
      <w:r>
        <w:t xml:space="preserve"> factors. </w:t>
      </w:r>
      <w:r w:rsidR="00B2304C">
        <w:t>Ravens</w:t>
      </w:r>
      <w:r>
        <w:t xml:space="preserve"> were more likely to visit the hunting region</w:t>
      </w:r>
      <w:r w:rsidR="00D27BC4">
        <w:t>s</w:t>
      </w:r>
      <w:r>
        <w:t xml:space="preserve"> during the </w:t>
      </w:r>
      <w:commentRangeStart w:id="10"/>
      <w:r>
        <w:t>hunting season</w:t>
      </w:r>
      <w:r w:rsidR="00B63421">
        <w:t xml:space="preserve"> </w:t>
      </w:r>
      <w:commentRangeEnd w:id="10"/>
      <w:r w:rsidR="00A52329">
        <w:rPr>
          <w:rStyle w:val="CommentReference"/>
        </w:rPr>
        <w:commentReference w:id="10"/>
      </w:r>
      <w:r w:rsidR="00B63421">
        <w:t>(</w:t>
      </w:r>
      <w:r w:rsidR="008C1A3E" w:rsidRPr="008C1A3E">
        <w:t>0.</w:t>
      </w:r>
      <w:r w:rsidR="009C09AC">
        <w:t>55666</w:t>
      </w:r>
      <w:r w:rsidR="00B63421">
        <w:t>,</w:t>
      </w:r>
      <w:r w:rsidR="00B63421" w:rsidRPr="00B63421">
        <w:t xml:space="preserve"> </w:t>
      </w:r>
      <w:r w:rsidR="00B63421">
        <w:t xml:space="preserve">SE = </w:t>
      </w:r>
      <w:r w:rsidR="008C1A3E" w:rsidRPr="008C1A3E">
        <w:t>0.</w:t>
      </w:r>
      <w:r w:rsidR="009C09AC">
        <w:t>19216</w:t>
      </w:r>
      <w:r w:rsidR="00B63421">
        <w:t xml:space="preserve">, p </w:t>
      </w:r>
      <w:r w:rsidR="00F13B28">
        <w:t>&lt;</w:t>
      </w:r>
      <w:r w:rsidR="00B63421">
        <w:t xml:space="preserve"> </w:t>
      </w:r>
      <w:r w:rsidR="00F13B28">
        <w:t>0.</w:t>
      </w:r>
      <w:r w:rsidR="008C1A3E">
        <w:t>01</w:t>
      </w:r>
      <w:r w:rsidR="009C3A71">
        <w:t xml:space="preserve">, </w:t>
      </w:r>
      <w:r w:rsidR="00E86FB1">
        <w:t xml:space="preserve">Table </w:t>
      </w:r>
      <w:r w:rsidR="00012DB4">
        <w:t>2</w:t>
      </w:r>
      <w:r w:rsidR="009B0D57">
        <w:t xml:space="preserve">, Fig. </w:t>
      </w:r>
      <w:r w:rsidR="00EC5FD1">
        <w:t>6</w:t>
      </w:r>
      <w:r w:rsidR="00B63421">
        <w:t>)</w:t>
      </w:r>
      <w:r w:rsidR="00270215">
        <w:t>, but they were not influenced by the actual amount of biomass available in hunting areas</w:t>
      </w:r>
      <w:r w:rsidR="00E33374">
        <w:t xml:space="preserve"> (</w:t>
      </w:r>
      <w:r w:rsidR="00FD7D8C" w:rsidRPr="00FD7D8C">
        <w:t>-0.</w:t>
      </w:r>
      <w:r w:rsidR="009C09AC">
        <w:t>08311</w:t>
      </w:r>
      <w:r w:rsidR="00E33374">
        <w:t>, SE =</w:t>
      </w:r>
      <w:r w:rsidR="00E33374" w:rsidRPr="00E33374">
        <w:t xml:space="preserve"> </w:t>
      </w:r>
      <w:r w:rsidR="00FD7D8C" w:rsidRPr="00FD7D8C">
        <w:t>0.</w:t>
      </w:r>
      <w:r w:rsidR="009C09AC">
        <w:t>08007</w:t>
      </w:r>
      <w:r w:rsidR="00E33374">
        <w:t xml:space="preserve">, p </w:t>
      </w:r>
      <w:r w:rsidR="00796AD9">
        <w:t>= 0.</w:t>
      </w:r>
      <w:r w:rsidR="00FC2701">
        <w:t>3</w:t>
      </w:r>
      <w:r w:rsidR="009C3A71">
        <w:t xml:space="preserve">, </w:t>
      </w:r>
      <w:r w:rsidR="00E86FB1">
        <w:t xml:space="preserve">Table </w:t>
      </w:r>
      <w:r w:rsidR="00012DB4">
        <w:t>2</w:t>
      </w:r>
      <w:r w:rsidR="00EC5FD1">
        <w:t>, Fig. 6</w:t>
      </w:r>
      <w:r w:rsidR="00E36F13">
        <w:t>)</w:t>
      </w:r>
      <w:r w:rsidR="00C656EE">
        <w:t xml:space="preserve">. </w:t>
      </w:r>
      <w:r w:rsidR="0093673B">
        <w:t xml:space="preserve">When a wolf kill was located outside of </w:t>
      </w:r>
      <w:r w:rsidR="00AD7EEB">
        <w:t>a raven’s</w:t>
      </w:r>
      <w:r w:rsidR="0093673B">
        <w:t xml:space="preserve"> territory, it </w:t>
      </w:r>
      <w:r w:rsidR="00790E94">
        <w:t xml:space="preserve">greatly reduced </w:t>
      </w:r>
      <w:r w:rsidR="0093673B">
        <w:t xml:space="preserve">the </w:t>
      </w:r>
      <w:r w:rsidR="00790E94">
        <w:t>likelihood</w:t>
      </w:r>
      <w:r w:rsidR="0093673B">
        <w:t xml:space="preserve"> of visiting the hunting area (</w:t>
      </w:r>
      <w:r w:rsidR="00FD7D8C" w:rsidRPr="00FD7D8C">
        <w:t>-</w:t>
      </w:r>
      <w:r w:rsidR="009C09AC">
        <w:t>2.24366</w:t>
      </w:r>
      <w:r w:rsidR="0093673B">
        <w:t>, SE = 0.</w:t>
      </w:r>
      <w:r w:rsidR="009C09AC">
        <w:t>35199</w:t>
      </w:r>
      <w:r w:rsidR="0093673B">
        <w:t>, p &lt; 0.001</w:t>
      </w:r>
      <w:r w:rsidR="009B0D57">
        <w:t xml:space="preserve">, </w:t>
      </w:r>
      <w:r w:rsidR="00012DB4">
        <w:t xml:space="preserve">Table </w:t>
      </w:r>
      <w:r w:rsidR="00092ED1">
        <w:t>2</w:t>
      </w:r>
      <w:r w:rsidR="00012DB4">
        <w:t xml:space="preserve">, </w:t>
      </w:r>
      <w:r w:rsidR="009B0D57">
        <w:t xml:space="preserve">Fig. </w:t>
      </w:r>
      <w:r w:rsidR="00EC5FD1">
        <w:t>6</w:t>
      </w:r>
      <w:r w:rsidR="00CE50B8">
        <w:t xml:space="preserve">). </w:t>
      </w:r>
      <w:r w:rsidR="004076BD">
        <w:t>Ravens with territories closer to the hunting region</w:t>
      </w:r>
      <w:r w:rsidR="00D27899">
        <w:t>s</w:t>
      </w:r>
      <w:r w:rsidR="004076BD">
        <w:t xml:space="preserve"> visited the hunting area more often</w:t>
      </w:r>
      <w:r w:rsidR="00BA0605">
        <w:t xml:space="preserve"> (</w:t>
      </w:r>
      <w:r w:rsidR="00522AA1" w:rsidRPr="00522AA1">
        <w:t>-1.</w:t>
      </w:r>
      <w:r w:rsidR="009C09AC">
        <w:t>7319</w:t>
      </w:r>
      <w:r w:rsidR="00BA0605">
        <w:t>, SE =</w:t>
      </w:r>
      <w:r w:rsidR="00BA0605" w:rsidRPr="00BA0605">
        <w:t xml:space="preserve"> 0.</w:t>
      </w:r>
      <w:r w:rsidR="009C09AC">
        <w:t>42184</w:t>
      </w:r>
      <w:r w:rsidR="00BA0605">
        <w:t xml:space="preserve">, p </w:t>
      </w:r>
      <w:r w:rsidR="00157CCA">
        <w:t>&lt;</w:t>
      </w:r>
      <w:r w:rsidR="00BA0605" w:rsidRPr="00BA0605">
        <w:t xml:space="preserve"> 0.00</w:t>
      </w:r>
      <w:r w:rsidR="00F83E88">
        <w:t>1</w:t>
      </w:r>
      <w:r w:rsidR="0068423C">
        <w:t xml:space="preserve">, </w:t>
      </w:r>
      <w:r w:rsidR="00E86FB1">
        <w:t xml:space="preserve">Table </w:t>
      </w:r>
      <w:r w:rsidR="00092ED1">
        <w:t>2</w:t>
      </w:r>
      <w:r w:rsidR="00EC5FD1">
        <w:t>, Fig. 6</w:t>
      </w:r>
      <w:r w:rsidR="00BA0605">
        <w:t>)</w:t>
      </w:r>
      <w:r w:rsidR="00B322B2">
        <w:t xml:space="preserve">. Ravens </w:t>
      </w:r>
      <w:r w:rsidR="006D5796">
        <w:t xml:space="preserve">made the same travel decisions as </w:t>
      </w:r>
      <w:r w:rsidR="00AB06AD">
        <w:t>other territorial ravens</w:t>
      </w:r>
      <w:r w:rsidR="00B322B2">
        <w:t xml:space="preserve"> </w:t>
      </w:r>
      <w:r w:rsidR="00C22B24">
        <w:t xml:space="preserve">after leaving their territory </w:t>
      </w:r>
      <w:r w:rsidR="00522AA1">
        <w:t>(</w:t>
      </w:r>
      <w:r w:rsidR="00522AA1" w:rsidRPr="00522AA1">
        <w:t>0.</w:t>
      </w:r>
      <w:r w:rsidR="009C09AC">
        <w:t>37658</w:t>
      </w:r>
      <w:r w:rsidR="00B322B2">
        <w:t>, SE =</w:t>
      </w:r>
      <w:r w:rsidR="00B322B2" w:rsidRPr="00B322B2">
        <w:t xml:space="preserve"> </w:t>
      </w:r>
      <w:r w:rsidR="004E6C3E" w:rsidRPr="004E6C3E">
        <w:t>0.</w:t>
      </w:r>
      <w:r w:rsidR="009C09AC">
        <w:t>08115</w:t>
      </w:r>
      <w:r w:rsidR="00B322B2">
        <w:t xml:space="preserve">, p </w:t>
      </w:r>
      <w:r w:rsidR="00B322B2" w:rsidRPr="00B322B2">
        <w:t xml:space="preserve">&lt; </w:t>
      </w:r>
      <w:r w:rsidR="00F83E88">
        <w:t>0.001</w:t>
      </w:r>
      <w:r w:rsidR="0068423C">
        <w:t xml:space="preserve"> </w:t>
      </w:r>
      <w:r w:rsidR="00E86FB1">
        <w:t xml:space="preserve">Table </w:t>
      </w:r>
      <w:r w:rsidR="00092ED1">
        <w:t>2</w:t>
      </w:r>
      <w:r w:rsidR="00EC5FD1">
        <w:t>, Fig. 6</w:t>
      </w:r>
      <w:r w:rsidR="00B322B2">
        <w:t>)</w:t>
      </w:r>
      <w:r w:rsidR="00332205">
        <w:t>. Ravens</w:t>
      </w:r>
      <w:r w:rsidR="0076279E">
        <w:t>’</w:t>
      </w:r>
      <w:r w:rsidR="00332205">
        <w:t xml:space="preserve"> visit</w:t>
      </w:r>
      <w:r w:rsidR="0076279E">
        <w:t>s to</w:t>
      </w:r>
      <w:r w:rsidR="00332205">
        <w:t xml:space="preserve"> the hunting area </w:t>
      </w:r>
      <w:r w:rsidR="0076279E">
        <w:t>increased</w:t>
      </w:r>
      <w:r w:rsidR="00332205">
        <w:t xml:space="preserve"> </w:t>
      </w:r>
      <w:r w:rsidR="00147092">
        <w:t>as temperatures dropped</w:t>
      </w:r>
      <w:r w:rsidR="004E6C3E">
        <w:t xml:space="preserve"> (</w:t>
      </w:r>
      <w:r w:rsidR="004E6C3E" w:rsidRPr="004E6C3E">
        <w:t>-0.</w:t>
      </w:r>
      <w:r w:rsidR="009C09AC">
        <w:t>22064</w:t>
      </w:r>
      <w:r w:rsidR="004E6C3E">
        <w:t xml:space="preserve">, SE = </w:t>
      </w:r>
      <w:r w:rsidR="004E6C3E" w:rsidRPr="004E6C3E">
        <w:t>0.</w:t>
      </w:r>
      <w:r w:rsidR="009C09AC">
        <w:t>07779</w:t>
      </w:r>
      <w:r w:rsidR="004E6C3E">
        <w:t>, p &lt; 0.0</w:t>
      </w:r>
      <w:r w:rsidR="00FC2701">
        <w:t>1</w:t>
      </w:r>
      <w:r w:rsidR="00092ED1">
        <w:t>, Table 2</w:t>
      </w:r>
      <w:r w:rsidR="00464AA5">
        <w:t>, Fig. 6</w:t>
      </w:r>
      <w:r w:rsidR="004E6C3E">
        <w:t>) and</w:t>
      </w:r>
      <w:r w:rsidR="00332205">
        <w:t xml:space="preserve"> snow</w:t>
      </w:r>
      <w:r w:rsidR="00147092">
        <w:t xml:space="preserve"> depth increased</w:t>
      </w:r>
      <w:r w:rsidR="00332205">
        <w:t xml:space="preserve"> (</w:t>
      </w:r>
      <w:r w:rsidR="004E6C3E" w:rsidRPr="004E6C3E">
        <w:t>0.</w:t>
      </w:r>
      <w:r w:rsidR="009C09AC">
        <w:t>21748</w:t>
      </w:r>
      <w:r w:rsidR="00332205">
        <w:t>, SE =</w:t>
      </w:r>
      <w:r w:rsidR="00332205" w:rsidRPr="00332205">
        <w:t xml:space="preserve"> </w:t>
      </w:r>
      <w:r w:rsidR="004E6C3E" w:rsidRPr="004E6C3E">
        <w:t>0.</w:t>
      </w:r>
      <w:r w:rsidR="009C09AC">
        <w:t>09435</w:t>
      </w:r>
      <w:r w:rsidR="00332205">
        <w:t>,</w:t>
      </w:r>
      <w:r w:rsidR="0020135A">
        <w:t xml:space="preserve"> </w:t>
      </w:r>
      <w:r w:rsidR="00332205">
        <w:t xml:space="preserve">p </w:t>
      </w:r>
      <w:r w:rsidR="00D25FBF">
        <w:t>&lt;</w:t>
      </w:r>
      <w:r w:rsidR="00332205" w:rsidRPr="00332205">
        <w:t xml:space="preserve"> 0.0</w:t>
      </w:r>
      <w:r w:rsidR="00FC2701">
        <w:t>5</w:t>
      </w:r>
      <w:r w:rsidR="00907744">
        <w:t xml:space="preserve">, </w:t>
      </w:r>
      <w:r w:rsidR="00E86FB1">
        <w:t xml:space="preserve">Table </w:t>
      </w:r>
      <w:r w:rsidR="00092ED1">
        <w:t>2</w:t>
      </w:r>
      <w:r w:rsidR="00464AA5">
        <w:t>, Fig. 6</w:t>
      </w:r>
      <w:r w:rsidR="00332205">
        <w:t>).</w:t>
      </w:r>
    </w:p>
    <w:p w14:paraId="09713F19" w14:textId="77777777" w:rsidR="00E056DA" w:rsidRDefault="00E056DA" w:rsidP="00271D58">
      <w:pPr>
        <w:spacing w:line="480" w:lineRule="auto"/>
      </w:pPr>
    </w:p>
    <w:p w14:paraId="625369A3" w14:textId="1F31D5C6" w:rsidR="004A6BD4" w:rsidRDefault="004A6BD4" w:rsidP="00271D58">
      <w:pPr>
        <w:spacing w:line="480" w:lineRule="auto"/>
      </w:pPr>
      <w:r>
        <w:rPr>
          <w:b/>
          <w:bCs/>
        </w:rPr>
        <w:t>Discussion</w:t>
      </w:r>
    </w:p>
    <w:p w14:paraId="06DA612E" w14:textId="2EC7ABF8" w:rsidR="001E4DC0" w:rsidRDefault="004A6BD4" w:rsidP="00271D58">
      <w:pPr>
        <w:spacing w:line="480" w:lineRule="auto"/>
      </w:pPr>
      <w:r>
        <w:tab/>
      </w:r>
      <w:r w:rsidR="00B060CC">
        <w:t>Organisms</w:t>
      </w:r>
      <w:r w:rsidR="00B7599F">
        <w:t xml:space="preserve"> are faced with thousands of critical decisions throughout their lives. </w:t>
      </w:r>
      <w:r w:rsidR="00485302">
        <w:t xml:space="preserve">Decisions are made on every scale. </w:t>
      </w:r>
      <w:r w:rsidR="00B7599F">
        <w:t xml:space="preserve">Macro-scale decisions such as whether to disperse to a new area </w:t>
      </w:r>
      <w:r w:rsidR="00961CDF">
        <w:t>can be</w:t>
      </w:r>
      <w:r w:rsidR="00B7599F">
        <w:t xml:space="preserve"> made a few times </w:t>
      </w:r>
      <w:r w:rsidR="00161CD9">
        <w:t>and</w:t>
      </w:r>
      <w:r w:rsidR="00B7599F">
        <w:t xml:space="preserve"> </w:t>
      </w:r>
      <w:r w:rsidR="006F1B69">
        <w:t>are heavy risk</w:t>
      </w:r>
      <w:r w:rsidR="001066CE">
        <w:t>-</w:t>
      </w:r>
      <w:r w:rsidR="006F1B69">
        <w:t xml:space="preserve">reward situations for an </w:t>
      </w:r>
      <w:r w:rsidR="0026022E">
        <w:t>individual</w:t>
      </w:r>
      <w:r w:rsidR="00D17C8C">
        <w:t>’</w:t>
      </w:r>
      <w:r w:rsidR="0026022E">
        <w:t>s fitness</w:t>
      </w:r>
      <w:r w:rsidR="006F1B69">
        <w:t xml:space="preserve">, </w:t>
      </w:r>
      <w:r w:rsidR="004936F9">
        <w:t>potential</w:t>
      </w:r>
      <w:r w:rsidR="006F1B69">
        <w:t>ly</w:t>
      </w:r>
      <w:r w:rsidR="004936F9">
        <w:t xml:space="preserve"> reduc</w:t>
      </w:r>
      <w:r w:rsidR="006F1B69">
        <w:t xml:space="preserve">ing </w:t>
      </w:r>
      <w:r w:rsidR="004936F9">
        <w:t xml:space="preserve">competition and </w:t>
      </w:r>
      <w:r w:rsidR="006F1B69">
        <w:t xml:space="preserve">providing </w:t>
      </w:r>
      <w:r w:rsidR="004936F9">
        <w:t xml:space="preserve">new breeding opportunities </w:t>
      </w:r>
      <w:r w:rsidR="00A620D8">
        <w:lastRenderedPageBreak/>
        <w:fldChar w:fldCharType="begin"/>
      </w:r>
      <w:r w:rsidR="00492D11">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00A620D8">
        <w:fldChar w:fldCharType="separate"/>
      </w:r>
      <w:r w:rsidR="00A620D8" w:rsidRPr="00A620D8">
        <w:rPr>
          <w:rFonts w:ascii="Aptos" w:hAnsi="Aptos"/>
        </w:rPr>
        <w:t>(Johnson and Gaines 1987, Bonte et al. 2014)</w:t>
      </w:r>
      <w:r w:rsidR="00A620D8">
        <w:fldChar w:fldCharType="end"/>
      </w:r>
      <w:r w:rsidR="0026022E">
        <w:t>.</w:t>
      </w:r>
      <w:r w:rsidR="00485302">
        <w:t xml:space="preserve"> </w:t>
      </w:r>
      <w:r w:rsidR="00961CDF">
        <w:t xml:space="preserve">Micro-scale decisions </w:t>
      </w:r>
      <w:r w:rsidR="0092050A">
        <w:t>allow individual</w:t>
      </w:r>
      <w:r w:rsidR="00C13230">
        <w:t>s</w:t>
      </w:r>
      <w:r w:rsidR="0092050A">
        <w:t xml:space="preserve"> to optimize efficiency </w:t>
      </w:r>
      <w:r w:rsidR="00C13230">
        <w:t xml:space="preserve">through actions </w:t>
      </w:r>
      <w:r w:rsidR="00F34A42">
        <w:t>like</w:t>
      </w:r>
      <w:r w:rsidR="00C13230">
        <w:t xml:space="preserve"> reducing predation risk based on location within a herd</w:t>
      </w:r>
      <w:r w:rsidR="00F14959">
        <w:t xml:space="preserve"> </w:t>
      </w:r>
      <w:r w:rsidR="005C0A0D">
        <w:fldChar w:fldCharType="begin"/>
      </w:r>
      <w:r w:rsidR="00492D11">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005C0A0D">
        <w:fldChar w:fldCharType="separate"/>
      </w:r>
      <w:r w:rsidR="005C0A0D" w:rsidRPr="005C0A0D">
        <w:rPr>
          <w:rFonts w:ascii="Aptos" w:hAnsi="Aptos"/>
        </w:rPr>
        <w:t>(Morrell et al. 2011)</w:t>
      </w:r>
      <w:r w:rsidR="005C0A0D">
        <w:fldChar w:fldCharType="end"/>
      </w:r>
      <w:r w:rsidR="00F14959">
        <w:t>.</w:t>
      </w:r>
      <w:r w:rsidR="006A6016">
        <w:t xml:space="preserve"> At the daily level</w:t>
      </w:r>
      <w:r w:rsidR="00C66283">
        <w:t>,</w:t>
      </w:r>
      <w:r w:rsidR="006A6016">
        <w:t xml:space="preserve"> decisions about </w:t>
      </w:r>
      <w:r w:rsidR="00AD0B79">
        <w:t>timing, location, and behavior allow an individual</w:t>
      </w:r>
      <w:r w:rsidR="00965EB8">
        <w:t xml:space="preserve"> to meet their immediate survival</w:t>
      </w:r>
      <w:r w:rsidR="00045A1F">
        <w:t xml:space="preserve"> </w:t>
      </w:r>
      <w:r w:rsidR="00924979">
        <w:t xml:space="preserve">needs </w:t>
      </w:r>
      <w:r w:rsidR="00045A1F">
        <w:fldChar w:fldCharType="begin"/>
      </w:r>
      <w:r w:rsidR="00045A1F">
        <w:instrText xml:space="preserve"> ADDIN ZOTERO_ITEM CSL_CITATION {"citationID":"0f4Hg4V1","properties":{"formattedCitation":"(Fortin et al. 2002)","plainCitation":"(Fortin et al. 2002)","noteIndex":0},"citationItems":[{"id":1205,"uris":["http://zotero.org/users/9968163/items/JHG74A5M"],"itemData":{"id":1205,"type":"article-journal","abstract":"Assessing the temporal scale under which gain is maximized is critical for the understanding of diet choice by animals. Classical foraging theory assumes that animals maximize long-term rates. Few studies have considered several temporal scales concurrently, however, weakening tests of rate-maximizing models. We used contingency models based on maximization of short-term vs. long-term energy intake by bison (Bison bison). Model predictions were tested against field observations conducted during six periods of 1998: two periods in the winter, one in the spring, and three in the summer. During most of the year, foraging characteristics and plant attributes suggested that intake rate of bison should be limited by ingestion time over short periods of time, and by digestive constraints over long periods of time. Diet predictions varied across temporal scales for four of the six sampling periods. Selecting Agropyron spp., rather than Carex atherodes, during these periods would result in an increase of daily energy intake by as much as 15 565 kJ (i.e., 7.4% of daily gains) but would necessitate a longer daily foraging time. We observed, instead, that bison preferred C. atherodes to Agropyron spp., suggesting that patterns of diet selection by bison were more consistent with maximization of short-term than of long-term energy intake. We thus provide some evidence that, contrary to established principles of classic optimality models, the foraging decisions of bison reduce potential long-term gains by maximizing short-term gains.","container-title":"Ecology","DOI":"10.1890/0012-9658(2002)083[0970:TTSOFD]2.0.CO;2","ISSN":"1939-9170","issue":"4","language":"en","license":"© 2002 by the Ecological Society of America","note":"_eprint: https://esajournals.onlinelibrary.wiley.com/doi/pdf/10.1890/0012-9658%282002%29083%5B0970%3ATTSOFD%5D2.0.CO%3B2","page":"970-982","source":"Wiley Online Library","title":"The Temporal Scale of Foraging Decisions in Bison","volume":"83","author":[{"family":"Fortin","given":"Daniel"},{"family":"Fryxell","given":"John M."},{"family":"Pilote","given":"Régis"}],"issued":{"date-parts":[["2002"]]}}}],"schema":"https://github.com/citation-style-language/schema/raw/master/csl-citation.json"} </w:instrText>
      </w:r>
      <w:r w:rsidR="00045A1F">
        <w:fldChar w:fldCharType="separate"/>
      </w:r>
      <w:r w:rsidR="00045A1F" w:rsidRPr="00045A1F">
        <w:rPr>
          <w:rFonts w:ascii="Aptos" w:hAnsi="Aptos"/>
        </w:rPr>
        <w:t>(Fortin et al. 2002)</w:t>
      </w:r>
      <w:r w:rsidR="00045A1F">
        <w:fldChar w:fldCharType="end"/>
      </w:r>
      <w:r w:rsidR="006A6016">
        <w:t>.</w:t>
      </w:r>
      <w:r w:rsidR="00C66283">
        <w:t xml:space="preserve"> These decisions </w:t>
      </w:r>
      <w:r w:rsidR="006F6A5F">
        <w:t>can be</w:t>
      </w:r>
      <w:r w:rsidR="00C66283">
        <w:t xml:space="preserve"> influenced by </w:t>
      </w:r>
      <w:r w:rsidR="00A344BB">
        <w:t>immediate environmental conditions such as weather</w:t>
      </w:r>
      <w:r w:rsidR="00492D11">
        <w:t xml:space="preserve"> and </w:t>
      </w:r>
      <w:r w:rsidR="00010381">
        <w:t>resource availability</w:t>
      </w:r>
      <w:r w:rsidR="006F6A5F">
        <w:t xml:space="preserve"> </w:t>
      </w:r>
      <w:r w:rsidR="006F6A5F">
        <w:fldChar w:fldCharType="begin"/>
      </w:r>
      <w:r w:rsidR="00010381">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006F6A5F">
        <w:fldChar w:fldCharType="separate"/>
      </w:r>
      <w:r w:rsidR="00010381" w:rsidRPr="00010381">
        <w:rPr>
          <w:rFonts w:ascii="Aptos" w:hAnsi="Aptos"/>
        </w:rPr>
        <w:t>(Grubb 1978, Peat and Goulson 2005)</w:t>
      </w:r>
      <w:r w:rsidR="006F6A5F">
        <w:fldChar w:fldCharType="end"/>
      </w:r>
      <w:r w:rsidR="00A344BB">
        <w:t xml:space="preserve"> </w:t>
      </w:r>
      <w:r w:rsidR="00FB754E">
        <w:t>or</w:t>
      </w:r>
      <w:r w:rsidR="00A344BB">
        <w:t xml:space="preserve"> more cognitive processes such as memory</w:t>
      </w:r>
      <w:r w:rsidR="00492D11">
        <w:t xml:space="preserve"> </w:t>
      </w:r>
      <w:r w:rsidR="00492D11">
        <w:fldChar w:fldCharType="begin"/>
      </w:r>
      <w:r w:rsidR="00C13135">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492D11">
        <w:fldChar w:fldCharType="separate"/>
      </w:r>
      <w:r w:rsidR="00C13135" w:rsidRPr="00C13135">
        <w:rPr>
          <w:rFonts w:ascii="Aptos" w:hAnsi="Aptos"/>
        </w:rPr>
        <w:t>(Noser and Byrne 2007, Polansky et al. 2015)</w:t>
      </w:r>
      <w:r w:rsidR="00492D11">
        <w:fldChar w:fldCharType="end"/>
      </w:r>
      <w:r w:rsidR="00A344BB">
        <w:t xml:space="preserve">. </w:t>
      </w:r>
    </w:p>
    <w:p w14:paraId="78BF01FD" w14:textId="6F1BBCC2" w:rsidR="00A52290" w:rsidRDefault="00A52290" w:rsidP="00271D58">
      <w:pPr>
        <w:spacing w:line="480" w:lineRule="auto"/>
        <w:ind w:firstLine="720"/>
      </w:pPr>
      <w:ins w:id="11" w:author="Cameron Ho" w:date="2026-02-05T12:55:00Z" w16du:dateUtc="2026-02-05T20:55:00Z">
        <w:r>
          <w:t>Territorial ravens were required to make foraging decisions on a daily bas</w:t>
        </w:r>
      </w:ins>
      <w:ins w:id="12" w:author="Cameron Ho" w:date="2026-02-06T11:47:00Z" w16du:dateUtc="2026-02-06T19:47:00Z">
        <w:r w:rsidR="00157EF3">
          <w:t>i</w:t>
        </w:r>
      </w:ins>
      <w:ins w:id="13" w:author="Cameron Ho" w:date="2026-02-05T12:55:00Z" w16du:dateUtc="2026-02-05T20:55:00Z">
        <w:r>
          <w:t xml:space="preserve">s as returning to their territory prevented them from tracking resource availability by shifting their range, similar to ungulates tracking green up </w:t>
        </w:r>
        <w:r>
          <w:fldChar w:fldCharType="begin"/>
        </w:r>
        <w:r>
          <w:instrText xml:space="preserve"> ADDIN ZOTERO_ITEM CSL_CITATION {"citationID":"xIjMeUz3","properties":{"formattedCitation":"(Middleton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fldChar w:fldCharType="separate"/>
        </w:r>
        <w:r w:rsidRPr="00543893">
          <w:rPr>
            <w:rFonts w:ascii="Aptos" w:hAnsi="Aptos"/>
          </w:rPr>
          <w:t>(Middleton et al. 2018)</w:t>
        </w:r>
        <w:r>
          <w:fldChar w:fldCharType="end"/>
        </w:r>
        <w:r>
          <w:t xml:space="preserve">. Instead, ravens </w:t>
        </w:r>
      </w:ins>
      <w:r w:rsidR="00745D4D">
        <w:t>met o</w:t>
      </w:r>
      <w:r w:rsidR="00EA5A0A">
        <w:t>u</w:t>
      </w:r>
      <w:r w:rsidR="00745D4D">
        <w:t>r expectations</w:t>
      </w:r>
      <w:ins w:id="14" w:author="Cameron Ho" w:date="2026-02-05T16:26:00Z" w16du:dateUtc="2026-02-06T00:26:00Z">
        <w:r w:rsidR="00287E8F">
          <w:t>,</w:t>
        </w:r>
      </w:ins>
      <w:r w:rsidR="00745D4D">
        <w:t xml:space="preserve"> and </w:t>
      </w:r>
      <w:ins w:id="15" w:author="Cameron Ho" w:date="2026-02-05T16:26:00Z" w16du:dateUtc="2026-02-06T00:26:00Z">
        <w:r w:rsidR="00337A51">
          <w:t xml:space="preserve">their movements were influenced </w:t>
        </w:r>
      </w:ins>
      <w:ins w:id="16" w:author="Cameron Ho" w:date="2026-02-05T12:55:00Z" w16du:dateUtc="2026-02-05T20:55:00Z">
        <w:r>
          <w:t>sequentially b</w:t>
        </w:r>
      </w:ins>
      <w:ins w:id="17" w:author="Cameron Ho" w:date="2026-02-05T16:27:00Z" w16du:dateUtc="2026-02-06T00:27:00Z">
        <w:r w:rsidR="00CD121C">
          <w:t>y</w:t>
        </w:r>
      </w:ins>
      <w:r w:rsidR="00A6392F">
        <w:t xml:space="preserve"> the</w:t>
      </w:r>
      <w:ins w:id="18" w:author="Cameron Ho" w:date="2026-02-05T16:27:00Z" w16du:dateUtc="2026-02-06T00:27:00Z">
        <w:r w:rsidR="0029442D">
          <w:t>ir knowledge of the</w:t>
        </w:r>
      </w:ins>
      <w:ins w:id="19" w:author="Cameron Ho" w:date="2026-02-05T12:55:00Z" w16du:dateUtc="2026-02-05T20:55:00Z">
        <w:r>
          <w:t xml:space="preserve"> resources available to them. </w:t>
        </w:r>
      </w:ins>
      <w:r>
        <w:t xml:space="preserve">Ravens </w:t>
      </w:r>
      <w:del w:id="20" w:author="Cameron Ho" w:date="2026-02-05T12:56:00Z" w16du:dateUtc="2026-02-05T20:56:00Z">
        <w:r w:rsidDel="00A52290">
          <w:delText xml:space="preserve">often </w:delText>
        </w:r>
      </w:del>
      <w:r>
        <w:t xml:space="preserve">chose to stay </w:t>
      </w:r>
      <w:del w:id="21" w:author="Cameron Ho" w:date="2026-02-05T12:56:00Z" w16du:dateUtc="2026-02-05T20:56:00Z">
        <w:r w:rsidDel="00A52290">
          <w:delText>within their</w:delText>
        </w:r>
      </w:del>
      <w:ins w:id="22" w:author="Cameron Ho" w:date="2026-02-05T12:56:00Z" w16du:dateUtc="2026-02-05T20:56:00Z">
        <w:r>
          <w:t>on</w:t>
        </w:r>
      </w:ins>
      <w:r>
        <w:t xml:space="preserve"> territor</w:t>
      </w:r>
      <w:ins w:id="23" w:author="Cameron Ho" w:date="2026-02-05T12:56:00Z" w16du:dateUtc="2026-02-05T20:56:00Z">
        <w:r>
          <w:t>y</w:t>
        </w:r>
      </w:ins>
      <w:del w:id="24" w:author="Cameron Ho" w:date="2026-02-05T12:56:00Z" w16du:dateUtc="2026-02-05T20:56:00Z">
        <w:r w:rsidDel="00A52290">
          <w:delText>ies</w:delText>
        </w:r>
      </w:del>
      <w:r>
        <w:t xml:space="preserve"> </w:t>
      </w:r>
      <w:ins w:id="25" w:author="Cameron Ho" w:date="2026-02-05T12:56:00Z" w16du:dateUtc="2026-02-05T20:56:00Z">
        <w:r>
          <w:t xml:space="preserve">more often </w:t>
        </w:r>
      </w:ins>
      <w:r>
        <w:t xml:space="preserve">when a wolf kill was present </w:t>
      </w:r>
      <w:del w:id="26" w:author="Cameron Ho" w:date="2026-02-05T14:16:00Z" w16du:dateUtc="2026-02-05T22:16:00Z">
        <w:r w:rsidDel="009D1009">
          <w:delText xml:space="preserve">allowing them </w:delText>
        </w:r>
      </w:del>
      <w:r>
        <w:t xml:space="preserve">to exploit </w:t>
      </w:r>
      <w:del w:id="27" w:author="Cameron Ho" w:date="2026-02-05T12:57:00Z" w16du:dateUtc="2026-02-05T20:57:00Z">
        <w:r w:rsidDel="00A52290">
          <w:delText>an</w:delText>
        </w:r>
      </w:del>
      <w:ins w:id="28" w:author="Cameron Ho" w:date="2026-02-05T12:57:00Z" w16du:dateUtc="2026-02-05T20:57:00Z">
        <w:r>
          <w:t>the</w:t>
        </w:r>
      </w:ins>
      <w:r>
        <w:t xml:space="preserve"> immediate resource</w:t>
      </w:r>
      <w:ins w:id="29" w:author="Cameron Ho" w:date="2026-02-05T12:57:00Z" w16du:dateUtc="2026-02-05T20:57:00Z">
        <w:r>
          <w:t>, regardless of hunting season or availability</w:t>
        </w:r>
      </w:ins>
      <w:r w:rsidR="00161E66">
        <w:t xml:space="preserve"> (Fig. 5)</w:t>
      </w:r>
      <w:del w:id="30" w:author="Cameron Ho" w:date="2026-02-05T12:57:00Z" w16du:dateUtc="2026-02-05T20:57:00Z">
        <w:r w:rsidDel="00A52290">
          <w:delText xml:space="preserve"> as the local territorial ravens are often the first to locate the carcass </w:delText>
        </w:r>
        <w:r w:rsidDel="00A52290">
          <w:fldChar w:fldCharType="begin"/>
        </w:r>
        <w:r w:rsidDel="00A52290">
          <w:delInstrText xml:space="preserve"> ADDIN ZOTERO_ITEM CSL_CITATION {"citationID":"dErzQvpD","properties":{"formattedCitation":"(Heinrich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delInstrText>
        </w:r>
        <w:r w:rsidDel="00A52290">
          <w:fldChar w:fldCharType="separate"/>
        </w:r>
        <w:r w:rsidRPr="00DD4206" w:rsidDel="00A52290">
          <w:rPr>
            <w:rFonts w:ascii="Aptos" w:hAnsi="Aptos"/>
          </w:rPr>
          <w:delText>(Heinrich and Marzluff 1995)</w:delText>
        </w:r>
        <w:r w:rsidDel="00A52290">
          <w:fldChar w:fldCharType="end"/>
        </w:r>
      </w:del>
      <w:r>
        <w:t xml:space="preserve">. </w:t>
      </w:r>
      <w:del w:id="31" w:author="Cameron Ho" w:date="2026-02-05T12:57:00Z" w16du:dateUtc="2026-02-05T20:57:00Z">
        <w:r w:rsidDel="00A52290">
          <w:delText>However, this foraging opportunity</w:delText>
        </w:r>
      </w:del>
      <w:ins w:id="32" w:author="Cameron Ho" w:date="2026-02-05T12:57:00Z" w16du:dateUtc="2026-02-05T20:57:00Z">
        <w:r>
          <w:t>Wolf kills</w:t>
        </w:r>
      </w:ins>
      <w:r>
        <w:t xml:space="preserve"> also</w:t>
      </w:r>
      <w:del w:id="33" w:author="Cameron Ho" w:date="2026-02-05T12:58:00Z" w16du:dateUtc="2026-02-05T20:58:00Z">
        <w:r w:rsidDel="00A52290">
          <w:delText xml:space="preserve"> leads to a large </w:delText>
        </w:r>
      </w:del>
      <w:ins w:id="34" w:author="Cameron Ho" w:date="2026-02-05T12:58:00Z" w16du:dateUtc="2026-02-05T20:58:00Z">
        <w:r>
          <w:t xml:space="preserve"> result in an </w:t>
        </w:r>
      </w:ins>
      <w:r>
        <w:t>influx of other scavengers</w:t>
      </w:r>
      <w:del w:id="35" w:author="Cameron Ho" w:date="2026-02-05T12:58:00Z" w16du:dateUtc="2026-02-05T20:58:00Z">
        <w:r w:rsidDel="00A52290">
          <w:delText xml:space="preserve"> in the area, including ravens,</w:delText>
        </w:r>
      </w:del>
      <w:r>
        <w:t xml:space="preserve"> through spatial association with wolves and local enhancement </w:t>
      </w:r>
      <w:r>
        <w:fldChar w:fldCharType="begin"/>
      </w:r>
      <w:r>
        <w:instrText xml:space="preserve"> ADDIN ZOTERO_ITEM CSL_CITATION {"citationID":"9yALKR0G","properties":{"formattedCitation":"(Heinrich and Marzluff 1995, Stahler et al. 2002, Wilmers et al. 2003{\\i{}a})","plainCitation":"(Heinrich and Marzluff 1995, Stahler et al. 2002, Wilmers et al. 2003a)","noteIndex":0},"citationItems":[{"id":80,"uris":["http://zotero.org/users/9968163/items/KA2C3FV2"],"itemData":{"id":80,"type":"article-journal","container-title":"American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fldChar w:fldCharType="separate"/>
      </w:r>
      <w:r w:rsidRPr="00624677">
        <w:rPr>
          <w:rFonts w:ascii="Aptos" w:hAnsi="Aptos" w:cs="Times New Roman"/>
          <w:kern w:val="0"/>
        </w:rPr>
        <w:t>(Heinrich and Marzluff 1995, Stahler et al. 2002, Wilmers et al. 2003</w:t>
      </w:r>
      <w:r w:rsidRPr="00624677">
        <w:rPr>
          <w:rFonts w:ascii="Aptos" w:hAnsi="Aptos" w:cs="Times New Roman"/>
          <w:i/>
          <w:iCs/>
          <w:kern w:val="0"/>
        </w:rPr>
        <w:t>a</w:t>
      </w:r>
      <w:r w:rsidRPr="00624677">
        <w:rPr>
          <w:rFonts w:ascii="Aptos" w:hAnsi="Aptos" w:cs="Times New Roman"/>
          <w:kern w:val="0"/>
        </w:rPr>
        <w:t>)</w:t>
      </w:r>
      <w:r>
        <w:fldChar w:fldCharType="end"/>
      </w:r>
      <w:r>
        <w:t xml:space="preserve">. </w:t>
      </w:r>
      <w:del w:id="36" w:author="Cameron Ho" w:date="2026-02-05T12:58:00Z" w16du:dateUtc="2026-02-05T20:58:00Z">
        <w:r w:rsidDel="00A52290">
          <w:delText>T</w:delText>
        </w:r>
      </w:del>
      <w:ins w:id="37" w:author="Cameron Ho" w:date="2026-02-05T12:58:00Z" w16du:dateUtc="2026-02-05T20:58:00Z">
        <w:r>
          <w:t>In addition to its own foraging, a t</w:t>
        </w:r>
      </w:ins>
      <w:r>
        <w:t>erritorial raven</w:t>
      </w:r>
      <w:del w:id="38" w:author="Cameron Ho" w:date="2026-02-05T12:59:00Z" w16du:dateUtc="2026-02-05T20:59:00Z">
        <w:r w:rsidDel="00A52290">
          <w:delText>s</w:delText>
        </w:r>
      </w:del>
      <w:r>
        <w:t xml:space="preserve"> may</w:t>
      </w:r>
      <w:del w:id="39" w:author="Cameron Ho" w:date="2026-02-05T12:59:00Z" w16du:dateUtc="2026-02-05T20:59:00Z">
        <w:r w:rsidDel="00A52290">
          <w:delText xml:space="preserve"> be</w:delText>
        </w:r>
      </w:del>
      <w:r>
        <w:t xml:space="preserve"> stay</w:t>
      </w:r>
      <w:del w:id="40" w:author="Cameron Ho" w:date="2026-02-05T12:59:00Z" w16du:dateUtc="2026-02-05T20:59:00Z">
        <w:r w:rsidDel="00A52290">
          <w:delText>ing on territory</w:delText>
        </w:r>
      </w:del>
      <w:r>
        <w:t xml:space="preserve"> to maintain possession of </w:t>
      </w:r>
      <w:del w:id="41" w:author="Cameron Ho" w:date="2026-02-05T12:59:00Z" w16du:dateUtc="2026-02-05T20:59:00Z">
        <w:r w:rsidDel="00A52290">
          <w:delText xml:space="preserve">their </w:delText>
        </w:r>
      </w:del>
      <w:ins w:id="42" w:author="Cameron Ho" w:date="2026-02-05T12:59:00Z" w16du:dateUtc="2026-02-05T20:59:00Z">
        <w:r>
          <w:t xml:space="preserve">its </w:t>
        </w:r>
      </w:ins>
      <w:r>
        <w:t>territory. Ravens are social creatures</w:t>
      </w:r>
      <w:ins w:id="43" w:author="Cameron Ho" w:date="2026-02-06T11:48:00Z" w16du:dateUtc="2026-02-06T19:48:00Z">
        <w:r w:rsidR="00157EF3">
          <w:t>,</w:t>
        </w:r>
      </w:ins>
      <w:r>
        <w:t xml:space="preserve"> and dominant individuals will spend time at food resources displaying to other conspecifics </w:t>
      </w:r>
      <w:r>
        <w:fldChar w:fldCharType="begin"/>
      </w:r>
      <w:r>
        <w:instrText xml:space="preserve"> ADDIN ZOTERO_ITEM CSL_CITATION {"citationID":"dfIro1Ms","properties":{"formattedCitation":"(Heinrich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fldChar w:fldCharType="separate"/>
      </w:r>
      <w:r w:rsidRPr="00462376">
        <w:rPr>
          <w:rFonts w:ascii="Aptos" w:hAnsi="Aptos"/>
        </w:rPr>
        <w:t>(Heinrich and Marzluff 1995)</w:t>
      </w:r>
      <w:r>
        <w:fldChar w:fldCharType="end"/>
      </w:r>
      <w:r>
        <w:t xml:space="preserve">. It is currently unknown through what mechanisms ravens claim or lose ownership of territories, although usurpation and conflict is a common method in other avian species </w:t>
      </w:r>
      <w:r>
        <w:fldChar w:fldCharType="begin"/>
      </w:r>
      <w:r>
        <w:instrText xml:space="preserve"> ADDIN ZOTERO_ITEM CSL_CITATION {"citationID":"AlKF06Wf","properties":{"formattedCitation":"(Arcese 1989, Piper et al. 2000)","plainCitation":"(Arcese 1989, Piper et al. 2000)","noteIndex":0},"citationItems":[{"id":1127,"uris":["http://zotero.org/users/9968163/items/A2IHFURL"],"itemData":{"id":1127,"type":"article-journal","abstract":"Male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fldChar w:fldCharType="separate"/>
      </w:r>
      <w:r w:rsidRPr="00D71176">
        <w:rPr>
          <w:rFonts w:ascii="Aptos" w:hAnsi="Aptos"/>
        </w:rPr>
        <w:t>(Arcese 1989, Piper et al. 2000)</w:t>
      </w:r>
      <w:r>
        <w:fldChar w:fldCharType="end"/>
      </w:r>
      <w:r>
        <w:t xml:space="preserve">. As a non-migratory species that remains on their territory all year </w:t>
      </w:r>
      <w:r>
        <w:fldChar w:fldCharType="begin"/>
      </w:r>
      <w:r>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fldChar w:fldCharType="separate"/>
      </w:r>
      <w:r w:rsidRPr="00492D11">
        <w:rPr>
          <w:rFonts w:ascii="Aptos" w:hAnsi="Aptos"/>
        </w:rPr>
        <w:t>(Heinrich 1988)</w:t>
      </w:r>
      <w:r>
        <w:fldChar w:fldCharType="end"/>
      </w:r>
      <w:r>
        <w:t xml:space="preserve">, physical presence, visual displays, and vocalizations </w:t>
      </w:r>
      <w:r>
        <w:lastRenderedPageBreak/>
        <w:t xml:space="preserve">can all assist the territory owner in retaining possession of the space </w:t>
      </w:r>
      <w:r>
        <w:fldChar w:fldCharType="begin"/>
      </w:r>
      <w:r>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fldChar w:fldCharType="separate"/>
      </w:r>
      <w:r w:rsidRPr="006E4F38">
        <w:rPr>
          <w:rFonts w:ascii="Aptos" w:hAnsi="Aptos"/>
        </w:rPr>
        <w:t>(Peek 1972, Piper et al. 2000)</w:t>
      </w:r>
      <w:r>
        <w:fldChar w:fldCharType="end"/>
      </w:r>
      <w:r>
        <w:t xml:space="preserve">. </w:t>
      </w:r>
    </w:p>
    <w:p w14:paraId="52BC4B62" w14:textId="601EB151" w:rsidR="00A52290" w:rsidDel="00A52290" w:rsidRDefault="00A52290" w:rsidP="00271D58">
      <w:pPr>
        <w:spacing w:line="480" w:lineRule="auto"/>
        <w:ind w:firstLine="720"/>
        <w:rPr>
          <w:moveFrom w:id="44" w:author="Cameron Ho" w:date="2026-02-05T13:00:00Z" w16du:dateUtc="2026-02-05T21:00:00Z"/>
        </w:rPr>
      </w:pPr>
      <w:moveFromRangeStart w:id="45" w:author="Cameron Ho" w:date="2026-02-05T13:00:00Z" w:name="move221188816"/>
      <w:moveFrom w:id="46" w:author="Cameron Ho" w:date="2026-02-05T13:00:00Z" w16du:dateUtc="2026-02-05T21:00:00Z">
        <w:r w:rsidDel="00A52290">
          <w:t xml:space="preserve">Our results support the idea that movement decisions are at least partially driven by breeding behaviors by showing reduced extraterritorial movements in March compared to November and December. During this late winter period just prior to the start of the breeding season in April, we observed ravens performing active pre-breeding season behaviors such as </w:t>
        </w:r>
        <w:commentRangeStart w:id="47"/>
        <w:r w:rsidDel="00A52290">
          <w:t>nest building</w:t>
        </w:r>
        <w:commentRangeEnd w:id="47"/>
        <w:r w:rsidDel="00A52290">
          <w:rPr>
            <w:rStyle w:val="CommentReference"/>
          </w:rPr>
          <w:commentReference w:id="47"/>
        </w:r>
        <w:r w:rsidDel="00A52290">
          <w:t xml:space="preserve">. This decision requires a raven to have foraged efficiently during a resource deficient period (winter) and be in good condition to forgo foraging as it is unlikely that there will be a carrion source in its territory. Ravens that bred earlier in the Greater Yellowstone Ecosystem were shown to have greater nesting success </w:t>
        </w:r>
        <w:r w:rsidDel="00A52290">
          <w:fldChar w:fldCharType="begin"/>
        </w:r>
        <w:r w:rsidDel="00A52290">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Del="00A52290">
          <w:fldChar w:fldCharType="separate"/>
        </w:r>
        <w:r w:rsidRPr="009A5E06" w:rsidDel="00A52290">
          <w:rPr>
            <w:rFonts w:ascii="Aptos" w:hAnsi="Aptos"/>
          </w:rPr>
          <w:t>(Dunk et al. 1997)</w:t>
        </w:r>
        <w:r w:rsidDel="00A52290">
          <w:fldChar w:fldCharType="end"/>
        </w:r>
        <w:r w:rsidDel="00A52290">
          <w:t xml:space="preserve">.  Being able to complete pre-breeding season tasks early is important as mistiming the initiation of breeding can result in lower success due to a lack of critical food sources </w:t>
        </w:r>
        <w:r w:rsidDel="00A52290">
          <w:fldChar w:fldCharType="begin"/>
        </w:r>
        <w:r w:rsidDel="00A52290">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Del="00A52290">
          <w:fldChar w:fldCharType="separate"/>
        </w:r>
        <w:r w:rsidRPr="007B0FC5" w:rsidDel="00A52290">
          <w:rPr>
            <w:rFonts w:ascii="Aptos" w:hAnsi="Aptos"/>
          </w:rPr>
          <w:t>(Visser et al. 2006)</w:t>
        </w:r>
        <w:r w:rsidDel="00A52290">
          <w:fldChar w:fldCharType="end"/>
        </w:r>
        <w:r w:rsidDel="00A52290">
          <w:t xml:space="preserve">. Ravens in Yellowstone heavily utilize insects outbreaks such as grasshoppers and salmonflies during the summer breeding season, which allows them to provide a protein dense food to growing chicks </w:t>
        </w:r>
        <w:r w:rsidDel="00A52290">
          <w:fldChar w:fldCharType="begin"/>
        </w:r>
        <w:r w:rsidDel="00A52290">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Del="00A52290">
          <w:fldChar w:fldCharType="separate"/>
        </w:r>
        <w:r w:rsidRPr="005351A9" w:rsidDel="00A52290">
          <w:rPr>
            <w:rFonts w:ascii="Aptos" w:hAnsi="Aptos"/>
          </w:rPr>
          <w:t>(Ho et al. 2023)</w:t>
        </w:r>
        <w:r w:rsidDel="00A52290">
          <w:fldChar w:fldCharType="end"/>
        </w:r>
        <w:r w:rsidDel="00A52290">
          <w:t xml:space="preserve">. </w:t>
        </w:r>
      </w:moveFrom>
    </w:p>
    <w:moveFromRangeEnd w:id="45"/>
    <w:p w14:paraId="1CA4CDD7" w14:textId="129811A1" w:rsidR="00A52290" w:rsidRDefault="00A52290" w:rsidP="00271D58">
      <w:pPr>
        <w:spacing w:line="480" w:lineRule="auto"/>
        <w:ind w:firstLine="720"/>
      </w:pPr>
      <w:del w:id="48" w:author="Cameron Ho" w:date="2026-02-05T13:00:00Z" w16du:dateUtc="2026-02-05T21:00:00Z">
        <w:r w:rsidDel="00A52290">
          <w:delText xml:space="preserve">Ravens did not consider potential resources in the hunting area when deciding whether to stay within their territory that day. </w:delText>
        </w:r>
      </w:del>
      <w:r>
        <w:t xml:space="preserve">Once </w:t>
      </w:r>
      <w:del w:id="49" w:author="Cameron Ho" w:date="2026-02-05T13:00:00Z" w16du:dateUtc="2026-02-05T21:00:00Z">
        <w:r w:rsidDel="00A52290">
          <w:delText xml:space="preserve">they did leave their </w:delText>
        </w:r>
      </w:del>
      <w:ins w:id="50" w:author="Cameron Ho" w:date="2026-02-05T13:00:00Z" w16du:dateUtc="2026-02-05T21:00:00Z">
        <w:r>
          <w:t xml:space="preserve">outside the </w:t>
        </w:r>
      </w:ins>
      <w:r>
        <w:t xml:space="preserve">territory, a raven </w:t>
      </w:r>
      <w:r w:rsidR="006F4927">
        <w:t>has a greater</w:t>
      </w:r>
      <w:r>
        <w:t xml:space="preserve"> chance of traveling to the hunting area during the hunting season</w:t>
      </w:r>
      <w:ins w:id="51" w:author="Cameron Ho" w:date="2026-02-05T13:00:00Z" w16du:dateUtc="2026-02-05T21:00:00Z">
        <w:r>
          <w:t xml:space="preserve"> (Fig. </w:t>
        </w:r>
      </w:ins>
      <w:r w:rsidR="002436C4">
        <w:t>7</w:t>
      </w:r>
      <w:ins w:id="52" w:author="Cameron Ho" w:date="2026-02-05T13:00:00Z" w16du:dateUtc="2026-02-05T21:00:00Z">
        <w:r>
          <w:t>)</w:t>
        </w:r>
      </w:ins>
      <w:ins w:id="53" w:author="Cameron Ho" w:date="2026-02-05T13:08:00Z" w16du:dateUtc="2026-02-05T21:08:00Z">
        <w:r w:rsidR="00C93391">
          <w:t xml:space="preserve">. </w:t>
        </w:r>
      </w:ins>
      <w:ins w:id="54" w:author="Cameron Ho" w:date="2026-02-05T13:09:00Z" w16du:dateUtc="2026-02-05T21:09:00Z">
        <w:r w:rsidR="00EA7474">
          <w:t xml:space="preserve">Territory holders tend to be dominant individuals and would be able to gain access to contested resources. </w:t>
        </w:r>
      </w:ins>
      <w:ins w:id="55" w:author="Cameron Ho" w:date="2026-02-05T13:08:00Z" w16du:dateUtc="2026-02-05T21:08:00Z">
        <w:r w:rsidR="00C93391">
          <w:t xml:space="preserve">However, </w:t>
        </w:r>
      </w:ins>
      <w:ins w:id="56" w:author="Cameron Ho" w:date="2026-02-05T13:09:00Z" w16du:dateUtc="2026-02-05T21:09:00Z">
        <w:r w:rsidR="00C93391">
          <w:t>contrary</w:t>
        </w:r>
      </w:ins>
      <w:ins w:id="57" w:author="Cameron Ho" w:date="2026-02-05T13:08:00Z" w16du:dateUtc="2026-02-05T21:08:00Z">
        <w:r w:rsidR="00C93391">
          <w:t xml:space="preserve"> to our prediction,</w:t>
        </w:r>
      </w:ins>
      <w:del w:id="58" w:author="Cameron Ho" w:date="2026-02-05T13:08:00Z" w16du:dateUtc="2026-02-05T21:08:00Z">
        <w:r w:rsidDel="00C93391">
          <w:delText xml:space="preserve"> but were not basing </w:delText>
        </w:r>
      </w:del>
      <w:ins w:id="59" w:author="Cameron Ho" w:date="2026-02-05T13:09:00Z" w16du:dateUtc="2026-02-05T21:09:00Z">
        <w:r w:rsidR="00C93391">
          <w:t xml:space="preserve"> </w:t>
        </w:r>
      </w:ins>
      <w:r>
        <w:t xml:space="preserve">this decision </w:t>
      </w:r>
      <w:ins w:id="60" w:author="Cameron Ho" w:date="2026-02-05T13:09:00Z" w16du:dateUtc="2026-02-05T21:09:00Z">
        <w:r w:rsidR="00C93391">
          <w:t xml:space="preserve">was not influenced by </w:t>
        </w:r>
      </w:ins>
      <w:del w:id="61" w:author="Cameron Ho" w:date="2026-02-05T13:09:00Z" w16du:dateUtc="2026-02-05T21:09:00Z">
        <w:r w:rsidDel="00C93391">
          <w:delText xml:space="preserve">on </w:delText>
        </w:r>
      </w:del>
      <w:r>
        <w:t xml:space="preserve">the amount of available biomass. </w:t>
      </w:r>
      <w:del w:id="62" w:author="Cameron Ho" w:date="2026-02-05T13:01:00Z" w16du:dateUtc="2026-02-05T21:01:00Z">
        <w:r w:rsidDel="00A52290">
          <w:delText xml:space="preserve">Hunter kills often have greater raven numbers than wolf kills </w:delText>
        </w:r>
        <w:r w:rsidDel="00A52290">
          <w:fldChar w:fldCharType="begin"/>
        </w:r>
        <w:r w:rsidDel="00A52290">
          <w:delInstrText xml:space="preserve"> ADDIN ZOTERO_ITEM CSL_CITATION {"citationID":"rxih3MjT","properties":{"formattedCitation":"(Wilmers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delInstrText>
        </w:r>
        <w:r w:rsidDel="00A52290">
          <w:fldChar w:fldCharType="separate"/>
        </w:r>
        <w:r w:rsidRPr="009521E1" w:rsidDel="00A52290">
          <w:rPr>
            <w:rFonts w:ascii="Aptos" w:hAnsi="Aptos" w:cs="Times New Roman"/>
            <w:kern w:val="0"/>
          </w:rPr>
          <w:delText>(Wilmers et al. 2003</w:delText>
        </w:r>
        <w:r w:rsidRPr="009521E1" w:rsidDel="00A52290">
          <w:rPr>
            <w:rFonts w:ascii="Aptos" w:hAnsi="Aptos" w:cs="Times New Roman"/>
            <w:i/>
            <w:iCs/>
            <w:kern w:val="0"/>
          </w:rPr>
          <w:delText>b</w:delText>
        </w:r>
        <w:r w:rsidRPr="009521E1" w:rsidDel="00A52290">
          <w:rPr>
            <w:rFonts w:ascii="Aptos" w:hAnsi="Aptos" w:cs="Times New Roman"/>
            <w:kern w:val="0"/>
          </w:rPr>
          <w:delText>)</w:delText>
        </w:r>
        <w:r w:rsidDel="00A52290">
          <w:fldChar w:fldCharType="end"/>
        </w:r>
        <w:r w:rsidDel="00A52290">
          <w:delText>, so the expectation would be for a territorial raven to face heavy competition regardless of the amount of hunter carrion available that day. Given that t</w:delText>
        </w:r>
      </w:del>
      <w:del w:id="63" w:author="Cameron Ho" w:date="2026-02-05T13:09:00Z" w16du:dateUtc="2026-02-05T21:09:00Z">
        <w:r w:rsidDel="00EA7474">
          <w:delText>erritory holders tend to be dominant individuals</w:delText>
        </w:r>
      </w:del>
      <w:del w:id="64" w:author="Cameron Ho" w:date="2026-02-05T13:01:00Z" w16du:dateUtc="2026-02-05T21:01:00Z">
        <w:r w:rsidDel="000A08F3">
          <w:delText xml:space="preserve">, they </w:delText>
        </w:r>
      </w:del>
      <w:del w:id="65" w:author="Cameron Ho" w:date="2026-02-05T13:09:00Z" w16du:dateUtc="2026-02-05T21:09:00Z">
        <w:r w:rsidDel="00EA7474">
          <w:delText xml:space="preserve">would be able to gain access to contested resources. </w:delText>
        </w:r>
      </w:del>
      <w:r>
        <w:t xml:space="preserve">The distance between a raven’s territory and the hunting area would </w:t>
      </w:r>
      <w:del w:id="66" w:author="Cameron Ho" w:date="2026-02-05T13:09:00Z" w16du:dateUtc="2026-02-05T21:09:00Z">
        <w:r w:rsidDel="00EA7474">
          <w:delText xml:space="preserve">also </w:delText>
        </w:r>
      </w:del>
      <w:r>
        <w:t xml:space="preserve">preclude them from having </w:t>
      </w:r>
      <w:del w:id="67" w:author="Cameron Ho" w:date="2026-02-05T13:10:00Z" w16du:dateUtc="2026-02-05T21:10:00Z">
        <w:r w:rsidDel="00A10F28">
          <w:delText xml:space="preserve">accurate </w:delText>
        </w:r>
      </w:del>
      <w:r>
        <w:t>daily information about carrion availability</w:t>
      </w:r>
      <w:del w:id="68" w:author="Cameron Ho" w:date="2026-02-05T13:10:00Z" w16du:dateUtc="2026-02-05T21:10:00Z">
        <w:r w:rsidDel="00A10F28">
          <w:delText xml:space="preserve"> on any day</w:delText>
        </w:r>
      </w:del>
      <w:r>
        <w:t xml:space="preserve">. Only </w:t>
      </w:r>
      <w:del w:id="69" w:author="Cameron Ho" w:date="2026-02-05T13:01:00Z" w16du:dateUtc="2026-02-05T21:01:00Z">
        <w:r w:rsidDel="000A08F3">
          <w:delText>a single</w:delText>
        </w:r>
      </w:del>
      <w:ins w:id="70" w:author="Cameron Ho" w:date="2026-02-05T13:01:00Z" w16du:dateUtc="2026-02-05T21:01:00Z">
        <w:r w:rsidR="000A08F3">
          <w:t>one</w:t>
        </w:r>
      </w:ins>
      <w:r>
        <w:t xml:space="preserve"> tagged raven in our sample group is within the potential range to stay on territory and hear gunshots from the hunting area, which ravens can learned to associate with a potential successful harvest </w:t>
      </w:r>
      <w:r>
        <w:fldChar w:fldCharType="begin"/>
      </w:r>
      <w:r>
        <w:instrText xml:space="preserve"> ADDIN ZOTERO_ITEM CSL_CITATION {"citationID":"Jaahs0Cs","properties":{"formattedCitation":"(White 2005)","plainCitation":"(White 2005)","noteIndex":0},"citationItems":[{"id":87,"uris":["http://zotero.org/users/9968163/items/4AXU568S"],"itemData":{"id":87,"type":"article-journal","abstract":"We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fldChar w:fldCharType="separate"/>
      </w:r>
      <w:r w:rsidRPr="00ED3671">
        <w:rPr>
          <w:rFonts w:ascii="Aptos" w:hAnsi="Aptos"/>
        </w:rPr>
        <w:t>(White 2005)</w:t>
      </w:r>
      <w:r>
        <w:fldChar w:fldCharType="end"/>
      </w:r>
      <w:r>
        <w:t>. Most ravens were thus making decisions based on information from recent visits, memory of previous years</w:t>
      </w:r>
      <w:ins w:id="71" w:author="Cameron Ho" w:date="2026-02-05T13:02:00Z" w16du:dateUtc="2026-02-05T21:02:00Z">
        <w:r w:rsidR="000A08F3">
          <w:t xml:space="preserve"> (Figs. </w:t>
        </w:r>
      </w:ins>
      <w:r w:rsidR="00FC30E9">
        <w:t>8, 9</w:t>
      </w:r>
      <w:ins w:id="72" w:author="Cameron Ho" w:date="2026-02-05T13:02:00Z" w16du:dateUtc="2026-02-05T21:02:00Z">
        <w:r w:rsidR="000A08F3">
          <w:t>)</w:t>
        </w:r>
      </w:ins>
      <w:r>
        <w:t xml:space="preserve">, and other daily proxies </w:t>
      </w:r>
      <w:ins w:id="73" w:author="Cameron Ho" w:date="2026-02-05T13:02:00Z" w16du:dateUtc="2026-02-05T21:02:00Z">
        <w:r w:rsidR="000A08F3">
          <w:t>such as temperature and snow depth</w:t>
        </w:r>
      </w:ins>
      <w:ins w:id="74" w:author="Cameron Ho" w:date="2026-02-05T14:22:00Z" w16du:dateUtc="2026-02-05T22:22:00Z">
        <w:r w:rsidR="00112A0F">
          <w:t>.</w:t>
        </w:r>
      </w:ins>
      <w:del w:id="75" w:author="Cameron Ho" w:date="2026-02-05T13:02:00Z" w16du:dateUtc="2026-02-05T21:02:00Z">
        <w:r w:rsidDel="000A08F3">
          <w:delText xml:space="preserve">(Fig. 8, 9). We showed these proxies included weather conditions such as daily temperature and snow depth, which increased chances of leaving the territory and visiting the hunting area when deeper. Snow may indicate to ravens when ungulate populations are migrating out of the park </w:delText>
        </w:r>
        <w:r w:rsidDel="000A08F3">
          <w:fldChar w:fldCharType="begin"/>
        </w:r>
        <w:r w:rsidDel="000A08F3">
          <w:del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delInstrText>
        </w:r>
        <w:r w:rsidDel="000A08F3">
          <w:fldChar w:fldCharType="separate"/>
        </w:r>
        <w:r w:rsidRPr="00CA7563" w:rsidDel="000A08F3">
          <w:rPr>
            <w:rFonts w:ascii="Aptos" w:hAnsi="Aptos"/>
          </w:rPr>
          <w:delText>(Geremia et al. 2011, Rickbeil et al. 2019)</w:delText>
        </w:r>
        <w:r w:rsidDel="000A08F3">
          <w:fldChar w:fldCharType="end"/>
        </w:r>
        <w:r w:rsidDel="000A08F3">
          <w:delText xml:space="preserve">, placing them on lands where they are available to be hunted. Hunters are also more efficient with snow on the ground as it allows them to more easily track ungulate movement. This tracking of weather patterns to optimize foraging movement efficiency is similar to gray-cheeked mangabeys in Uganda considering recent weather patterns effects on the maturation of fruit </w:delText>
        </w:r>
        <w:r w:rsidDel="000A08F3">
          <w:fldChar w:fldCharType="begin"/>
        </w:r>
        <w:r w:rsidDel="000A08F3">
          <w:delInstrText xml:space="preserve"> ADDIN ZOTERO_ITEM CSL_CITATION {"citationID":"RKCMj6UP","properties":{"formattedCitation":"(Janmaat et al. 2006)","plainCitation":"(Janmaat et al. 2006)","noteIndex":0},"citationItems":[{"id":1121,"uris":["http://zotero.org/users/9968163/items/TRJDVAP8"],"itemData":{"id":1121,"type":"article-journal","abstract":"Temperature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delInstrText>
        </w:r>
        <w:r w:rsidDel="000A08F3">
          <w:fldChar w:fldCharType="separate"/>
        </w:r>
        <w:r w:rsidRPr="0003139C" w:rsidDel="000A08F3">
          <w:rPr>
            <w:rFonts w:ascii="Aptos" w:hAnsi="Aptos"/>
          </w:rPr>
          <w:delText>(Janmaat et al. 2006)</w:delText>
        </w:r>
        <w:r w:rsidDel="000A08F3">
          <w:fldChar w:fldCharType="end"/>
        </w:r>
        <w:r w:rsidDel="000A08F3">
          <w:delText>.</w:delText>
        </w:r>
      </w:del>
      <w:r>
        <w:t xml:space="preserve"> </w:t>
      </w:r>
    </w:p>
    <w:p w14:paraId="7A3DFF2D" w14:textId="24B46592" w:rsidR="00517F18" w:rsidRDefault="00A52290" w:rsidP="00271D58">
      <w:pPr>
        <w:spacing w:line="480" w:lineRule="auto"/>
        <w:ind w:firstLine="720"/>
        <w:rPr>
          <w:ins w:id="76" w:author="Cameron Ho" w:date="2026-02-05T16:30:00Z" w16du:dateUtc="2026-02-06T00:30:00Z"/>
        </w:rPr>
      </w:pPr>
      <w:del w:id="77" w:author="Cameron Ho" w:date="2026-02-05T13:03:00Z" w16du:dateUtc="2026-02-05T21:03:00Z">
        <w:r w:rsidDel="000A08F3">
          <w:delText xml:space="preserve">The amount of hunter biomass available did not alter a raven’s perception of wolf kills, making their movement a linear decision-making process with the immediate resource taking precedence. This includes wolf kills that were found outside of the territory. </w:delText>
        </w:r>
      </w:del>
      <w:del w:id="78" w:author="Cameron Ho" w:date="2026-02-05T16:29:00Z" w16du:dateUtc="2026-02-06T00:29:00Z">
        <w:r w:rsidDel="00850770">
          <w:delText>When a raven decided to leave its territory, it was</w:delText>
        </w:r>
      </w:del>
      <w:ins w:id="79" w:author="Cameron Ho" w:date="2026-02-05T16:29:00Z" w16du:dateUtc="2026-02-06T00:29:00Z">
        <w:r w:rsidR="00850770">
          <w:t>A raven leaving its territory was</w:t>
        </w:r>
      </w:ins>
      <w:r>
        <w:t xml:space="preserve"> unlikely </w:t>
      </w:r>
      <w:del w:id="80" w:author="Cameron Ho" w:date="2026-02-06T11:49:00Z" w16du:dateUtc="2026-02-06T19:49:00Z">
        <w:r w:rsidDel="007F2552">
          <w:delText xml:space="preserve">that </w:delText>
        </w:r>
      </w:del>
      <w:del w:id="81" w:author="Cameron Ho" w:date="2026-02-05T16:29:00Z" w16du:dateUtc="2026-02-06T00:29:00Z">
        <w:r w:rsidDel="00850770">
          <w:delText xml:space="preserve">they were leaving with the </w:delText>
        </w:r>
      </w:del>
      <w:del w:id="82" w:author="Cameron Ho" w:date="2026-02-05T14:22:00Z" w16du:dateUtc="2026-02-05T22:22:00Z">
        <w:r w:rsidDel="00112A0F">
          <w:delText>purpose</w:delText>
        </w:r>
      </w:del>
      <w:ins w:id="83" w:author="Cameron Ho" w:date="2026-02-05T16:29:00Z" w16du:dateUtc="2026-02-06T00:29:00Z">
        <w:r w:rsidR="00850770">
          <w:t xml:space="preserve"> to have </w:t>
        </w:r>
      </w:ins>
      <w:del w:id="84" w:author="Cameron Ho" w:date="2026-02-05T14:22:00Z" w16du:dateUtc="2026-02-05T22:22:00Z">
        <w:r w:rsidDel="00112A0F">
          <w:delText xml:space="preserve"> </w:delText>
        </w:r>
      </w:del>
      <w:ins w:id="85" w:author="Cameron Ho" w:date="2026-02-05T16:29:00Z" w16du:dateUtc="2026-02-06T00:29:00Z">
        <w:r w:rsidR="009B67E3">
          <w:t>the intent</w:t>
        </w:r>
      </w:ins>
      <w:ins w:id="86" w:author="Cameron Ho" w:date="2026-02-05T14:22:00Z" w16du:dateUtc="2026-02-05T22:22:00Z">
        <w:r w:rsidR="00112A0F">
          <w:t xml:space="preserve"> </w:t>
        </w:r>
      </w:ins>
      <w:r>
        <w:t>of locating a previously unknown</w:t>
      </w:r>
      <w:del w:id="87" w:author="Cameron Ho" w:date="2026-02-06T11:49:00Z" w16du:dateUtc="2026-02-06T19:49:00Z">
        <w:r w:rsidDel="007F2552">
          <w:delText>,</w:delText>
        </w:r>
      </w:del>
      <w:r>
        <w:t xml:space="preserve"> </w:t>
      </w:r>
      <w:del w:id="88" w:author="Cameron Ho" w:date="2026-02-05T16:30:00Z" w16du:dateUtc="2026-02-06T00:30:00Z">
        <w:r w:rsidDel="00C30E36">
          <w:delText>naturally occurring carcass</w:delText>
        </w:r>
      </w:del>
      <w:ins w:id="89" w:author="Cameron Ho" w:date="2026-02-05T16:30:00Z" w16du:dateUtc="2026-02-06T00:30:00Z">
        <w:r w:rsidR="00C30E36">
          <w:t>wolf kill</w:t>
        </w:r>
      </w:ins>
      <w:r>
        <w:t xml:space="preserve">. All wolf kills that were visited outside of territories, except for one, are within the travel corridor ravens take to reach the Gardiner hunting regions (Fig 1). </w:t>
      </w:r>
      <w:ins w:id="90" w:author="Cameron Ho" w:date="2026-02-05T14:03:00Z" w16du:dateUtc="2026-02-05T22:03:00Z">
        <w:r w:rsidR="006372E2">
          <w:t xml:space="preserve">Ravens traveled to the hunting area </w:t>
        </w:r>
      </w:ins>
      <w:ins w:id="91" w:author="Cameron Ho" w:date="2026-02-05T14:14:00Z" w16du:dateUtc="2026-02-05T22:14:00Z">
        <w:r w:rsidR="003432DA">
          <w:t>efficiently</w:t>
        </w:r>
      </w:ins>
      <w:ins w:id="92" w:author="Cameron Ho" w:date="2026-02-06T11:50:00Z" w16du:dateUtc="2026-02-06T19:50:00Z">
        <w:r w:rsidR="00A84E40">
          <w:t>,</w:t>
        </w:r>
      </w:ins>
      <w:ins w:id="93" w:author="Cameron Ho" w:date="2026-02-05T14:03:00Z" w16du:dateUtc="2026-02-05T22:03:00Z">
        <w:r w:rsidR="006372E2">
          <w:t xml:space="preserve"> with individuals farther from the hunting area having a </w:t>
        </w:r>
      </w:ins>
      <w:ins w:id="94" w:author="Cameron Ho" w:date="2026-02-06T11:50:00Z" w16du:dateUtc="2026-02-06T19:50:00Z">
        <w:r w:rsidR="00A84E40">
          <w:t>longer</w:t>
        </w:r>
      </w:ins>
      <w:ins w:id="95" w:author="Cameron Ho" w:date="2026-02-05T14:03:00Z" w16du:dateUtc="2026-02-05T22:03:00Z">
        <w:r w:rsidR="006372E2">
          <w:t xml:space="preserve"> </w:t>
        </w:r>
      </w:ins>
      <w:ins w:id="96" w:author="Cameron Ho" w:date="2026-02-05T14:04:00Z" w16du:dateUtc="2026-02-05T22:04:00Z">
        <w:r w:rsidR="00A53474">
          <w:t>time between the last point in their territory and the first point in the hunting area (Fig. 11)</w:t>
        </w:r>
        <w:r w:rsidR="00417C6C">
          <w:t xml:space="preserve">, </w:t>
        </w:r>
      </w:ins>
      <w:ins w:id="97" w:author="Cameron Ho" w:date="2026-02-05T14:05:00Z" w16du:dateUtc="2026-02-05T22:05:00Z">
        <w:r w:rsidR="00E40B74">
          <w:t xml:space="preserve">which we interpret as </w:t>
        </w:r>
      </w:ins>
      <w:ins w:id="98" w:author="Cameron Ho" w:date="2026-02-05T14:04:00Z" w16du:dateUtc="2026-02-05T22:04:00Z">
        <w:r w:rsidR="00417C6C">
          <w:t>litt</w:t>
        </w:r>
      </w:ins>
      <w:ins w:id="99" w:author="Cameron Ho" w:date="2026-02-05T14:05:00Z" w16du:dateUtc="2026-02-05T22:05:00Z">
        <w:r w:rsidR="008733D6">
          <w:t xml:space="preserve">le time spent </w:t>
        </w:r>
      </w:ins>
      <w:ins w:id="100" w:author="Cameron Ho" w:date="2026-02-05T14:04:00Z" w16du:dateUtc="2026-02-05T22:04:00Z">
        <w:r w:rsidR="00417C6C">
          <w:t>searching for alternative resources</w:t>
        </w:r>
        <w:r w:rsidR="00A53474">
          <w:t xml:space="preserve">. </w:t>
        </w:r>
      </w:ins>
      <w:del w:id="101" w:author="Cameron Ho" w:date="2026-02-05T14:03:00Z" w16du:dateUtc="2026-02-05T22:03:00Z">
        <w:r w:rsidDel="006372E2">
          <w:delText xml:space="preserve">Territorial ravens in the northern range </w:delText>
        </w:r>
      </w:del>
      <w:del w:id="102" w:author="Cameron Ho" w:date="2026-02-05T13:53:00Z" w16du:dateUtc="2026-02-05T21:53:00Z">
        <w:r w:rsidDel="006372E2">
          <w:delText xml:space="preserve">frequently </w:delText>
        </w:r>
      </w:del>
      <w:del w:id="103" w:author="Cameron Ho" w:date="2026-02-05T14:03:00Z" w16du:dateUtc="2026-02-05T22:03:00Z">
        <w:r w:rsidDel="006372E2">
          <w:delText>travel the ~35 km commuting distance to the hunting areas</w:delText>
        </w:r>
      </w:del>
      <w:del w:id="104" w:author="Cameron Ho" w:date="2026-02-05T13:53:00Z" w16du:dateUtc="2026-02-05T21:53:00Z">
        <w:r w:rsidDel="006372E2">
          <w:delText xml:space="preserve"> while uploading 0 or 1 intermediate travel points which indicates direct, non-stop flight</w:delText>
        </w:r>
      </w:del>
      <w:del w:id="105" w:author="Cameron Ho" w:date="2026-02-05T14:03:00Z" w16du:dateUtc="2026-02-05T22:03:00Z">
        <w:r w:rsidDel="006372E2">
          <w:delText xml:space="preserve">. </w:delText>
        </w:r>
      </w:del>
      <w:r>
        <w:t xml:space="preserve">The presence of the newly located resource during </w:t>
      </w:r>
      <w:del w:id="106" w:author="Cameron Ho" w:date="2026-02-05T13:52:00Z" w16du:dateUtc="2026-02-05T21:52:00Z">
        <w:r w:rsidDel="007F2AD1">
          <w:delText xml:space="preserve">transit </w:delText>
        </w:r>
      </w:del>
      <w:ins w:id="107" w:author="Cameron Ho" w:date="2026-02-05T13:52:00Z" w16du:dateUtc="2026-02-05T21:52:00Z">
        <w:r w:rsidR="007F2AD1">
          <w:t xml:space="preserve">travel </w:t>
        </w:r>
      </w:ins>
      <w:r>
        <w:t>likely altered their plan</w:t>
      </w:r>
      <w:ins w:id="108" w:author="Cameron Ho" w:date="2026-02-06T11:50:00Z" w16du:dateUtc="2026-02-06T19:50:00Z">
        <w:r w:rsidR="00F65010">
          <w:t>,</w:t>
        </w:r>
      </w:ins>
      <w:r>
        <w:t xml:space="preserve"> but was likely not the intended destination. This sort of route planning between distant, known resources </w:t>
      </w:r>
      <w:del w:id="109" w:author="Cameron Ho" w:date="2026-02-05T16:23:00Z" w16du:dateUtc="2026-02-06T00:23:00Z">
        <w:r w:rsidDel="00C13135">
          <w:delText xml:space="preserve">has been documented in primates </w:delText>
        </w:r>
        <w:r w:rsidDel="00C13135">
          <w:fldChar w:fldCharType="begin"/>
        </w:r>
        <w:r w:rsidDel="00C13135">
          <w:delInstrText xml:space="preserve"> ADDIN ZOTERO_ITEM CSL_CITATION {"citationID":"MXMmI4Bk","properties":{"formattedCitation":"(Noser and Byrne 2007)","plainCitation":"(Noser and Byrne 2007)","noteIndex":0},"citationItems":[{"id":1145,"uris":["http://zotero.org/users/9968163/items/JRVDYD5R"],"itemData":{"id":1145,"type":"article-journal","abstract":"The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delInstrText>
        </w:r>
        <w:r w:rsidDel="00C13135">
          <w:fldChar w:fldCharType="separate"/>
        </w:r>
        <w:r w:rsidRPr="00A9686F" w:rsidDel="00C13135">
          <w:rPr>
            <w:rFonts w:ascii="Aptos" w:hAnsi="Aptos"/>
          </w:rPr>
          <w:delText>(Noser and Byrne 2007)</w:delText>
        </w:r>
        <w:r w:rsidDel="00C13135">
          <w:fldChar w:fldCharType="end"/>
        </w:r>
        <w:r w:rsidDel="00C13135">
          <w:delText xml:space="preserve">, elephants </w:delText>
        </w:r>
        <w:r w:rsidDel="00C13135">
          <w:fldChar w:fldCharType="begin"/>
        </w:r>
        <w:r w:rsidDel="00C13135">
          <w:delInstrText xml:space="preserve"> ADDIN ZOTERO_ITEM CSL_CITATION {"citationID":"UYREaobF","properties":{"formattedCitation":"(Polansky et al. 2015)","plainCitation":"(Polansky et al. 2015)","noteIndex":0},"citationItems":[{"id":1147,"uris":["http://zotero.org/users/9968163/items/DGHD5DI8"],"itemData":{"id":1147,"type":"article-journal","abstract":"Spatial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delInstrText>
        </w:r>
        <w:r w:rsidDel="00C13135">
          <w:fldChar w:fldCharType="separate"/>
        </w:r>
        <w:r w:rsidRPr="00C979DD" w:rsidDel="00C13135">
          <w:rPr>
            <w:rFonts w:ascii="Aptos" w:hAnsi="Aptos"/>
          </w:rPr>
          <w:delText>(Polansky et al. 2015)</w:delText>
        </w:r>
        <w:r w:rsidDel="00C13135">
          <w:fldChar w:fldCharType="end"/>
        </w:r>
        <w:r w:rsidDel="00C13135">
          <w:delText xml:space="preserve">, and </w:delText>
        </w:r>
      </w:del>
      <w:r>
        <w:t xml:space="preserve">is likely performed by ravens (Loretto et al. </w:t>
      </w:r>
      <w:r>
        <w:rPr>
          <w:i/>
          <w:iCs/>
        </w:rPr>
        <w:t>in press</w:t>
      </w:r>
      <w:r>
        <w:t xml:space="preserve">). </w:t>
      </w:r>
    </w:p>
    <w:p w14:paraId="79795F68" w14:textId="20C841E3" w:rsidR="00A52290" w:rsidRDefault="00517F18" w:rsidP="00271D58">
      <w:pPr>
        <w:spacing w:line="480" w:lineRule="auto"/>
        <w:ind w:firstLine="720"/>
        <w:rPr>
          <w:ins w:id="110" w:author="Cameron Ho" w:date="2026-02-05T13:00:00Z" w16du:dateUtc="2026-02-05T21:00:00Z"/>
        </w:rPr>
      </w:pPr>
      <w:ins w:id="111" w:author="Cameron Ho" w:date="2026-02-05T16:31:00Z" w16du:dateUtc="2026-02-06T00:31:00Z">
        <w:r>
          <w:lastRenderedPageBreak/>
          <w:t xml:space="preserve">The largest </w:t>
        </w:r>
      </w:ins>
      <w:ins w:id="112" w:author="Cameron Ho" w:date="2026-02-05T16:32:00Z" w16du:dateUtc="2026-02-06T00:32:00Z">
        <w:r>
          <w:t xml:space="preserve">subversion of our expectations was that despite wolf kills lowering the </w:t>
        </w:r>
      </w:ins>
      <w:ins w:id="113" w:author="Cameron Ho" w:date="2026-02-06T11:51:00Z" w16du:dateUtc="2026-02-06T19:51:00Z">
        <w:r w:rsidR="00935155">
          <w:t>chance</w:t>
        </w:r>
      </w:ins>
      <w:ins w:id="114" w:author="Cameron Ho" w:date="2026-02-05T16:32:00Z" w16du:dateUtc="2026-02-06T00:32:00Z">
        <w:r>
          <w:t xml:space="preserve"> of </w:t>
        </w:r>
      </w:ins>
      <w:ins w:id="115" w:author="Cameron Ho" w:date="2026-02-06T11:51:00Z" w16du:dateUtc="2026-02-06T19:51:00Z">
        <w:r w:rsidR="00935155">
          <w:t xml:space="preserve">attempting to </w:t>
        </w:r>
      </w:ins>
      <w:ins w:id="116" w:author="Cameron Ho" w:date="2026-02-05T16:32:00Z" w16du:dateUtc="2026-02-06T00:32:00Z">
        <w:r>
          <w:t>locat</w:t>
        </w:r>
      </w:ins>
      <w:ins w:id="117" w:author="Cameron Ho" w:date="2026-02-06T11:51:00Z" w16du:dateUtc="2026-02-06T19:51:00Z">
        <w:r w:rsidR="00935155">
          <w:t>e</w:t>
        </w:r>
      </w:ins>
      <w:ins w:id="118" w:author="Cameron Ho" w:date="2026-02-05T16:32:00Z" w16du:dateUtc="2026-02-06T00:32:00Z">
        <w:r>
          <w:t xml:space="preserve"> another food source, ravens </w:t>
        </w:r>
      </w:ins>
      <w:ins w:id="119" w:author="Cameron Ho" w:date="2026-02-05T16:33:00Z" w16du:dateUtc="2026-02-06T00:33:00Z">
        <w:r>
          <w:t>still often chose to leave current resources in favor of the hunting regions (Figs. 6, 8)</w:t>
        </w:r>
      </w:ins>
      <w:ins w:id="120" w:author="Cameron Ho" w:date="2026-02-06T11:51:00Z" w16du:dateUtc="2026-02-06T19:51:00Z">
        <w:r w:rsidR="00935155">
          <w:t>.</w:t>
        </w:r>
      </w:ins>
      <w:ins w:id="121" w:author="Cameron Ho" w:date="2026-02-05T16:35:00Z" w16du:dateUtc="2026-02-06T00:35:00Z">
        <w:r w:rsidR="005C5666">
          <w:t xml:space="preserve"> </w:t>
        </w:r>
      </w:ins>
      <w:ins w:id="122" w:author="Cameron Ho" w:date="2026-02-06T11:52:00Z" w16du:dateUtc="2026-02-06T19:52:00Z">
        <w:r w:rsidR="00935155">
          <w:t>R</w:t>
        </w:r>
      </w:ins>
      <w:ins w:id="123" w:author="Cameron Ho" w:date="2026-02-05T16:35:00Z" w16du:dateUtc="2026-02-06T00:35:00Z">
        <w:r w:rsidR="005C5666">
          <w:t>avens on territory with an active kill still choosing to leave a predicted</w:t>
        </w:r>
      </w:ins>
      <w:ins w:id="124" w:author="Cameron Ho" w:date="2026-02-06T11:52:00Z" w16du:dateUtc="2026-02-06T19:52:00Z">
        <w:r w:rsidR="00935155">
          <w:t xml:space="preserve"> </w:t>
        </w:r>
        <w:r w:rsidR="00935155" w:rsidRPr="00935155">
          <w:rPr>
            <w:highlight w:val="yellow"/>
            <w:rPrChange w:id="125" w:author="Cameron Ho" w:date="2026-02-06T11:52:00Z" w16du:dateUtc="2026-02-06T19:52:00Z">
              <w:rPr/>
            </w:rPrChange>
          </w:rPr>
          <w:t>91%</w:t>
        </w:r>
        <w:r w:rsidR="00935155">
          <w:t xml:space="preserve"> of the time</w:t>
        </w:r>
      </w:ins>
      <w:ins w:id="126" w:author="Cameron Ho" w:date="2026-02-05T16:34:00Z" w16du:dateUtc="2026-02-06T00:34:00Z">
        <w:r w:rsidR="002736DC">
          <w:t>.</w:t>
        </w:r>
        <w:r w:rsidR="003710C2">
          <w:t xml:space="preserve"> Our assumptions about how long biomass remained available wolves abandoned a carcass may play a role in this.</w:t>
        </w:r>
      </w:ins>
      <w:ins w:id="127" w:author="Cameron Ho" w:date="2026-02-05T16:32:00Z" w16du:dateUtc="2026-02-06T00:32:00Z">
        <w:r>
          <w:t xml:space="preserve"> </w:t>
        </w:r>
      </w:ins>
      <w:r w:rsidR="00A52290">
        <w:t>The presence of dependable, alternative anthropogenic resources within close proximity of the hunting regions</w:t>
      </w:r>
      <w:ins w:id="128" w:author="Cameron Ho" w:date="2026-02-06T11:53:00Z" w16du:dateUtc="2026-02-06T19:53:00Z">
        <w:r w:rsidR="00B10F78">
          <w:t>,</w:t>
        </w:r>
      </w:ins>
      <w:r w:rsidR="00A52290" w:rsidRPr="00167186">
        <w:t xml:space="preserve"> </w:t>
      </w:r>
      <w:r w:rsidR="00A52290">
        <w:t xml:space="preserve">such as the Gardiner landfill and sewage treatment ponds (Fig. 1), buffers the risk for ravens in deciding to commute by providing an alternative foraging location that is still calorie efficient. </w:t>
      </w:r>
    </w:p>
    <w:p w14:paraId="36FC7C5C" w14:textId="5B089D82" w:rsidR="00A52290" w:rsidDel="00C55C1B" w:rsidRDefault="00A52290" w:rsidP="00236122">
      <w:pPr>
        <w:spacing w:line="480" w:lineRule="auto"/>
        <w:ind w:firstLine="720"/>
        <w:rPr>
          <w:del w:id="129" w:author="Cameron Ho" w:date="2026-02-05T13:07:00Z" w16du:dateUtc="2026-02-05T21:07:00Z"/>
        </w:rPr>
      </w:pPr>
      <w:moveToRangeStart w:id="130" w:author="Cameron Ho" w:date="2026-02-05T13:00:00Z" w:name="move221188816"/>
      <w:moveTo w:id="131" w:author="Cameron Ho" w:date="2026-02-05T13:00:00Z" w16du:dateUtc="2026-02-05T21:00:00Z">
        <w:r>
          <w:t xml:space="preserve">Our results support the idea that movement decisions are at least partially driven by breeding behaviors by showing reduced extraterritorial movements in March compared to November and December. During this late winter period just prior to the start of the breeding season in April, we observed ravens performing active pre-breeding season behaviors </w:t>
        </w:r>
        <w:del w:id="132" w:author="Cameron Ho" w:date="2026-02-06T11:54:00Z" w16du:dateUtc="2026-02-06T19:54:00Z">
          <w:r w:rsidDel="00813F8B">
            <w:delText xml:space="preserve">such as </w:delText>
          </w:r>
        </w:del>
      </w:moveTo>
      <w:ins w:id="133" w:author="Cameron Ho" w:date="2026-02-06T11:54:00Z" w16du:dateUtc="2026-02-06T19:54:00Z">
        <w:r w:rsidR="00813F8B">
          <w:t xml:space="preserve">(e.g. </w:t>
        </w:r>
      </w:ins>
      <w:commentRangeStart w:id="134"/>
      <w:moveTo w:id="135" w:author="Cameron Ho" w:date="2026-02-05T13:00:00Z" w16du:dateUtc="2026-02-05T21:00:00Z">
        <w:r>
          <w:t>nest building</w:t>
        </w:r>
        <w:commentRangeEnd w:id="134"/>
        <w:r>
          <w:rPr>
            <w:rStyle w:val="CommentReference"/>
          </w:rPr>
          <w:commentReference w:id="134"/>
        </w:r>
      </w:moveTo>
      <w:ins w:id="136" w:author="Cameron Ho" w:date="2026-02-06T11:54:00Z" w16du:dateUtc="2026-02-06T19:54:00Z">
        <w:r w:rsidR="00813F8B">
          <w:t>)</w:t>
        </w:r>
      </w:ins>
      <w:moveTo w:id="137" w:author="Cameron Ho" w:date="2026-02-05T13:00:00Z" w16du:dateUtc="2026-02-05T21:00:00Z">
        <w:r>
          <w:t xml:space="preserve">. </w:t>
        </w:r>
        <w:del w:id="138" w:author="Cameron Ho" w:date="2026-02-05T14:20:00Z" w16du:dateUtc="2026-02-05T22:20:00Z">
          <w:r w:rsidDel="00C55C1B">
            <w:delText xml:space="preserve">This decision requires a raven to have foraged efficiently during a resource deficient period (winter) and be in good condition to forgo foraging as it is unlikely that there will be a carrion source in its territory. </w:delText>
          </w:r>
        </w:del>
        <w:r>
          <w:t xml:space="preserve">Ravens that bred earlier in the Greater Yellowstone Ecosystem were shown to have greater nesting success </w:t>
        </w:r>
        <w:r>
          <w:fldChar w:fldCharType="begin"/>
        </w:r>
        <w:r>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fldChar w:fldCharType="separate"/>
        </w:r>
        <w:r w:rsidRPr="009A5E06">
          <w:rPr>
            <w:rFonts w:ascii="Aptos" w:hAnsi="Aptos"/>
          </w:rPr>
          <w:t>(Dunk et al. 1997)</w:t>
        </w:r>
        <w:r>
          <w:fldChar w:fldCharType="end"/>
        </w:r>
      </w:moveTo>
      <w:ins w:id="139" w:author="Cameron Ho" w:date="2026-02-05T14:20:00Z" w16du:dateUtc="2026-02-05T22:20:00Z">
        <w:r w:rsidR="00C55C1B">
          <w:t xml:space="preserve"> </w:t>
        </w:r>
      </w:ins>
      <w:moveTo w:id="140" w:author="Cameron Ho" w:date="2026-02-05T13:00:00Z" w16du:dateUtc="2026-02-05T21:00:00Z">
        <w:del w:id="141" w:author="Cameron Ho" w:date="2026-02-05T14:20:00Z" w16du:dateUtc="2026-02-05T22:20:00Z">
          <w:r w:rsidDel="00C55C1B">
            <w:delText xml:space="preserve">.  Being able to complete pre-breeding season tasks early is important </w:delText>
          </w:r>
        </w:del>
        <w:r>
          <w:t xml:space="preserve">as mistiming the initiation of breeding can result in lower success due to a lack of critical food sources </w:t>
        </w:r>
        <w:r>
          <w:fldChar w:fldCharType="begin"/>
        </w:r>
        <w:r>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fldChar w:fldCharType="separate"/>
        </w:r>
        <w:r w:rsidRPr="007B0FC5">
          <w:rPr>
            <w:rFonts w:ascii="Aptos" w:hAnsi="Aptos"/>
          </w:rPr>
          <w:t>(Visser et al. 2006)</w:t>
        </w:r>
        <w:r>
          <w:fldChar w:fldCharType="end"/>
        </w:r>
        <w:r>
          <w:t>. Ravens in Yellowstone heavily utilize insect</w:t>
        </w:r>
        <w:del w:id="142" w:author="Cameron Ho" w:date="2026-02-06T11:54:00Z" w16du:dateUtc="2026-02-06T19:54:00Z">
          <w:r w:rsidDel="00E431F9">
            <w:delText>s</w:delText>
          </w:r>
        </w:del>
        <w:r>
          <w:t xml:space="preserve"> outbreaks</w:t>
        </w:r>
      </w:moveTo>
      <w:ins w:id="143" w:author="Cameron Ho" w:date="2026-02-06T11:54:00Z" w16du:dateUtc="2026-02-06T19:54:00Z">
        <w:r w:rsidR="00667278">
          <w:t xml:space="preserve"> (e.g.</w:t>
        </w:r>
      </w:ins>
      <w:moveTo w:id="144" w:author="Cameron Ho" w:date="2026-02-05T13:00:00Z" w16du:dateUtc="2026-02-05T21:00:00Z">
        <w:del w:id="145" w:author="Cameron Ho" w:date="2026-02-06T11:54:00Z" w16du:dateUtc="2026-02-06T19:54:00Z">
          <w:r w:rsidDel="00667278">
            <w:delText xml:space="preserve"> such as</w:delText>
          </w:r>
        </w:del>
        <w:r>
          <w:t xml:space="preserve"> grasshoppers and </w:t>
        </w:r>
        <w:proofErr w:type="spellStart"/>
        <w:r>
          <w:t>salmonflies</w:t>
        </w:r>
      </w:moveTo>
      <w:proofErr w:type="spellEnd"/>
      <w:ins w:id="146" w:author="Cameron Ho" w:date="2026-02-06T11:54:00Z" w16du:dateUtc="2026-02-06T19:54:00Z">
        <w:r w:rsidR="00667278">
          <w:t>)</w:t>
        </w:r>
      </w:ins>
      <w:moveTo w:id="147" w:author="Cameron Ho" w:date="2026-02-05T13:00:00Z" w16du:dateUtc="2026-02-05T21:00:00Z">
        <w:r>
          <w:t xml:space="preserve"> during the summer breeding season, which allows them to provide a protein</w:t>
        </w:r>
      </w:moveTo>
      <w:ins w:id="148" w:author="Cameron Ho" w:date="2026-02-06T11:54:00Z" w16du:dateUtc="2026-02-06T19:54:00Z">
        <w:r w:rsidR="00BB73C4">
          <w:t>-</w:t>
        </w:r>
      </w:ins>
      <w:moveTo w:id="149" w:author="Cameron Ho" w:date="2026-02-05T13:00:00Z" w16du:dateUtc="2026-02-05T21:00:00Z">
        <w:del w:id="150" w:author="Cameron Ho" w:date="2026-02-06T11:54:00Z" w16du:dateUtc="2026-02-06T19:54:00Z">
          <w:r w:rsidDel="00BB73C4">
            <w:delText xml:space="preserve"> </w:delText>
          </w:r>
        </w:del>
        <w:r>
          <w:t xml:space="preserve">dense food to growing chicks </w:t>
        </w:r>
        <w:r>
          <w:fldChar w:fldCharType="begin"/>
        </w:r>
        <w:r>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5351A9">
          <w:rPr>
            <w:rFonts w:ascii="Aptos" w:hAnsi="Aptos"/>
          </w:rPr>
          <w:t>(Ho et al. 2023)</w:t>
        </w:r>
        <w:r>
          <w:fldChar w:fldCharType="end"/>
        </w:r>
        <w:r>
          <w:t xml:space="preserve">. </w:t>
        </w:r>
      </w:moveTo>
    </w:p>
    <w:p w14:paraId="0E0A9878" w14:textId="77777777" w:rsidR="00C55C1B" w:rsidRDefault="00C55C1B" w:rsidP="00271D58">
      <w:pPr>
        <w:spacing w:line="480" w:lineRule="auto"/>
        <w:ind w:firstLine="720"/>
        <w:rPr>
          <w:ins w:id="151" w:author="Cameron Ho" w:date="2026-02-05T14:20:00Z" w16du:dateUtc="2026-02-05T22:20:00Z"/>
          <w:moveTo w:id="152" w:author="Cameron Ho" w:date="2026-02-05T13:00:00Z" w16du:dateUtc="2026-02-05T21:00:00Z"/>
        </w:rPr>
      </w:pPr>
    </w:p>
    <w:moveToRangeEnd w:id="130"/>
    <w:p w14:paraId="4394217F" w14:textId="77777777" w:rsidR="00A52290" w:rsidDel="00236122" w:rsidRDefault="00A52290">
      <w:pPr>
        <w:spacing w:line="480" w:lineRule="auto"/>
        <w:rPr>
          <w:del w:id="153" w:author="Cameron Ho" w:date="2026-02-05T14:14:00Z" w16du:dateUtc="2026-02-05T22:14:00Z"/>
        </w:rPr>
        <w:pPrChange w:id="154" w:author="Cameron Ho" w:date="2026-02-05T14:14:00Z" w16du:dateUtc="2026-02-05T22:14:00Z">
          <w:pPr>
            <w:spacing w:line="480" w:lineRule="auto"/>
            <w:ind w:firstLine="720"/>
          </w:pPr>
        </w:pPrChange>
      </w:pPr>
      <w:commentRangeStart w:id="155"/>
    </w:p>
    <w:p w14:paraId="404E22B9" w14:textId="73ED1518" w:rsidR="00A52290" w:rsidRDefault="00A52290" w:rsidP="00236122">
      <w:pPr>
        <w:spacing w:line="480" w:lineRule="auto"/>
        <w:ind w:firstLine="720"/>
      </w:pPr>
      <w:r>
        <w:t xml:space="preserve">One phenomenon we potentially overlooked in this analysis is if raven movement decisions are impacted by the anticipation of a temporally available resource such as hunting. The MTFWP rifle hunting season, while </w:t>
      </w:r>
      <w:r w:rsidR="00235EEB">
        <w:t>not on</w:t>
      </w:r>
      <w:r>
        <w:t xml:space="preserve"> the same day each year, is relatively </w:t>
      </w:r>
      <w:r>
        <w:lastRenderedPageBreak/>
        <w:t>consistent in its start date regardless of weather conditions (</w:t>
      </w:r>
      <w:r w:rsidR="00605D66">
        <w:t xml:space="preserve">Sup. </w:t>
      </w:r>
      <w:r>
        <w:t xml:space="preserve">Table 1).  This could allow a raven to remember the approximate start date of the resource and begin investigating the area in anticipation of the resource. Since we had to limit our analysis to within the MTFWP season due to limitation in the data about wolf kills, this period is not included. Simulation studies have shown the potential benefits generalist foragers can receive when using various forms of temporal memory </w:t>
      </w:r>
      <w:r>
        <w:fldChar w:fldCharType="begin"/>
      </w:r>
      <w:r>
        <w:instrText xml:space="preserve"> ADDIN ZOTERO_ITEM CSL_CITATION {"citationID":"0nmy7eKu","properties":{"formattedCitation":"(Robira et al. 2021)","plainCitation":"(Robira et al. 2021)","noteIndex":0},"citationItems":[{"id":1175,"uris":["http://zotero.org/users/9968163/items/DKCPSE88"],"itemData":{"id":1175,"type":"article-journal","abstract":"Cognitive abilities enabling animals that feed on ephemeral but yearly renewable resources to infer when resources are available may have been favoured by natural selection, but the magnitude of the benefits brought by these abilities remains poorly known. Using computer simulations, we compared the efficiencies of three main types of foragers with different abilities to process temporal information, in spatially and/or temporally homogeneous or heterogeneous environments. One was endowed with a sampling memory, which stores recent experience about the availability of the different food types. The other two were endowed with a chronological or associative memory, which stores long-term temporal information about absolute times of these availabilities or delays between them, respectively. To determine the range of possible efficiencies, we also simulated a forager without temporal cognition but which simply targeted the closest and possibly empty food sources, and a perfectly prescient forager, able to know at any time which food source was effectively providing food. The sampling, associative and chronological foragers were far more efficient than the forager without temporal cognition in temporally predictable environments, and interestingly, their efficiencies increased with the level of temporal heterogeneity. The use of a long-term temporal memory results in a foraging efficiency up to 1.16 times better (chronological memory) or 1.14 times worse (associative memory) than the use of a simple sampling memory. Our results thus show that, for everyday foraging, a long-term temporal memory did not provide a clear benefit over a simple short-term memory that keeps track of the current resource availability. Long-term temporal memories may therefore have emerged in contexts where short-term temporal cognition is useless, i.e. when the anticipation of future environmental changes is strongly needed.","container-title":"Royal Society Open Science","DOI":"10.1098/rsos.210809","ISSN":"2054-5703","issue":"9","journalAbbreviation":"R Soc Open Sci.","page":"210809","source":"Silverchair","title":"Foraging efficiency in temporally predictable environments: is a long-term temporal memory really advantageous?","title-short":"Foraging efficiency in temporally predictable environments","volume":"8","author":[{"family":"Robira","given":"Benjamin"},{"family":"Benhamou","given":"Simon"},{"family":"Masi","given":"Shelly"},{"family":"Llaurens","given":"Violaine"},{"family":"Riotte-Lambert","given":"Louise"}],"issued":{"date-parts":[["2021",9,22]]}}}],"schema":"https://github.com/citation-style-language/schema/raw/master/csl-citation.json"} </w:instrText>
      </w:r>
      <w:r>
        <w:fldChar w:fldCharType="separate"/>
      </w:r>
      <w:r w:rsidRPr="00CB6940">
        <w:rPr>
          <w:rFonts w:ascii="Aptos" w:hAnsi="Aptos"/>
        </w:rPr>
        <w:t>(Robira et al. 2021)</w:t>
      </w:r>
      <w:r>
        <w:fldChar w:fldCharType="end"/>
      </w:r>
      <w:r>
        <w:t>, although studies showing real</w:t>
      </w:r>
      <w:r w:rsidR="004A58A8">
        <w:t>-</w:t>
      </w:r>
      <w:r>
        <w:t xml:space="preserve">world examples are scarce. The biological capacity for the memory of temporal events </w:t>
      </w:r>
      <w:r w:rsidR="0021210D">
        <w:t>is</w:t>
      </w:r>
      <w:r>
        <w:t xml:space="preserve"> shown through </w:t>
      </w:r>
      <w:r w:rsidR="00F17C11">
        <w:t xml:space="preserve">caching behaviors in </w:t>
      </w:r>
      <w:r w:rsidR="00BC0E81">
        <w:t>other corvids</w:t>
      </w:r>
      <w:r>
        <w:t xml:space="preserve"> </w:t>
      </w:r>
      <w:r>
        <w:fldChar w:fldCharType="begin"/>
      </w:r>
      <w:r w:rsidR="00F17C11">
        <w:instrText xml:space="preserve"> ADDIN ZOTERO_ITEM CSL_CITATION {"citationID":"MkTtde88","properties":{"formattedCitation":"(Clayton and Dickinson 1998, Clayton et al. 2001)","plainCitation":"(Clayton and Dickinson 1998, Clayton et al. 2001)","noteIndex":0},"citationItems":[{"id":1213,"uris":["http://zotero.org/users/9968163/items/VF3CXWF5"],"itemData":{"id":1213,"type":"article-journal","abstract":"The recollection of past experiences allows us to recall what a particular event was, and where and when it occurred1,2, a form of memory that is thought to be unique to humans3. It is known, however, that food-storing birds remember the spatial location4,5,6 and contents6,7,8,9 of their caches. Furthermore, food-storing animals adapt their caching and recovery strategies to the perishability of food stores10,11,12,13, which suggests that they are sensitive to temporal factors. Here we show that scrub jays (Aphelocoma coerulescens) remember ‘when’ food items are stored by allowing them to recover perishable ‘wax worms’ (wax-moth larvae) and non-perishable peanuts which they had previously cached in visuospatially distinct sites. Jays searched preferentially for fresh wax worms, their favoured food, when allowed to recover them shortly after caching. However, they rapidly learned to avoid searching for worms after a longer interval during which the worms had decayed. The recovery preference of jays demonstrates memory of where and when particular food items were cached, thereby fulfilling the behavioural criteria for episodic-like memory in non-human animals.","container-title":"Nature","DOI":"10.1038/26216","ISSN":"1476-4687","issue":"6699","language":"en","license":"1998 Macmillan Magazines Ltd.","page":"272-274","publisher":"Nature Publishing Group","source":"www.nature.com","title":"Episodic-like memory during cache recovery by scrub jays","volume":"395","author":[{"family":"Clayton","given":"Nicola S."},{"family":"Dickinson","given":"Anthony"}],"issued":{"date-parts":[["1998",9]]}}},{"id":1215,"uris":["http://zotero.org/users/9968163/items/82HAWF2D"],"itemData":{"id":1215,"type":"article-journal","abstract":"Four experiments examined whether food-storing scrub jays remember when and where they cached different foods. The scrub jays cached and recovered perishable and nonperishable foods in visuospatially distinct and trial-unique cache sites. They rapidly learned to avoid searching for foods that had perished by the time of recovery, while continuing to search for the same foods after shorter retention intervals when the foods were still fresh. The temporal control of searching at recovery was also observed when the familiarity of cache sites did not provide any information about the time of caching and when the same food was cached in distinct sites at different times. The authors argue that the jays formed an integrated memory for the location and time of caching of particular foods. (PsycInfo Database Record (c) 2025 APA, all rights reserved)","container-title":"Journal of Experimental Psychology: Animal Behavior Processes","DOI":"10.1037/0097-7403.27.1.17","ISSN":"1939-2184","issue":"1","page":"17-29","publisher":"American Psychological Association","publisher-place":"US","source":"APA PsycNet","title":"Scrub jays (Aphelocoma coerulescens) form integrated memories of the multiple features of caching episodes","volume":"27","author":[{"family":"Clayton","given":"Nicola S."},{"family":"Yu","given":"Kara Shirley"},{"family":"Dickinson","given":"Anthony"}],"issued":{"date-parts":[["2001"]]}}}],"schema":"https://github.com/citation-style-language/schema/raw/master/csl-citation.json"} </w:instrText>
      </w:r>
      <w:r>
        <w:fldChar w:fldCharType="separate"/>
      </w:r>
      <w:r w:rsidR="00F17C11" w:rsidRPr="00F17C11">
        <w:rPr>
          <w:rFonts w:ascii="Aptos" w:hAnsi="Aptos"/>
        </w:rPr>
        <w:t>(Clayton and Dickinson 1998, Clayton et al. 2001)</w:t>
      </w:r>
      <w:r>
        <w:fldChar w:fldCharType="end"/>
      </w:r>
      <w:r>
        <w:t xml:space="preserve">. A qualitative examination showed a potential use of pre-emptive </w:t>
      </w:r>
      <w:r w:rsidR="00E8250A">
        <w:t>movement</w:t>
      </w:r>
      <w:r w:rsidR="004A7D38">
        <w:t xml:space="preserve"> using temporal recall</w:t>
      </w:r>
      <w:r>
        <w:t xml:space="preserve"> from territorial ravens in Yellowstone in regard to the </w:t>
      </w:r>
      <w:r w:rsidR="00F6273D">
        <w:t xml:space="preserve">initiation of the </w:t>
      </w:r>
      <w:r>
        <w:t>MTFWP hunting season (Fig</w:t>
      </w:r>
      <w:r w:rsidR="00B87CB9">
        <w:t>s.</w:t>
      </w:r>
      <w:r>
        <w:t xml:space="preserve"> </w:t>
      </w:r>
      <w:r w:rsidR="00FC30E9">
        <w:t>8, 9</w:t>
      </w:r>
      <w:r>
        <w:t xml:space="preserve">). </w:t>
      </w:r>
      <w:commentRangeEnd w:id="155"/>
      <w:r w:rsidR="00FC6B7C">
        <w:rPr>
          <w:rStyle w:val="CommentReference"/>
        </w:rPr>
        <w:commentReference w:id="155"/>
      </w:r>
    </w:p>
    <w:p w14:paraId="1096FC7C" w14:textId="7EC52F7B" w:rsidR="00A52290" w:rsidRDefault="00A52290" w:rsidP="00271D58">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in press</w:t>
      </w:r>
      <w:r>
        <w:t xml:space="preserve">). Localized kills are apparent to the local </w:t>
      </w:r>
      <w:r w:rsidR="00FB1391">
        <w:t>territory holders</w:t>
      </w:r>
      <w:r w:rsidR="004317D9">
        <w:t>,</w:t>
      </w:r>
      <w:r>
        <w:t xml:space="preserve"> and wolf hunting activity most often occurs at dawn and dusk due to wolves’ crepuscular nature. Since territorial ravens often spend the first few hours after sunrise within their territory preening and performing pair-bonding activities</w:t>
      </w:r>
      <w:r w:rsidR="008F5765">
        <w:t xml:space="preserve"> </w:t>
      </w:r>
      <w:r>
        <w:t xml:space="preserve">most wolf kills </w:t>
      </w:r>
      <w:r w:rsidR="008F5765">
        <w:t>will</w:t>
      </w:r>
      <w:r>
        <w:t xml:space="preserve"> have occurred</w:t>
      </w:r>
      <w:r w:rsidR="0091576A">
        <w:t xml:space="preserve"> early in the day</w:t>
      </w:r>
      <w:r>
        <w:t xml:space="preserve">. </w:t>
      </w:r>
    </w:p>
    <w:p w14:paraId="0B60DC65" w14:textId="6363EAF8" w:rsidR="00A52290" w:rsidRDefault="00A52290" w:rsidP="00271D58">
      <w:pPr>
        <w:spacing w:line="480" w:lineRule="auto"/>
        <w:ind w:firstLine="720"/>
      </w:pPr>
      <w:r>
        <w:t>Despite being social creatures that have the ability to share and receive information about potential food resource</w:t>
      </w:r>
      <w:r w:rsidR="0037036A">
        <w:t>s</w:t>
      </w:r>
      <w:r>
        <w:t xml:space="preserve"> </w:t>
      </w:r>
      <w:r>
        <w:fldChar w:fldCharType="begin"/>
      </w:r>
      <w:r>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(Marzluff et al. 1996)</w:t>
      </w:r>
      <w:r>
        <w:fldChar w:fldCharType="end"/>
      </w:r>
      <w:r>
        <w:t xml:space="preserve">, </w:t>
      </w:r>
      <w:r w:rsidR="0089788B">
        <w:t xml:space="preserve">a </w:t>
      </w:r>
      <w:r>
        <w:t>raven</w:t>
      </w:r>
      <w:r w:rsidRPr="004B0A8E">
        <w:t xml:space="preserve"> </w:t>
      </w:r>
      <w:r>
        <w:t>deciding whether to</w:t>
      </w:r>
      <w:r w:rsidR="00BA7ECA">
        <w:t xml:space="preserve"> leave </w:t>
      </w:r>
      <w:r w:rsidR="0089788B">
        <w:t>its</w:t>
      </w:r>
      <w:r w:rsidR="00BA7ECA">
        <w:t xml:space="preserve"> territor</w:t>
      </w:r>
      <w:r w:rsidR="0089788B">
        <w:t>y</w:t>
      </w:r>
      <w:r>
        <w:t xml:space="preserve"> w</w:t>
      </w:r>
      <w:r w:rsidR="0089788B">
        <w:t>as</w:t>
      </w:r>
      <w:r>
        <w:t xml:space="preserve"> not influenced by the movement of other territorial ravens</w:t>
      </w:r>
      <w:commentRangeStart w:id="156"/>
      <w:r>
        <w:t>.</w:t>
      </w:r>
      <w:r w:rsidR="00A267E6">
        <w:t xml:space="preserve"> Ravens are instead responding to the same climactic covariates when making </w:t>
      </w:r>
      <w:r w:rsidR="00EF74A5">
        <w:t>this</w:t>
      </w:r>
      <w:r w:rsidR="00A267E6">
        <w:t xml:space="preserve"> decision.</w:t>
      </w:r>
      <w:r>
        <w:t xml:space="preserve"> </w:t>
      </w:r>
      <w:commentRangeEnd w:id="156"/>
      <w:r>
        <w:rPr>
          <w:rStyle w:val="CommentReference"/>
        </w:rPr>
        <w:commentReference w:id="156"/>
      </w:r>
      <w:r>
        <w:t>This decision was</w:t>
      </w:r>
      <w:r w:rsidR="001C2619">
        <w:t xml:space="preserve"> instead</w:t>
      </w:r>
      <w:r>
        <w:t xml:space="preserve"> based on factors that each raven could interpret independently</w:t>
      </w:r>
      <w:r w:rsidR="0037036A">
        <w:t>,</w:t>
      </w:r>
      <w:r>
        <w:t xml:space="preserve"> such as active kills </w:t>
      </w:r>
      <w:r>
        <w:lastRenderedPageBreak/>
        <w:t>within their territory or weather conditions. Once a raven left its territory, it often travel</w:t>
      </w:r>
      <w:r w:rsidR="001F17D3">
        <w:t>ed</w:t>
      </w:r>
      <w:r>
        <w:t xml:space="preserve"> in concert with conspecifics. </w:t>
      </w:r>
    </w:p>
    <w:p w14:paraId="1DF3BCC6" w14:textId="60F5115B" w:rsidR="00A52290" w:rsidRDefault="00A52290" w:rsidP="00271D58">
      <w:pPr>
        <w:spacing w:line="480" w:lineRule="auto"/>
        <w:ind w:firstLine="720"/>
      </w:pPr>
      <w:r>
        <w:t xml:space="preserve">Our results suggest that the breeding population of common ravens within Yellowstone National Park utilize recreational hunting as a supplementary </w:t>
      </w:r>
      <w:r w:rsidR="00432933">
        <w:t>resource</w:t>
      </w:r>
      <w:r>
        <w:t xml:space="preserve"> </w:t>
      </w:r>
      <w:r w:rsidR="00432933">
        <w:t>on days when they do not encounter any naturally o</w:t>
      </w:r>
      <w:r>
        <w:t xml:space="preserve">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fldChar w:fldCharType="begin"/>
      </w:r>
      <w:r>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fldChar w:fldCharType="separate"/>
      </w:r>
      <w:r w:rsidRPr="00C15F59">
        <w:rPr>
          <w:rFonts w:ascii="Aptos" w:hAnsi="Aptos" w:cs="Times New Roman"/>
          <w:kern w:val="0"/>
        </w:rPr>
        <w:t>(López-Peinado et al. 2023)</w:t>
      </w:r>
      <w:r>
        <w:fldChar w:fldCharType="end"/>
      </w:r>
      <w:r>
        <w:t xml:space="preserve">. However, until the resource is either eliminated or an alternative resource is available on a daily scale, ravens will likely continue to return to recreational hunting areas on days </w:t>
      </w:r>
      <w:r w:rsidR="003A77DC">
        <w:t>when</w:t>
      </w:r>
      <w:r>
        <w:t xml:space="preserve"> no other foraging opportunity is available. At small scales, the removal of a landfill site can eliminate the presence of ravens </w:t>
      </w:r>
      <w:r>
        <w:fldChar w:fldCharType="begin"/>
      </w:r>
      <w:r>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fldChar w:fldCharType="separate"/>
      </w:r>
      <w:r w:rsidRPr="00EA3D45">
        <w:rPr>
          <w:rFonts w:ascii="Aptos" w:hAnsi="Aptos"/>
        </w:rPr>
        <w:t>(Marzluff et al. 2021)</w:t>
      </w:r>
      <w:r>
        <w:fldChar w:fldCharType="end"/>
      </w:r>
      <w:r>
        <w:t>. This continued usage of anthropogenic resources buffers raven populations against any decreases in natural carrion availability. Increasing the availability of natural carrion through the recovery of carnivore populations will only reduce the time spent outside of the protected area and in anthropogenic areas.</w:t>
      </w:r>
    </w:p>
    <w:p w14:paraId="30FCE66E" w14:textId="4B895094" w:rsidR="004548F8" w:rsidRDefault="004548F8" w:rsidP="00271D58">
      <w:pPr>
        <w:spacing w:line="480" w:lineRule="auto"/>
      </w:pPr>
      <w:r>
        <w:br w:type="page"/>
      </w:r>
    </w:p>
    <w:p w14:paraId="131FE7EC" w14:textId="3AD36E99" w:rsidR="001F1C61" w:rsidRDefault="000B625C" w:rsidP="00271D58">
      <w:pPr>
        <w:spacing w:line="480" w:lineRule="auto"/>
      </w:pPr>
      <w:r>
        <w:rPr>
          <w:noProof/>
        </w:rPr>
        <w:lastRenderedPageBreak/>
        <w:drawing>
          <wp:inline distT="0" distB="0" distL="0" distR="0" wp14:anchorId="5C46C7E9" wp14:editId="4AE0C530">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0700560F" w14:textId="57D1A8D6" w:rsidR="001F1C61" w:rsidRDefault="001F1C61" w:rsidP="00271D58">
      <w:pPr>
        <w:spacing w:line="480" w:lineRule="auto"/>
      </w:pPr>
      <w:r>
        <w:t xml:space="preserve">Figure 1. </w:t>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r w:rsidR="0054282C">
        <w:t>The landfill and water treatment pond within the hunting regions utilized by ravens is located at the star.</w:t>
      </w:r>
    </w:p>
    <w:p w14:paraId="0117B1CB" w14:textId="5A17CFA5" w:rsidR="00BA0A3B" w:rsidRDefault="00E46DA3" w:rsidP="00271D58">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3F38F820" w:rsidR="00693715" w:rsidRDefault="00BE73EC" w:rsidP="00271D58">
      <w:pPr>
        <w:spacing w:line="480" w:lineRule="auto"/>
      </w:pPr>
      <w:r>
        <w:lastRenderedPageBreak/>
        <w:t>Supplementa</w:t>
      </w:r>
      <w:r w:rsidR="009E2781">
        <w:t>ry</w:t>
      </w:r>
      <w:r>
        <w:t xml:space="preserve"> </w:t>
      </w:r>
      <w:commentRangeStart w:id="157"/>
      <w:r w:rsidR="00BA0A3B">
        <w:t xml:space="preserve">Figure </w:t>
      </w:r>
      <w:r>
        <w:t>1</w:t>
      </w:r>
      <w:r w:rsidR="00BA0A3B">
        <w:t>.</w:t>
      </w:r>
      <w:r w:rsidR="00C54500">
        <w:t xml:space="preserve"> </w:t>
      </w:r>
      <w:commentRangeEnd w:id="157"/>
      <w:r w:rsidR="00C54500">
        <w:rPr>
          <w:rStyle w:val="CommentReference"/>
        </w:rPr>
        <w:commentReference w:id="157"/>
      </w:r>
      <w:r w:rsidR="00C54500">
        <w:t xml:space="preserve">Maps showing the MTFWP hunting region (A) and the bison hunting region (B) compared to </w:t>
      </w:r>
      <w:r w:rsidR="00AE2C83">
        <w:t>a heatmap of the</w:t>
      </w:r>
      <w:r w:rsidR="00C54500">
        <w:t xml:space="preserve"> raven GPS points outside of the Yellowstone National Park during </w:t>
      </w:r>
      <w:r w:rsidR="008F3D6B">
        <w:t xml:space="preserve">(A) </w:t>
      </w:r>
      <w:r w:rsidR="00C54500">
        <w:t xml:space="preserve">November and </w:t>
      </w:r>
      <w:r w:rsidR="008F3D6B">
        <w:t xml:space="preserve">(B) </w:t>
      </w:r>
      <w:r w:rsidR="00C54500">
        <w:t>March</w:t>
      </w:r>
      <w:r w:rsidR="00646E8E">
        <w:t>,</w:t>
      </w:r>
      <w:r w:rsidR="00C54500">
        <w:t xml:space="preserve"> respectively. </w:t>
      </w:r>
      <w:r w:rsidR="008A5885">
        <w:t>Warmer colors indicate higher point densities.</w:t>
      </w:r>
    </w:p>
    <w:p w14:paraId="60019CE0" w14:textId="77777777" w:rsidR="00E86FB1" w:rsidRDefault="00E86FB1" w:rsidP="00271D58">
      <w:pPr>
        <w:spacing w:line="480" w:lineRule="auto"/>
      </w:pPr>
    </w:p>
    <w:p w14:paraId="1B9A4540" w14:textId="447369D4" w:rsidR="00E86FB1" w:rsidRDefault="006A2833" w:rsidP="00271D58">
      <w:pPr>
        <w:spacing w:line="480" w:lineRule="auto"/>
      </w:pPr>
      <w:r>
        <w:t xml:space="preserve">Supplementary </w:t>
      </w:r>
      <w:r w:rsidR="00E86FB1">
        <w:t>Table 1. Shows the start and end dates for the MTFWP and bison hunting season</w:t>
      </w:r>
      <w:r w:rsidR="002540AB">
        <w:t>s</w:t>
      </w:r>
      <w:r w:rsidR="00EA382B">
        <w:t xml:space="preserve"> for a given winter (e.g. winter of 2019 is from November 2019 – March 2020)</w:t>
      </w:r>
      <w:r w:rsidR="00AE3286">
        <w:t>.</w:t>
      </w:r>
    </w:p>
    <w:tbl>
      <w:tblPr>
        <w:tblStyle w:val="TableGrid"/>
        <w:tblW w:w="0" w:type="auto"/>
        <w:tblLook w:val="04A0" w:firstRow="1" w:lastRow="0" w:firstColumn="1" w:lastColumn="0" w:noHBand="0" w:noVBand="1"/>
      </w:tblPr>
      <w:tblGrid>
        <w:gridCol w:w="1870"/>
        <w:gridCol w:w="1870"/>
        <w:gridCol w:w="1870"/>
        <w:gridCol w:w="1870"/>
      </w:tblGrid>
      <w:tr w:rsidR="00F13A04" w14:paraId="7416D52E" w14:textId="77777777" w:rsidTr="00BD4AB2">
        <w:tc>
          <w:tcPr>
            <w:tcW w:w="1870" w:type="dxa"/>
          </w:tcPr>
          <w:p w14:paraId="4E80B5A1" w14:textId="77777777" w:rsidR="00F13A04" w:rsidRDefault="00F13A04" w:rsidP="00271D58">
            <w:pPr>
              <w:spacing w:line="480" w:lineRule="auto"/>
            </w:pPr>
          </w:p>
        </w:tc>
        <w:tc>
          <w:tcPr>
            <w:tcW w:w="3740" w:type="dxa"/>
            <w:gridSpan w:val="2"/>
          </w:tcPr>
          <w:p w14:paraId="278FDFFC" w14:textId="52060735" w:rsidR="00F13A04" w:rsidRDefault="00F13A04" w:rsidP="00271D58">
            <w:pPr>
              <w:spacing w:line="480" w:lineRule="auto"/>
              <w:jc w:val="center"/>
            </w:pPr>
            <w:r>
              <w:t>MTFWP</w:t>
            </w:r>
          </w:p>
        </w:tc>
        <w:tc>
          <w:tcPr>
            <w:tcW w:w="1870" w:type="dxa"/>
          </w:tcPr>
          <w:p w14:paraId="55908543" w14:textId="10330D26" w:rsidR="00F13A04" w:rsidRDefault="00F13A04" w:rsidP="00271D58">
            <w:pPr>
              <w:spacing w:line="480" w:lineRule="auto"/>
              <w:jc w:val="center"/>
            </w:pPr>
            <w:r>
              <w:t>Bison</w:t>
            </w:r>
          </w:p>
        </w:tc>
      </w:tr>
      <w:tr w:rsidR="00F13A04" w14:paraId="13AA7338" w14:textId="77777777" w:rsidTr="00F13A04">
        <w:tc>
          <w:tcPr>
            <w:tcW w:w="1870" w:type="dxa"/>
          </w:tcPr>
          <w:p w14:paraId="1AD6CF98" w14:textId="07DA308D" w:rsidR="00F13A04" w:rsidRDefault="00F13A04" w:rsidP="00271D58">
            <w:pPr>
              <w:spacing w:line="480" w:lineRule="auto"/>
            </w:pPr>
            <w:r>
              <w:t>Winter of</w:t>
            </w:r>
          </w:p>
        </w:tc>
        <w:tc>
          <w:tcPr>
            <w:tcW w:w="1870" w:type="dxa"/>
          </w:tcPr>
          <w:p w14:paraId="3DE6C752" w14:textId="22493BDA" w:rsidR="00F13A04" w:rsidRDefault="00F13A04" w:rsidP="00271D58">
            <w:pPr>
              <w:spacing w:line="480" w:lineRule="auto"/>
              <w:jc w:val="center"/>
            </w:pPr>
            <w:r>
              <w:t>Start date</w:t>
            </w:r>
          </w:p>
        </w:tc>
        <w:tc>
          <w:tcPr>
            <w:tcW w:w="1870" w:type="dxa"/>
          </w:tcPr>
          <w:p w14:paraId="59796B1B" w14:textId="69F8A6D4" w:rsidR="00F13A04" w:rsidRDefault="00F13A04" w:rsidP="00271D58">
            <w:pPr>
              <w:spacing w:line="480" w:lineRule="auto"/>
              <w:jc w:val="center"/>
            </w:pPr>
            <w:r>
              <w:t>End date</w:t>
            </w:r>
          </w:p>
        </w:tc>
        <w:tc>
          <w:tcPr>
            <w:tcW w:w="1870" w:type="dxa"/>
          </w:tcPr>
          <w:p w14:paraId="220ECE3E" w14:textId="456013A6" w:rsidR="00F13A04" w:rsidRDefault="00F13A04" w:rsidP="00271D58">
            <w:pPr>
              <w:spacing w:line="480" w:lineRule="auto"/>
              <w:jc w:val="center"/>
            </w:pPr>
            <w:r>
              <w:t>Start date</w:t>
            </w:r>
          </w:p>
        </w:tc>
      </w:tr>
      <w:tr w:rsidR="00F13A04" w14:paraId="756966F1" w14:textId="77777777" w:rsidTr="00F13A04">
        <w:tc>
          <w:tcPr>
            <w:tcW w:w="1870" w:type="dxa"/>
          </w:tcPr>
          <w:p w14:paraId="0D12DCCD" w14:textId="5A979782" w:rsidR="00F13A04" w:rsidRDefault="00F13A04" w:rsidP="00271D58">
            <w:pPr>
              <w:spacing w:line="480" w:lineRule="auto"/>
            </w:pPr>
            <w:r>
              <w:t>2019</w:t>
            </w:r>
          </w:p>
        </w:tc>
        <w:tc>
          <w:tcPr>
            <w:tcW w:w="1870" w:type="dxa"/>
          </w:tcPr>
          <w:p w14:paraId="27AD5374" w14:textId="612C00A1" w:rsidR="00F13A04" w:rsidRDefault="006C5601" w:rsidP="00271D58">
            <w:pPr>
              <w:spacing w:line="480" w:lineRule="auto"/>
            </w:pPr>
            <w:r>
              <w:t>10/26/2019</w:t>
            </w:r>
          </w:p>
        </w:tc>
        <w:tc>
          <w:tcPr>
            <w:tcW w:w="1870" w:type="dxa"/>
          </w:tcPr>
          <w:p w14:paraId="3F675EB6" w14:textId="19C25A5F" w:rsidR="00F13A04" w:rsidRDefault="006C5601" w:rsidP="00271D58">
            <w:pPr>
              <w:spacing w:line="480" w:lineRule="auto"/>
            </w:pPr>
            <w:r>
              <w:t>12/1/2019</w:t>
            </w:r>
          </w:p>
        </w:tc>
        <w:tc>
          <w:tcPr>
            <w:tcW w:w="1870" w:type="dxa"/>
          </w:tcPr>
          <w:p w14:paraId="7BA93039" w14:textId="5BF15112" w:rsidR="00F13A04" w:rsidRDefault="00F13A04" w:rsidP="00271D58">
            <w:pPr>
              <w:spacing w:line="480" w:lineRule="auto"/>
            </w:pPr>
            <w:r>
              <w:t>2/23/2020</w:t>
            </w:r>
          </w:p>
        </w:tc>
      </w:tr>
      <w:tr w:rsidR="00F13A04" w14:paraId="77B8D8DF" w14:textId="77777777" w:rsidTr="00F13A04">
        <w:tc>
          <w:tcPr>
            <w:tcW w:w="1870" w:type="dxa"/>
          </w:tcPr>
          <w:p w14:paraId="679F2695" w14:textId="556B27D6" w:rsidR="00F13A04" w:rsidRDefault="00F13A04" w:rsidP="00271D58">
            <w:pPr>
              <w:spacing w:line="480" w:lineRule="auto"/>
            </w:pPr>
            <w:r>
              <w:t>2020</w:t>
            </w:r>
          </w:p>
        </w:tc>
        <w:tc>
          <w:tcPr>
            <w:tcW w:w="1870" w:type="dxa"/>
          </w:tcPr>
          <w:p w14:paraId="5F9805DB" w14:textId="1B0C5B4E" w:rsidR="00F13A04" w:rsidRDefault="006C5601" w:rsidP="00271D58">
            <w:pPr>
              <w:spacing w:line="480" w:lineRule="auto"/>
            </w:pPr>
            <w:r>
              <w:t>10/24/2020</w:t>
            </w:r>
          </w:p>
        </w:tc>
        <w:tc>
          <w:tcPr>
            <w:tcW w:w="1870" w:type="dxa"/>
          </w:tcPr>
          <w:p w14:paraId="662599B1" w14:textId="681620AD" w:rsidR="00F13A04" w:rsidRDefault="006C5601" w:rsidP="00271D58">
            <w:pPr>
              <w:spacing w:line="480" w:lineRule="auto"/>
            </w:pPr>
            <w:r>
              <w:t>11/29/2020</w:t>
            </w:r>
          </w:p>
        </w:tc>
        <w:tc>
          <w:tcPr>
            <w:tcW w:w="1870" w:type="dxa"/>
          </w:tcPr>
          <w:p w14:paraId="4B861429" w14:textId="26D9DFCB" w:rsidR="00F13A04" w:rsidRDefault="00F13A04" w:rsidP="00271D58">
            <w:pPr>
              <w:spacing w:line="480" w:lineRule="auto"/>
            </w:pPr>
            <w:r>
              <w:t>1/25/2021</w:t>
            </w:r>
          </w:p>
        </w:tc>
      </w:tr>
      <w:tr w:rsidR="00F13A04" w14:paraId="1B76BE5F" w14:textId="77777777" w:rsidTr="00F13A04">
        <w:tc>
          <w:tcPr>
            <w:tcW w:w="1870" w:type="dxa"/>
          </w:tcPr>
          <w:p w14:paraId="0964D954" w14:textId="322D6A60" w:rsidR="00F13A04" w:rsidRDefault="00F13A04" w:rsidP="00271D58">
            <w:pPr>
              <w:spacing w:line="480" w:lineRule="auto"/>
            </w:pPr>
            <w:r>
              <w:t>2021</w:t>
            </w:r>
          </w:p>
        </w:tc>
        <w:tc>
          <w:tcPr>
            <w:tcW w:w="1870" w:type="dxa"/>
          </w:tcPr>
          <w:p w14:paraId="7CF217CB" w14:textId="0164A0D4" w:rsidR="00F13A04" w:rsidRDefault="006C5601" w:rsidP="00271D58">
            <w:pPr>
              <w:spacing w:line="480" w:lineRule="auto"/>
            </w:pPr>
            <w:r>
              <w:t>10/23/2021</w:t>
            </w:r>
          </w:p>
        </w:tc>
        <w:tc>
          <w:tcPr>
            <w:tcW w:w="1870" w:type="dxa"/>
          </w:tcPr>
          <w:p w14:paraId="6E87D45C" w14:textId="1DBBC73C" w:rsidR="00F13A04" w:rsidRDefault="006C5601" w:rsidP="00271D58">
            <w:pPr>
              <w:spacing w:line="480" w:lineRule="auto"/>
            </w:pPr>
            <w:r>
              <w:t>11/28/2021</w:t>
            </w:r>
          </w:p>
        </w:tc>
        <w:tc>
          <w:tcPr>
            <w:tcW w:w="1870" w:type="dxa"/>
          </w:tcPr>
          <w:p w14:paraId="6BEAB2F3" w14:textId="51D85B1B" w:rsidR="00F13A04" w:rsidRDefault="00F13A04" w:rsidP="00271D58">
            <w:pPr>
              <w:spacing w:line="480" w:lineRule="auto"/>
            </w:pPr>
            <w:r>
              <w:t>3/22/2022</w:t>
            </w:r>
          </w:p>
        </w:tc>
      </w:tr>
      <w:tr w:rsidR="00F13A04" w14:paraId="2BCCD30C" w14:textId="77777777" w:rsidTr="00F13A04">
        <w:tc>
          <w:tcPr>
            <w:tcW w:w="1870" w:type="dxa"/>
          </w:tcPr>
          <w:p w14:paraId="3572014D" w14:textId="14236B86" w:rsidR="00F13A04" w:rsidRDefault="00F13A04" w:rsidP="00271D58">
            <w:pPr>
              <w:spacing w:line="480" w:lineRule="auto"/>
            </w:pPr>
            <w:r>
              <w:t>2022</w:t>
            </w:r>
          </w:p>
        </w:tc>
        <w:tc>
          <w:tcPr>
            <w:tcW w:w="1870" w:type="dxa"/>
          </w:tcPr>
          <w:p w14:paraId="71A8C90D" w14:textId="06BD50D8" w:rsidR="00F13A04" w:rsidRDefault="006C5601" w:rsidP="00271D58">
            <w:pPr>
              <w:spacing w:line="480" w:lineRule="auto"/>
            </w:pPr>
            <w:r>
              <w:t>10/22/2022</w:t>
            </w:r>
          </w:p>
        </w:tc>
        <w:tc>
          <w:tcPr>
            <w:tcW w:w="1870" w:type="dxa"/>
          </w:tcPr>
          <w:p w14:paraId="7335EF01" w14:textId="096CA32C" w:rsidR="00F13A04" w:rsidRDefault="006C5601" w:rsidP="00271D58">
            <w:pPr>
              <w:spacing w:line="480" w:lineRule="auto"/>
            </w:pPr>
            <w:r>
              <w:t>11/27/2022</w:t>
            </w:r>
          </w:p>
        </w:tc>
        <w:tc>
          <w:tcPr>
            <w:tcW w:w="1870" w:type="dxa"/>
          </w:tcPr>
          <w:p w14:paraId="771F0028" w14:textId="259879C4" w:rsidR="00F13A04" w:rsidRDefault="00F13A04" w:rsidP="00271D58">
            <w:pPr>
              <w:spacing w:line="480" w:lineRule="auto"/>
            </w:pPr>
            <w:r>
              <w:t>12/8/2022</w:t>
            </w:r>
          </w:p>
        </w:tc>
      </w:tr>
      <w:tr w:rsidR="00F13A04" w14:paraId="0B752CAC" w14:textId="77777777" w:rsidTr="00F13A04">
        <w:tc>
          <w:tcPr>
            <w:tcW w:w="1870" w:type="dxa"/>
          </w:tcPr>
          <w:p w14:paraId="1398BDE8" w14:textId="131DE6BF" w:rsidR="00F13A04" w:rsidRDefault="00F13A04" w:rsidP="00271D58">
            <w:pPr>
              <w:spacing w:line="480" w:lineRule="auto"/>
            </w:pPr>
            <w:r>
              <w:t>2023</w:t>
            </w:r>
          </w:p>
        </w:tc>
        <w:tc>
          <w:tcPr>
            <w:tcW w:w="1870" w:type="dxa"/>
          </w:tcPr>
          <w:p w14:paraId="65BA3762" w14:textId="5D5165A8" w:rsidR="00F13A04" w:rsidRDefault="006C5601" w:rsidP="00271D58">
            <w:pPr>
              <w:spacing w:line="480" w:lineRule="auto"/>
            </w:pPr>
            <w:r>
              <w:t>10/21/2023</w:t>
            </w:r>
          </w:p>
        </w:tc>
        <w:tc>
          <w:tcPr>
            <w:tcW w:w="1870" w:type="dxa"/>
          </w:tcPr>
          <w:p w14:paraId="33EB9D18" w14:textId="52848A26" w:rsidR="00F13A04" w:rsidRDefault="006C5601" w:rsidP="00271D58">
            <w:pPr>
              <w:spacing w:line="480" w:lineRule="auto"/>
            </w:pPr>
            <w:r>
              <w:t>11/26/2023</w:t>
            </w:r>
          </w:p>
        </w:tc>
        <w:tc>
          <w:tcPr>
            <w:tcW w:w="1870" w:type="dxa"/>
          </w:tcPr>
          <w:p w14:paraId="70F66A2C" w14:textId="0022692F" w:rsidR="00F13A04" w:rsidRDefault="00F13A04" w:rsidP="00271D58">
            <w:pPr>
              <w:spacing w:line="480" w:lineRule="auto"/>
            </w:pPr>
            <w:r>
              <w:t>3/24/2024</w:t>
            </w:r>
          </w:p>
        </w:tc>
      </w:tr>
    </w:tbl>
    <w:p w14:paraId="5217CC10" w14:textId="77777777" w:rsidR="00F13A04" w:rsidRDefault="00F13A04" w:rsidP="00271D58">
      <w:pPr>
        <w:spacing w:line="480" w:lineRule="auto"/>
      </w:pPr>
    </w:p>
    <w:p w14:paraId="49C45867" w14:textId="77777777" w:rsidR="00693715" w:rsidRDefault="00693715" w:rsidP="00FD75AB">
      <w:pPr>
        <w:spacing w:line="480" w:lineRule="auto"/>
      </w:pPr>
      <w:r>
        <w:br w:type="page"/>
      </w:r>
    </w:p>
    <w:p w14:paraId="1159582F" w14:textId="4FFC922A" w:rsidR="005C4B00" w:rsidRDefault="00E70651" w:rsidP="00271D58">
      <w:pPr>
        <w:spacing w:line="480" w:lineRule="auto"/>
      </w:pPr>
      <w:r w:rsidRPr="00E70651">
        <w:rPr>
          <w:noProof/>
        </w:rPr>
        <w:lastRenderedPageBreak/>
        <w:drawing>
          <wp:inline distT="0" distB="0" distL="0" distR="0" wp14:anchorId="2780285B" wp14:editId="7A98EF64">
            <wp:extent cx="5648325" cy="4067175"/>
            <wp:effectExtent l="0" t="0" r="9525" b="9525"/>
            <wp:docPr id="342108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0842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648325" cy="4067175"/>
                    </a:xfrm>
                    <a:prstGeom prst="rect">
                      <a:avLst/>
                    </a:prstGeom>
                  </pic:spPr>
                </pic:pic>
              </a:graphicData>
            </a:graphic>
          </wp:inline>
        </w:drawing>
      </w:r>
    </w:p>
    <w:p w14:paraId="54029743" w14:textId="7A859FEE" w:rsidR="005C4B00" w:rsidRDefault="005C4B00" w:rsidP="00271D58">
      <w:pPr>
        <w:spacing w:line="480" w:lineRule="auto"/>
      </w:pPr>
      <w:r>
        <w:t xml:space="preserve">Figure </w:t>
      </w:r>
      <w:r w:rsidR="005E43D6">
        <w:t>2</w:t>
      </w:r>
      <w:r>
        <w:t xml:space="preserve">. </w:t>
      </w:r>
      <w:r w:rsidR="003C7E7C">
        <w:t>T</w:t>
      </w:r>
      <w:r>
        <w:t xml:space="preserve">he proportion of </w:t>
      </w:r>
      <w:r w:rsidR="003C7E7C">
        <w:t>decision days</w:t>
      </w:r>
      <w:r>
        <w:t xml:space="preserve"> </w:t>
      </w:r>
      <w:r w:rsidR="00C064A0">
        <w:t>on which</w:t>
      </w:r>
      <w:r>
        <w:t xml:space="preserve"> each raven made a</w:t>
      </w:r>
      <w:r w:rsidR="007234E2">
        <w:t xml:space="preserve"> particular</w:t>
      </w:r>
      <w:r>
        <w:t xml:space="preserve"> movement decision. </w:t>
      </w:r>
      <w:r w:rsidR="003500BE">
        <w:t xml:space="preserve">If a raven decided to leave its territory, its decision was one of two results. </w:t>
      </w:r>
      <w:r w:rsidR="00964A8E">
        <w:t>The “other” category is used to encapsulate all extra-territorial movements that did not result in a visit to the hunting regions.</w:t>
      </w:r>
      <w:r w:rsidR="003500BE">
        <w:t xml:space="preserve"> The “hunting” category is used to show a raven visited the Gardiner hunting regions to forage for hunter</w:t>
      </w:r>
      <w:r w:rsidR="00C76587">
        <w:t>-</w:t>
      </w:r>
      <w:r w:rsidR="003500BE">
        <w:t>created carrion.</w:t>
      </w:r>
      <w:r w:rsidR="00964A8E">
        <w:t xml:space="preserve"> </w:t>
      </w:r>
      <w:r w:rsidR="007D3108">
        <w:t xml:space="preserve">Instances where a wolf kill was </w:t>
      </w:r>
      <w:r w:rsidR="008228BE">
        <w:t>active in their</w:t>
      </w:r>
      <w:r w:rsidR="00C72FE0">
        <w:t xml:space="preserve"> territory </w:t>
      </w:r>
      <w:r w:rsidR="007D3108">
        <w:t>(territory) or visited</w:t>
      </w:r>
      <w:r w:rsidR="005632C0">
        <w:t xml:space="preserve"> outside their territory</w:t>
      </w:r>
      <w:r w:rsidR="007D3108">
        <w:t xml:space="preserve"> (other/hunting) are denoted by the striped area. </w:t>
      </w:r>
      <w:r>
        <w:t>The total number of decision days for each raven is displayed on the righ</w:t>
      </w:r>
      <w:r w:rsidR="00862912">
        <w:t>t</w:t>
      </w:r>
      <w:r>
        <w:t xml:space="preserve">-hand side of the plot. </w:t>
      </w:r>
    </w:p>
    <w:p w14:paraId="357AD578" w14:textId="0CA09158" w:rsidR="005C4B00" w:rsidRDefault="005C4B00" w:rsidP="00271D58">
      <w:pPr>
        <w:spacing w:line="480" w:lineRule="auto"/>
      </w:pPr>
    </w:p>
    <w:p w14:paraId="698C8359" w14:textId="57B1BC6C" w:rsidR="005B684D" w:rsidRDefault="00E46DA3" w:rsidP="00271D5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2632483B" w:rsidR="00BD1086" w:rsidRDefault="004548F8" w:rsidP="00271D58">
      <w:pPr>
        <w:spacing w:line="480" w:lineRule="auto"/>
      </w:pPr>
      <w:r>
        <w:lastRenderedPageBreak/>
        <w:t xml:space="preserve">Figure </w:t>
      </w:r>
      <w:r w:rsidR="005E43D6">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sidP="00FD75AB">
      <w:pPr>
        <w:spacing w:line="480" w:lineRule="auto"/>
      </w:pPr>
      <w:r>
        <w:br w:type="page"/>
      </w:r>
    </w:p>
    <w:p w14:paraId="41E29542" w14:textId="464143F8" w:rsidR="00216BBD" w:rsidRDefault="00E86FB1" w:rsidP="00271D58">
      <w:pPr>
        <w:spacing w:line="480" w:lineRule="auto"/>
      </w:pPr>
      <w:r>
        <w:lastRenderedPageBreak/>
        <w:t xml:space="preserve">Table </w:t>
      </w:r>
      <w:r w:rsidR="00874023">
        <w:t>1</w:t>
      </w:r>
      <w:r w:rsidR="00216BBD">
        <w:t>. Model results from the binomial generalized linear mixed model look</w:t>
      </w:r>
      <w:r w:rsidR="00F65D1C">
        <w:t>ing</w:t>
      </w:r>
      <w:r w:rsidR="00216BBD">
        <w:t xml:space="preserve"> at the impact of covariates on the probability of ravens leaving their territory daily</w:t>
      </w:r>
      <w:r w:rsidR="0089063E">
        <w:t xml:space="preserve"> (n</w:t>
      </w:r>
      <w:r w:rsidR="001D2EB1">
        <w:t xml:space="preserve"> = 2</w:t>
      </w:r>
      <w:r w:rsidR="001E7F0D">
        <w:t>095</w:t>
      </w:r>
      <w:r w:rsidR="0089063E">
        <w:t>)</w:t>
      </w:r>
      <w:r w:rsidR="001D2EB1">
        <w:t>.</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271D58">
            <w:pPr>
              <w:spacing w:line="480" w:lineRule="auto"/>
            </w:pPr>
          </w:p>
        </w:tc>
        <w:tc>
          <w:tcPr>
            <w:tcW w:w="2337" w:type="dxa"/>
          </w:tcPr>
          <w:p w14:paraId="21317F80" w14:textId="7E2C599F" w:rsidR="00C44ABC" w:rsidRDefault="00C6562A" w:rsidP="00271D58">
            <w:pPr>
              <w:spacing w:line="480" w:lineRule="auto"/>
            </w:pPr>
            <w:r>
              <w:t>Estimate</w:t>
            </w:r>
          </w:p>
        </w:tc>
        <w:tc>
          <w:tcPr>
            <w:tcW w:w="2338" w:type="dxa"/>
          </w:tcPr>
          <w:p w14:paraId="02F51B75" w14:textId="68CB558A" w:rsidR="00C44ABC" w:rsidRDefault="00C6562A" w:rsidP="00271D58">
            <w:pPr>
              <w:spacing w:line="480" w:lineRule="auto"/>
            </w:pPr>
            <w:r>
              <w:t>Standard Error</w:t>
            </w:r>
          </w:p>
        </w:tc>
        <w:tc>
          <w:tcPr>
            <w:tcW w:w="2338" w:type="dxa"/>
          </w:tcPr>
          <w:p w14:paraId="102B15B3" w14:textId="0E4C2324" w:rsidR="00C44ABC" w:rsidRDefault="00C6562A" w:rsidP="00271D58">
            <w:pPr>
              <w:spacing w:line="480" w:lineRule="auto"/>
            </w:pPr>
            <w:r>
              <w:t>p-value</w:t>
            </w:r>
          </w:p>
        </w:tc>
      </w:tr>
      <w:tr w:rsidR="00C44ABC" w14:paraId="26FE6E3E" w14:textId="77777777" w:rsidTr="00C44ABC">
        <w:tc>
          <w:tcPr>
            <w:tcW w:w="2337" w:type="dxa"/>
          </w:tcPr>
          <w:p w14:paraId="0055B852" w14:textId="1C7E06C8" w:rsidR="00C44ABC" w:rsidRDefault="00C44ABC" w:rsidP="00271D58">
            <w:pPr>
              <w:spacing w:line="480" w:lineRule="auto"/>
            </w:pPr>
            <w:r>
              <w:t>Intercept</w:t>
            </w:r>
          </w:p>
        </w:tc>
        <w:tc>
          <w:tcPr>
            <w:tcW w:w="2337" w:type="dxa"/>
          </w:tcPr>
          <w:p w14:paraId="738CCFCB" w14:textId="0A692258" w:rsidR="00C44ABC" w:rsidRDefault="001E7F0D" w:rsidP="00271D58">
            <w:pPr>
              <w:spacing w:line="480" w:lineRule="auto"/>
            </w:pPr>
            <w:r>
              <w:t>3.18873</w:t>
            </w:r>
          </w:p>
        </w:tc>
        <w:tc>
          <w:tcPr>
            <w:tcW w:w="2338" w:type="dxa"/>
          </w:tcPr>
          <w:p w14:paraId="7C0C8CD0" w14:textId="461C9B9D" w:rsidR="00C44ABC" w:rsidRDefault="00CC7A09" w:rsidP="00271D58">
            <w:pPr>
              <w:spacing w:line="480" w:lineRule="auto"/>
            </w:pPr>
            <w:r>
              <w:t>0.</w:t>
            </w:r>
            <w:r w:rsidR="001E7F0D">
              <w:t>45039</w:t>
            </w:r>
          </w:p>
        </w:tc>
        <w:tc>
          <w:tcPr>
            <w:tcW w:w="2338" w:type="dxa"/>
          </w:tcPr>
          <w:p w14:paraId="08830FB6" w14:textId="08397F89" w:rsidR="00C44ABC" w:rsidRDefault="001E7F0D" w:rsidP="00271D58">
            <w:pPr>
              <w:spacing w:line="480" w:lineRule="auto"/>
            </w:pPr>
            <w:r>
              <w:t>1.44</w:t>
            </w:r>
            <w:r w:rsidR="00E93F21">
              <w:t>e-12</w:t>
            </w:r>
          </w:p>
        </w:tc>
      </w:tr>
      <w:tr w:rsidR="00C44ABC" w14:paraId="6EBFDDAA" w14:textId="77777777" w:rsidTr="00C44ABC">
        <w:tc>
          <w:tcPr>
            <w:tcW w:w="2337" w:type="dxa"/>
          </w:tcPr>
          <w:p w14:paraId="09D8120D" w14:textId="2811C8C5" w:rsidR="00C44ABC" w:rsidRDefault="00CC7A09" w:rsidP="00271D58">
            <w:pPr>
              <w:spacing w:line="480" w:lineRule="auto"/>
            </w:pPr>
            <w:r>
              <w:t>Wolf</w:t>
            </w:r>
            <w:r w:rsidR="00C44ABC">
              <w:t xml:space="preserve"> </w:t>
            </w:r>
            <w:r w:rsidR="00162C02">
              <w:t>k</w:t>
            </w:r>
            <w:r w:rsidR="00C44ABC">
              <w:t>ill</w:t>
            </w:r>
          </w:p>
        </w:tc>
        <w:tc>
          <w:tcPr>
            <w:tcW w:w="2337" w:type="dxa"/>
          </w:tcPr>
          <w:p w14:paraId="413921D0" w14:textId="4BF05858" w:rsidR="00C44ABC" w:rsidRDefault="00CC7A09" w:rsidP="00271D58">
            <w:pPr>
              <w:spacing w:line="480" w:lineRule="auto"/>
            </w:pPr>
            <w:r>
              <w:t>-0.</w:t>
            </w:r>
            <w:r w:rsidR="001E7F0D">
              <w:t>79651</w:t>
            </w:r>
          </w:p>
        </w:tc>
        <w:tc>
          <w:tcPr>
            <w:tcW w:w="2338" w:type="dxa"/>
          </w:tcPr>
          <w:p w14:paraId="47D2FF08" w14:textId="3812EAD7" w:rsidR="00C44ABC" w:rsidRDefault="005B0B91" w:rsidP="00271D58">
            <w:pPr>
              <w:spacing w:line="480" w:lineRule="auto"/>
            </w:pPr>
            <w:r>
              <w:t>0.</w:t>
            </w:r>
            <w:r w:rsidR="001E7F0D">
              <w:t>35631</w:t>
            </w:r>
          </w:p>
        </w:tc>
        <w:tc>
          <w:tcPr>
            <w:tcW w:w="2338" w:type="dxa"/>
          </w:tcPr>
          <w:p w14:paraId="048EA0EA" w14:textId="54592870" w:rsidR="00C44ABC" w:rsidRDefault="005B0B91" w:rsidP="00271D58">
            <w:pPr>
              <w:spacing w:line="480" w:lineRule="auto"/>
            </w:pPr>
            <w:r>
              <w:t>0.</w:t>
            </w:r>
            <w:r w:rsidR="001E7F0D">
              <w:t>0254</w:t>
            </w:r>
          </w:p>
        </w:tc>
      </w:tr>
      <w:tr w:rsidR="00C44ABC" w14:paraId="60081384" w14:textId="77777777" w:rsidTr="00C44ABC">
        <w:tc>
          <w:tcPr>
            <w:tcW w:w="2337" w:type="dxa"/>
          </w:tcPr>
          <w:p w14:paraId="51A7A67D" w14:textId="13793E7C" w:rsidR="00C44ABC" w:rsidRDefault="00D422D3" w:rsidP="00271D58">
            <w:pPr>
              <w:spacing w:line="480" w:lineRule="auto"/>
            </w:pPr>
            <w:r>
              <w:t xml:space="preserve">Hunting </w:t>
            </w:r>
            <w:r w:rsidR="00162C02">
              <w:t>b</w:t>
            </w:r>
            <w:r>
              <w:t>iomass</w:t>
            </w:r>
          </w:p>
        </w:tc>
        <w:tc>
          <w:tcPr>
            <w:tcW w:w="2337" w:type="dxa"/>
          </w:tcPr>
          <w:p w14:paraId="27AADA42" w14:textId="08801CC1" w:rsidR="00C44ABC" w:rsidRDefault="00CC7A09" w:rsidP="00271D58">
            <w:pPr>
              <w:spacing w:line="480" w:lineRule="auto"/>
            </w:pPr>
            <w:r>
              <w:t>-0.</w:t>
            </w:r>
            <w:r w:rsidR="001E7F0D">
              <w:t>01258</w:t>
            </w:r>
          </w:p>
        </w:tc>
        <w:tc>
          <w:tcPr>
            <w:tcW w:w="2338" w:type="dxa"/>
          </w:tcPr>
          <w:p w14:paraId="6083EF70" w14:textId="234FCCBC" w:rsidR="00C44ABC" w:rsidRDefault="005B0B91" w:rsidP="00271D58">
            <w:pPr>
              <w:spacing w:line="480" w:lineRule="auto"/>
            </w:pPr>
            <w:r>
              <w:t>0.</w:t>
            </w:r>
            <w:r w:rsidR="001E7F0D">
              <w:t>08095</w:t>
            </w:r>
          </w:p>
        </w:tc>
        <w:tc>
          <w:tcPr>
            <w:tcW w:w="2338" w:type="dxa"/>
          </w:tcPr>
          <w:p w14:paraId="4085973F" w14:textId="487CF013" w:rsidR="00C44ABC" w:rsidRDefault="005B0B91" w:rsidP="00271D58">
            <w:pPr>
              <w:spacing w:line="480" w:lineRule="auto"/>
            </w:pPr>
            <w:r>
              <w:t>0.</w:t>
            </w:r>
            <w:r w:rsidR="001E7F0D">
              <w:t>8765</w:t>
            </w:r>
          </w:p>
        </w:tc>
      </w:tr>
      <w:tr w:rsidR="00CA37B7" w14:paraId="5181A760" w14:textId="77777777" w:rsidTr="00C44ABC">
        <w:tc>
          <w:tcPr>
            <w:tcW w:w="2337" w:type="dxa"/>
          </w:tcPr>
          <w:p w14:paraId="68F3E955" w14:textId="1C427083" w:rsidR="00CA37B7" w:rsidRDefault="00CA37B7" w:rsidP="00271D58">
            <w:pPr>
              <w:spacing w:line="480" w:lineRule="auto"/>
            </w:pPr>
            <w:r>
              <w:t xml:space="preserve">Hunting </w:t>
            </w:r>
            <w:r w:rsidR="00162C02">
              <w:t>s</w:t>
            </w:r>
            <w:r>
              <w:t>eason</w:t>
            </w:r>
          </w:p>
        </w:tc>
        <w:tc>
          <w:tcPr>
            <w:tcW w:w="2337" w:type="dxa"/>
          </w:tcPr>
          <w:p w14:paraId="704B59C3" w14:textId="119F21CE" w:rsidR="00CA37B7" w:rsidRDefault="00E93F21" w:rsidP="00271D58">
            <w:pPr>
              <w:spacing w:line="480" w:lineRule="auto"/>
            </w:pPr>
            <w:r>
              <w:t>-0.</w:t>
            </w:r>
            <w:r w:rsidR="001E7F0D">
              <w:t>21529</w:t>
            </w:r>
          </w:p>
        </w:tc>
        <w:tc>
          <w:tcPr>
            <w:tcW w:w="2338" w:type="dxa"/>
          </w:tcPr>
          <w:p w14:paraId="15BF7FA9" w14:textId="3B037DC5" w:rsidR="00CA37B7" w:rsidRDefault="00CA37B7" w:rsidP="00271D58">
            <w:pPr>
              <w:spacing w:line="480" w:lineRule="auto"/>
            </w:pPr>
            <w:r>
              <w:t>0.</w:t>
            </w:r>
            <w:r w:rsidR="001E7F0D">
              <w:t>21283</w:t>
            </w:r>
          </w:p>
        </w:tc>
        <w:tc>
          <w:tcPr>
            <w:tcW w:w="2338" w:type="dxa"/>
          </w:tcPr>
          <w:p w14:paraId="6E912692" w14:textId="34267B65" w:rsidR="00CA37B7" w:rsidRDefault="00CA37B7" w:rsidP="00271D58">
            <w:pPr>
              <w:spacing w:line="480" w:lineRule="auto"/>
            </w:pPr>
            <w:r>
              <w:t>0.</w:t>
            </w:r>
            <w:r w:rsidR="001E7F0D">
              <w:t>3117</w:t>
            </w:r>
          </w:p>
        </w:tc>
      </w:tr>
      <w:tr w:rsidR="00C44ABC" w14:paraId="65F5F7EF" w14:textId="77777777" w:rsidTr="00C44ABC">
        <w:tc>
          <w:tcPr>
            <w:tcW w:w="2337" w:type="dxa"/>
          </w:tcPr>
          <w:p w14:paraId="30E1A1AB" w14:textId="0E33E0C1" w:rsidR="00C44ABC" w:rsidRDefault="00C44ABC" w:rsidP="00271D58">
            <w:pPr>
              <w:spacing w:line="480" w:lineRule="auto"/>
            </w:pPr>
            <w:r>
              <w:t xml:space="preserve">Kill </w:t>
            </w:r>
            <w:r w:rsidR="00162C02">
              <w:t>d</w:t>
            </w:r>
            <w:r>
              <w:t>ensity</w:t>
            </w:r>
          </w:p>
        </w:tc>
        <w:tc>
          <w:tcPr>
            <w:tcW w:w="2337" w:type="dxa"/>
          </w:tcPr>
          <w:p w14:paraId="5B03FA7B" w14:textId="302593E3" w:rsidR="00C44ABC" w:rsidRDefault="00CA37B7" w:rsidP="00271D58">
            <w:pPr>
              <w:spacing w:line="480" w:lineRule="auto"/>
            </w:pPr>
            <w:r>
              <w:t>0.</w:t>
            </w:r>
            <w:r w:rsidR="001E7F0D">
              <w:t>14646</w:t>
            </w:r>
          </w:p>
        </w:tc>
        <w:tc>
          <w:tcPr>
            <w:tcW w:w="2338" w:type="dxa"/>
          </w:tcPr>
          <w:p w14:paraId="42AD26F6" w14:textId="135DBFA6" w:rsidR="00C44ABC" w:rsidRDefault="00CA37B7" w:rsidP="00271D58">
            <w:pPr>
              <w:spacing w:line="480" w:lineRule="auto"/>
            </w:pPr>
            <w:r>
              <w:t>0.</w:t>
            </w:r>
            <w:r w:rsidR="001E7F0D">
              <w:t>4478</w:t>
            </w:r>
          </w:p>
        </w:tc>
        <w:tc>
          <w:tcPr>
            <w:tcW w:w="2338" w:type="dxa"/>
          </w:tcPr>
          <w:p w14:paraId="07BC82E3" w14:textId="03AA77BA" w:rsidR="00C44ABC" w:rsidRDefault="005B0B91" w:rsidP="00271D58">
            <w:pPr>
              <w:spacing w:line="480" w:lineRule="auto"/>
            </w:pPr>
            <w:r>
              <w:t>0.</w:t>
            </w:r>
            <w:r w:rsidR="001E7F0D">
              <w:t>7436</w:t>
            </w:r>
          </w:p>
        </w:tc>
      </w:tr>
      <w:tr w:rsidR="00C44ABC" w14:paraId="227CD5A3" w14:textId="77777777" w:rsidTr="00C44ABC">
        <w:tc>
          <w:tcPr>
            <w:tcW w:w="2337" w:type="dxa"/>
          </w:tcPr>
          <w:p w14:paraId="283571E1" w14:textId="79FC81F9" w:rsidR="00C44ABC" w:rsidRDefault="00C44ABC" w:rsidP="00271D58">
            <w:pPr>
              <w:spacing w:line="480" w:lineRule="auto"/>
            </w:pPr>
            <w:r>
              <w:t>Distance</w:t>
            </w:r>
          </w:p>
        </w:tc>
        <w:tc>
          <w:tcPr>
            <w:tcW w:w="2337" w:type="dxa"/>
          </w:tcPr>
          <w:p w14:paraId="255E875A" w14:textId="34AAB573" w:rsidR="00C44ABC" w:rsidRDefault="00CA37B7" w:rsidP="00271D58">
            <w:pPr>
              <w:spacing w:line="480" w:lineRule="auto"/>
            </w:pPr>
            <w:r>
              <w:t>-0.</w:t>
            </w:r>
            <w:r w:rsidR="001E7F0D">
              <w:t>26946</w:t>
            </w:r>
          </w:p>
        </w:tc>
        <w:tc>
          <w:tcPr>
            <w:tcW w:w="2338" w:type="dxa"/>
          </w:tcPr>
          <w:p w14:paraId="367B4D88" w14:textId="3497F5E1" w:rsidR="00C44ABC" w:rsidRDefault="00CA37B7" w:rsidP="00271D58">
            <w:pPr>
              <w:spacing w:line="480" w:lineRule="auto"/>
            </w:pPr>
            <w:r>
              <w:t>0.</w:t>
            </w:r>
            <w:r w:rsidR="001E7F0D">
              <w:t>40568</w:t>
            </w:r>
          </w:p>
        </w:tc>
        <w:tc>
          <w:tcPr>
            <w:tcW w:w="2338" w:type="dxa"/>
          </w:tcPr>
          <w:p w14:paraId="335A18F9" w14:textId="7B65FCAB" w:rsidR="00C44ABC" w:rsidRDefault="005B0B91" w:rsidP="00271D58">
            <w:pPr>
              <w:spacing w:line="480" w:lineRule="auto"/>
            </w:pPr>
            <w:r>
              <w:t>0.</w:t>
            </w:r>
            <w:r w:rsidR="001E7F0D">
              <w:t>5065</w:t>
            </w:r>
          </w:p>
        </w:tc>
      </w:tr>
      <w:tr w:rsidR="00C44ABC" w14:paraId="57E80A54" w14:textId="77777777" w:rsidTr="00C44ABC">
        <w:tc>
          <w:tcPr>
            <w:tcW w:w="2337" w:type="dxa"/>
          </w:tcPr>
          <w:p w14:paraId="0BCEC305" w14:textId="3C86780B" w:rsidR="00C44ABC" w:rsidRDefault="00C44ABC" w:rsidP="00271D58">
            <w:pPr>
              <w:spacing w:line="480" w:lineRule="auto"/>
            </w:pPr>
            <w:r>
              <w:t xml:space="preserve">Study </w:t>
            </w:r>
            <w:r w:rsidR="00162C02">
              <w:t>p</w:t>
            </w:r>
            <w:r>
              <w:t>eriod</w:t>
            </w:r>
          </w:p>
        </w:tc>
        <w:tc>
          <w:tcPr>
            <w:tcW w:w="2337" w:type="dxa"/>
          </w:tcPr>
          <w:p w14:paraId="161C516A" w14:textId="3364B53D" w:rsidR="00C44ABC" w:rsidRDefault="00CA37B7" w:rsidP="00271D58">
            <w:pPr>
              <w:spacing w:line="480" w:lineRule="auto"/>
            </w:pPr>
            <w:r>
              <w:t>-0.</w:t>
            </w:r>
            <w:r w:rsidR="001E7F0D">
              <w:t>4603</w:t>
            </w:r>
          </w:p>
        </w:tc>
        <w:tc>
          <w:tcPr>
            <w:tcW w:w="2338" w:type="dxa"/>
          </w:tcPr>
          <w:p w14:paraId="576C04A2" w14:textId="147312DE" w:rsidR="00C44ABC" w:rsidRDefault="00CA37B7" w:rsidP="00271D58">
            <w:pPr>
              <w:spacing w:line="480" w:lineRule="auto"/>
            </w:pPr>
            <w:r>
              <w:t>0.</w:t>
            </w:r>
            <w:r w:rsidR="001E7F0D">
              <w:t>21161</w:t>
            </w:r>
          </w:p>
        </w:tc>
        <w:tc>
          <w:tcPr>
            <w:tcW w:w="2338" w:type="dxa"/>
          </w:tcPr>
          <w:p w14:paraId="65FA8C5F" w14:textId="57B11658" w:rsidR="00C44ABC" w:rsidRDefault="005B0B91" w:rsidP="00271D58">
            <w:pPr>
              <w:spacing w:line="480" w:lineRule="auto"/>
            </w:pPr>
            <w:r>
              <w:t>0.</w:t>
            </w:r>
            <w:r w:rsidR="001E7F0D">
              <w:t>0296</w:t>
            </w:r>
          </w:p>
        </w:tc>
      </w:tr>
      <w:tr w:rsidR="00C44ABC" w14:paraId="16577648" w14:textId="77777777" w:rsidTr="00C44ABC">
        <w:tc>
          <w:tcPr>
            <w:tcW w:w="2337" w:type="dxa"/>
          </w:tcPr>
          <w:p w14:paraId="7BE10EFB" w14:textId="1F0CD10C" w:rsidR="00C44ABC" w:rsidRDefault="00C44ABC" w:rsidP="00271D58">
            <w:pPr>
              <w:spacing w:line="480" w:lineRule="auto"/>
            </w:pPr>
            <w:r>
              <w:t xml:space="preserve">Max </w:t>
            </w:r>
            <w:r w:rsidR="00162C02">
              <w:t>t</w:t>
            </w:r>
            <w:r>
              <w:t>emp</w:t>
            </w:r>
            <w:r w:rsidR="00EF36D1">
              <w:t>erature</w:t>
            </w:r>
          </w:p>
        </w:tc>
        <w:tc>
          <w:tcPr>
            <w:tcW w:w="2337" w:type="dxa"/>
          </w:tcPr>
          <w:p w14:paraId="0408A48E" w14:textId="6CD74F13" w:rsidR="00C44ABC" w:rsidRDefault="00CA37B7" w:rsidP="00271D58">
            <w:pPr>
              <w:spacing w:line="480" w:lineRule="auto"/>
            </w:pPr>
            <w:r>
              <w:t>-0.</w:t>
            </w:r>
            <w:r w:rsidR="001E7F0D">
              <w:t>11708</w:t>
            </w:r>
          </w:p>
        </w:tc>
        <w:tc>
          <w:tcPr>
            <w:tcW w:w="2338" w:type="dxa"/>
          </w:tcPr>
          <w:p w14:paraId="5A9D8851" w14:textId="6836B1CD" w:rsidR="00C44ABC" w:rsidRDefault="005B0B91" w:rsidP="00271D58">
            <w:pPr>
              <w:spacing w:line="480" w:lineRule="auto"/>
            </w:pPr>
            <w:r>
              <w:t>0.</w:t>
            </w:r>
            <w:r w:rsidR="001E7F0D">
              <w:t>15752</w:t>
            </w:r>
          </w:p>
        </w:tc>
        <w:tc>
          <w:tcPr>
            <w:tcW w:w="2338" w:type="dxa"/>
          </w:tcPr>
          <w:p w14:paraId="6883761F" w14:textId="1F0EE692" w:rsidR="00C44ABC" w:rsidRDefault="005B0B91" w:rsidP="00271D58">
            <w:pPr>
              <w:spacing w:line="480" w:lineRule="auto"/>
            </w:pPr>
            <w:r>
              <w:t>0.</w:t>
            </w:r>
            <w:r w:rsidR="001E7F0D">
              <w:t>4573</w:t>
            </w:r>
          </w:p>
        </w:tc>
      </w:tr>
      <w:tr w:rsidR="00C44ABC" w14:paraId="1C800EA4" w14:textId="77777777" w:rsidTr="00C44ABC">
        <w:tc>
          <w:tcPr>
            <w:tcW w:w="2337" w:type="dxa"/>
          </w:tcPr>
          <w:p w14:paraId="346154AA" w14:textId="4E76AEDF" w:rsidR="00C44ABC" w:rsidRDefault="00C44ABC" w:rsidP="00271D58">
            <w:pPr>
              <w:spacing w:line="480" w:lineRule="auto"/>
            </w:pPr>
            <w:r>
              <w:t xml:space="preserve">Snow </w:t>
            </w:r>
            <w:r w:rsidR="00162C02">
              <w:t>d</w:t>
            </w:r>
            <w:r>
              <w:t>epth</w:t>
            </w:r>
          </w:p>
        </w:tc>
        <w:tc>
          <w:tcPr>
            <w:tcW w:w="2337" w:type="dxa"/>
          </w:tcPr>
          <w:p w14:paraId="14F9D38E" w14:textId="7E90075C" w:rsidR="00C44ABC" w:rsidRDefault="00CA37B7" w:rsidP="00271D58">
            <w:pPr>
              <w:spacing w:line="480" w:lineRule="auto"/>
            </w:pPr>
            <w:r>
              <w:t>0.</w:t>
            </w:r>
            <w:r w:rsidR="001E7F0D">
              <w:t>20464</w:t>
            </w:r>
          </w:p>
        </w:tc>
        <w:tc>
          <w:tcPr>
            <w:tcW w:w="2338" w:type="dxa"/>
          </w:tcPr>
          <w:p w14:paraId="4F35A13D" w14:textId="7CA58363" w:rsidR="00C44ABC" w:rsidRDefault="005B0B91" w:rsidP="00271D58">
            <w:pPr>
              <w:spacing w:line="480" w:lineRule="auto"/>
            </w:pPr>
            <w:r>
              <w:t>0.</w:t>
            </w:r>
            <w:r w:rsidR="001E7F0D">
              <w:t>10428</w:t>
            </w:r>
          </w:p>
        </w:tc>
        <w:tc>
          <w:tcPr>
            <w:tcW w:w="2338" w:type="dxa"/>
          </w:tcPr>
          <w:p w14:paraId="577772E8" w14:textId="1B46D39D" w:rsidR="00C44ABC" w:rsidRDefault="005B0B91" w:rsidP="00271D58">
            <w:pPr>
              <w:spacing w:line="480" w:lineRule="auto"/>
            </w:pPr>
            <w:r>
              <w:t>0.</w:t>
            </w:r>
            <w:r w:rsidR="001E7F0D">
              <w:t>0497</w:t>
            </w:r>
          </w:p>
        </w:tc>
      </w:tr>
      <w:tr w:rsidR="00C44ABC" w14:paraId="44ACFA90" w14:textId="77777777" w:rsidTr="00C44ABC">
        <w:tc>
          <w:tcPr>
            <w:tcW w:w="2337" w:type="dxa"/>
          </w:tcPr>
          <w:p w14:paraId="77BE73AE" w14:textId="297C320A" w:rsidR="00C44ABC" w:rsidRDefault="00C44ABC" w:rsidP="00271D58">
            <w:pPr>
              <w:spacing w:line="480" w:lineRule="auto"/>
            </w:pPr>
            <w:r>
              <w:t xml:space="preserve">Proportion </w:t>
            </w:r>
            <w:r w:rsidR="00162C02">
              <w:t>t</w:t>
            </w:r>
            <w:r>
              <w:t>raveling</w:t>
            </w:r>
          </w:p>
        </w:tc>
        <w:tc>
          <w:tcPr>
            <w:tcW w:w="2337" w:type="dxa"/>
          </w:tcPr>
          <w:p w14:paraId="6068CCB3" w14:textId="75D7781B" w:rsidR="00C44ABC" w:rsidRDefault="00CC7A09" w:rsidP="00271D58">
            <w:pPr>
              <w:spacing w:line="480" w:lineRule="auto"/>
            </w:pPr>
            <w:r>
              <w:t>0.</w:t>
            </w:r>
            <w:r w:rsidR="001E7F0D">
              <w:t>12784</w:t>
            </w:r>
          </w:p>
        </w:tc>
        <w:tc>
          <w:tcPr>
            <w:tcW w:w="2338" w:type="dxa"/>
          </w:tcPr>
          <w:p w14:paraId="2F81DDD9" w14:textId="56779359" w:rsidR="00C44ABC" w:rsidRDefault="005B0B91" w:rsidP="00271D58">
            <w:pPr>
              <w:spacing w:line="480" w:lineRule="auto"/>
            </w:pPr>
            <w:r>
              <w:t>0.</w:t>
            </w:r>
            <w:r w:rsidR="001E7F0D">
              <w:t>08201</w:t>
            </w:r>
          </w:p>
        </w:tc>
        <w:tc>
          <w:tcPr>
            <w:tcW w:w="2338" w:type="dxa"/>
          </w:tcPr>
          <w:p w14:paraId="24289A1C" w14:textId="276372D6" w:rsidR="00C44ABC" w:rsidRDefault="005B0B91" w:rsidP="00271D58">
            <w:pPr>
              <w:spacing w:line="480" w:lineRule="auto"/>
            </w:pPr>
            <w:r>
              <w:t>0.</w:t>
            </w:r>
            <w:r w:rsidR="001E7F0D">
              <w:t>119</w:t>
            </w:r>
          </w:p>
        </w:tc>
      </w:tr>
      <w:tr w:rsidR="00CC7A09" w14:paraId="2F112E44" w14:textId="77777777" w:rsidTr="00C44ABC">
        <w:tc>
          <w:tcPr>
            <w:tcW w:w="2337" w:type="dxa"/>
          </w:tcPr>
          <w:p w14:paraId="61A46E31" w14:textId="463D40AB" w:rsidR="00CC7A09" w:rsidRDefault="00CC7A09" w:rsidP="00271D58">
            <w:pPr>
              <w:spacing w:line="480" w:lineRule="auto"/>
            </w:pPr>
            <w:r>
              <w:t xml:space="preserve">Wolf </w:t>
            </w:r>
            <w:r w:rsidR="00162C02">
              <w:t>k</w:t>
            </w:r>
            <w:r>
              <w:t xml:space="preserve">ill * </w:t>
            </w:r>
            <w:r w:rsidR="00162C02">
              <w:t>h</w:t>
            </w:r>
            <w:r>
              <w:t>unting Biomass</w:t>
            </w:r>
          </w:p>
        </w:tc>
        <w:tc>
          <w:tcPr>
            <w:tcW w:w="2337" w:type="dxa"/>
          </w:tcPr>
          <w:p w14:paraId="7C243234" w14:textId="5778462D" w:rsidR="00CC7A09" w:rsidRDefault="00E93F21" w:rsidP="00271D58">
            <w:pPr>
              <w:spacing w:line="480" w:lineRule="auto"/>
            </w:pPr>
            <w:r>
              <w:t>-0.</w:t>
            </w:r>
            <w:r w:rsidR="001E7F0D">
              <w:t>17153</w:t>
            </w:r>
          </w:p>
        </w:tc>
        <w:tc>
          <w:tcPr>
            <w:tcW w:w="2338" w:type="dxa"/>
          </w:tcPr>
          <w:p w14:paraId="13A6DE05" w14:textId="16C04422" w:rsidR="00CC7A09" w:rsidRDefault="005B0B91" w:rsidP="00271D58">
            <w:pPr>
              <w:spacing w:line="480" w:lineRule="auto"/>
            </w:pPr>
            <w:r>
              <w:t>0.</w:t>
            </w:r>
            <w:r w:rsidR="001E7F0D">
              <w:t>38091</w:t>
            </w:r>
          </w:p>
        </w:tc>
        <w:tc>
          <w:tcPr>
            <w:tcW w:w="2338" w:type="dxa"/>
          </w:tcPr>
          <w:p w14:paraId="03A0134D" w14:textId="5498F4CE" w:rsidR="00CC7A09" w:rsidRDefault="005B0B91" w:rsidP="00271D58">
            <w:pPr>
              <w:spacing w:line="480" w:lineRule="auto"/>
            </w:pPr>
            <w:r>
              <w:t>0.</w:t>
            </w:r>
            <w:r w:rsidR="001E7F0D">
              <w:t>6525</w:t>
            </w:r>
          </w:p>
        </w:tc>
      </w:tr>
      <w:tr w:rsidR="00C44ABC" w14:paraId="75C749E7" w14:textId="77777777" w:rsidTr="00C44ABC">
        <w:tc>
          <w:tcPr>
            <w:tcW w:w="2337" w:type="dxa"/>
          </w:tcPr>
          <w:p w14:paraId="6B165D4F" w14:textId="737490B6" w:rsidR="00C44ABC" w:rsidRDefault="00C44ABC" w:rsidP="00271D58">
            <w:pPr>
              <w:spacing w:line="480" w:lineRule="auto"/>
            </w:pPr>
            <w:r>
              <w:t xml:space="preserve">Study </w:t>
            </w:r>
            <w:r w:rsidR="00162C02">
              <w:t>p</w:t>
            </w:r>
            <w:r>
              <w:t xml:space="preserve">eriod * Max </w:t>
            </w:r>
            <w:r w:rsidR="00162C02">
              <w:t>t</w:t>
            </w:r>
            <w:r>
              <w:t>emp</w:t>
            </w:r>
          </w:p>
        </w:tc>
        <w:tc>
          <w:tcPr>
            <w:tcW w:w="2337" w:type="dxa"/>
          </w:tcPr>
          <w:p w14:paraId="54068D05" w14:textId="17E879FF" w:rsidR="00C44ABC" w:rsidRDefault="00CC7A09" w:rsidP="00271D58">
            <w:pPr>
              <w:spacing w:line="480" w:lineRule="auto"/>
            </w:pPr>
            <w:r>
              <w:t>0.</w:t>
            </w:r>
            <w:r w:rsidR="001E7F0D">
              <w:t>04887</w:t>
            </w:r>
          </w:p>
        </w:tc>
        <w:tc>
          <w:tcPr>
            <w:tcW w:w="2338" w:type="dxa"/>
          </w:tcPr>
          <w:p w14:paraId="1A5CD342" w14:textId="7ADA69E5" w:rsidR="00C44ABC" w:rsidRDefault="005B0B91" w:rsidP="00271D58">
            <w:pPr>
              <w:spacing w:line="480" w:lineRule="auto"/>
            </w:pPr>
            <w:r>
              <w:t>0.</w:t>
            </w:r>
            <w:r w:rsidR="001E7F0D">
              <w:t>18312</w:t>
            </w:r>
          </w:p>
        </w:tc>
        <w:tc>
          <w:tcPr>
            <w:tcW w:w="2338" w:type="dxa"/>
          </w:tcPr>
          <w:p w14:paraId="762147AA" w14:textId="3E92911E" w:rsidR="00C44ABC" w:rsidRDefault="005B0B91" w:rsidP="00271D58">
            <w:pPr>
              <w:spacing w:line="480" w:lineRule="auto"/>
            </w:pPr>
            <w:r>
              <w:t>0.</w:t>
            </w:r>
            <w:r w:rsidR="001E7F0D">
              <w:t>7896</w:t>
            </w:r>
          </w:p>
        </w:tc>
      </w:tr>
    </w:tbl>
    <w:p w14:paraId="27585055" w14:textId="77777777" w:rsidR="00C64BBA" w:rsidRDefault="00C64BBA" w:rsidP="00271D58">
      <w:pPr>
        <w:spacing w:line="480" w:lineRule="auto"/>
      </w:pPr>
    </w:p>
    <w:p w14:paraId="025903E7" w14:textId="2A13EF18" w:rsidR="00BD1086" w:rsidRDefault="00BD1086" w:rsidP="00FD75AB">
      <w:pPr>
        <w:spacing w:line="480" w:lineRule="auto"/>
      </w:pPr>
      <w:r>
        <w:br w:type="page"/>
      </w:r>
    </w:p>
    <w:p w14:paraId="7DA49340" w14:textId="101C7B6B" w:rsidR="00FC1747" w:rsidRDefault="00FC1747" w:rsidP="00FC1747">
      <w:pPr>
        <w:spacing w:line="480" w:lineRule="auto"/>
      </w:pPr>
      <w:r>
        <w:lastRenderedPageBreak/>
        <w:t>Supplementa</w:t>
      </w:r>
      <w:r w:rsidR="00026839">
        <w:t>ry</w:t>
      </w:r>
      <w:r>
        <w:t xml:space="preserve"> Table</w:t>
      </w:r>
      <w:commentRangeStart w:id="158"/>
      <w:r>
        <w:t xml:space="preserve"> </w:t>
      </w:r>
      <w:r w:rsidR="00874023">
        <w:t>2</w:t>
      </w:r>
      <w:r>
        <w:t xml:space="preserve">. Model results from </w:t>
      </w:r>
      <w:r w:rsidR="004D1CFA">
        <w:t>a</w:t>
      </w:r>
      <w:r>
        <w:t xml:space="preserve"> binomial generalized linear mixed model looking at the impact of all covariates except for max temperature and snow depth on the probability of ravens leaving their territory daily (n = 2095).</w:t>
      </w:r>
      <w:commentRangeEnd w:id="158"/>
      <w:r>
        <w:rPr>
          <w:rStyle w:val="CommentReference"/>
        </w:rPr>
        <w:commentReference w:id="158"/>
      </w:r>
    </w:p>
    <w:tbl>
      <w:tblPr>
        <w:tblStyle w:val="TableGrid"/>
        <w:tblW w:w="0" w:type="auto"/>
        <w:tblLook w:val="04A0" w:firstRow="1" w:lastRow="0" w:firstColumn="1" w:lastColumn="0" w:noHBand="0" w:noVBand="1"/>
      </w:tblPr>
      <w:tblGrid>
        <w:gridCol w:w="2337"/>
        <w:gridCol w:w="2337"/>
        <w:gridCol w:w="2338"/>
        <w:gridCol w:w="2338"/>
      </w:tblGrid>
      <w:tr w:rsidR="00FC1747" w14:paraId="47016A9F" w14:textId="77777777" w:rsidTr="0092756B">
        <w:tc>
          <w:tcPr>
            <w:tcW w:w="2337" w:type="dxa"/>
          </w:tcPr>
          <w:p w14:paraId="2DB2069F" w14:textId="77777777" w:rsidR="00FC1747" w:rsidRDefault="00FC1747" w:rsidP="0092756B">
            <w:pPr>
              <w:spacing w:line="480" w:lineRule="auto"/>
            </w:pPr>
          </w:p>
        </w:tc>
        <w:tc>
          <w:tcPr>
            <w:tcW w:w="2337" w:type="dxa"/>
          </w:tcPr>
          <w:p w14:paraId="21B4CBB8" w14:textId="77777777" w:rsidR="00FC1747" w:rsidRDefault="00FC1747" w:rsidP="0092756B">
            <w:pPr>
              <w:spacing w:line="480" w:lineRule="auto"/>
            </w:pPr>
            <w:r>
              <w:t>Estimate</w:t>
            </w:r>
          </w:p>
        </w:tc>
        <w:tc>
          <w:tcPr>
            <w:tcW w:w="2338" w:type="dxa"/>
          </w:tcPr>
          <w:p w14:paraId="2FF81009" w14:textId="77777777" w:rsidR="00FC1747" w:rsidRDefault="00FC1747" w:rsidP="0092756B">
            <w:pPr>
              <w:spacing w:line="480" w:lineRule="auto"/>
            </w:pPr>
            <w:r>
              <w:t>Standard Error</w:t>
            </w:r>
          </w:p>
        </w:tc>
        <w:tc>
          <w:tcPr>
            <w:tcW w:w="2338" w:type="dxa"/>
          </w:tcPr>
          <w:p w14:paraId="5A8BF9F7" w14:textId="77777777" w:rsidR="00FC1747" w:rsidRDefault="00FC1747" w:rsidP="0092756B">
            <w:pPr>
              <w:spacing w:line="480" w:lineRule="auto"/>
            </w:pPr>
            <w:r>
              <w:t>p-value</w:t>
            </w:r>
          </w:p>
        </w:tc>
      </w:tr>
      <w:tr w:rsidR="00FC1747" w14:paraId="0BAE8324" w14:textId="77777777" w:rsidTr="0092756B">
        <w:tc>
          <w:tcPr>
            <w:tcW w:w="2337" w:type="dxa"/>
          </w:tcPr>
          <w:p w14:paraId="1C643333" w14:textId="77777777" w:rsidR="00FC1747" w:rsidRDefault="00FC1747" w:rsidP="0092756B">
            <w:pPr>
              <w:spacing w:line="480" w:lineRule="auto"/>
            </w:pPr>
            <w:r>
              <w:t>Intercept</w:t>
            </w:r>
          </w:p>
        </w:tc>
        <w:tc>
          <w:tcPr>
            <w:tcW w:w="2337" w:type="dxa"/>
          </w:tcPr>
          <w:p w14:paraId="4B0CF269" w14:textId="77777777" w:rsidR="00FC1747" w:rsidRDefault="00FC1747" w:rsidP="0092756B">
            <w:pPr>
              <w:spacing w:line="480" w:lineRule="auto"/>
            </w:pPr>
            <w:r>
              <w:t>3.11445</w:t>
            </w:r>
          </w:p>
        </w:tc>
        <w:tc>
          <w:tcPr>
            <w:tcW w:w="2338" w:type="dxa"/>
          </w:tcPr>
          <w:p w14:paraId="4ABC798A" w14:textId="77777777" w:rsidR="00FC1747" w:rsidRDefault="00FC1747" w:rsidP="0092756B">
            <w:pPr>
              <w:spacing w:line="480" w:lineRule="auto"/>
            </w:pPr>
            <w:r>
              <w:t>0.4442</w:t>
            </w:r>
          </w:p>
        </w:tc>
        <w:tc>
          <w:tcPr>
            <w:tcW w:w="2338" w:type="dxa"/>
          </w:tcPr>
          <w:p w14:paraId="3B8F8357" w14:textId="77777777" w:rsidR="00FC1747" w:rsidRDefault="00FC1747" w:rsidP="0092756B">
            <w:pPr>
              <w:spacing w:line="480" w:lineRule="auto"/>
            </w:pPr>
            <w:r>
              <w:t>2.36e-12</w:t>
            </w:r>
          </w:p>
        </w:tc>
      </w:tr>
      <w:tr w:rsidR="00FC1747" w14:paraId="49A159B1" w14:textId="77777777" w:rsidTr="0092756B">
        <w:tc>
          <w:tcPr>
            <w:tcW w:w="2337" w:type="dxa"/>
          </w:tcPr>
          <w:p w14:paraId="40E9AA16" w14:textId="77777777" w:rsidR="00FC1747" w:rsidRDefault="00FC1747" w:rsidP="0092756B">
            <w:pPr>
              <w:spacing w:line="480" w:lineRule="auto"/>
            </w:pPr>
            <w:r>
              <w:t>Wolf kill</w:t>
            </w:r>
          </w:p>
        </w:tc>
        <w:tc>
          <w:tcPr>
            <w:tcW w:w="2337" w:type="dxa"/>
          </w:tcPr>
          <w:p w14:paraId="5F2ED5B2" w14:textId="77777777" w:rsidR="00FC1747" w:rsidRDefault="00FC1747" w:rsidP="0092756B">
            <w:pPr>
              <w:spacing w:line="480" w:lineRule="auto"/>
            </w:pPr>
            <w:r>
              <w:t>-0.81462</w:t>
            </w:r>
          </w:p>
        </w:tc>
        <w:tc>
          <w:tcPr>
            <w:tcW w:w="2338" w:type="dxa"/>
          </w:tcPr>
          <w:p w14:paraId="22C9075A" w14:textId="77777777" w:rsidR="00FC1747" w:rsidRDefault="00FC1747" w:rsidP="0092756B">
            <w:pPr>
              <w:spacing w:line="480" w:lineRule="auto"/>
            </w:pPr>
            <w:r>
              <w:t>0.35293</w:t>
            </w:r>
          </w:p>
        </w:tc>
        <w:tc>
          <w:tcPr>
            <w:tcW w:w="2338" w:type="dxa"/>
          </w:tcPr>
          <w:p w14:paraId="152BBA93" w14:textId="77777777" w:rsidR="00FC1747" w:rsidRDefault="00FC1747" w:rsidP="0092756B">
            <w:pPr>
              <w:spacing w:line="480" w:lineRule="auto"/>
            </w:pPr>
            <w:r>
              <w:t>0.021</w:t>
            </w:r>
          </w:p>
        </w:tc>
      </w:tr>
      <w:tr w:rsidR="00FC1747" w14:paraId="3A620E4F" w14:textId="77777777" w:rsidTr="0092756B">
        <w:tc>
          <w:tcPr>
            <w:tcW w:w="2337" w:type="dxa"/>
          </w:tcPr>
          <w:p w14:paraId="4DFAAF4B" w14:textId="77777777" w:rsidR="00FC1747" w:rsidRDefault="00FC1747" w:rsidP="0092756B">
            <w:pPr>
              <w:spacing w:line="480" w:lineRule="auto"/>
            </w:pPr>
            <w:r>
              <w:t>Hunting biomass</w:t>
            </w:r>
          </w:p>
        </w:tc>
        <w:tc>
          <w:tcPr>
            <w:tcW w:w="2337" w:type="dxa"/>
          </w:tcPr>
          <w:p w14:paraId="2523C1D7" w14:textId="77777777" w:rsidR="00FC1747" w:rsidRDefault="00FC1747" w:rsidP="0092756B">
            <w:pPr>
              <w:spacing w:line="480" w:lineRule="auto"/>
            </w:pPr>
            <w:r>
              <w:t>0.01868</w:t>
            </w:r>
          </w:p>
        </w:tc>
        <w:tc>
          <w:tcPr>
            <w:tcW w:w="2338" w:type="dxa"/>
          </w:tcPr>
          <w:p w14:paraId="67D016AA" w14:textId="77777777" w:rsidR="00FC1747" w:rsidRDefault="00FC1747" w:rsidP="0092756B">
            <w:pPr>
              <w:spacing w:line="480" w:lineRule="auto"/>
            </w:pPr>
            <w:r>
              <w:t>0.08244</w:t>
            </w:r>
          </w:p>
        </w:tc>
        <w:tc>
          <w:tcPr>
            <w:tcW w:w="2338" w:type="dxa"/>
          </w:tcPr>
          <w:p w14:paraId="3502757D" w14:textId="77777777" w:rsidR="00FC1747" w:rsidRDefault="00FC1747" w:rsidP="0092756B">
            <w:pPr>
              <w:spacing w:line="480" w:lineRule="auto"/>
            </w:pPr>
            <w:r>
              <w:t>0.8208</w:t>
            </w:r>
          </w:p>
        </w:tc>
      </w:tr>
      <w:tr w:rsidR="00FC1747" w14:paraId="57A9DA2C" w14:textId="77777777" w:rsidTr="0092756B">
        <w:tc>
          <w:tcPr>
            <w:tcW w:w="2337" w:type="dxa"/>
          </w:tcPr>
          <w:p w14:paraId="5ECBB4A1" w14:textId="77777777" w:rsidR="00FC1747" w:rsidRDefault="00FC1747" w:rsidP="0092756B">
            <w:pPr>
              <w:spacing w:line="480" w:lineRule="auto"/>
            </w:pPr>
            <w:r>
              <w:t>Hunting season</w:t>
            </w:r>
          </w:p>
        </w:tc>
        <w:tc>
          <w:tcPr>
            <w:tcW w:w="2337" w:type="dxa"/>
          </w:tcPr>
          <w:p w14:paraId="47DD6CB7" w14:textId="77777777" w:rsidR="00FC1747" w:rsidRDefault="00FC1747" w:rsidP="0092756B">
            <w:pPr>
              <w:spacing w:line="480" w:lineRule="auto"/>
            </w:pPr>
            <w:r>
              <w:t>-0.20295</w:t>
            </w:r>
          </w:p>
        </w:tc>
        <w:tc>
          <w:tcPr>
            <w:tcW w:w="2338" w:type="dxa"/>
          </w:tcPr>
          <w:p w14:paraId="14A0755C" w14:textId="77777777" w:rsidR="00FC1747" w:rsidRDefault="00FC1747" w:rsidP="0092756B">
            <w:pPr>
              <w:spacing w:line="480" w:lineRule="auto"/>
            </w:pPr>
            <w:r>
              <w:t>0.2064</w:t>
            </w:r>
          </w:p>
        </w:tc>
        <w:tc>
          <w:tcPr>
            <w:tcW w:w="2338" w:type="dxa"/>
          </w:tcPr>
          <w:p w14:paraId="6AC30BD5" w14:textId="77777777" w:rsidR="00FC1747" w:rsidRDefault="00FC1747" w:rsidP="0092756B">
            <w:pPr>
              <w:spacing w:line="480" w:lineRule="auto"/>
            </w:pPr>
            <w:r>
              <w:t>0.3255</w:t>
            </w:r>
          </w:p>
        </w:tc>
      </w:tr>
      <w:tr w:rsidR="00FC1747" w14:paraId="24BA5070" w14:textId="77777777" w:rsidTr="0092756B">
        <w:tc>
          <w:tcPr>
            <w:tcW w:w="2337" w:type="dxa"/>
          </w:tcPr>
          <w:p w14:paraId="2A23A420" w14:textId="77777777" w:rsidR="00FC1747" w:rsidRDefault="00FC1747" w:rsidP="0092756B">
            <w:pPr>
              <w:spacing w:line="480" w:lineRule="auto"/>
            </w:pPr>
            <w:r>
              <w:t>Kill density</w:t>
            </w:r>
          </w:p>
        </w:tc>
        <w:tc>
          <w:tcPr>
            <w:tcW w:w="2337" w:type="dxa"/>
          </w:tcPr>
          <w:p w14:paraId="345C26CF" w14:textId="77777777" w:rsidR="00FC1747" w:rsidRDefault="00FC1747" w:rsidP="0092756B">
            <w:pPr>
              <w:spacing w:line="480" w:lineRule="auto"/>
            </w:pPr>
            <w:r>
              <w:t>0.13564</w:t>
            </w:r>
          </w:p>
        </w:tc>
        <w:tc>
          <w:tcPr>
            <w:tcW w:w="2338" w:type="dxa"/>
          </w:tcPr>
          <w:p w14:paraId="4E499C1B" w14:textId="77777777" w:rsidR="00FC1747" w:rsidRDefault="00FC1747" w:rsidP="0092756B">
            <w:pPr>
              <w:spacing w:line="480" w:lineRule="auto"/>
            </w:pPr>
            <w:r>
              <w:t>0.45558</w:t>
            </w:r>
          </w:p>
        </w:tc>
        <w:tc>
          <w:tcPr>
            <w:tcW w:w="2338" w:type="dxa"/>
          </w:tcPr>
          <w:p w14:paraId="78F68787" w14:textId="77777777" w:rsidR="00FC1747" w:rsidRDefault="00FC1747" w:rsidP="0092756B">
            <w:pPr>
              <w:spacing w:line="480" w:lineRule="auto"/>
            </w:pPr>
            <w:r>
              <w:t>0.7659</w:t>
            </w:r>
          </w:p>
        </w:tc>
      </w:tr>
      <w:tr w:rsidR="00FC1747" w14:paraId="642E83D8" w14:textId="77777777" w:rsidTr="0092756B">
        <w:tc>
          <w:tcPr>
            <w:tcW w:w="2337" w:type="dxa"/>
          </w:tcPr>
          <w:p w14:paraId="1AAC9F0C" w14:textId="77777777" w:rsidR="00FC1747" w:rsidRDefault="00FC1747" w:rsidP="0092756B">
            <w:pPr>
              <w:spacing w:line="480" w:lineRule="auto"/>
            </w:pPr>
            <w:r>
              <w:t>Distance</w:t>
            </w:r>
          </w:p>
        </w:tc>
        <w:tc>
          <w:tcPr>
            <w:tcW w:w="2337" w:type="dxa"/>
          </w:tcPr>
          <w:p w14:paraId="6B5E5856" w14:textId="77777777" w:rsidR="00FC1747" w:rsidRDefault="00FC1747" w:rsidP="0092756B">
            <w:pPr>
              <w:spacing w:line="480" w:lineRule="auto"/>
            </w:pPr>
            <w:r>
              <w:t>-0.28869</w:t>
            </w:r>
          </w:p>
        </w:tc>
        <w:tc>
          <w:tcPr>
            <w:tcW w:w="2338" w:type="dxa"/>
          </w:tcPr>
          <w:p w14:paraId="1D6FD84D" w14:textId="77777777" w:rsidR="00FC1747" w:rsidRDefault="00FC1747" w:rsidP="0092756B">
            <w:pPr>
              <w:spacing w:line="480" w:lineRule="auto"/>
            </w:pPr>
            <w:r>
              <w:t>0.41214</w:t>
            </w:r>
          </w:p>
        </w:tc>
        <w:tc>
          <w:tcPr>
            <w:tcW w:w="2338" w:type="dxa"/>
          </w:tcPr>
          <w:p w14:paraId="66C9BB97" w14:textId="77777777" w:rsidR="00FC1747" w:rsidRDefault="00FC1747" w:rsidP="0092756B">
            <w:pPr>
              <w:spacing w:line="480" w:lineRule="auto"/>
            </w:pPr>
            <w:r>
              <w:t>0.4836</w:t>
            </w:r>
          </w:p>
        </w:tc>
      </w:tr>
      <w:tr w:rsidR="00FC1747" w14:paraId="6E5A9D03" w14:textId="77777777" w:rsidTr="0092756B">
        <w:tc>
          <w:tcPr>
            <w:tcW w:w="2337" w:type="dxa"/>
          </w:tcPr>
          <w:p w14:paraId="6784D633" w14:textId="77777777" w:rsidR="00FC1747" w:rsidRDefault="00FC1747" w:rsidP="0092756B">
            <w:pPr>
              <w:spacing w:line="480" w:lineRule="auto"/>
            </w:pPr>
            <w:r>
              <w:t>Study period</w:t>
            </w:r>
          </w:p>
        </w:tc>
        <w:tc>
          <w:tcPr>
            <w:tcW w:w="2337" w:type="dxa"/>
          </w:tcPr>
          <w:p w14:paraId="6E1A4F78" w14:textId="77777777" w:rsidR="00FC1747" w:rsidRDefault="00FC1747" w:rsidP="0092756B">
            <w:pPr>
              <w:spacing w:line="480" w:lineRule="auto"/>
            </w:pPr>
            <w:r>
              <w:t>-0.32356</w:t>
            </w:r>
          </w:p>
        </w:tc>
        <w:tc>
          <w:tcPr>
            <w:tcW w:w="2338" w:type="dxa"/>
          </w:tcPr>
          <w:p w14:paraId="0267B2D9" w14:textId="77777777" w:rsidR="00FC1747" w:rsidRDefault="00FC1747" w:rsidP="0092756B">
            <w:pPr>
              <w:spacing w:line="480" w:lineRule="auto"/>
            </w:pPr>
            <w:r>
              <w:t>0.18066</w:t>
            </w:r>
          </w:p>
        </w:tc>
        <w:tc>
          <w:tcPr>
            <w:tcW w:w="2338" w:type="dxa"/>
          </w:tcPr>
          <w:p w14:paraId="5F44D2DF" w14:textId="77777777" w:rsidR="00FC1747" w:rsidRDefault="00FC1747" w:rsidP="0092756B">
            <w:pPr>
              <w:spacing w:line="480" w:lineRule="auto"/>
            </w:pPr>
            <w:r>
              <w:t>0.0733</w:t>
            </w:r>
          </w:p>
        </w:tc>
      </w:tr>
      <w:tr w:rsidR="00FC1747" w14:paraId="674098D4" w14:textId="77777777" w:rsidTr="0092756B">
        <w:tc>
          <w:tcPr>
            <w:tcW w:w="2337" w:type="dxa"/>
          </w:tcPr>
          <w:p w14:paraId="2546716E" w14:textId="77777777" w:rsidR="00FC1747" w:rsidRDefault="00FC1747" w:rsidP="0092756B">
            <w:pPr>
              <w:spacing w:line="480" w:lineRule="auto"/>
            </w:pPr>
            <w:r>
              <w:t>Proportion traveling</w:t>
            </w:r>
          </w:p>
        </w:tc>
        <w:tc>
          <w:tcPr>
            <w:tcW w:w="2337" w:type="dxa"/>
          </w:tcPr>
          <w:p w14:paraId="1A7A4DD3" w14:textId="77777777" w:rsidR="00FC1747" w:rsidRDefault="00FC1747" w:rsidP="0092756B">
            <w:pPr>
              <w:spacing w:line="480" w:lineRule="auto"/>
            </w:pPr>
            <w:r>
              <w:t>0.17505</w:t>
            </w:r>
          </w:p>
        </w:tc>
        <w:tc>
          <w:tcPr>
            <w:tcW w:w="2338" w:type="dxa"/>
          </w:tcPr>
          <w:p w14:paraId="6108485B" w14:textId="77777777" w:rsidR="00FC1747" w:rsidRDefault="00FC1747" w:rsidP="0092756B">
            <w:pPr>
              <w:spacing w:line="480" w:lineRule="auto"/>
            </w:pPr>
            <w:r>
              <w:t>0.07947</w:t>
            </w:r>
          </w:p>
        </w:tc>
        <w:tc>
          <w:tcPr>
            <w:tcW w:w="2338" w:type="dxa"/>
          </w:tcPr>
          <w:p w14:paraId="15CCA773" w14:textId="77777777" w:rsidR="00FC1747" w:rsidRDefault="00FC1747" w:rsidP="0092756B">
            <w:pPr>
              <w:spacing w:line="480" w:lineRule="auto"/>
            </w:pPr>
            <w:r>
              <w:t>0.0276</w:t>
            </w:r>
          </w:p>
        </w:tc>
      </w:tr>
      <w:tr w:rsidR="00FC1747" w14:paraId="5F0987F5" w14:textId="77777777" w:rsidTr="0092756B">
        <w:tc>
          <w:tcPr>
            <w:tcW w:w="2337" w:type="dxa"/>
          </w:tcPr>
          <w:p w14:paraId="3433E3BE" w14:textId="77777777" w:rsidR="00FC1747" w:rsidRDefault="00FC1747" w:rsidP="0092756B">
            <w:pPr>
              <w:spacing w:line="480" w:lineRule="auto"/>
            </w:pPr>
            <w:r>
              <w:t>Wolf kill * hunting Biomass</w:t>
            </w:r>
          </w:p>
        </w:tc>
        <w:tc>
          <w:tcPr>
            <w:tcW w:w="2337" w:type="dxa"/>
          </w:tcPr>
          <w:p w14:paraId="45B4CAFD" w14:textId="77777777" w:rsidR="00FC1747" w:rsidRDefault="00FC1747" w:rsidP="0092756B">
            <w:pPr>
              <w:spacing w:line="480" w:lineRule="auto"/>
            </w:pPr>
            <w:r>
              <w:t>-0.15014</w:t>
            </w:r>
          </w:p>
        </w:tc>
        <w:tc>
          <w:tcPr>
            <w:tcW w:w="2338" w:type="dxa"/>
          </w:tcPr>
          <w:p w14:paraId="43DC1304" w14:textId="77777777" w:rsidR="00FC1747" w:rsidRDefault="00FC1747" w:rsidP="0092756B">
            <w:pPr>
              <w:spacing w:line="480" w:lineRule="auto"/>
            </w:pPr>
            <w:r>
              <w:t>0.36722</w:t>
            </w:r>
          </w:p>
        </w:tc>
        <w:tc>
          <w:tcPr>
            <w:tcW w:w="2338" w:type="dxa"/>
          </w:tcPr>
          <w:p w14:paraId="6CD268C0" w14:textId="77777777" w:rsidR="00FC1747" w:rsidRDefault="00FC1747" w:rsidP="0092756B">
            <w:pPr>
              <w:spacing w:line="480" w:lineRule="auto"/>
            </w:pPr>
            <w:r>
              <w:t>0.6827</w:t>
            </w:r>
          </w:p>
        </w:tc>
      </w:tr>
    </w:tbl>
    <w:p w14:paraId="2B55AAFA" w14:textId="77777777" w:rsidR="00FC1747" w:rsidRDefault="00FC1747" w:rsidP="00271D58">
      <w:pPr>
        <w:spacing w:line="480" w:lineRule="auto"/>
      </w:pPr>
    </w:p>
    <w:p w14:paraId="1D12B2AD" w14:textId="77777777" w:rsidR="00FC1747" w:rsidRDefault="00FC1747">
      <w:r>
        <w:br w:type="page"/>
      </w:r>
    </w:p>
    <w:p w14:paraId="380ADFAE" w14:textId="226C8596" w:rsidR="00967A53" w:rsidRDefault="00E86FB1" w:rsidP="00271D58">
      <w:pPr>
        <w:spacing w:line="480" w:lineRule="auto"/>
      </w:pPr>
      <w:r>
        <w:lastRenderedPageBreak/>
        <w:t xml:space="preserve">Table </w:t>
      </w:r>
      <w:r w:rsidR="00874023">
        <w:t>2</w:t>
      </w:r>
      <w:r w:rsidR="00967A53">
        <w:t>. Model results from the binomial generalized linear mixed model look</w:t>
      </w:r>
      <w:r w:rsidR="001C4179">
        <w:t>ing</w:t>
      </w:r>
      <w:r w:rsidR="00967A53">
        <w:t xml:space="preserve"> at the impact of covariates on the probability of ravens</w:t>
      </w:r>
      <w:r w:rsidR="00007B94">
        <w:t xml:space="preserve"> visiting the hunting areas surrounding Gardiner, MT when they choose to</w:t>
      </w:r>
      <w:r w:rsidR="00967A53">
        <w:t xml:space="preserve"> </w:t>
      </w:r>
      <w:r w:rsidR="003050D3">
        <w:t>leave</w:t>
      </w:r>
      <w:r w:rsidR="00967A53">
        <w:t xml:space="preserve"> their territory daily </w:t>
      </w:r>
      <w:r w:rsidR="00132026">
        <w:t>(</w:t>
      </w:r>
      <w:r w:rsidR="005D7598">
        <w:t>n = 1</w:t>
      </w:r>
      <w:r w:rsidR="002E3FC7">
        <w:t>633</w:t>
      </w:r>
      <w:r w:rsidR="00132026">
        <w:t>)</w:t>
      </w:r>
      <w:r w:rsidR="005D7598">
        <w:t>.</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271D58">
            <w:pPr>
              <w:spacing w:line="480" w:lineRule="auto"/>
            </w:pPr>
          </w:p>
        </w:tc>
        <w:tc>
          <w:tcPr>
            <w:tcW w:w="2337" w:type="dxa"/>
          </w:tcPr>
          <w:p w14:paraId="25CF6871" w14:textId="77777777" w:rsidR="00967A53" w:rsidRDefault="00967A53" w:rsidP="00271D58">
            <w:pPr>
              <w:spacing w:line="480" w:lineRule="auto"/>
            </w:pPr>
            <w:r>
              <w:t>Estimate</w:t>
            </w:r>
          </w:p>
        </w:tc>
        <w:tc>
          <w:tcPr>
            <w:tcW w:w="2338" w:type="dxa"/>
          </w:tcPr>
          <w:p w14:paraId="20E68308" w14:textId="77777777" w:rsidR="00967A53" w:rsidRDefault="00967A53" w:rsidP="00271D58">
            <w:pPr>
              <w:spacing w:line="480" w:lineRule="auto"/>
            </w:pPr>
            <w:r>
              <w:t>Standard Error</w:t>
            </w:r>
          </w:p>
        </w:tc>
        <w:tc>
          <w:tcPr>
            <w:tcW w:w="2338" w:type="dxa"/>
          </w:tcPr>
          <w:p w14:paraId="463D846D" w14:textId="77777777" w:rsidR="00967A53" w:rsidRDefault="00967A53" w:rsidP="00271D58">
            <w:pPr>
              <w:spacing w:line="480" w:lineRule="auto"/>
            </w:pPr>
            <w:r>
              <w:t>p-value</w:t>
            </w:r>
          </w:p>
        </w:tc>
      </w:tr>
      <w:tr w:rsidR="00967A53" w14:paraId="6B3C7555" w14:textId="77777777" w:rsidTr="0037585F">
        <w:tc>
          <w:tcPr>
            <w:tcW w:w="2337" w:type="dxa"/>
          </w:tcPr>
          <w:p w14:paraId="55A63A8A" w14:textId="77777777" w:rsidR="00967A53" w:rsidRDefault="00967A53" w:rsidP="00271D58">
            <w:pPr>
              <w:spacing w:line="480" w:lineRule="auto"/>
            </w:pPr>
            <w:r>
              <w:t>Intercept</w:t>
            </w:r>
          </w:p>
        </w:tc>
        <w:tc>
          <w:tcPr>
            <w:tcW w:w="2337" w:type="dxa"/>
          </w:tcPr>
          <w:p w14:paraId="6520B193" w14:textId="21F84B4B" w:rsidR="00967A53" w:rsidRDefault="00E93F21" w:rsidP="00271D58">
            <w:pPr>
              <w:spacing w:line="480" w:lineRule="auto"/>
            </w:pPr>
            <w:r>
              <w:t>0.</w:t>
            </w:r>
            <w:r w:rsidR="00BA4654">
              <w:t>58091</w:t>
            </w:r>
          </w:p>
        </w:tc>
        <w:tc>
          <w:tcPr>
            <w:tcW w:w="2338" w:type="dxa"/>
          </w:tcPr>
          <w:p w14:paraId="32492E64" w14:textId="255F64C5" w:rsidR="00967A53" w:rsidRDefault="00967A53" w:rsidP="00271D58">
            <w:pPr>
              <w:spacing w:line="480" w:lineRule="auto"/>
            </w:pPr>
            <w:r>
              <w:t>0.</w:t>
            </w:r>
            <w:r w:rsidR="00BA4654">
              <w:t>4146</w:t>
            </w:r>
          </w:p>
        </w:tc>
        <w:tc>
          <w:tcPr>
            <w:tcW w:w="2338" w:type="dxa"/>
          </w:tcPr>
          <w:p w14:paraId="3C8591F0" w14:textId="0B92D0BB" w:rsidR="00967A53" w:rsidRDefault="00D6755F" w:rsidP="00271D58">
            <w:pPr>
              <w:spacing w:line="480" w:lineRule="auto"/>
            </w:pPr>
            <w:r>
              <w:t>0.</w:t>
            </w:r>
            <w:r w:rsidR="00BA4654">
              <w:t>16118</w:t>
            </w:r>
          </w:p>
        </w:tc>
      </w:tr>
      <w:tr w:rsidR="00087FFA" w14:paraId="1FFBDA7A" w14:textId="77777777" w:rsidTr="0037585F">
        <w:tc>
          <w:tcPr>
            <w:tcW w:w="2337" w:type="dxa"/>
          </w:tcPr>
          <w:p w14:paraId="50B4FA6E" w14:textId="4903F6F3" w:rsidR="00087FFA" w:rsidRDefault="00087FFA" w:rsidP="00271D58">
            <w:pPr>
              <w:spacing w:line="480" w:lineRule="auto"/>
            </w:pPr>
            <w:r>
              <w:t>Visit kill</w:t>
            </w:r>
          </w:p>
        </w:tc>
        <w:tc>
          <w:tcPr>
            <w:tcW w:w="2337" w:type="dxa"/>
          </w:tcPr>
          <w:p w14:paraId="49F83F67" w14:textId="66CCE276" w:rsidR="00087FFA" w:rsidRDefault="00087FFA" w:rsidP="00271D58">
            <w:pPr>
              <w:spacing w:line="480" w:lineRule="auto"/>
            </w:pPr>
            <w:r>
              <w:t>-</w:t>
            </w:r>
            <w:r w:rsidR="00BA4654">
              <w:t>2.24366</w:t>
            </w:r>
          </w:p>
        </w:tc>
        <w:tc>
          <w:tcPr>
            <w:tcW w:w="2338" w:type="dxa"/>
          </w:tcPr>
          <w:p w14:paraId="53A52C68" w14:textId="430D3D0F" w:rsidR="00087FFA" w:rsidRDefault="00087FFA" w:rsidP="00271D58">
            <w:pPr>
              <w:spacing w:line="480" w:lineRule="auto"/>
            </w:pPr>
            <w:r>
              <w:t>0.</w:t>
            </w:r>
            <w:r w:rsidR="00BA4654">
              <w:t>35199</w:t>
            </w:r>
          </w:p>
        </w:tc>
        <w:tc>
          <w:tcPr>
            <w:tcW w:w="2338" w:type="dxa"/>
          </w:tcPr>
          <w:p w14:paraId="02A57165" w14:textId="79C4D1D3" w:rsidR="00087FFA" w:rsidRDefault="00BA4654" w:rsidP="00271D58">
            <w:pPr>
              <w:spacing w:line="480" w:lineRule="auto"/>
            </w:pPr>
            <w:r>
              <w:t>1.84</w:t>
            </w:r>
            <w:r w:rsidR="00087FFA">
              <w:t>e-</w:t>
            </w:r>
            <w:r>
              <w:t>10</w:t>
            </w:r>
          </w:p>
        </w:tc>
      </w:tr>
      <w:tr w:rsidR="00967A53" w14:paraId="06B12322" w14:textId="77777777" w:rsidTr="0037585F">
        <w:tc>
          <w:tcPr>
            <w:tcW w:w="2337" w:type="dxa"/>
          </w:tcPr>
          <w:p w14:paraId="209EA3C1" w14:textId="18CA2C35" w:rsidR="00967A53" w:rsidRDefault="00967A53" w:rsidP="00271D58">
            <w:pPr>
              <w:spacing w:line="480" w:lineRule="auto"/>
            </w:pPr>
            <w:r>
              <w:t xml:space="preserve">Hunting </w:t>
            </w:r>
            <w:r w:rsidR="00162C02">
              <w:t>b</w:t>
            </w:r>
            <w:r>
              <w:t>iomass</w:t>
            </w:r>
          </w:p>
        </w:tc>
        <w:tc>
          <w:tcPr>
            <w:tcW w:w="2337" w:type="dxa"/>
          </w:tcPr>
          <w:p w14:paraId="00FCD7B8" w14:textId="4CBD2597" w:rsidR="00967A53" w:rsidRDefault="00087FFA" w:rsidP="00271D58">
            <w:pPr>
              <w:spacing w:line="480" w:lineRule="auto"/>
            </w:pPr>
            <w:r>
              <w:t>-0.</w:t>
            </w:r>
            <w:r w:rsidR="00BA4654">
              <w:t>08311</w:t>
            </w:r>
          </w:p>
        </w:tc>
        <w:tc>
          <w:tcPr>
            <w:tcW w:w="2338" w:type="dxa"/>
          </w:tcPr>
          <w:p w14:paraId="7EEC4E95" w14:textId="78BF2E23" w:rsidR="00967A53" w:rsidRDefault="00967A53" w:rsidP="00271D58">
            <w:pPr>
              <w:spacing w:line="480" w:lineRule="auto"/>
            </w:pPr>
            <w:r>
              <w:t>0.</w:t>
            </w:r>
            <w:r w:rsidR="00BA4654">
              <w:t>08007</w:t>
            </w:r>
          </w:p>
        </w:tc>
        <w:tc>
          <w:tcPr>
            <w:tcW w:w="2338" w:type="dxa"/>
          </w:tcPr>
          <w:p w14:paraId="4A8FB8CB" w14:textId="7BE1E765" w:rsidR="00967A53" w:rsidRDefault="00967A53" w:rsidP="00271D58">
            <w:pPr>
              <w:spacing w:line="480" w:lineRule="auto"/>
            </w:pPr>
            <w:r>
              <w:t>0.</w:t>
            </w:r>
            <w:r w:rsidR="00BA4654">
              <w:t>29924</w:t>
            </w:r>
          </w:p>
        </w:tc>
      </w:tr>
      <w:tr w:rsidR="00CA37B7" w14:paraId="6C9EF4E9" w14:textId="77777777" w:rsidTr="0037585F">
        <w:tc>
          <w:tcPr>
            <w:tcW w:w="2337" w:type="dxa"/>
          </w:tcPr>
          <w:p w14:paraId="06CB1919" w14:textId="132F3272" w:rsidR="00CA37B7" w:rsidRDefault="00CA37B7" w:rsidP="00271D58">
            <w:pPr>
              <w:spacing w:line="480" w:lineRule="auto"/>
            </w:pPr>
            <w:r>
              <w:t>Hunting season</w:t>
            </w:r>
          </w:p>
        </w:tc>
        <w:tc>
          <w:tcPr>
            <w:tcW w:w="2337" w:type="dxa"/>
          </w:tcPr>
          <w:p w14:paraId="388E7FFE" w14:textId="78BF69C6" w:rsidR="00CA37B7" w:rsidRDefault="00087FFA" w:rsidP="00271D58">
            <w:pPr>
              <w:spacing w:line="480" w:lineRule="auto"/>
            </w:pPr>
            <w:r>
              <w:t>0.</w:t>
            </w:r>
            <w:r w:rsidR="00BA4654">
              <w:t>55666</w:t>
            </w:r>
          </w:p>
        </w:tc>
        <w:tc>
          <w:tcPr>
            <w:tcW w:w="2338" w:type="dxa"/>
          </w:tcPr>
          <w:p w14:paraId="4DD0F7AF" w14:textId="6FCCCA8B" w:rsidR="00CA37B7" w:rsidRDefault="00087FFA" w:rsidP="00271D58">
            <w:pPr>
              <w:spacing w:line="480" w:lineRule="auto"/>
            </w:pPr>
            <w:r>
              <w:t>0.</w:t>
            </w:r>
            <w:r w:rsidR="00BA4654">
              <w:t>19216</w:t>
            </w:r>
          </w:p>
        </w:tc>
        <w:tc>
          <w:tcPr>
            <w:tcW w:w="2338" w:type="dxa"/>
          </w:tcPr>
          <w:p w14:paraId="64BAC831" w14:textId="35905E8D" w:rsidR="00CA37B7" w:rsidRDefault="002E3FC7" w:rsidP="00271D58">
            <w:pPr>
              <w:spacing w:line="480" w:lineRule="auto"/>
            </w:pPr>
            <w:r>
              <w:t>0.003</w:t>
            </w:r>
            <w:r w:rsidR="00BA4654">
              <w:t>77</w:t>
            </w:r>
          </w:p>
        </w:tc>
      </w:tr>
      <w:tr w:rsidR="00967A53" w14:paraId="5A4589D0" w14:textId="77777777" w:rsidTr="0037585F">
        <w:tc>
          <w:tcPr>
            <w:tcW w:w="2337" w:type="dxa"/>
          </w:tcPr>
          <w:p w14:paraId="36165753" w14:textId="77777777" w:rsidR="00967A53" w:rsidRDefault="00967A53" w:rsidP="00271D58">
            <w:pPr>
              <w:spacing w:line="480" w:lineRule="auto"/>
            </w:pPr>
            <w:r>
              <w:t>Distance</w:t>
            </w:r>
          </w:p>
        </w:tc>
        <w:tc>
          <w:tcPr>
            <w:tcW w:w="2337" w:type="dxa"/>
          </w:tcPr>
          <w:p w14:paraId="1220E106" w14:textId="794BE9C4" w:rsidR="00967A53" w:rsidRDefault="00967A53" w:rsidP="00271D58">
            <w:pPr>
              <w:spacing w:line="480" w:lineRule="auto"/>
            </w:pPr>
            <w:r>
              <w:t>-</w:t>
            </w:r>
            <w:r w:rsidR="00D6755F">
              <w:t>1.</w:t>
            </w:r>
            <w:r w:rsidR="00BA4654">
              <w:t>7391</w:t>
            </w:r>
          </w:p>
        </w:tc>
        <w:tc>
          <w:tcPr>
            <w:tcW w:w="2338" w:type="dxa"/>
          </w:tcPr>
          <w:p w14:paraId="12655CCD" w14:textId="1462F30D" w:rsidR="00967A53" w:rsidRDefault="00967A53" w:rsidP="00271D58">
            <w:pPr>
              <w:spacing w:line="480" w:lineRule="auto"/>
            </w:pPr>
            <w:r>
              <w:t>0.</w:t>
            </w:r>
            <w:r w:rsidR="00BA4654">
              <w:t>42184</w:t>
            </w:r>
          </w:p>
        </w:tc>
        <w:tc>
          <w:tcPr>
            <w:tcW w:w="2338" w:type="dxa"/>
          </w:tcPr>
          <w:p w14:paraId="55A5F219" w14:textId="79D4CA84" w:rsidR="00967A53" w:rsidRDefault="00BA4654" w:rsidP="00271D58">
            <w:pPr>
              <w:spacing w:line="480" w:lineRule="auto"/>
            </w:pPr>
            <w:r>
              <w:t>3.75</w:t>
            </w:r>
            <w:r w:rsidR="00087FFA">
              <w:t>e-</w:t>
            </w:r>
            <w:r w:rsidR="002E3FC7">
              <w:t>5</w:t>
            </w:r>
          </w:p>
        </w:tc>
      </w:tr>
      <w:tr w:rsidR="002B4765" w14:paraId="44371D57" w14:textId="77777777" w:rsidTr="0037585F">
        <w:tc>
          <w:tcPr>
            <w:tcW w:w="2337" w:type="dxa"/>
          </w:tcPr>
          <w:p w14:paraId="737A416D" w14:textId="7897BD46" w:rsidR="002B4765" w:rsidRDefault="002B4765" w:rsidP="00271D58">
            <w:pPr>
              <w:spacing w:line="480" w:lineRule="auto"/>
            </w:pPr>
            <w:r>
              <w:t>Max temperature</w:t>
            </w:r>
          </w:p>
        </w:tc>
        <w:tc>
          <w:tcPr>
            <w:tcW w:w="2337" w:type="dxa"/>
          </w:tcPr>
          <w:p w14:paraId="342CF965" w14:textId="5052D96E" w:rsidR="002B4765" w:rsidRDefault="002B4765" w:rsidP="00271D58">
            <w:pPr>
              <w:spacing w:line="480" w:lineRule="auto"/>
            </w:pPr>
            <w:r>
              <w:t>-0.</w:t>
            </w:r>
            <w:r w:rsidR="00BA4654">
              <w:t>22064</w:t>
            </w:r>
          </w:p>
        </w:tc>
        <w:tc>
          <w:tcPr>
            <w:tcW w:w="2338" w:type="dxa"/>
          </w:tcPr>
          <w:p w14:paraId="3C6868D7" w14:textId="17E5A942" w:rsidR="002B4765" w:rsidRDefault="002B4765" w:rsidP="00271D58">
            <w:pPr>
              <w:spacing w:line="480" w:lineRule="auto"/>
            </w:pPr>
            <w:r>
              <w:t>0.</w:t>
            </w:r>
            <w:r w:rsidR="00BA4654">
              <w:t>07779</w:t>
            </w:r>
          </w:p>
        </w:tc>
        <w:tc>
          <w:tcPr>
            <w:tcW w:w="2338" w:type="dxa"/>
          </w:tcPr>
          <w:p w14:paraId="0C8ACF15" w14:textId="577E5A04" w:rsidR="002B4765" w:rsidRDefault="002B4765" w:rsidP="00271D58">
            <w:pPr>
              <w:spacing w:line="480" w:lineRule="auto"/>
            </w:pPr>
            <w:r>
              <w:t>0.</w:t>
            </w:r>
            <w:r w:rsidR="00BA4654">
              <w:t>00456</w:t>
            </w:r>
          </w:p>
        </w:tc>
      </w:tr>
      <w:tr w:rsidR="002B4765" w14:paraId="6502DE11" w14:textId="77777777" w:rsidTr="0037585F">
        <w:tc>
          <w:tcPr>
            <w:tcW w:w="2337" w:type="dxa"/>
          </w:tcPr>
          <w:p w14:paraId="470D9F81" w14:textId="7874008D" w:rsidR="002B4765" w:rsidRDefault="002B4765" w:rsidP="00271D58">
            <w:pPr>
              <w:spacing w:line="480" w:lineRule="auto"/>
            </w:pPr>
            <w:r>
              <w:t>Snow depth</w:t>
            </w:r>
          </w:p>
        </w:tc>
        <w:tc>
          <w:tcPr>
            <w:tcW w:w="2337" w:type="dxa"/>
          </w:tcPr>
          <w:p w14:paraId="70ACE3B0" w14:textId="6EB72AE5" w:rsidR="002B4765" w:rsidRDefault="002B4765" w:rsidP="00271D58">
            <w:pPr>
              <w:spacing w:line="480" w:lineRule="auto"/>
            </w:pPr>
            <w:r>
              <w:t>0.</w:t>
            </w:r>
            <w:r w:rsidR="00BA4654">
              <w:t>21748</w:t>
            </w:r>
          </w:p>
        </w:tc>
        <w:tc>
          <w:tcPr>
            <w:tcW w:w="2338" w:type="dxa"/>
          </w:tcPr>
          <w:p w14:paraId="33A7D03F" w14:textId="05A5DBD6" w:rsidR="002B4765" w:rsidRDefault="002B4765" w:rsidP="00271D58">
            <w:pPr>
              <w:spacing w:line="480" w:lineRule="auto"/>
            </w:pPr>
            <w:r>
              <w:t>0.</w:t>
            </w:r>
            <w:r w:rsidR="00BA4654">
              <w:t>09435</w:t>
            </w:r>
          </w:p>
        </w:tc>
        <w:tc>
          <w:tcPr>
            <w:tcW w:w="2338" w:type="dxa"/>
          </w:tcPr>
          <w:p w14:paraId="47ECDDB9" w14:textId="5E56FF60" w:rsidR="002B4765" w:rsidRDefault="002B4765" w:rsidP="00271D58">
            <w:pPr>
              <w:spacing w:line="480" w:lineRule="auto"/>
            </w:pPr>
            <w:r>
              <w:t>0.</w:t>
            </w:r>
            <w:r w:rsidR="00BA4654">
              <w:t>02117</w:t>
            </w:r>
          </w:p>
        </w:tc>
      </w:tr>
      <w:tr w:rsidR="002B4765" w14:paraId="398B8A97" w14:textId="77777777" w:rsidTr="0037585F">
        <w:tc>
          <w:tcPr>
            <w:tcW w:w="2337" w:type="dxa"/>
          </w:tcPr>
          <w:p w14:paraId="3A0E268A" w14:textId="287A24FE" w:rsidR="002B4765" w:rsidRDefault="002B4765" w:rsidP="00271D58">
            <w:pPr>
              <w:spacing w:line="480" w:lineRule="auto"/>
            </w:pPr>
            <w:r>
              <w:t>Proportion traveling</w:t>
            </w:r>
          </w:p>
        </w:tc>
        <w:tc>
          <w:tcPr>
            <w:tcW w:w="2337" w:type="dxa"/>
          </w:tcPr>
          <w:p w14:paraId="4BE95958" w14:textId="3086D89C" w:rsidR="002B4765" w:rsidRDefault="002B4765" w:rsidP="00271D58">
            <w:pPr>
              <w:spacing w:line="480" w:lineRule="auto"/>
            </w:pPr>
            <w:r>
              <w:t>0.</w:t>
            </w:r>
            <w:r w:rsidR="00BA4654">
              <w:t>37658</w:t>
            </w:r>
          </w:p>
        </w:tc>
        <w:tc>
          <w:tcPr>
            <w:tcW w:w="2338" w:type="dxa"/>
          </w:tcPr>
          <w:p w14:paraId="52155D4F" w14:textId="449A4F0D" w:rsidR="002B4765" w:rsidRDefault="002B4765" w:rsidP="00271D58">
            <w:pPr>
              <w:spacing w:line="480" w:lineRule="auto"/>
            </w:pPr>
            <w:r>
              <w:t>0.</w:t>
            </w:r>
            <w:r w:rsidR="00BA4654">
              <w:t>08115</w:t>
            </w:r>
          </w:p>
        </w:tc>
        <w:tc>
          <w:tcPr>
            <w:tcW w:w="2338" w:type="dxa"/>
          </w:tcPr>
          <w:p w14:paraId="18A97F76" w14:textId="27419253" w:rsidR="002B4765" w:rsidRDefault="00BA4654" w:rsidP="00271D58">
            <w:pPr>
              <w:spacing w:line="480" w:lineRule="auto"/>
            </w:pPr>
            <w:r>
              <w:t>3.47</w:t>
            </w:r>
            <w:r w:rsidR="002B4765">
              <w:t>e-6</w:t>
            </w:r>
          </w:p>
        </w:tc>
      </w:tr>
      <w:tr w:rsidR="002B4765" w14:paraId="151CC079" w14:textId="77777777" w:rsidTr="0037585F">
        <w:tc>
          <w:tcPr>
            <w:tcW w:w="2337" w:type="dxa"/>
          </w:tcPr>
          <w:p w14:paraId="26E2CED6" w14:textId="04A8F02A" w:rsidR="002B4765" w:rsidRDefault="002B4765" w:rsidP="00271D58">
            <w:pPr>
              <w:spacing w:line="480" w:lineRule="auto"/>
            </w:pPr>
            <w:r>
              <w:t>Visit kill * Hunting biomass</w:t>
            </w:r>
          </w:p>
        </w:tc>
        <w:tc>
          <w:tcPr>
            <w:tcW w:w="2337" w:type="dxa"/>
          </w:tcPr>
          <w:p w14:paraId="66259FF0" w14:textId="29E7F9B5" w:rsidR="002B4765" w:rsidRDefault="002B4765" w:rsidP="00271D58">
            <w:pPr>
              <w:spacing w:line="480" w:lineRule="auto"/>
            </w:pPr>
            <w:r>
              <w:t>-0.</w:t>
            </w:r>
            <w:r w:rsidR="00BA4654">
              <w:t>77337</w:t>
            </w:r>
          </w:p>
        </w:tc>
        <w:tc>
          <w:tcPr>
            <w:tcW w:w="2338" w:type="dxa"/>
          </w:tcPr>
          <w:p w14:paraId="4C759CDE" w14:textId="06D80B83" w:rsidR="002B4765" w:rsidRDefault="002B4765" w:rsidP="00271D58">
            <w:pPr>
              <w:spacing w:line="480" w:lineRule="auto"/>
            </w:pPr>
            <w:r>
              <w:t>0.</w:t>
            </w:r>
            <w:r w:rsidR="00BA4654">
              <w:t>49238</w:t>
            </w:r>
          </w:p>
        </w:tc>
        <w:tc>
          <w:tcPr>
            <w:tcW w:w="2338" w:type="dxa"/>
          </w:tcPr>
          <w:p w14:paraId="570FD2F4" w14:textId="43B43675" w:rsidR="002B4765" w:rsidRDefault="002B4765" w:rsidP="00271D58">
            <w:pPr>
              <w:spacing w:line="480" w:lineRule="auto"/>
            </w:pPr>
            <w:r>
              <w:t>0.</w:t>
            </w:r>
            <w:r w:rsidR="00BA4654">
              <w:t>11626</w:t>
            </w:r>
          </w:p>
        </w:tc>
      </w:tr>
    </w:tbl>
    <w:p w14:paraId="64715BE0" w14:textId="77777777" w:rsidR="002716ED" w:rsidRDefault="002716ED" w:rsidP="00271D58">
      <w:pPr>
        <w:spacing w:line="480" w:lineRule="auto"/>
      </w:pPr>
    </w:p>
    <w:p w14:paraId="30D870B3" w14:textId="77777777" w:rsidR="00BD1086" w:rsidRDefault="00BD1086" w:rsidP="00FD75AB">
      <w:pPr>
        <w:spacing w:line="480" w:lineRule="auto"/>
      </w:pPr>
      <w:r>
        <w:br w:type="page"/>
      </w:r>
    </w:p>
    <w:p w14:paraId="33F7ECAF" w14:textId="5B81A99E" w:rsidR="00487FF2" w:rsidRDefault="003B5E42" w:rsidP="00271D58">
      <w:pPr>
        <w:spacing w:line="480" w:lineRule="auto"/>
      </w:pPr>
      <w:r w:rsidRPr="003B5E42">
        <w:rPr>
          <w:noProof/>
        </w:rPr>
        <w:lastRenderedPageBreak/>
        <w:drawing>
          <wp:inline distT="0" distB="0" distL="0" distR="0" wp14:anchorId="1854F54E" wp14:editId="0E538230">
            <wp:extent cx="5410200" cy="3933825"/>
            <wp:effectExtent l="0" t="0" r="0" b="9525"/>
            <wp:docPr id="6589017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171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10200" cy="3933825"/>
                    </a:xfrm>
                    <a:prstGeom prst="rect">
                      <a:avLst/>
                    </a:prstGeom>
                  </pic:spPr>
                </pic:pic>
              </a:graphicData>
            </a:graphic>
          </wp:inline>
        </w:drawing>
      </w:r>
    </w:p>
    <w:p w14:paraId="398DD7D3" w14:textId="4F6643CE" w:rsidR="00827818" w:rsidRDefault="00827818" w:rsidP="00271D58">
      <w:pPr>
        <w:spacing w:line="480" w:lineRule="auto"/>
      </w:pPr>
      <w:r>
        <w:t xml:space="preserve">Figure </w:t>
      </w:r>
      <w:r w:rsidR="00DB45BB">
        <w:t>4</w:t>
      </w:r>
      <w:r>
        <w:t xml:space="preserve">. </w:t>
      </w:r>
      <w:r w:rsidR="007F39E4">
        <w:t>95%</w:t>
      </w:r>
      <w:r>
        <w:t xml:space="preserve"> confidence intervals for model parameters from the </w:t>
      </w:r>
      <w:r w:rsidR="002324CE">
        <w:t>territory</w:t>
      </w:r>
      <w:r w:rsidR="008C14A1">
        <w:t xml:space="preserve"> generalized linear mixed</w:t>
      </w:r>
      <w:r>
        <w:t xml:space="preserve"> model showing </w:t>
      </w:r>
      <w:r w:rsidR="00EA3E21">
        <w:t xml:space="preserve">the </w:t>
      </w:r>
      <w:r>
        <w:t>probability of</w:t>
      </w:r>
      <w:r w:rsidR="00531F60">
        <w:t xml:space="preserve"> </w:t>
      </w:r>
      <w:r w:rsidR="00436EBC">
        <w:t xml:space="preserve">a </w:t>
      </w:r>
      <w:r w:rsidR="00531F60">
        <w:t>raven</w:t>
      </w:r>
      <w:r>
        <w:t xml:space="preserve"> leaving </w:t>
      </w:r>
      <w:r w:rsidR="00436EBC">
        <w:t>its</w:t>
      </w:r>
      <w:r>
        <w:t xml:space="preserve"> territor</w:t>
      </w:r>
      <w:r w:rsidR="00531F60">
        <w:t>y</w:t>
      </w:r>
      <w:r w:rsidR="00162A6C">
        <w:t xml:space="preserve"> each day</w:t>
      </w:r>
      <w:r>
        <w:t xml:space="preserve">. </w:t>
      </w:r>
    </w:p>
    <w:p w14:paraId="095BEF06" w14:textId="5F2D96C5" w:rsidR="00683CD8" w:rsidRDefault="00CC24E5" w:rsidP="00271D58">
      <w:pPr>
        <w:spacing w:line="480" w:lineRule="auto"/>
      </w:pPr>
      <w:r w:rsidRPr="00CC24E5">
        <w:rPr>
          <w:noProof/>
        </w:rPr>
        <w:lastRenderedPageBreak/>
        <w:drawing>
          <wp:inline distT="0" distB="0" distL="0" distR="0" wp14:anchorId="72FDE139" wp14:editId="1555F2CC">
            <wp:extent cx="5943600" cy="4717415"/>
            <wp:effectExtent l="0" t="0" r="0" b="6985"/>
            <wp:docPr id="375623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67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717415"/>
                    </a:xfrm>
                    <a:prstGeom prst="rect">
                      <a:avLst/>
                    </a:prstGeom>
                  </pic:spPr>
                </pic:pic>
              </a:graphicData>
            </a:graphic>
          </wp:inline>
        </w:drawing>
      </w:r>
    </w:p>
    <w:p w14:paraId="5CD11639" w14:textId="4939F2C4" w:rsidR="00FD197A" w:rsidRDefault="00AC2A5C" w:rsidP="00271D58">
      <w:pPr>
        <w:spacing w:line="480" w:lineRule="auto"/>
      </w:pPr>
      <w:r>
        <w:t xml:space="preserve">Figure </w:t>
      </w:r>
      <w:r w:rsidR="0098608E">
        <w:t>5</w:t>
      </w:r>
      <w:r>
        <w:t xml:space="preserve">. </w:t>
      </w:r>
      <w:r w:rsidR="00A86FEA">
        <w:t>P</w:t>
      </w:r>
      <w:r>
        <w:t>redicted probability</w:t>
      </w:r>
      <w:r w:rsidR="00E605D6">
        <w:t xml:space="preserve"> and </w:t>
      </w:r>
      <w:r w:rsidR="00A86FEA">
        <w:t xml:space="preserve">bootstrapped </w:t>
      </w:r>
      <w:r w:rsidR="00E605D6">
        <w:t xml:space="preserve">95% </w:t>
      </w:r>
      <w:r w:rsidR="00885D96">
        <w:t>confidence</w:t>
      </w:r>
      <w:r w:rsidR="00E605D6">
        <w:t xml:space="preserve"> intervals</w:t>
      </w:r>
      <w:r w:rsidR="009348C5">
        <w:t xml:space="preserve"> (n = 1000)</w:t>
      </w:r>
      <w:r>
        <w:t xml:space="preserve"> </w:t>
      </w:r>
      <w:r w:rsidR="00432F6C">
        <w:t>of</w:t>
      </w:r>
      <w:r>
        <w:t xml:space="preserve"> ravens leaving their territory based on active wolf kills within their territories</w:t>
      </w:r>
      <w:r w:rsidR="006013A0">
        <w:t xml:space="preserve"> (p &lt; 0.05)</w:t>
      </w:r>
      <w:r>
        <w:t xml:space="preserve"> and the timing of the </w:t>
      </w:r>
      <w:r w:rsidR="00721C8A">
        <w:t>hunting season</w:t>
      </w:r>
      <w:r w:rsidR="006013A0">
        <w:t xml:space="preserve"> (p = </w:t>
      </w:r>
      <w:r w:rsidR="0098608E">
        <w:t>0.</w:t>
      </w:r>
      <w:r w:rsidR="006013A0">
        <w:t>31)</w:t>
      </w:r>
      <w:r w:rsidR="00721C8A">
        <w:t>.</w:t>
      </w:r>
      <w:r>
        <w:t xml:space="preserve"> </w:t>
      </w:r>
      <w:r w:rsidR="00AF47CC">
        <w:t>All other continuous scaled covariates are held at 0 and the study period was set to early.</w:t>
      </w:r>
    </w:p>
    <w:p w14:paraId="27820C18" w14:textId="51D457E0" w:rsidR="00AC2A5C" w:rsidRDefault="00F72221" w:rsidP="00271D58">
      <w:pPr>
        <w:spacing w:line="480" w:lineRule="auto"/>
      </w:pPr>
      <w:r w:rsidRPr="00F72221">
        <w:rPr>
          <w:noProof/>
        </w:rPr>
        <w:lastRenderedPageBreak/>
        <w:drawing>
          <wp:inline distT="0" distB="0" distL="0" distR="0" wp14:anchorId="5A3C1905" wp14:editId="4E98BD31">
            <wp:extent cx="5305425" cy="3438525"/>
            <wp:effectExtent l="0" t="0" r="9525" b="9525"/>
            <wp:docPr id="18127801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8014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305425" cy="3438525"/>
                    </a:xfrm>
                    <a:prstGeom prst="rect">
                      <a:avLst/>
                    </a:prstGeom>
                  </pic:spPr>
                </pic:pic>
              </a:graphicData>
            </a:graphic>
          </wp:inline>
        </w:drawing>
      </w:r>
    </w:p>
    <w:p w14:paraId="3EEFD977" w14:textId="0ACE0B8B" w:rsidR="00FD197A" w:rsidRDefault="00FD197A" w:rsidP="00271D58">
      <w:pPr>
        <w:spacing w:line="480" w:lineRule="auto"/>
      </w:pPr>
      <w:r>
        <w:t xml:space="preserve">Figure </w:t>
      </w:r>
      <w:r w:rsidR="00EC5FD1">
        <w:t>6</w:t>
      </w:r>
      <w:r>
        <w:t xml:space="preserve">. </w:t>
      </w:r>
      <w:r w:rsidR="000F29D1">
        <w:t>95%</w:t>
      </w:r>
      <w:r>
        <w:t xml:space="preserve"> confidence intervals for model parameters from the </w:t>
      </w:r>
      <w:r w:rsidR="001F488B">
        <w:t xml:space="preserve">hunting </w:t>
      </w:r>
      <w:r w:rsidR="00836C93">
        <w:t xml:space="preserve">generalized linear mixed </w:t>
      </w:r>
      <w:r w:rsidR="001F488B">
        <w:t>model sh</w:t>
      </w:r>
      <w:r>
        <w:t>owing</w:t>
      </w:r>
      <w:r w:rsidR="00CA75A0">
        <w:t xml:space="preserve"> the</w:t>
      </w:r>
      <w:r>
        <w:t xml:space="preserve"> probability of ravens visiting the hunting regions </w:t>
      </w:r>
      <w:r w:rsidR="00D10E4D">
        <w:t xml:space="preserve">on days it has </w:t>
      </w:r>
      <w:r>
        <w:t>le</w:t>
      </w:r>
      <w:r w:rsidR="0001607D">
        <w:t xml:space="preserve">ft </w:t>
      </w:r>
      <w:r w:rsidR="00D10E4D">
        <w:t>its</w:t>
      </w:r>
      <w:r>
        <w:t xml:space="preserve"> territory.</w:t>
      </w:r>
    </w:p>
    <w:p w14:paraId="16B854B0" w14:textId="52D4B1F9" w:rsidR="00FD197A" w:rsidRDefault="00FD75AB" w:rsidP="00271D58">
      <w:pPr>
        <w:spacing w:line="480" w:lineRule="auto"/>
      </w:pPr>
      <w:r w:rsidRPr="00FD75AB">
        <w:rPr>
          <w:noProof/>
        </w:rPr>
        <w:lastRenderedPageBreak/>
        <w:drawing>
          <wp:inline distT="0" distB="0" distL="0" distR="0" wp14:anchorId="44BC7799" wp14:editId="6AB341FD">
            <wp:extent cx="5943600" cy="4695190"/>
            <wp:effectExtent l="0" t="0" r="0" b="0"/>
            <wp:docPr id="14464129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296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95190"/>
                    </a:xfrm>
                    <a:prstGeom prst="rect">
                      <a:avLst/>
                    </a:prstGeom>
                  </pic:spPr>
                </pic:pic>
              </a:graphicData>
            </a:graphic>
          </wp:inline>
        </w:drawing>
      </w:r>
    </w:p>
    <w:p w14:paraId="1DF756C0" w14:textId="06CCB52D" w:rsidR="00575067" w:rsidRDefault="00575067" w:rsidP="00271D58">
      <w:pPr>
        <w:spacing w:line="480" w:lineRule="auto"/>
      </w:pPr>
      <w:r>
        <w:t xml:space="preserve">Figure </w:t>
      </w:r>
      <w:r w:rsidR="002436C4">
        <w:t>7</w:t>
      </w:r>
      <w:r>
        <w:t xml:space="preserve">. </w:t>
      </w:r>
      <w:r w:rsidR="00BE2204">
        <w:t>P</w:t>
      </w:r>
      <w:r>
        <w:t>redicted probability</w:t>
      </w:r>
      <w:r w:rsidR="009D2C41">
        <w:t xml:space="preserve"> and </w:t>
      </w:r>
      <w:r w:rsidR="00BE2204">
        <w:t xml:space="preserve">bootstrapped </w:t>
      </w:r>
      <w:r w:rsidR="009D2C41">
        <w:t xml:space="preserve">95% </w:t>
      </w:r>
      <w:r w:rsidR="002D0E89">
        <w:t>confidence</w:t>
      </w:r>
      <w:r w:rsidR="009D2C41">
        <w:t xml:space="preserve"> intervals</w:t>
      </w:r>
      <w:r w:rsidR="000E0389">
        <w:t xml:space="preserve"> (n = </w:t>
      </w:r>
      <w:r w:rsidR="00B2167C">
        <w:t>1000</w:t>
      </w:r>
      <w:r w:rsidR="000E0389">
        <w:t>)</w:t>
      </w:r>
      <w:r>
        <w:t xml:space="preserve"> </w:t>
      </w:r>
      <w:r w:rsidR="00717B2E">
        <w:t>of</w:t>
      </w:r>
      <w:r>
        <w:t xml:space="preserve"> ravens </w:t>
      </w:r>
      <w:r w:rsidR="00B61522">
        <w:t xml:space="preserve">visiting the hunting </w:t>
      </w:r>
      <w:r w:rsidR="00524D16">
        <w:t xml:space="preserve">regions based on </w:t>
      </w:r>
      <w:r>
        <w:t>the timing of the hunting season</w:t>
      </w:r>
      <w:r w:rsidR="003A5DAE">
        <w:t xml:space="preserve"> (p &lt; 0.01)</w:t>
      </w:r>
      <w:r w:rsidR="00B61522">
        <w:t xml:space="preserve"> and whether they located a wolf kill after leaving their territory</w:t>
      </w:r>
      <w:r w:rsidR="003A5DAE">
        <w:t xml:space="preserve"> (p &lt; 0.001)</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sidP="00FD75AB">
      <w:pPr>
        <w:spacing w:line="480" w:lineRule="auto"/>
      </w:pPr>
      <w:r>
        <w:br w:type="page"/>
      </w:r>
    </w:p>
    <w:p w14:paraId="443C4917" w14:textId="36D03F10" w:rsidR="00E6028F" w:rsidRDefault="00CA330C" w:rsidP="00FD75AB">
      <w:pPr>
        <w:spacing w:line="480" w:lineRule="auto"/>
      </w:pPr>
      <w:r w:rsidRPr="00CA330C">
        <w:rPr>
          <w:noProof/>
        </w:rPr>
        <w:lastRenderedPageBreak/>
        <w:drawing>
          <wp:inline distT="0" distB="0" distL="0" distR="0" wp14:anchorId="26810268" wp14:editId="375D092E">
            <wp:extent cx="5943600" cy="3208020"/>
            <wp:effectExtent l="0" t="0" r="0" b="0"/>
            <wp:docPr id="3054385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851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208020"/>
                    </a:xfrm>
                    <a:prstGeom prst="rect">
                      <a:avLst/>
                    </a:prstGeom>
                  </pic:spPr>
                </pic:pic>
              </a:graphicData>
            </a:graphic>
          </wp:inline>
        </w:drawing>
      </w:r>
    </w:p>
    <w:p w14:paraId="1405EB79" w14:textId="3A09231A" w:rsidR="00DD642C" w:rsidRDefault="00E6028F" w:rsidP="00271D58">
      <w:pPr>
        <w:spacing w:line="480" w:lineRule="auto"/>
      </w:pPr>
      <w:r>
        <w:t xml:space="preserve">Figure </w:t>
      </w:r>
      <w:r w:rsidR="00FC30E9">
        <w:t>8</w:t>
      </w:r>
      <w:r>
        <w:t xml:space="preserve">. </w:t>
      </w:r>
      <w:r w:rsidR="00CC726B">
        <w:t>Plot shows the average</w:t>
      </w:r>
      <w:r w:rsidR="00F3526A">
        <w:t xml:space="preserve"> (between ravens)</w:t>
      </w:r>
      <w:r w:rsidR="00CC726B">
        <w:t xml:space="preserve"> proportion of days raven</w:t>
      </w:r>
      <w:r w:rsidR="00F2292E">
        <w:t>s</w:t>
      </w:r>
      <w:r w:rsidR="00CC726B">
        <w:t xml:space="preserve"> made each movement decision</w:t>
      </w:r>
      <w:r w:rsidR="00105BB9">
        <w:t xml:space="preserve"> during the fall/winter</w:t>
      </w:r>
      <w:r w:rsidR="00CC726B">
        <w:t xml:space="preserve">. </w:t>
      </w:r>
    </w:p>
    <w:p w14:paraId="13D3DE53" w14:textId="77777777" w:rsidR="00DD642C" w:rsidRDefault="00DD642C" w:rsidP="00FD75AB">
      <w:pPr>
        <w:spacing w:line="480" w:lineRule="auto"/>
      </w:pPr>
      <w:r>
        <w:br w:type="page"/>
      </w:r>
    </w:p>
    <w:p w14:paraId="36AB436A" w14:textId="215462BB" w:rsidR="00F2292E" w:rsidRDefault="00E84B98" w:rsidP="00271D58">
      <w:pPr>
        <w:spacing w:line="480" w:lineRule="auto"/>
      </w:pPr>
      <w:r w:rsidRPr="00E84B98">
        <w:rPr>
          <w:noProof/>
        </w:rPr>
        <w:lastRenderedPageBreak/>
        <w:drawing>
          <wp:inline distT="0" distB="0" distL="0" distR="0" wp14:anchorId="3D5C5848" wp14:editId="356E2601">
            <wp:extent cx="5943600" cy="3208020"/>
            <wp:effectExtent l="0" t="0" r="0" b="0"/>
            <wp:docPr id="321402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023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208020"/>
                    </a:xfrm>
                    <a:prstGeom prst="rect">
                      <a:avLst/>
                    </a:prstGeom>
                  </pic:spPr>
                </pic:pic>
              </a:graphicData>
            </a:graphic>
          </wp:inline>
        </w:drawing>
      </w:r>
    </w:p>
    <w:p w14:paraId="04A49CB6" w14:textId="39F8BE24" w:rsidR="00E17EE8" w:rsidRDefault="00DD642C" w:rsidP="00271D58">
      <w:pPr>
        <w:spacing w:line="480" w:lineRule="auto"/>
        <w:rPr>
          <w:ins w:id="159" w:author="Cameron Ho" w:date="2026-02-05T14:05:00Z" w16du:dateUtc="2026-02-05T22:05:00Z"/>
        </w:rPr>
      </w:pPr>
      <w:r>
        <w:t xml:space="preserve">Figure </w:t>
      </w:r>
      <w:r w:rsidR="00FC30E9">
        <w:t>9</w:t>
      </w:r>
      <w:r>
        <w:t>. Plot show</w:t>
      </w:r>
      <w:r w:rsidR="009D1C06">
        <w:t>s</w:t>
      </w:r>
      <w:r>
        <w:t xml:space="preserve"> the</w:t>
      </w:r>
      <w:r w:rsidR="009D1C06">
        <w:t xml:space="preserve"> average</w:t>
      </w:r>
      <w:r w:rsidR="00E069BC">
        <w:t xml:space="preserve"> (between years)</w:t>
      </w:r>
      <w:r>
        <w:t xml:space="preserve"> proportion of ravens that made a movement decision on each day during the early winter months.</w:t>
      </w:r>
      <w:ins w:id="160" w:author="Cameron Ho" w:date="2026-02-05T14:10:00Z" w16du:dateUtc="2026-02-05T22:10:00Z">
        <w:r w:rsidR="003E63AB">
          <w:t xml:space="preserve"> </w:t>
        </w:r>
      </w:ins>
      <w:ins w:id="161" w:author="Cameron Ho" w:date="2026-02-05T14:11:00Z" w16du:dateUtc="2026-02-05T22:11:00Z">
        <w:r w:rsidR="003E63AB">
          <w:t xml:space="preserve">In the months </w:t>
        </w:r>
      </w:ins>
      <w:ins w:id="162" w:author="Cameron Ho" w:date="2026-02-05T14:12:00Z" w16du:dateUtc="2026-02-05T22:12:00Z">
        <w:r w:rsidR="007D4654">
          <w:t>prior</w:t>
        </w:r>
      </w:ins>
      <w:ins w:id="163" w:author="Cameron Ho" w:date="2026-02-05T14:11:00Z" w16du:dateUtc="2026-02-05T22:11:00Z">
        <w:r w:rsidR="003E63AB">
          <w:t xml:space="preserve"> to the hunting season</w:t>
        </w:r>
      </w:ins>
      <w:ins w:id="164" w:author="Cameron Ho" w:date="2026-02-06T10:42:00Z" w16du:dateUtc="2026-02-06T18:42:00Z">
        <w:r w:rsidR="0001607D">
          <w:t>,</w:t>
        </w:r>
      </w:ins>
      <w:ins w:id="165" w:author="Cameron Ho" w:date="2026-02-05T14:11:00Z" w16du:dateUtc="2026-02-05T22:11:00Z">
        <w:r w:rsidR="003E63AB">
          <w:t xml:space="preserve"> very few trips were taken to the hunting regions</w:t>
        </w:r>
      </w:ins>
      <w:ins w:id="166" w:author="Cameron Ho" w:date="2026-02-05T14:12:00Z" w16du:dateUtc="2026-02-05T22:12:00Z">
        <w:r w:rsidR="004F0D3C">
          <w:t>. However, in the week preceding the MTFWP rifle hunting season</w:t>
        </w:r>
      </w:ins>
      <w:ins w:id="167" w:author="Cameron Ho" w:date="2026-02-05T14:13:00Z" w16du:dateUtc="2026-02-05T22:13:00Z">
        <w:r w:rsidR="00682151">
          <w:t xml:space="preserve"> (~ Oct 23)</w:t>
        </w:r>
      </w:ins>
      <w:ins w:id="168" w:author="Cameron Ho" w:date="2026-02-06T10:41:00Z" w16du:dateUtc="2026-02-06T18:41:00Z">
        <w:r w:rsidR="0001607D">
          <w:t>,</w:t>
        </w:r>
      </w:ins>
      <w:ins w:id="169" w:author="Cameron Ho" w:date="2026-02-05T14:12:00Z" w16du:dateUtc="2026-02-05T22:12:00Z">
        <w:r w:rsidR="004F0D3C">
          <w:t xml:space="preserve"> we see more consistent visits to the hunting regions.</w:t>
        </w:r>
      </w:ins>
      <w:del w:id="170" w:author="Cameron Ho" w:date="2026-02-05T14:10:00Z" w16du:dateUtc="2026-02-05T22:10:00Z">
        <w:r w:rsidDel="003E63AB">
          <w:delText xml:space="preserve"> </w:delText>
        </w:r>
      </w:del>
      <w:ins w:id="171" w:author="Cameron Ho" w:date="2026-02-05T14:11:00Z" w16du:dateUtc="2026-02-05T22:11:00Z">
        <w:r w:rsidR="004F0D3C">
          <w:t xml:space="preserve"> </w:t>
        </w:r>
      </w:ins>
    </w:p>
    <w:p w14:paraId="3C7B5833" w14:textId="77777777" w:rsidR="00E17EE8" w:rsidRDefault="00E17EE8" w:rsidP="00FD75AB">
      <w:pPr>
        <w:spacing w:line="480" w:lineRule="auto"/>
        <w:rPr>
          <w:ins w:id="172" w:author="Cameron Ho" w:date="2026-02-05T14:05:00Z" w16du:dateUtc="2026-02-05T22:05:00Z"/>
        </w:rPr>
      </w:pPr>
      <w:ins w:id="173" w:author="Cameron Ho" w:date="2026-02-05T14:05:00Z" w16du:dateUtc="2026-02-05T22:05:00Z">
        <w:r>
          <w:br w:type="page"/>
        </w:r>
      </w:ins>
    </w:p>
    <w:p w14:paraId="69179523" w14:textId="252E491E" w:rsidR="00355E53" w:rsidRDefault="00E17EE8" w:rsidP="00271D58">
      <w:pPr>
        <w:spacing w:line="480" w:lineRule="auto"/>
      </w:pPr>
      <w:ins w:id="174" w:author="Cameron Ho" w:date="2026-02-05T14:05:00Z" w16du:dateUtc="2026-02-05T22:05:00Z">
        <w:r w:rsidRPr="00E17EE8">
          <w:rPr>
            <w:noProof/>
          </w:rPr>
          <w:lastRenderedPageBreak/>
          <w:drawing>
            <wp:inline distT="0" distB="0" distL="0" distR="0" wp14:anchorId="7BB7D5A4" wp14:editId="568BFB4C">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ins>
    </w:p>
    <w:p w14:paraId="62CD237E" w14:textId="4354E57C" w:rsidR="00DD642C" w:rsidRDefault="00E17EE8" w:rsidP="00FD75AB">
      <w:pPr>
        <w:spacing w:line="480" w:lineRule="auto"/>
      </w:pPr>
      <w:ins w:id="175" w:author="Cameron Ho" w:date="2026-02-05T14:05:00Z" w16du:dateUtc="2026-02-05T22:05:00Z">
        <w:r>
          <w:t>Fig</w:t>
        </w:r>
      </w:ins>
      <w:ins w:id="176" w:author="Cameron Ho" w:date="2026-02-05T14:06:00Z" w16du:dateUtc="2026-02-05T22:06:00Z">
        <w:r>
          <w:t xml:space="preserve">ure 11. </w:t>
        </w:r>
      </w:ins>
      <w:ins w:id="177" w:author="Cameron Ho" w:date="2026-02-05T14:07:00Z" w16du:dateUtc="2026-02-05T22:07:00Z">
        <w:r w:rsidR="00C41BF5">
          <w:t>Plot showing the average commute times f</w:t>
        </w:r>
      </w:ins>
      <w:ins w:id="178" w:author="Cameron Ho" w:date="2026-02-05T14:08:00Z" w16du:dateUtc="2026-02-05T22:08:00Z">
        <w:r w:rsidR="00C41BF5">
          <w:t xml:space="preserve">or ravens between their territories and the Gardiner hunting regions. </w:t>
        </w:r>
      </w:ins>
      <w:ins w:id="179" w:author="Cameron Ho" w:date="2026-02-05T14:17:00Z" w16du:dateUtc="2026-02-05T22:17:00Z">
        <w:r w:rsidR="0027144A">
          <w:t>Commute times were calculated as the time difference between the last point with</w:t>
        </w:r>
      </w:ins>
      <w:r w:rsidR="00A51C4C">
        <w:t>in a</w:t>
      </w:r>
      <w:ins w:id="180" w:author="Cameron Ho" w:date="2026-02-05T14:17:00Z" w16du:dateUtc="2026-02-05T22:17:00Z">
        <w:r w:rsidR="0027144A">
          <w:t xml:space="preserve"> raven</w:t>
        </w:r>
      </w:ins>
      <w:r w:rsidR="007063EE">
        <w:t>’</w:t>
      </w:r>
      <w:ins w:id="181" w:author="Cameron Ho" w:date="2026-02-05T14:17:00Z" w16du:dateUtc="2026-02-05T22:17:00Z">
        <w:r w:rsidR="0027144A">
          <w:t xml:space="preserve">s territory and the first point </w:t>
        </w:r>
      </w:ins>
      <w:r w:rsidR="007D4D0B">
        <w:t>in</w:t>
      </w:r>
      <w:ins w:id="182" w:author="Cameron Ho" w:date="2026-02-05T14:17:00Z" w16du:dateUtc="2026-02-05T22:17:00Z">
        <w:r w:rsidR="0027144A">
          <w:t xml:space="preserve"> the </w:t>
        </w:r>
      </w:ins>
      <w:r w:rsidR="00B36976">
        <w:t>date</w:t>
      </w:r>
      <w:ins w:id="183" w:author="Cameron Ho" w:date="2026-02-06T10:41:00Z" w16du:dateUtc="2026-02-06T18:41:00Z">
        <w:r w:rsidR="0001607D">
          <w:t>-</w:t>
        </w:r>
      </w:ins>
      <w:ins w:id="184" w:author="Cameron Ho" w:date="2026-02-05T14:17:00Z" w16du:dateUtc="2026-02-05T22:17:00Z">
        <w:r w:rsidR="00481F7E">
          <w:t xml:space="preserve">appropriate </w:t>
        </w:r>
        <w:r w:rsidR="0027144A">
          <w:t>hunting regi</w:t>
        </w:r>
        <w:r w:rsidR="00481F7E">
          <w:t xml:space="preserve">on. </w:t>
        </w:r>
      </w:ins>
      <w:ins w:id="185" w:author="Cameron Ho" w:date="2026-02-05T14:09:00Z" w16du:dateUtc="2026-02-05T22:09:00Z">
        <w:r w:rsidR="0090298B">
          <w:t>GPS fixes were taken at 30-minute or 1-hour inte</w:t>
        </w:r>
      </w:ins>
      <w:ins w:id="186" w:author="Cameron Ho" w:date="2026-02-05T14:10:00Z" w16du:dateUtc="2026-02-05T22:10:00Z">
        <w:r w:rsidR="0090298B">
          <w:t xml:space="preserve">rvals with the potential for missed fixes, so these values are likely inflated. </w:t>
        </w:r>
      </w:ins>
    </w:p>
    <w:sectPr w:rsidR="00DD642C"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1" w:author="Cameron Ho" w:date="2026-01-31T10:32:00Z" w:initials="CH">
    <w:p w14:paraId="3FE05EA9" w14:textId="77777777" w:rsidR="00E8223F" w:rsidRDefault="00952858" w:rsidP="00E8223F">
      <w:pPr>
        <w:pStyle w:val="CommentText"/>
      </w:pPr>
      <w:r>
        <w:rPr>
          <w:rStyle w:val="CommentReference"/>
        </w:rPr>
        <w:annotationRef/>
      </w:r>
      <w:r w:rsidR="00E8223F">
        <w:t>Alternatively we can say this year had no bison hunting at all, but it was late in march anyways</w:t>
      </w:r>
    </w:p>
  </w:comment>
  <w:comment w:id="2"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4"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5" w:author="Cameron Ho" w:date="2026-01-28T11:32:00Z" w:initials="CH">
    <w:p w14:paraId="1DD8ADF9" w14:textId="77777777" w:rsidR="003935CA" w:rsidRDefault="003935CA" w:rsidP="003935CA">
      <w:pPr>
        <w:pStyle w:val="CommentText"/>
      </w:pPr>
      <w:r>
        <w:rPr>
          <w:rStyle w:val="CommentReference"/>
        </w:rPr>
        <w:annotationRef/>
      </w:r>
      <w:r>
        <w:t>Include citation in bib</w:t>
      </w:r>
    </w:p>
  </w:comment>
  <w:comment w:id="6" w:author="Cameron Ho" w:date="2026-01-28T11:18:00Z" w:initials="CH">
    <w:p w14:paraId="1C96E361" w14:textId="77777777" w:rsidR="003935CA" w:rsidRDefault="003935CA" w:rsidP="003935CA">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8"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9" w:author="Cameron Ho" w:date="2026-01-06T10:08:00Z" w:initials="CH">
    <w:p w14:paraId="705E33CE" w14:textId="46E86554" w:rsidR="00D57F0B" w:rsidRDefault="00D57F0B" w:rsidP="00D57F0B">
      <w:pPr>
        <w:pStyle w:val="CommentText"/>
      </w:pPr>
      <w:r>
        <w:rPr>
          <w:rStyle w:val="CommentReference"/>
        </w:rPr>
        <w:annotationRef/>
      </w:r>
      <w:r>
        <w:t>These numbers already exclude the 2 males</w:t>
      </w:r>
    </w:p>
  </w:comment>
  <w:comment w:id="10" w:author="Cameron Ho" w:date="2026-01-31T14:57:00Z" w:initials="CH">
    <w:p w14:paraId="5F3342A4" w14:textId="77777777"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47" w:author="Cameron Ho" w:date="2026-01-12T13:09:00Z" w:initials="CH">
    <w:p w14:paraId="2A9DC69B" w14:textId="77777777"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34" w:author="Cameron Ho" w:date="2026-01-12T13:09:00Z" w:initials="CH">
    <w:p w14:paraId="0F3B945D" w14:textId="77777777"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55" w:author="Cameron Ho" w:date="2026-02-05T16:06:00Z" w:initials="CH">
    <w:p w14:paraId="36AB32AE" w14:textId="77777777" w:rsidR="00FC6B7C" w:rsidRDefault="00FC6B7C" w:rsidP="00FC6B7C">
      <w:pPr>
        <w:pStyle w:val="CommentText"/>
      </w:pPr>
      <w:r>
        <w:rPr>
          <w:rStyle w:val="CommentReference"/>
        </w:rPr>
        <w:annotationRef/>
      </w:r>
      <w:r>
        <w:t>Getting rid of this in next draft, but want a record of the idea somewhere</w:t>
      </w:r>
    </w:p>
  </w:comment>
  <w:comment w:id="156" w:author="Cameron Ho" w:date="2026-01-29T14:20:00Z" w:initials="CH">
    <w:p w14:paraId="01D8F783" w14:textId="341357E9" w:rsidR="00A52290" w:rsidRDefault="00A52290" w:rsidP="00A52290">
      <w:pPr>
        <w:pStyle w:val="CommentText"/>
      </w:pPr>
      <w:r>
        <w:rPr>
          <w:rStyle w:val="CommentReference"/>
        </w:rPr>
        <w:annotationRef/>
      </w:r>
      <w:r>
        <w:t>This effect also becomes important when I remove weather covariates from the model</w:t>
      </w:r>
    </w:p>
  </w:comment>
  <w:comment w:id="157" w:author="Cameron Ho" w:date="2026-01-07T10:05:00Z" w:initials="CH">
    <w:p w14:paraId="57CDA6CD" w14:textId="640C414A" w:rsidR="00C54500" w:rsidRDefault="00C54500" w:rsidP="00C54500">
      <w:pPr>
        <w:pStyle w:val="CommentText"/>
      </w:pPr>
      <w:r>
        <w:rPr>
          <w:rStyle w:val="CommentReference"/>
        </w:rPr>
        <w:annotationRef/>
      </w:r>
      <w:r>
        <w:t>This will probably go in an appendix</w:t>
      </w:r>
    </w:p>
  </w:comment>
  <w:comment w:id="158" w:author="Cameron Ho" w:date="2026-02-04T16:48:00Z" w:initials="CH">
    <w:p w14:paraId="0BB1A5BD" w14:textId="77777777" w:rsidR="00FC1747" w:rsidRDefault="00FC1747" w:rsidP="00FC1747">
      <w:pPr>
        <w:pStyle w:val="CommentText"/>
      </w:pPr>
      <w:r>
        <w:rPr>
          <w:rStyle w:val="CommentReference"/>
        </w:rPr>
        <w:annotationRef/>
      </w:r>
      <w:r>
        <w:t>Model issues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5E4BC" w15:done="0"/>
  <w15:commentEx w15:paraId="3FE05EA9" w15:done="0"/>
  <w15:commentEx w15:paraId="43C12D61" w15:done="0"/>
  <w15:commentEx w15:paraId="01728E70" w15:done="0"/>
  <w15:commentEx w15:paraId="0A43FA3A" w15:done="0"/>
  <w15:commentEx w15:paraId="1DD8ADF9" w15:done="0"/>
  <w15:commentEx w15:paraId="1C96E361" w15:done="0"/>
  <w15:commentEx w15:paraId="03E6AA84" w15:done="0"/>
  <w15:commentEx w15:paraId="24C6D939" w15:done="0"/>
  <w15:commentEx w15:paraId="705E33CE" w15:done="0"/>
  <w15:commentEx w15:paraId="5F3342A4" w15:done="0"/>
  <w15:commentEx w15:paraId="2A9DC69B" w15:done="0"/>
  <w15:commentEx w15:paraId="0F3B945D" w15:done="0"/>
  <w15:commentEx w15:paraId="36AB32AE" w15:done="0"/>
  <w15:commentEx w15:paraId="01D8F783" w15:done="0"/>
  <w15:commentEx w15:paraId="57CDA6CD" w15:done="0"/>
  <w15:commentEx w15:paraId="0BB1A5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0FDF0" w16cex:dateUtc="2026-01-31T02:2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19A71F6D" w16cex:dateUtc="2026-01-06T18:08:00Z"/>
  <w16cex:commentExtensible w16cex:durableId="333CE58C" w16cex:dateUtc="2026-01-31T22:57:00Z"/>
  <w16cex:commentExtensible w16cex:durableId="142E9BFF" w16cex:dateUtc="2026-01-12T21:09:00Z"/>
  <w16cex:commentExtensible w16cex:durableId="1CC4FDF8" w16cex:dateUtc="2026-01-12T21:09:00Z"/>
  <w16cex:commentExtensible w16cex:durableId="11513D03" w16cex:dateUtc="2026-02-06T00:06:00Z"/>
  <w16cex:commentExtensible w16cex:durableId="71401326" w16cex:dateUtc="2026-01-29T22:20:00Z"/>
  <w16cex:commentExtensible w16cex:durableId="30B6CB69" w16cex:dateUtc="2026-01-07T18:05:00Z"/>
  <w16cex:commentExtensible w16cex:durableId="2EAD4FF5" w16cex:dateUtc="2026-02-05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5E4BC" w16cid:durableId="4500FDF0"/>
  <w16cid:commentId w16cid:paraId="3FE05EA9" w16cid:durableId="3E66806B"/>
  <w16cid:commentId w16cid:paraId="43C12D61" w16cid:durableId="06A42265"/>
  <w16cid:commentId w16cid:paraId="01728E70" w16cid:durableId="308A2DDB"/>
  <w16cid:commentId w16cid:paraId="0A43FA3A" w16cid:durableId="1CAEDA77"/>
  <w16cid:commentId w16cid:paraId="1DD8ADF9" w16cid:durableId="3483EC3A"/>
  <w16cid:commentId w16cid:paraId="1C96E361" w16cid:durableId="74E92380"/>
  <w16cid:commentId w16cid:paraId="03E6AA84" w16cid:durableId="035B0419"/>
  <w16cid:commentId w16cid:paraId="24C6D939" w16cid:durableId="69563E1E"/>
  <w16cid:commentId w16cid:paraId="705E33CE" w16cid:durableId="19A71F6D"/>
  <w16cid:commentId w16cid:paraId="5F3342A4" w16cid:durableId="333CE58C"/>
  <w16cid:commentId w16cid:paraId="2A9DC69B" w16cid:durableId="142E9BFF"/>
  <w16cid:commentId w16cid:paraId="0F3B945D" w16cid:durableId="1CC4FDF8"/>
  <w16cid:commentId w16cid:paraId="36AB32AE" w16cid:durableId="11513D03"/>
  <w16cid:commentId w16cid:paraId="01D8F783" w16cid:durableId="71401326"/>
  <w16cid:commentId w16cid:paraId="57CDA6CD" w16cid:durableId="30B6CB69"/>
  <w16cid:commentId w16cid:paraId="0BB1A5BD" w16cid:durableId="2EAD4F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22CC6" w14:textId="77777777" w:rsidR="00F75014" w:rsidRDefault="00F75014" w:rsidP="00595B4C">
      <w:pPr>
        <w:spacing w:after="0" w:line="240" w:lineRule="auto"/>
      </w:pPr>
      <w:r>
        <w:separator/>
      </w:r>
    </w:p>
  </w:endnote>
  <w:endnote w:type="continuationSeparator" w:id="0">
    <w:p w14:paraId="370A2AED" w14:textId="77777777" w:rsidR="00F75014" w:rsidRDefault="00F75014"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AB93" w14:textId="77777777" w:rsidR="00F75014" w:rsidRDefault="00F75014" w:rsidP="00595B4C">
      <w:pPr>
        <w:spacing w:after="0" w:line="240" w:lineRule="auto"/>
      </w:pPr>
      <w:r>
        <w:separator/>
      </w:r>
    </w:p>
  </w:footnote>
  <w:footnote w:type="continuationSeparator" w:id="0">
    <w:p w14:paraId="0383F0A2" w14:textId="77777777" w:rsidR="00F75014" w:rsidRDefault="00F75014"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186B"/>
    <w:rsid w:val="000023F6"/>
    <w:rsid w:val="00003242"/>
    <w:rsid w:val="00003B83"/>
    <w:rsid w:val="00004CAE"/>
    <w:rsid w:val="00004F4F"/>
    <w:rsid w:val="00006698"/>
    <w:rsid w:val="000067E7"/>
    <w:rsid w:val="0000682C"/>
    <w:rsid w:val="00007B94"/>
    <w:rsid w:val="000100DC"/>
    <w:rsid w:val="0001029D"/>
    <w:rsid w:val="00010381"/>
    <w:rsid w:val="0001111F"/>
    <w:rsid w:val="00012DB4"/>
    <w:rsid w:val="00012FA7"/>
    <w:rsid w:val="000145C8"/>
    <w:rsid w:val="0001607D"/>
    <w:rsid w:val="00016174"/>
    <w:rsid w:val="000165EA"/>
    <w:rsid w:val="00017488"/>
    <w:rsid w:val="000174C2"/>
    <w:rsid w:val="0001753D"/>
    <w:rsid w:val="00022AC4"/>
    <w:rsid w:val="00022F44"/>
    <w:rsid w:val="000254B8"/>
    <w:rsid w:val="00026839"/>
    <w:rsid w:val="00026B0C"/>
    <w:rsid w:val="00027210"/>
    <w:rsid w:val="0002729A"/>
    <w:rsid w:val="000274CD"/>
    <w:rsid w:val="0003016C"/>
    <w:rsid w:val="00030B47"/>
    <w:rsid w:val="000310CC"/>
    <w:rsid w:val="0003139C"/>
    <w:rsid w:val="000324C8"/>
    <w:rsid w:val="00036F0A"/>
    <w:rsid w:val="00041341"/>
    <w:rsid w:val="0004276D"/>
    <w:rsid w:val="0004378C"/>
    <w:rsid w:val="000437D5"/>
    <w:rsid w:val="00045A1F"/>
    <w:rsid w:val="0004695F"/>
    <w:rsid w:val="000473D9"/>
    <w:rsid w:val="00052D70"/>
    <w:rsid w:val="00053ACC"/>
    <w:rsid w:val="0005460B"/>
    <w:rsid w:val="00054F49"/>
    <w:rsid w:val="00055E61"/>
    <w:rsid w:val="000575C1"/>
    <w:rsid w:val="000606A3"/>
    <w:rsid w:val="00061BD4"/>
    <w:rsid w:val="00061E97"/>
    <w:rsid w:val="00062B19"/>
    <w:rsid w:val="00062E47"/>
    <w:rsid w:val="000656F2"/>
    <w:rsid w:val="00065FA9"/>
    <w:rsid w:val="000667B6"/>
    <w:rsid w:val="00070E79"/>
    <w:rsid w:val="000718C0"/>
    <w:rsid w:val="000721FA"/>
    <w:rsid w:val="0007406D"/>
    <w:rsid w:val="00076070"/>
    <w:rsid w:val="00077DA1"/>
    <w:rsid w:val="000807E1"/>
    <w:rsid w:val="00080970"/>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5701"/>
    <w:rsid w:val="000B161F"/>
    <w:rsid w:val="000B275C"/>
    <w:rsid w:val="000B35F8"/>
    <w:rsid w:val="000B5265"/>
    <w:rsid w:val="000B5D6C"/>
    <w:rsid w:val="000B625C"/>
    <w:rsid w:val="000B7E00"/>
    <w:rsid w:val="000C2178"/>
    <w:rsid w:val="000C2273"/>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459"/>
    <w:rsid w:val="000F1132"/>
    <w:rsid w:val="000F154E"/>
    <w:rsid w:val="000F26CC"/>
    <w:rsid w:val="000F29D1"/>
    <w:rsid w:val="000F2CFC"/>
    <w:rsid w:val="000F4332"/>
    <w:rsid w:val="000F4E3E"/>
    <w:rsid w:val="000F53BC"/>
    <w:rsid w:val="00101366"/>
    <w:rsid w:val="00102DB0"/>
    <w:rsid w:val="001032ED"/>
    <w:rsid w:val="001034B3"/>
    <w:rsid w:val="00105BB9"/>
    <w:rsid w:val="00105D45"/>
    <w:rsid w:val="001066CE"/>
    <w:rsid w:val="00106965"/>
    <w:rsid w:val="00107702"/>
    <w:rsid w:val="001101EA"/>
    <w:rsid w:val="00110D4B"/>
    <w:rsid w:val="00111E8D"/>
    <w:rsid w:val="00112A0F"/>
    <w:rsid w:val="00113689"/>
    <w:rsid w:val="00113A83"/>
    <w:rsid w:val="001141B3"/>
    <w:rsid w:val="001170B2"/>
    <w:rsid w:val="00120096"/>
    <w:rsid w:val="0012021B"/>
    <w:rsid w:val="0012111E"/>
    <w:rsid w:val="001214C8"/>
    <w:rsid w:val="00121A58"/>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547E"/>
    <w:rsid w:val="0013717F"/>
    <w:rsid w:val="0013746B"/>
    <w:rsid w:val="00137B71"/>
    <w:rsid w:val="00140A20"/>
    <w:rsid w:val="00140A52"/>
    <w:rsid w:val="00142B8C"/>
    <w:rsid w:val="00142BB4"/>
    <w:rsid w:val="001451E9"/>
    <w:rsid w:val="00146241"/>
    <w:rsid w:val="00147092"/>
    <w:rsid w:val="00147C5B"/>
    <w:rsid w:val="001523C7"/>
    <w:rsid w:val="00155265"/>
    <w:rsid w:val="00156ADD"/>
    <w:rsid w:val="00157986"/>
    <w:rsid w:val="00157CCA"/>
    <w:rsid w:val="00157E49"/>
    <w:rsid w:val="00157EF3"/>
    <w:rsid w:val="00161CD9"/>
    <w:rsid w:val="00161D2A"/>
    <w:rsid w:val="00161E66"/>
    <w:rsid w:val="00162A6C"/>
    <w:rsid w:val="00162C02"/>
    <w:rsid w:val="00162D1B"/>
    <w:rsid w:val="0016633C"/>
    <w:rsid w:val="00167186"/>
    <w:rsid w:val="001676C5"/>
    <w:rsid w:val="00171057"/>
    <w:rsid w:val="00171CB2"/>
    <w:rsid w:val="001763BF"/>
    <w:rsid w:val="001770B4"/>
    <w:rsid w:val="00177C18"/>
    <w:rsid w:val="001806BA"/>
    <w:rsid w:val="001814AA"/>
    <w:rsid w:val="00183193"/>
    <w:rsid w:val="00184D38"/>
    <w:rsid w:val="00187C09"/>
    <w:rsid w:val="00187D69"/>
    <w:rsid w:val="001907DA"/>
    <w:rsid w:val="00190C30"/>
    <w:rsid w:val="0019135A"/>
    <w:rsid w:val="00191BA5"/>
    <w:rsid w:val="00193FBE"/>
    <w:rsid w:val="001944FE"/>
    <w:rsid w:val="00194FBC"/>
    <w:rsid w:val="001955C1"/>
    <w:rsid w:val="00195F37"/>
    <w:rsid w:val="001A0152"/>
    <w:rsid w:val="001A06C9"/>
    <w:rsid w:val="001A1533"/>
    <w:rsid w:val="001A1787"/>
    <w:rsid w:val="001A20E1"/>
    <w:rsid w:val="001A452E"/>
    <w:rsid w:val="001A51C4"/>
    <w:rsid w:val="001A72F0"/>
    <w:rsid w:val="001B04FC"/>
    <w:rsid w:val="001B2892"/>
    <w:rsid w:val="001B2A22"/>
    <w:rsid w:val="001B476D"/>
    <w:rsid w:val="001B48FA"/>
    <w:rsid w:val="001B5015"/>
    <w:rsid w:val="001B790E"/>
    <w:rsid w:val="001B7EF8"/>
    <w:rsid w:val="001C24BD"/>
    <w:rsid w:val="001C2619"/>
    <w:rsid w:val="001C2C92"/>
    <w:rsid w:val="001C4179"/>
    <w:rsid w:val="001C48B6"/>
    <w:rsid w:val="001C5B23"/>
    <w:rsid w:val="001C73C2"/>
    <w:rsid w:val="001C7FE2"/>
    <w:rsid w:val="001D1661"/>
    <w:rsid w:val="001D2EB1"/>
    <w:rsid w:val="001D2F32"/>
    <w:rsid w:val="001D4507"/>
    <w:rsid w:val="001D597C"/>
    <w:rsid w:val="001D661A"/>
    <w:rsid w:val="001E0A2F"/>
    <w:rsid w:val="001E1135"/>
    <w:rsid w:val="001E1310"/>
    <w:rsid w:val="001E20AF"/>
    <w:rsid w:val="001E2CDB"/>
    <w:rsid w:val="001E3F35"/>
    <w:rsid w:val="001E44EB"/>
    <w:rsid w:val="001E4CFC"/>
    <w:rsid w:val="001E4DC0"/>
    <w:rsid w:val="001E7029"/>
    <w:rsid w:val="001E70B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64CF"/>
    <w:rsid w:val="001F76F4"/>
    <w:rsid w:val="001F77EB"/>
    <w:rsid w:val="001F7F0A"/>
    <w:rsid w:val="00200ABD"/>
    <w:rsid w:val="00200F84"/>
    <w:rsid w:val="0020135A"/>
    <w:rsid w:val="00202B08"/>
    <w:rsid w:val="00203181"/>
    <w:rsid w:val="00206315"/>
    <w:rsid w:val="00206B15"/>
    <w:rsid w:val="0021188C"/>
    <w:rsid w:val="0021210D"/>
    <w:rsid w:val="00213072"/>
    <w:rsid w:val="0021430C"/>
    <w:rsid w:val="00215233"/>
    <w:rsid w:val="00216BBD"/>
    <w:rsid w:val="00223ECD"/>
    <w:rsid w:val="0022502B"/>
    <w:rsid w:val="00225944"/>
    <w:rsid w:val="0022633D"/>
    <w:rsid w:val="00226F08"/>
    <w:rsid w:val="00227BA0"/>
    <w:rsid w:val="0023042D"/>
    <w:rsid w:val="00230D58"/>
    <w:rsid w:val="0023175E"/>
    <w:rsid w:val="0023236E"/>
    <w:rsid w:val="002324CE"/>
    <w:rsid w:val="00232CF1"/>
    <w:rsid w:val="00233A0E"/>
    <w:rsid w:val="002343A7"/>
    <w:rsid w:val="00235E91"/>
    <w:rsid w:val="00235EEB"/>
    <w:rsid w:val="00236122"/>
    <w:rsid w:val="00236CFB"/>
    <w:rsid w:val="00241182"/>
    <w:rsid w:val="002414AD"/>
    <w:rsid w:val="00241961"/>
    <w:rsid w:val="00242619"/>
    <w:rsid w:val="002435EA"/>
    <w:rsid w:val="002436C4"/>
    <w:rsid w:val="00244C43"/>
    <w:rsid w:val="00245419"/>
    <w:rsid w:val="00245446"/>
    <w:rsid w:val="00245762"/>
    <w:rsid w:val="00245FFF"/>
    <w:rsid w:val="00250C5A"/>
    <w:rsid w:val="00251429"/>
    <w:rsid w:val="0025146F"/>
    <w:rsid w:val="002540AB"/>
    <w:rsid w:val="00255197"/>
    <w:rsid w:val="002558F5"/>
    <w:rsid w:val="002560DD"/>
    <w:rsid w:val="00257A8B"/>
    <w:rsid w:val="00257D62"/>
    <w:rsid w:val="00257EF7"/>
    <w:rsid w:val="0026022E"/>
    <w:rsid w:val="00260DB9"/>
    <w:rsid w:val="00260FCB"/>
    <w:rsid w:val="002623A3"/>
    <w:rsid w:val="002624EE"/>
    <w:rsid w:val="002646A3"/>
    <w:rsid w:val="002650E2"/>
    <w:rsid w:val="0026562B"/>
    <w:rsid w:val="00265C8C"/>
    <w:rsid w:val="00265D83"/>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9DE"/>
    <w:rsid w:val="00283B9E"/>
    <w:rsid w:val="00284631"/>
    <w:rsid w:val="00285449"/>
    <w:rsid w:val="0028554D"/>
    <w:rsid w:val="00285591"/>
    <w:rsid w:val="00287CF0"/>
    <w:rsid w:val="00287DB4"/>
    <w:rsid w:val="00287E8F"/>
    <w:rsid w:val="002920CE"/>
    <w:rsid w:val="00292D82"/>
    <w:rsid w:val="00293A2B"/>
    <w:rsid w:val="00293E27"/>
    <w:rsid w:val="0029442D"/>
    <w:rsid w:val="002945A7"/>
    <w:rsid w:val="00294AC5"/>
    <w:rsid w:val="00296491"/>
    <w:rsid w:val="00296829"/>
    <w:rsid w:val="002974A4"/>
    <w:rsid w:val="00297901"/>
    <w:rsid w:val="002A00A3"/>
    <w:rsid w:val="002A14C4"/>
    <w:rsid w:val="002A2287"/>
    <w:rsid w:val="002A3CEC"/>
    <w:rsid w:val="002A653D"/>
    <w:rsid w:val="002A7C02"/>
    <w:rsid w:val="002B00DB"/>
    <w:rsid w:val="002B0C48"/>
    <w:rsid w:val="002B2641"/>
    <w:rsid w:val="002B2C5F"/>
    <w:rsid w:val="002B2D9F"/>
    <w:rsid w:val="002B3189"/>
    <w:rsid w:val="002B39B1"/>
    <w:rsid w:val="002B4765"/>
    <w:rsid w:val="002B56E0"/>
    <w:rsid w:val="002B58E6"/>
    <w:rsid w:val="002B5EC1"/>
    <w:rsid w:val="002B6423"/>
    <w:rsid w:val="002B649A"/>
    <w:rsid w:val="002B78B6"/>
    <w:rsid w:val="002C10C6"/>
    <w:rsid w:val="002C1521"/>
    <w:rsid w:val="002C3379"/>
    <w:rsid w:val="002C41F7"/>
    <w:rsid w:val="002D01C2"/>
    <w:rsid w:val="002D0757"/>
    <w:rsid w:val="002D0E89"/>
    <w:rsid w:val="002D2A1B"/>
    <w:rsid w:val="002D2A45"/>
    <w:rsid w:val="002D2D53"/>
    <w:rsid w:val="002D3FC3"/>
    <w:rsid w:val="002D799A"/>
    <w:rsid w:val="002E0D3F"/>
    <w:rsid w:val="002E0E76"/>
    <w:rsid w:val="002E1DF6"/>
    <w:rsid w:val="002E2B2C"/>
    <w:rsid w:val="002E2E3B"/>
    <w:rsid w:val="002E3FC7"/>
    <w:rsid w:val="002F0891"/>
    <w:rsid w:val="002F135C"/>
    <w:rsid w:val="002F2181"/>
    <w:rsid w:val="002F3845"/>
    <w:rsid w:val="002F65E8"/>
    <w:rsid w:val="002F6A30"/>
    <w:rsid w:val="00300541"/>
    <w:rsid w:val="00300977"/>
    <w:rsid w:val="00301767"/>
    <w:rsid w:val="00301851"/>
    <w:rsid w:val="00302565"/>
    <w:rsid w:val="003046AF"/>
    <w:rsid w:val="003050D3"/>
    <w:rsid w:val="00307198"/>
    <w:rsid w:val="003079EB"/>
    <w:rsid w:val="00307BE1"/>
    <w:rsid w:val="003114F8"/>
    <w:rsid w:val="003118F2"/>
    <w:rsid w:val="0031230C"/>
    <w:rsid w:val="00313305"/>
    <w:rsid w:val="0031391F"/>
    <w:rsid w:val="0031450D"/>
    <w:rsid w:val="00314989"/>
    <w:rsid w:val="00314A05"/>
    <w:rsid w:val="00314CDC"/>
    <w:rsid w:val="00314F6C"/>
    <w:rsid w:val="00315F2C"/>
    <w:rsid w:val="0031793D"/>
    <w:rsid w:val="00321325"/>
    <w:rsid w:val="003214A2"/>
    <w:rsid w:val="003227A0"/>
    <w:rsid w:val="00325BFD"/>
    <w:rsid w:val="0032699C"/>
    <w:rsid w:val="003269E9"/>
    <w:rsid w:val="00332205"/>
    <w:rsid w:val="003326CF"/>
    <w:rsid w:val="00332952"/>
    <w:rsid w:val="00333EE0"/>
    <w:rsid w:val="00334016"/>
    <w:rsid w:val="00334CAA"/>
    <w:rsid w:val="00335592"/>
    <w:rsid w:val="00336037"/>
    <w:rsid w:val="00336626"/>
    <w:rsid w:val="00336714"/>
    <w:rsid w:val="0033672F"/>
    <w:rsid w:val="00337A51"/>
    <w:rsid w:val="003405A6"/>
    <w:rsid w:val="00341433"/>
    <w:rsid w:val="00341CFF"/>
    <w:rsid w:val="003432DA"/>
    <w:rsid w:val="003452C8"/>
    <w:rsid w:val="00347183"/>
    <w:rsid w:val="00347298"/>
    <w:rsid w:val="003500BE"/>
    <w:rsid w:val="00352037"/>
    <w:rsid w:val="00354908"/>
    <w:rsid w:val="00355E53"/>
    <w:rsid w:val="003561FA"/>
    <w:rsid w:val="003562A1"/>
    <w:rsid w:val="003571B0"/>
    <w:rsid w:val="00357892"/>
    <w:rsid w:val="003612D7"/>
    <w:rsid w:val="0036296E"/>
    <w:rsid w:val="00362BDD"/>
    <w:rsid w:val="00364B2D"/>
    <w:rsid w:val="00365EAA"/>
    <w:rsid w:val="00366E3D"/>
    <w:rsid w:val="0037036A"/>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7CDF"/>
    <w:rsid w:val="00390026"/>
    <w:rsid w:val="00390094"/>
    <w:rsid w:val="0039048C"/>
    <w:rsid w:val="0039053F"/>
    <w:rsid w:val="003908A3"/>
    <w:rsid w:val="00391CFB"/>
    <w:rsid w:val="003935CA"/>
    <w:rsid w:val="00393C92"/>
    <w:rsid w:val="00393DD8"/>
    <w:rsid w:val="0039424C"/>
    <w:rsid w:val="00394B05"/>
    <w:rsid w:val="003950B2"/>
    <w:rsid w:val="00395214"/>
    <w:rsid w:val="00395290"/>
    <w:rsid w:val="00396342"/>
    <w:rsid w:val="00397134"/>
    <w:rsid w:val="0039731E"/>
    <w:rsid w:val="003A0018"/>
    <w:rsid w:val="003A5DAE"/>
    <w:rsid w:val="003A732B"/>
    <w:rsid w:val="003A77DC"/>
    <w:rsid w:val="003A7DBE"/>
    <w:rsid w:val="003B15EC"/>
    <w:rsid w:val="003B19AF"/>
    <w:rsid w:val="003B2B51"/>
    <w:rsid w:val="003B3280"/>
    <w:rsid w:val="003B426F"/>
    <w:rsid w:val="003B5E42"/>
    <w:rsid w:val="003B6D03"/>
    <w:rsid w:val="003B73CE"/>
    <w:rsid w:val="003C32DB"/>
    <w:rsid w:val="003C3310"/>
    <w:rsid w:val="003C363D"/>
    <w:rsid w:val="003C3ABF"/>
    <w:rsid w:val="003C4239"/>
    <w:rsid w:val="003C6275"/>
    <w:rsid w:val="003C662C"/>
    <w:rsid w:val="003C6A39"/>
    <w:rsid w:val="003C71EF"/>
    <w:rsid w:val="003C7B80"/>
    <w:rsid w:val="003C7E7C"/>
    <w:rsid w:val="003D1511"/>
    <w:rsid w:val="003D1E56"/>
    <w:rsid w:val="003D6E1B"/>
    <w:rsid w:val="003E05F5"/>
    <w:rsid w:val="003E1B6F"/>
    <w:rsid w:val="003E1F90"/>
    <w:rsid w:val="003E324A"/>
    <w:rsid w:val="003E5154"/>
    <w:rsid w:val="003E63AB"/>
    <w:rsid w:val="003E669B"/>
    <w:rsid w:val="003E79D8"/>
    <w:rsid w:val="003F193E"/>
    <w:rsid w:val="003F1D40"/>
    <w:rsid w:val="003F3162"/>
    <w:rsid w:val="003F5142"/>
    <w:rsid w:val="003F5F93"/>
    <w:rsid w:val="003F6118"/>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2306"/>
    <w:rsid w:val="00413087"/>
    <w:rsid w:val="00414618"/>
    <w:rsid w:val="00414B8F"/>
    <w:rsid w:val="00414CDC"/>
    <w:rsid w:val="00414F2E"/>
    <w:rsid w:val="004162E7"/>
    <w:rsid w:val="00416E3A"/>
    <w:rsid w:val="00417167"/>
    <w:rsid w:val="00417C6C"/>
    <w:rsid w:val="00420565"/>
    <w:rsid w:val="00420EF0"/>
    <w:rsid w:val="004220C1"/>
    <w:rsid w:val="0042731C"/>
    <w:rsid w:val="00427B45"/>
    <w:rsid w:val="004317D9"/>
    <w:rsid w:val="00432305"/>
    <w:rsid w:val="00432933"/>
    <w:rsid w:val="00432F6C"/>
    <w:rsid w:val="00433A05"/>
    <w:rsid w:val="004344E3"/>
    <w:rsid w:val="004360C3"/>
    <w:rsid w:val="00436A80"/>
    <w:rsid w:val="00436EBC"/>
    <w:rsid w:val="00437139"/>
    <w:rsid w:val="0044128C"/>
    <w:rsid w:val="004413D7"/>
    <w:rsid w:val="00441D4C"/>
    <w:rsid w:val="00442772"/>
    <w:rsid w:val="00443E1E"/>
    <w:rsid w:val="0044413C"/>
    <w:rsid w:val="00445245"/>
    <w:rsid w:val="004455AA"/>
    <w:rsid w:val="0044660E"/>
    <w:rsid w:val="00447289"/>
    <w:rsid w:val="004479F1"/>
    <w:rsid w:val="0045213B"/>
    <w:rsid w:val="004548F8"/>
    <w:rsid w:val="00454E40"/>
    <w:rsid w:val="00455A13"/>
    <w:rsid w:val="00457BE1"/>
    <w:rsid w:val="00457DC2"/>
    <w:rsid w:val="00461145"/>
    <w:rsid w:val="00461E1E"/>
    <w:rsid w:val="00461FCC"/>
    <w:rsid w:val="00462342"/>
    <w:rsid w:val="00462376"/>
    <w:rsid w:val="0046296C"/>
    <w:rsid w:val="00462E3B"/>
    <w:rsid w:val="004633A6"/>
    <w:rsid w:val="004646E2"/>
    <w:rsid w:val="00464A92"/>
    <w:rsid w:val="00464AA5"/>
    <w:rsid w:val="00464AB8"/>
    <w:rsid w:val="00466695"/>
    <w:rsid w:val="00467EC6"/>
    <w:rsid w:val="00471234"/>
    <w:rsid w:val="00473AAA"/>
    <w:rsid w:val="00473AE5"/>
    <w:rsid w:val="00473D98"/>
    <w:rsid w:val="0047466B"/>
    <w:rsid w:val="00474798"/>
    <w:rsid w:val="00475DB8"/>
    <w:rsid w:val="00476A00"/>
    <w:rsid w:val="004779D0"/>
    <w:rsid w:val="00481F7E"/>
    <w:rsid w:val="0048299B"/>
    <w:rsid w:val="00482D86"/>
    <w:rsid w:val="00484A7D"/>
    <w:rsid w:val="00485302"/>
    <w:rsid w:val="00487FF2"/>
    <w:rsid w:val="0049227B"/>
    <w:rsid w:val="00492D11"/>
    <w:rsid w:val="004934CD"/>
    <w:rsid w:val="004936F9"/>
    <w:rsid w:val="004948CA"/>
    <w:rsid w:val="00494BC4"/>
    <w:rsid w:val="00494F32"/>
    <w:rsid w:val="004963B0"/>
    <w:rsid w:val="00496B0F"/>
    <w:rsid w:val="00496D3B"/>
    <w:rsid w:val="00496EC1"/>
    <w:rsid w:val="00496F15"/>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E7B"/>
    <w:rsid w:val="004C14D7"/>
    <w:rsid w:val="004C2D47"/>
    <w:rsid w:val="004C4684"/>
    <w:rsid w:val="004C5296"/>
    <w:rsid w:val="004C57A4"/>
    <w:rsid w:val="004C5EBE"/>
    <w:rsid w:val="004C6809"/>
    <w:rsid w:val="004C7636"/>
    <w:rsid w:val="004D1CFA"/>
    <w:rsid w:val="004D2936"/>
    <w:rsid w:val="004D3A1C"/>
    <w:rsid w:val="004D4BF4"/>
    <w:rsid w:val="004D7082"/>
    <w:rsid w:val="004D7AC1"/>
    <w:rsid w:val="004E083C"/>
    <w:rsid w:val="004E1EAA"/>
    <w:rsid w:val="004E4247"/>
    <w:rsid w:val="004E498F"/>
    <w:rsid w:val="004E4F22"/>
    <w:rsid w:val="004E5572"/>
    <w:rsid w:val="004E6C3E"/>
    <w:rsid w:val="004E6D4A"/>
    <w:rsid w:val="004E7801"/>
    <w:rsid w:val="004F000D"/>
    <w:rsid w:val="004F0D3C"/>
    <w:rsid w:val="004F1258"/>
    <w:rsid w:val="004F4721"/>
    <w:rsid w:val="004F47A3"/>
    <w:rsid w:val="004F4BD6"/>
    <w:rsid w:val="004F56E7"/>
    <w:rsid w:val="004F73C2"/>
    <w:rsid w:val="00501FC1"/>
    <w:rsid w:val="00502693"/>
    <w:rsid w:val="00503582"/>
    <w:rsid w:val="00504242"/>
    <w:rsid w:val="00504BF9"/>
    <w:rsid w:val="00505358"/>
    <w:rsid w:val="00510E52"/>
    <w:rsid w:val="005126AB"/>
    <w:rsid w:val="00513587"/>
    <w:rsid w:val="00515913"/>
    <w:rsid w:val="0051679D"/>
    <w:rsid w:val="00517AA6"/>
    <w:rsid w:val="00517F18"/>
    <w:rsid w:val="00522392"/>
    <w:rsid w:val="00522AA1"/>
    <w:rsid w:val="005230EC"/>
    <w:rsid w:val="00524D16"/>
    <w:rsid w:val="00524F0E"/>
    <w:rsid w:val="005261AF"/>
    <w:rsid w:val="0052639E"/>
    <w:rsid w:val="0052677E"/>
    <w:rsid w:val="00527474"/>
    <w:rsid w:val="005301E9"/>
    <w:rsid w:val="00531606"/>
    <w:rsid w:val="00531F60"/>
    <w:rsid w:val="005334D4"/>
    <w:rsid w:val="00533895"/>
    <w:rsid w:val="00533D6F"/>
    <w:rsid w:val="00533FF0"/>
    <w:rsid w:val="00534B7A"/>
    <w:rsid w:val="005351A9"/>
    <w:rsid w:val="00535271"/>
    <w:rsid w:val="005355CF"/>
    <w:rsid w:val="0053708F"/>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660C"/>
    <w:rsid w:val="005766A4"/>
    <w:rsid w:val="00576804"/>
    <w:rsid w:val="00576CBB"/>
    <w:rsid w:val="00577495"/>
    <w:rsid w:val="00577FA7"/>
    <w:rsid w:val="0058120A"/>
    <w:rsid w:val="005815C9"/>
    <w:rsid w:val="00581DC9"/>
    <w:rsid w:val="00582E12"/>
    <w:rsid w:val="00583FAA"/>
    <w:rsid w:val="005843B0"/>
    <w:rsid w:val="00587CFF"/>
    <w:rsid w:val="005908AC"/>
    <w:rsid w:val="0059123D"/>
    <w:rsid w:val="00591351"/>
    <w:rsid w:val="00591D6B"/>
    <w:rsid w:val="00592A1E"/>
    <w:rsid w:val="00592E70"/>
    <w:rsid w:val="00593541"/>
    <w:rsid w:val="00593B43"/>
    <w:rsid w:val="00594BAA"/>
    <w:rsid w:val="0059509B"/>
    <w:rsid w:val="0059523D"/>
    <w:rsid w:val="00595B4C"/>
    <w:rsid w:val="0059675A"/>
    <w:rsid w:val="0059714F"/>
    <w:rsid w:val="005A2D70"/>
    <w:rsid w:val="005A39A4"/>
    <w:rsid w:val="005A3ECA"/>
    <w:rsid w:val="005A5256"/>
    <w:rsid w:val="005A5FE0"/>
    <w:rsid w:val="005A6147"/>
    <w:rsid w:val="005A6C84"/>
    <w:rsid w:val="005A780E"/>
    <w:rsid w:val="005A7C06"/>
    <w:rsid w:val="005A7EAA"/>
    <w:rsid w:val="005B07EF"/>
    <w:rsid w:val="005B0B91"/>
    <w:rsid w:val="005B1445"/>
    <w:rsid w:val="005B2D5A"/>
    <w:rsid w:val="005B300C"/>
    <w:rsid w:val="005B3076"/>
    <w:rsid w:val="005B3FF0"/>
    <w:rsid w:val="005B48B1"/>
    <w:rsid w:val="005B684D"/>
    <w:rsid w:val="005B6B79"/>
    <w:rsid w:val="005C0A0D"/>
    <w:rsid w:val="005C0B05"/>
    <w:rsid w:val="005C213A"/>
    <w:rsid w:val="005C2AD2"/>
    <w:rsid w:val="005C396B"/>
    <w:rsid w:val="005C4B00"/>
    <w:rsid w:val="005C5666"/>
    <w:rsid w:val="005D0F30"/>
    <w:rsid w:val="005D385D"/>
    <w:rsid w:val="005D3E6B"/>
    <w:rsid w:val="005D583A"/>
    <w:rsid w:val="005D63BB"/>
    <w:rsid w:val="005D6625"/>
    <w:rsid w:val="005D6AF6"/>
    <w:rsid w:val="005D6F5F"/>
    <w:rsid w:val="005D7598"/>
    <w:rsid w:val="005D7661"/>
    <w:rsid w:val="005D7AB0"/>
    <w:rsid w:val="005E0999"/>
    <w:rsid w:val="005E3420"/>
    <w:rsid w:val="005E43D6"/>
    <w:rsid w:val="005E46CF"/>
    <w:rsid w:val="005E52EF"/>
    <w:rsid w:val="005E58C8"/>
    <w:rsid w:val="005E64A5"/>
    <w:rsid w:val="005E66E9"/>
    <w:rsid w:val="005E67EC"/>
    <w:rsid w:val="005E7119"/>
    <w:rsid w:val="005E7410"/>
    <w:rsid w:val="005E7B98"/>
    <w:rsid w:val="005E7E14"/>
    <w:rsid w:val="005F0D36"/>
    <w:rsid w:val="005F161B"/>
    <w:rsid w:val="005F1DDC"/>
    <w:rsid w:val="005F3CBD"/>
    <w:rsid w:val="005F5F1A"/>
    <w:rsid w:val="005F7516"/>
    <w:rsid w:val="005F7DED"/>
    <w:rsid w:val="006013A0"/>
    <w:rsid w:val="00602321"/>
    <w:rsid w:val="0060236E"/>
    <w:rsid w:val="00602662"/>
    <w:rsid w:val="006051E4"/>
    <w:rsid w:val="00605D66"/>
    <w:rsid w:val="00605E00"/>
    <w:rsid w:val="00607EB1"/>
    <w:rsid w:val="00610851"/>
    <w:rsid w:val="006122D7"/>
    <w:rsid w:val="0061252E"/>
    <w:rsid w:val="00613C73"/>
    <w:rsid w:val="00615873"/>
    <w:rsid w:val="0061771C"/>
    <w:rsid w:val="00620A8A"/>
    <w:rsid w:val="00622580"/>
    <w:rsid w:val="0062274E"/>
    <w:rsid w:val="0062353A"/>
    <w:rsid w:val="00624677"/>
    <w:rsid w:val="00624B25"/>
    <w:rsid w:val="00624BE8"/>
    <w:rsid w:val="00627003"/>
    <w:rsid w:val="00634B2A"/>
    <w:rsid w:val="00635078"/>
    <w:rsid w:val="006354DB"/>
    <w:rsid w:val="00635F2F"/>
    <w:rsid w:val="006362BD"/>
    <w:rsid w:val="00636C3B"/>
    <w:rsid w:val="006372E2"/>
    <w:rsid w:val="006378C4"/>
    <w:rsid w:val="00637A68"/>
    <w:rsid w:val="00640386"/>
    <w:rsid w:val="00640ACB"/>
    <w:rsid w:val="00640FBD"/>
    <w:rsid w:val="006431B4"/>
    <w:rsid w:val="00644437"/>
    <w:rsid w:val="00644B6D"/>
    <w:rsid w:val="00646E8E"/>
    <w:rsid w:val="00647EFA"/>
    <w:rsid w:val="00651AC4"/>
    <w:rsid w:val="00652D6C"/>
    <w:rsid w:val="00653500"/>
    <w:rsid w:val="00653652"/>
    <w:rsid w:val="00654809"/>
    <w:rsid w:val="00654E58"/>
    <w:rsid w:val="00656657"/>
    <w:rsid w:val="006601D1"/>
    <w:rsid w:val="0066041E"/>
    <w:rsid w:val="0066074F"/>
    <w:rsid w:val="006614EF"/>
    <w:rsid w:val="006617F7"/>
    <w:rsid w:val="00662C4F"/>
    <w:rsid w:val="00664539"/>
    <w:rsid w:val="00665AED"/>
    <w:rsid w:val="0066623D"/>
    <w:rsid w:val="00667278"/>
    <w:rsid w:val="006706C3"/>
    <w:rsid w:val="00670FAF"/>
    <w:rsid w:val="0068047E"/>
    <w:rsid w:val="006809D0"/>
    <w:rsid w:val="00681D97"/>
    <w:rsid w:val="00682151"/>
    <w:rsid w:val="006829E7"/>
    <w:rsid w:val="00683CD8"/>
    <w:rsid w:val="0068423C"/>
    <w:rsid w:val="00685CF6"/>
    <w:rsid w:val="00690423"/>
    <w:rsid w:val="00692DA4"/>
    <w:rsid w:val="00693715"/>
    <w:rsid w:val="00695C1A"/>
    <w:rsid w:val="006A0CE2"/>
    <w:rsid w:val="006A25A3"/>
    <w:rsid w:val="006A2833"/>
    <w:rsid w:val="006A28A0"/>
    <w:rsid w:val="006A2FAB"/>
    <w:rsid w:val="006A41F8"/>
    <w:rsid w:val="006A475F"/>
    <w:rsid w:val="006A4F0D"/>
    <w:rsid w:val="006A6016"/>
    <w:rsid w:val="006B0906"/>
    <w:rsid w:val="006B0AF1"/>
    <w:rsid w:val="006B1D22"/>
    <w:rsid w:val="006B385A"/>
    <w:rsid w:val="006B4969"/>
    <w:rsid w:val="006B523B"/>
    <w:rsid w:val="006B7458"/>
    <w:rsid w:val="006B7D8D"/>
    <w:rsid w:val="006C0353"/>
    <w:rsid w:val="006C1115"/>
    <w:rsid w:val="006C155A"/>
    <w:rsid w:val="006C3AC1"/>
    <w:rsid w:val="006C4143"/>
    <w:rsid w:val="006C42A1"/>
    <w:rsid w:val="006C4454"/>
    <w:rsid w:val="006C5601"/>
    <w:rsid w:val="006C6617"/>
    <w:rsid w:val="006D0D00"/>
    <w:rsid w:val="006D193C"/>
    <w:rsid w:val="006D2BFF"/>
    <w:rsid w:val="006D42DC"/>
    <w:rsid w:val="006D45A6"/>
    <w:rsid w:val="006D5796"/>
    <w:rsid w:val="006D601C"/>
    <w:rsid w:val="006D6FB4"/>
    <w:rsid w:val="006E3275"/>
    <w:rsid w:val="006E3CB3"/>
    <w:rsid w:val="006E4F38"/>
    <w:rsid w:val="006F14B1"/>
    <w:rsid w:val="006F1B69"/>
    <w:rsid w:val="006F2F31"/>
    <w:rsid w:val="006F3452"/>
    <w:rsid w:val="006F4493"/>
    <w:rsid w:val="006F46E3"/>
    <w:rsid w:val="006F4927"/>
    <w:rsid w:val="006F5B86"/>
    <w:rsid w:val="006F6231"/>
    <w:rsid w:val="006F677F"/>
    <w:rsid w:val="006F6947"/>
    <w:rsid w:val="006F6A5F"/>
    <w:rsid w:val="006F7645"/>
    <w:rsid w:val="006F7A52"/>
    <w:rsid w:val="006F7C06"/>
    <w:rsid w:val="006F7C1E"/>
    <w:rsid w:val="006F7F6C"/>
    <w:rsid w:val="00701B20"/>
    <w:rsid w:val="0070353F"/>
    <w:rsid w:val="007039EE"/>
    <w:rsid w:val="00703CC8"/>
    <w:rsid w:val="00705B1C"/>
    <w:rsid w:val="007063EE"/>
    <w:rsid w:val="00707E1D"/>
    <w:rsid w:val="007105AC"/>
    <w:rsid w:val="00711EA5"/>
    <w:rsid w:val="00715A06"/>
    <w:rsid w:val="00715DA5"/>
    <w:rsid w:val="00716936"/>
    <w:rsid w:val="00717131"/>
    <w:rsid w:val="00717B2E"/>
    <w:rsid w:val="00721280"/>
    <w:rsid w:val="00721C8A"/>
    <w:rsid w:val="00722DF1"/>
    <w:rsid w:val="00722FC5"/>
    <w:rsid w:val="007234E2"/>
    <w:rsid w:val="0072589B"/>
    <w:rsid w:val="00726721"/>
    <w:rsid w:val="00726FDD"/>
    <w:rsid w:val="00730B8F"/>
    <w:rsid w:val="00732936"/>
    <w:rsid w:val="00733205"/>
    <w:rsid w:val="00734076"/>
    <w:rsid w:val="00735DBE"/>
    <w:rsid w:val="00736E53"/>
    <w:rsid w:val="00736F37"/>
    <w:rsid w:val="00741093"/>
    <w:rsid w:val="00741847"/>
    <w:rsid w:val="00741991"/>
    <w:rsid w:val="00741E3C"/>
    <w:rsid w:val="00743FA0"/>
    <w:rsid w:val="007446BC"/>
    <w:rsid w:val="00744C15"/>
    <w:rsid w:val="00745D4D"/>
    <w:rsid w:val="00747693"/>
    <w:rsid w:val="00750DBD"/>
    <w:rsid w:val="007522DD"/>
    <w:rsid w:val="00752660"/>
    <w:rsid w:val="00752683"/>
    <w:rsid w:val="00752C20"/>
    <w:rsid w:val="00753256"/>
    <w:rsid w:val="00755B94"/>
    <w:rsid w:val="007561E4"/>
    <w:rsid w:val="00756407"/>
    <w:rsid w:val="007619BB"/>
    <w:rsid w:val="0076279E"/>
    <w:rsid w:val="00762A39"/>
    <w:rsid w:val="00764580"/>
    <w:rsid w:val="00766F9E"/>
    <w:rsid w:val="007706BE"/>
    <w:rsid w:val="00770A17"/>
    <w:rsid w:val="0077145A"/>
    <w:rsid w:val="00774E61"/>
    <w:rsid w:val="00780390"/>
    <w:rsid w:val="00781592"/>
    <w:rsid w:val="00782C3F"/>
    <w:rsid w:val="00782C84"/>
    <w:rsid w:val="00783A91"/>
    <w:rsid w:val="007847F8"/>
    <w:rsid w:val="007854D1"/>
    <w:rsid w:val="00785BB8"/>
    <w:rsid w:val="00786762"/>
    <w:rsid w:val="00787E01"/>
    <w:rsid w:val="00790E94"/>
    <w:rsid w:val="007911F7"/>
    <w:rsid w:val="00791B8E"/>
    <w:rsid w:val="007925F5"/>
    <w:rsid w:val="00794112"/>
    <w:rsid w:val="00796114"/>
    <w:rsid w:val="007964C1"/>
    <w:rsid w:val="00796AD9"/>
    <w:rsid w:val="00797CD3"/>
    <w:rsid w:val="007A03D9"/>
    <w:rsid w:val="007A136F"/>
    <w:rsid w:val="007A4EBB"/>
    <w:rsid w:val="007A5871"/>
    <w:rsid w:val="007B02AC"/>
    <w:rsid w:val="007B0FC5"/>
    <w:rsid w:val="007B32AB"/>
    <w:rsid w:val="007B4606"/>
    <w:rsid w:val="007B464E"/>
    <w:rsid w:val="007B7030"/>
    <w:rsid w:val="007C048A"/>
    <w:rsid w:val="007C1052"/>
    <w:rsid w:val="007C11C9"/>
    <w:rsid w:val="007C1FBD"/>
    <w:rsid w:val="007C28B1"/>
    <w:rsid w:val="007C291C"/>
    <w:rsid w:val="007C5734"/>
    <w:rsid w:val="007C6D83"/>
    <w:rsid w:val="007C7396"/>
    <w:rsid w:val="007C7AA2"/>
    <w:rsid w:val="007C7B84"/>
    <w:rsid w:val="007D0426"/>
    <w:rsid w:val="007D0660"/>
    <w:rsid w:val="007D265E"/>
    <w:rsid w:val="007D2719"/>
    <w:rsid w:val="007D2EEA"/>
    <w:rsid w:val="007D3108"/>
    <w:rsid w:val="007D3652"/>
    <w:rsid w:val="007D4654"/>
    <w:rsid w:val="007D4C57"/>
    <w:rsid w:val="007D4D0B"/>
    <w:rsid w:val="007D5381"/>
    <w:rsid w:val="007E16BF"/>
    <w:rsid w:val="007E281C"/>
    <w:rsid w:val="007E324E"/>
    <w:rsid w:val="007E416B"/>
    <w:rsid w:val="007E64D9"/>
    <w:rsid w:val="007E6C33"/>
    <w:rsid w:val="007F24E5"/>
    <w:rsid w:val="007F2552"/>
    <w:rsid w:val="007F27BA"/>
    <w:rsid w:val="007F2AD1"/>
    <w:rsid w:val="007F39E4"/>
    <w:rsid w:val="007F5976"/>
    <w:rsid w:val="007F6771"/>
    <w:rsid w:val="007F6D92"/>
    <w:rsid w:val="007F7844"/>
    <w:rsid w:val="0080081B"/>
    <w:rsid w:val="00801666"/>
    <w:rsid w:val="0080270D"/>
    <w:rsid w:val="00804490"/>
    <w:rsid w:val="008048CA"/>
    <w:rsid w:val="00805948"/>
    <w:rsid w:val="008067E4"/>
    <w:rsid w:val="00806919"/>
    <w:rsid w:val="008114F9"/>
    <w:rsid w:val="008119DF"/>
    <w:rsid w:val="00812877"/>
    <w:rsid w:val="00812AE9"/>
    <w:rsid w:val="00813534"/>
    <w:rsid w:val="00813F8B"/>
    <w:rsid w:val="008160B4"/>
    <w:rsid w:val="00820679"/>
    <w:rsid w:val="00820B5A"/>
    <w:rsid w:val="00820B64"/>
    <w:rsid w:val="00820FC3"/>
    <w:rsid w:val="008211DD"/>
    <w:rsid w:val="008228BE"/>
    <w:rsid w:val="0082376C"/>
    <w:rsid w:val="0082536D"/>
    <w:rsid w:val="00825A3B"/>
    <w:rsid w:val="00827818"/>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626"/>
    <w:rsid w:val="00843840"/>
    <w:rsid w:val="008447B5"/>
    <w:rsid w:val="0084556B"/>
    <w:rsid w:val="00847D83"/>
    <w:rsid w:val="00850770"/>
    <w:rsid w:val="00850846"/>
    <w:rsid w:val="00851646"/>
    <w:rsid w:val="008531AF"/>
    <w:rsid w:val="008532D8"/>
    <w:rsid w:val="0085376C"/>
    <w:rsid w:val="008541EF"/>
    <w:rsid w:val="00854280"/>
    <w:rsid w:val="008544E9"/>
    <w:rsid w:val="00854696"/>
    <w:rsid w:val="008548CC"/>
    <w:rsid w:val="00854E3A"/>
    <w:rsid w:val="00857B2E"/>
    <w:rsid w:val="0086127B"/>
    <w:rsid w:val="008619CA"/>
    <w:rsid w:val="00862912"/>
    <w:rsid w:val="008630CD"/>
    <w:rsid w:val="0086314C"/>
    <w:rsid w:val="00864786"/>
    <w:rsid w:val="0087101A"/>
    <w:rsid w:val="00871DAD"/>
    <w:rsid w:val="00872113"/>
    <w:rsid w:val="008733D6"/>
    <w:rsid w:val="00873EE6"/>
    <w:rsid w:val="00874023"/>
    <w:rsid w:val="008764CC"/>
    <w:rsid w:val="0087673A"/>
    <w:rsid w:val="00877AE1"/>
    <w:rsid w:val="00877C6B"/>
    <w:rsid w:val="00880C09"/>
    <w:rsid w:val="00880EC6"/>
    <w:rsid w:val="00881902"/>
    <w:rsid w:val="008837F1"/>
    <w:rsid w:val="00885D96"/>
    <w:rsid w:val="0088668F"/>
    <w:rsid w:val="00887869"/>
    <w:rsid w:val="0089063E"/>
    <w:rsid w:val="008909F8"/>
    <w:rsid w:val="00891377"/>
    <w:rsid w:val="008917BF"/>
    <w:rsid w:val="008917C5"/>
    <w:rsid w:val="00892CB4"/>
    <w:rsid w:val="008933B4"/>
    <w:rsid w:val="008940A6"/>
    <w:rsid w:val="00894F99"/>
    <w:rsid w:val="00895646"/>
    <w:rsid w:val="0089592C"/>
    <w:rsid w:val="00895E4D"/>
    <w:rsid w:val="008964F9"/>
    <w:rsid w:val="00896724"/>
    <w:rsid w:val="00896EEC"/>
    <w:rsid w:val="00896FD7"/>
    <w:rsid w:val="0089788B"/>
    <w:rsid w:val="00897BC2"/>
    <w:rsid w:val="008A0FC6"/>
    <w:rsid w:val="008A10A5"/>
    <w:rsid w:val="008A215F"/>
    <w:rsid w:val="008A24B3"/>
    <w:rsid w:val="008A5885"/>
    <w:rsid w:val="008A68AC"/>
    <w:rsid w:val="008A7416"/>
    <w:rsid w:val="008B0093"/>
    <w:rsid w:val="008B09D8"/>
    <w:rsid w:val="008B1583"/>
    <w:rsid w:val="008B4A21"/>
    <w:rsid w:val="008B4BA8"/>
    <w:rsid w:val="008B4D2D"/>
    <w:rsid w:val="008B7287"/>
    <w:rsid w:val="008B7A14"/>
    <w:rsid w:val="008C0146"/>
    <w:rsid w:val="008C03E2"/>
    <w:rsid w:val="008C14A1"/>
    <w:rsid w:val="008C1A3E"/>
    <w:rsid w:val="008C4057"/>
    <w:rsid w:val="008C5DC8"/>
    <w:rsid w:val="008C68BD"/>
    <w:rsid w:val="008C71F2"/>
    <w:rsid w:val="008D01A0"/>
    <w:rsid w:val="008D1354"/>
    <w:rsid w:val="008D2E26"/>
    <w:rsid w:val="008D3614"/>
    <w:rsid w:val="008D3798"/>
    <w:rsid w:val="008D6E93"/>
    <w:rsid w:val="008E19F2"/>
    <w:rsid w:val="008E2598"/>
    <w:rsid w:val="008E3C43"/>
    <w:rsid w:val="008E5F43"/>
    <w:rsid w:val="008E6517"/>
    <w:rsid w:val="008E695D"/>
    <w:rsid w:val="008E79A3"/>
    <w:rsid w:val="008F0A1B"/>
    <w:rsid w:val="008F1F5C"/>
    <w:rsid w:val="008F2C0B"/>
    <w:rsid w:val="008F3D6B"/>
    <w:rsid w:val="008F51C7"/>
    <w:rsid w:val="008F5765"/>
    <w:rsid w:val="008F5CBA"/>
    <w:rsid w:val="008F7CDE"/>
    <w:rsid w:val="009002B8"/>
    <w:rsid w:val="0090298B"/>
    <w:rsid w:val="0090733C"/>
    <w:rsid w:val="00907744"/>
    <w:rsid w:val="00912B3F"/>
    <w:rsid w:val="0091374A"/>
    <w:rsid w:val="00913F53"/>
    <w:rsid w:val="00914B01"/>
    <w:rsid w:val="00914DD8"/>
    <w:rsid w:val="0091576A"/>
    <w:rsid w:val="009159E3"/>
    <w:rsid w:val="00916AFB"/>
    <w:rsid w:val="0091793E"/>
    <w:rsid w:val="0092050A"/>
    <w:rsid w:val="00920541"/>
    <w:rsid w:val="00921F6E"/>
    <w:rsid w:val="009223F7"/>
    <w:rsid w:val="0092291E"/>
    <w:rsid w:val="009229C8"/>
    <w:rsid w:val="00924979"/>
    <w:rsid w:val="009254ED"/>
    <w:rsid w:val="00925B3E"/>
    <w:rsid w:val="0092719A"/>
    <w:rsid w:val="00927E48"/>
    <w:rsid w:val="00927EC5"/>
    <w:rsid w:val="0093017F"/>
    <w:rsid w:val="009302C8"/>
    <w:rsid w:val="0093214C"/>
    <w:rsid w:val="00933024"/>
    <w:rsid w:val="009348C5"/>
    <w:rsid w:val="00935155"/>
    <w:rsid w:val="00935477"/>
    <w:rsid w:val="0093673B"/>
    <w:rsid w:val="00936B19"/>
    <w:rsid w:val="00940929"/>
    <w:rsid w:val="00941336"/>
    <w:rsid w:val="009435B0"/>
    <w:rsid w:val="009452D4"/>
    <w:rsid w:val="009462E6"/>
    <w:rsid w:val="0094639D"/>
    <w:rsid w:val="009467BD"/>
    <w:rsid w:val="0095092C"/>
    <w:rsid w:val="00950F29"/>
    <w:rsid w:val="009521E1"/>
    <w:rsid w:val="00952858"/>
    <w:rsid w:val="00953190"/>
    <w:rsid w:val="009534AF"/>
    <w:rsid w:val="00954185"/>
    <w:rsid w:val="00955654"/>
    <w:rsid w:val="00956091"/>
    <w:rsid w:val="00961020"/>
    <w:rsid w:val="00961CDF"/>
    <w:rsid w:val="00964A7F"/>
    <w:rsid w:val="00964A8E"/>
    <w:rsid w:val="00964CAC"/>
    <w:rsid w:val="00964EA5"/>
    <w:rsid w:val="00965EB8"/>
    <w:rsid w:val="00967800"/>
    <w:rsid w:val="00967A53"/>
    <w:rsid w:val="00967D43"/>
    <w:rsid w:val="009704B5"/>
    <w:rsid w:val="00971EE7"/>
    <w:rsid w:val="009724F7"/>
    <w:rsid w:val="00973948"/>
    <w:rsid w:val="00974464"/>
    <w:rsid w:val="00974A50"/>
    <w:rsid w:val="00974D3F"/>
    <w:rsid w:val="00975D24"/>
    <w:rsid w:val="009769BE"/>
    <w:rsid w:val="00976D80"/>
    <w:rsid w:val="009779E5"/>
    <w:rsid w:val="009808E2"/>
    <w:rsid w:val="009817F3"/>
    <w:rsid w:val="00981865"/>
    <w:rsid w:val="009823AC"/>
    <w:rsid w:val="00982EA0"/>
    <w:rsid w:val="00982F4C"/>
    <w:rsid w:val="00983DD4"/>
    <w:rsid w:val="009847ED"/>
    <w:rsid w:val="00985917"/>
    <w:rsid w:val="0098608E"/>
    <w:rsid w:val="00986DEF"/>
    <w:rsid w:val="0098726B"/>
    <w:rsid w:val="00987A9B"/>
    <w:rsid w:val="00987D5F"/>
    <w:rsid w:val="00992250"/>
    <w:rsid w:val="00992825"/>
    <w:rsid w:val="00992C21"/>
    <w:rsid w:val="009958BD"/>
    <w:rsid w:val="00995DC8"/>
    <w:rsid w:val="009964A0"/>
    <w:rsid w:val="009A005E"/>
    <w:rsid w:val="009A10B3"/>
    <w:rsid w:val="009A16D1"/>
    <w:rsid w:val="009A20F5"/>
    <w:rsid w:val="009A3BCC"/>
    <w:rsid w:val="009A417D"/>
    <w:rsid w:val="009A4342"/>
    <w:rsid w:val="009A4893"/>
    <w:rsid w:val="009A49BB"/>
    <w:rsid w:val="009A574E"/>
    <w:rsid w:val="009A5E06"/>
    <w:rsid w:val="009A697A"/>
    <w:rsid w:val="009B01E7"/>
    <w:rsid w:val="009B0D57"/>
    <w:rsid w:val="009B12B2"/>
    <w:rsid w:val="009B29DD"/>
    <w:rsid w:val="009B3CB3"/>
    <w:rsid w:val="009B4122"/>
    <w:rsid w:val="009B41EF"/>
    <w:rsid w:val="009B5B1D"/>
    <w:rsid w:val="009B5D83"/>
    <w:rsid w:val="009B67E3"/>
    <w:rsid w:val="009B71D9"/>
    <w:rsid w:val="009C09AC"/>
    <w:rsid w:val="009C28DD"/>
    <w:rsid w:val="009C390F"/>
    <w:rsid w:val="009C3A71"/>
    <w:rsid w:val="009C4791"/>
    <w:rsid w:val="009C68CD"/>
    <w:rsid w:val="009D04BF"/>
    <w:rsid w:val="009D0D1D"/>
    <w:rsid w:val="009D1009"/>
    <w:rsid w:val="009D12E0"/>
    <w:rsid w:val="009D1C06"/>
    <w:rsid w:val="009D2072"/>
    <w:rsid w:val="009D25A9"/>
    <w:rsid w:val="009D2703"/>
    <w:rsid w:val="009D2C41"/>
    <w:rsid w:val="009D4E3E"/>
    <w:rsid w:val="009D540D"/>
    <w:rsid w:val="009D5705"/>
    <w:rsid w:val="009D6D05"/>
    <w:rsid w:val="009D71A4"/>
    <w:rsid w:val="009D7AE3"/>
    <w:rsid w:val="009E0CA7"/>
    <w:rsid w:val="009E1716"/>
    <w:rsid w:val="009E239F"/>
    <w:rsid w:val="009E2781"/>
    <w:rsid w:val="009E4838"/>
    <w:rsid w:val="009E5B89"/>
    <w:rsid w:val="009E6578"/>
    <w:rsid w:val="009E6FF2"/>
    <w:rsid w:val="009E7748"/>
    <w:rsid w:val="009F0831"/>
    <w:rsid w:val="009F1AD3"/>
    <w:rsid w:val="009F2B12"/>
    <w:rsid w:val="009F2C02"/>
    <w:rsid w:val="009F2DA1"/>
    <w:rsid w:val="009F53DB"/>
    <w:rsid w:val="009F6730"/>
    <w:rsid w:val="009F7B3E"/>
    <w:rsid w:val="00A01E9D"/>
    <w:rsid w:val="00A02B83"/>
    <w:rsid w:val="00A03A5F"/>
    <w:rsid w:val="00A03D25"/>
    <w:rsid w:val="00A04725"/>
    <w:rsid w:val="00A04A1C"/>
    <w:rsid w:val="00A05E53"/>
    <w:rsid w:val="00A06278"/>
    <w:rsid w:val="00A065DF"/>
    <w:rsid w:val="00A0739F"/>
    <w:rsid w:val="00A07EF6"/>
    <w:rsid w:val="00A10F28"/>
    <w:rsid w:val="00A11AA6"/>
    <w:rsid w:val="00A11CD7"/>
    <w:rsid w:val="00A12B18"/>
    <w:rsid w:val="00A12D6D"/>
    <w:rsid w:val="00A134DB"/>
    <w:rsid w:val="00A13FB8"/>
    <w:rsid w:val="00A14181"/>
    <w:rsid w:val="00A1491F"/>
    <w:rsid w:val="00A14B2F"/>
    <w:rsid w:val="00A162FF"/>
    <w:rsid w:val="00A16AE2"/>
    <w:rsid w:val="00A173F3"/>
    <w:rsid w:val="00A177B1"/>
    <w:rsid w:val="00A20FB6"/>
    <w:rsid w:val="00A21094"/>
    <w:rsid w:val="00A22D20"/>
    <w:rsid w:val="00A2446D"/>
    <w:rsid w:val="00A24D4E"/>
    <w:rsid w:val="00A24E07"/>
    <w:rsid w:val="00A25087"/>
    <w:rsid w:val="00A267E6"/>
    <w:rsid w:val="00A27D7E"/>
    <w:rsid w:val="00A30114"/>
    <w:rsid w:val="00A31CB1"/>
    <w:rsid w:val="00A32630"/>
    <w:rsid w:val="00A344BB"/>
    <w:rsid w:val="00A36B89"/>
    <w:rsid w:val="00A3761E"/>
    <w:rsid w:val="00A376A9"/>
    <w:rsid w:val="00A402DE"/>
    <w:rsid w:val="00A4035B"/>
    <w:rsid w:val="00A415FA"/>
    <w:rsid w:val="00A43129"/>
    <w:rsid w:val="00A44225"/>
    <w:rsid w:val="00A44D05"/>
    <w:rsid w:val="00A46821"/>
    <w:rsid w:val="00A50F75"/>
    <w:rsid w:val="00A51C4C"/>
    <w:rsid w:val="00A521A1"/>
    <w:rsid w:val="00A52290"/>
    <w:rsid w:val="00A52329"/>
    <w:rsid w:val="00A528AB"/>
    <w:rsid w:val="00A52F50"/>
    <w:rsid w:val="00A53474"/>
    <w:rsid w:val="00A53814"/>
    <w:rsid w:val="00A55959"/>
    <w:rsid w:val="00A5659C"/>
    <w:rsid w:val="00A56F39"/>
    <w:rsid w:val="00A5733F"/>
    <w:rsid w:val="00A6046D"/>
    <w:rsid w:val="00A616C0"/>
    <w:rsid w:val="00A616C5"/>
    <w:rsid w:val="00A62096"/>
    <w:rsid w:val="00A620D8"/>
    <w:rsid w:val="00A63683"/>
    <w:rsid w:val="00A6392F"/>
    <w:rsid w:val="00A65B69"/>
    <w:rsid w:val="00A72839"/>
    <w:rsid w:val="00A7567C"/>
    <w:rsid w:val="00A77FAA"/>
    <w:rsid w:val="00A817F3"/>
    <w:rsid w:val="00A82165"/>
    <w:rsid w:val="00A83F4D"/>
    <w:rsid w:val="00A84E40"/>
    <w:rsid w:val="00A86FEA"/>
    <w:rsid w:val="00A87695"/>
    <w:rsid w:val="00A87A2C"/>
    <w:rsid w:val="00A919D3"/>
    <w:rsid w:val="00A91F46"/>
    <w:rsid w:val="00A92071"/>
    <w:rsid w:val="00A929ED"/>
    <w:rsid w:val="00A92ABF"/>
    <w:rsid w:val="00A930DA"/>
    <w:rsid w:val="00A9616A"/>
    <w:rsid w:val="00A9686F"/>
    <w:rsid w:val="00A96AA4"/>
    <w:rsid w:val="00A97B81"/>
    <w:rsid w:val="00AA0C19"/>
    <w:rsid w:val="00AA25C7"/>
    <w:rsid w:val="00AA7312"/>
    <w:rsid w:val="00AB06AD"/>
    <w:rsid w:val="00AB3474"/>
    <w:rsid w:val="00AB4407"/>
    <w:rsid w:val="00AB65DD"/>
    <w:rsid w:val="00AC0FA4"/>
    <w:rsid w:val="00AC162A"/>
    <w:rsid w:val="00AC187C"/>
    <w:rsid w:val="00AC2855"/>
    <w:rsid w:val="00AC2A5C"/>
    <w:rsid w:val="00AC3124"/>
    <w:rsid w:val="00AC3427"/>
    <w:rsid w:val="00AC5ED4"/>
    <w:rsid w:val="00AC6C2B"/>
    <w:rsid w:val="00AC6C4F"/>
    <w:rsid w:val="00AC7100"/>
    <w:rsid w:val="00AD0B79"/>
    <w:rsid w:val="00AD0D22"/>
    <w:rsid w:val="00AD2138"/>
    <w:rsid w:val="00AD23CA"/>
    <w:rsid w:val="00AD3FE3"/>
    <w:rsid w:val="00AD47A2"/>
    <w:rsid w:val="00AD4A1F"/>
    <w:rsid w:val="00AD4CEB"/>
    <w:rsid w:val="00AD50B3"/>
    <w:rsid w:val="00AD53DC"/>
    <w:rsid w:val="00AD7EEB"/>
    <w:rsid w:val="00AE19E2"/>
    <w:rsid w:val="00AE2C83"/>
    <w:rsid w:val="00AE30FD"/>
    <w:rsid w:val="00AE3286"/>
    <w:rsid w:val="00AE5217"/>
    <w:rsid w:val="00AE5389"/>
    <w:rsid w:val="00AE5745"/>
    <w:rsid w:val="00AE757A"/>
    <w:rsid w:val="00AE7594"/>
    <w:rsid w:val="00AF184A"/>
    <w:rsid w:val="00AF186B"/>
    <w:rsid w:val="00AF1C3B"/>
    <w:rsid w:val="00AF1CBE"/>
    <w:rsid w:val="00AF47CC"/>
    <w:rsid w:val="00AF6346"/>
    <w:rsid w:val="00B00F22"/>
    <w:rsid w:val="00B02A39"/>
    <w:rsid w:val="00B044C0"/>
    <w:rsid w:val="00B050C6"/>
    <w:rsid w:val="00B05A4C"/>
    <w:rsid w:val="00B060CC"/>
    <w:rsid w:val="00B07209"/>
    <w:rsid w:val="00B10F78"/>
    <w:rsid w:val="00B119BE"/>
    <w:rsid w:val="00B15978"/>
    <w:rsid w:val="00B15A8B"/>
    <w:rsid w:val="00B15FED"/>
    <w:rsid w:val="00B170AB"/>
    <w:rsid w:val="00B171DF"/>
    <w:rsid w:val="00B2167C"/>
    <w:rsid w:val="00B21909"/>
    <w:rsid w:val="00B21CC3"/>
    <w:rsid w:val="00B220CB"/>
    <w:rsid w:val="00B22DDA"/>
    <w:rsid w:val="00B2304C"/>
    <w:rsid w:val="00B23C5C"/>
    <w:rsid w:val="00B2519E"/>
    <w:rsid w:val="00B26133"/>
    <w:rsid w:val="00B269C2"/>
    <w:rsid w:val="00B30F7D"/>
    <w:rsid w:val="00B322B2"/>
    <w:rsid w:val="00B329F2"/>
    <w:rsid w:val="00B33805"/>
    <w:rsid w:val="00B3451F"/>
    <w:rsid w:val="00B349C8"/>
    <w:rsid w:val="00B36976"/>
    <w:rsid w:val="00B421B7"/>
    <w:rsid w:val="00B4227D"/>
    <w:rsid w:val="00B42846"/>
    <w:rsid w:val="00B42C7C"/>
    <w:rsid w:val="00B4357D"/>
    <w:rsid w:val="00B43F11"/>
    <w:rsid w:val="00B45195"/>
    <w:rsid w:val="00B4533E"/>
    <w:rsid w:val="00B4573F"/>
    <w:rsid w:val="00B45E1F"/>
    <w:rsid w:val="00B460DA"/>
    <w:rsid w:val="00B471C2"/>
    <w:rsid w:val="00B4768C"/>
    <w:rsid w:val="00B5273D"/>
    <w:rsid w:val="00B534C9"/>
    <w:rsid w:val="00B545D0"/>
    <w:rsid w:val="00B54B2D"/>
    <w:rsid w:val="00B55348"/>
    <w:rsid w:val="00B56D45"/>
    <w:rsid w:val="00B57C44"/>
    <w:rsid w:val="00B61522"/>
    <w:rsid w:val="00B61806"/>
    <w:rsid w:val="00B62D09"/>
    <w:rsid w:val="00B62F40"/>
    <w:rsid w:val="00B63421"/>
    <w:rsid w:val="00B635B8"/>
    <w:rsid w:val="00B63F26"/>
    <w:rsid w:val="00B650CC"/>
    <w:rsid w:val="00B67689"/>
    <w:rsid w:val="00B7263C"/>
    <w:rsid w:val="00B731FA"/>
    <w:rsid w:val="00B739F8"/>
    <w:rsid w:val="00B74B52"/>
    <w:rsid w:val="00B75416"/>
    <w:rsid w:val="00B7599F"/>
    <w:rsid w:val="00B812B5"/>
    <w:rsid w:val="00B823AB"/>
    <w:rsid w:val="00B84151"/>
    <w:rsid w:val="00B84167"/>
    <w:rsid w:val="00B8434F"/>
    <w:rsid w:val="00B85370"/>
    <w:rsid w:val="00B85955"/>
    <w:rsid w:val="00B8684E"/>
    <w:rsid w:val="00B86BC9"/>
    <w:rsid w:val="00B871E0"/>
    <w:rsid w:val="00B879F2"/>
    <w:rsid w:val="00B87BB9"/>
    <w:rsid w:val="00B87CB9"/>
    <w:rsid w:val="00B91173"/>
    <w:rsid w:val="00B914AB"/>
    <w:rsid w:val="00B9157E"/>
    <w:rsid w:val="00B91B04"/>
    <w:rsid w:val="00B91FBD"/>
    <w:rsid w:val="00B947A7"/>
    <w:rsid w:val="00B94A93"/>
    <w:rsid w:val="00B94F7E"/>
    <w:rsid w:val="00B94FF3"/>
    <w:rsid w:val="00B9676C"/>
    <w:rsid w:val="00B97349"/>
    <w:rsid w:val="00BA0605"/>
    <w:rsid w:val="00BA0A3B"/>
    <w:rsid w:val="00BA0C5C"/>
    <w:rsid w:val="00BA1034"/>
    <w:rsid w:val="00BA171A"/>
    <w:rsid w:val="00BA243B"/>
    <w:rsid w:val="00BA259C"/>
    <w:rsid w:val="00BA2FD4"/>
    <w:rsid w:val="00BA37A6"/>
    <w:rsid w:val="00BA3A2B"/>
    <w:rsid w:val="00BA4654"/>
    <w:rsid w:val="00BA56DA"/>
    <w:rsid w:val="00BA59D3"/>
    <w:rsid w:val="00BA7CE9"/>
    <w:rsid w:val="00BA7ECA"/>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9F0"/>
    <w:rsid w:val="00BC5679"/>
    <w:rsid w:val="00BC5D42"/>
    <w:rsid w:val="00BC690B"/>
    <w:rsid w:val="00BC73AD"/>
    <w:rsid w:val="00BD0D3D"/>
    <w:rsid w:val="00BD0EE8"/>
    <w:rsid w:val="00BD1086"/>
    <w:rsid w:val="00BD1908"/>
    <w:rsid w:val="00BD1DE2"/>
    <w:rsid w:val="00BD39F6"/>
    <w:rsid w:val="00BD4451"/>
    <w:rsid w:val="00BD4C48"/>
    <w:rsid w:val="00BD6CCF"/>
    <w:rsid w:val="00BD714F"/>
    <w:rsid w:val="00BD7D87"/>
    <w:rsid w:val="00BE1D56"/>
    <w:rsid w:val="00BE2204"/>
    <w:rsid w:val="00BE442C"/>
    <w:rsid w:val="00BE4E5E"/>
    <w:rsid w:val="00BE5409"/>
    <w:rsid w:val="00BE73EC"/>
    <w:rsid w:val="00BE7BB5"/>
    <w:rsid w:val="00BF23A9"/>
    <w:rsid w:val="00BF50B6"/>
    <w:rsid w:val="00BF5319"/>
    <w:rsid w:val="00BF56AE"/>
    <w:rsid w:val="00BF607A"/>
    <w:rsid w:val="00BF7770"/>
    <w:rsid w:val="00BF7938"/>
    <w:rsid w:val="00C02A0C"/>
    <w:rsid w:val="00C031AD"/>
    <w:rsid w:val="00C03F83"/>
    <w:rsid w:val="00C0430A"/>
    <w:rsid w:val="00C05426"/>
    <w:rsid w:val="00C064A0"/>
    <w:rsid w:val="00C13135"/>
    <w:rsid w:val="00C13230"/>
    <w:rsid w:val="00C15833"/>
    <w:rsid w:val="00C15F59"/>
    <w:rsid w:val="00C16A36"/>
    <w:rsid w:val="00C178F8"/>
    <w:rsid w:val="00C20F5C"/>
    <w:rsid w:val="00C20F9A"/>
    <w:rsid w:val="00C22B24"/>
    <w:rsid w:val="00C22F53"/>
    <w:rsid w:val="00C23F12"/>
    <w:rsid w:val="00C24431"/>
    <w:rsid w:val="00C25631"/>
    <w:rsid w:val="00C27985"/>
    <w:rsid w:val="00C279D0"/>
    <w:rsid w:val="00C27C8C"/>
    <w:rsid w:val="00C27E37"/>
    <w:rsid w:val="00C30BDE"/>
    <w:rsid w:val="00C30E36"/>
    <w:rsid w:val="00C31641"/>
    <w:rsid w:val="00C31B1D"/>
    <w:rsid w:val="00C329E8"/>
    <w:rsid w:val="00C374CC"/>
    <w:rsid w:val="00C37DFB"/>
    <w:rsid w:val="00C4091A"/>
    <w:rsid w:val="00C40D87"/>
    <w:rsid w:val="00C41BF5"/>
    <w:rsid w:val="00C42056"/>
    <w:rsid w:val="00C42E94"/>
    <w:rsid w:val="00C4481F"/>
    <w:rsid w:val="00C4483A"/>
    <w:rsid w:val="00C44ABC"/>
    <w:rsid w:val="00C45A3C"/>
    <w:rsid w:val="00C46AAC"/>
    <w:rsid w:val="00C46B33"/>
    <w:rsid w:val="00C477ED"/>
    <w:rsid w:val="00C51483"/>
    <w:rsid w:val="00C51BE0"/>
    <w:rsid w:val="00C53579"/>
    <w:rsid w:val="00C53871"/>
    <w:rsid w:val="00C538D8"/>
    <w:rsid w:val="00C54500"/>
    <w:rsid w:val="00C545CF"/>
    <w:rsid w:val="00C5492F"/>
    <w:rsid w:val="00C55463"/>
    <w:rsid w:val="00C55C1B"/>
    <w:rsid w:val="00C55CF2"/>
    <w:rsid w:val="00C56B33"/>
    <w:rsid w:val="00C56F99"/>
    <w:rsid w:val="00C60BE3"/>
    <w:rsid w:val="00C62055"/>
    <w:rsid w:val="00C6471F"/>
    <w:rsid w:val="00C64BBA"/>
    <w:rsid w:val="00C6505E"/>
    <w:rsid w:val="00C6562A"/>
    <w:rsid w:val="00C656EE"/>
    <w:rsid w:val="00C657FC"/>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732"/>
    <w:rsid w:val="00C85194"/>
    <w:rsid w:val="00C86400"/>
    <w:rsid w:val="00C86553"/>
    <w:rsid w:val="00C866F2"/>
    <w:rsid w:val="00C9074B"/>
    <w:rsid w:val="00C911D4"/>
    <w:rsid w:val="00C93391"/>
    <w:rsid w:val="00C937D1"/>
    <w:rsid w:val="00C9436A"/>
    <w:rsid w:val="00C9457B"/>
    <w:rsid w:val="00C94B17"/>
    <w:rsid w:val="00C970AC"/>
    <w:rsid w:val="00C979DD"/>
    <w:rsid w:val="00CA330C"/>
    <w:rsid w:val="00CA37B7"/>
    <w:rsid w:val="00CA3FB2"/>
    <w:rsid w:val="00CA4615"/>
    <w:rsid w:val="00CA4E85"/>
    <w:rsid w:val="00CA4F7A"/>
    <w:rsid w:val="00CA6BE3"/>
    <w:rsid w:val="00CA7563"/>
    <w:rsid w:val="00CA75A0"/>
    <w:rsid w:val="00CA7E35"/>
    <w:rsid w:val="00CB0D12"/>
    <w:rsid w:val="00CB0D4D"/>
    <w:rsid w:val="00CB1759"/>
    <w:rsid w:val="00CB1BD4"/>
    <w:rsid w:val="00CB367E"/>
    <w:rsid w:val="00CB4486"/>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59A3"/>
    <w:rsid w:val="00CD671A"/>
    <w:rsid w:val="00CD6E73"/>
    <w:rsid w:val="00CE06C5"/>
    <w:rsid w:val="00CE1073"/>
    <w:rsid w:val="00CE1235"/>
    <w:rsid w:val="00CE139A"/>
    <w:rsid w:val="00CE4465"/>
    <w:rsid w:val="00CE50B8"/>
    <w:rsid w:val="00CE5787"/>
    <w:rsid w:val="00CE7B4A"/>
    <w:rsid w:val="00CF15A8"/>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FEF"/>
    <w:rsid w:val="00D10E4D"/>
    <w:rsid w:val="00D13AFA"/>
    <w:rsid w:val="00D13C9F"/>
    <w:rsid w:val="00D13EE7"/>
    <w:rsid w:val="00D14507"/>
    <w:rsid w:val="00D14D08"/>
    <w:rsid w:val="00D15E65"/>
    <w:rsid w:val="00D16BC8"/>
    <w:rsid w:val="00D16D22"/>
    <w:rsid w:val="00D17701"/>
    <w:rsid w:val="00D17C8C"/>
    <w:rsid w:val="00D2383F"/>
    <w:rsid w:val="00D23B7A"/>
    <w:rsid w:val="00D24DC2"/>
    <w:rsid w:val="00D25A3E"/>
    <w:rsid w:val="00D25BE5"/>
    <w:rsid w:val="00D25FBF"/>
    <w:rsid w:val="00D27899"/>
    <w:rsid w:val="00D27BC4"/>
    <w:rsid w:val="00D36B84"/>
    <w:rsid w:val="00D412F3"/>
    <w:rsid w:val="00D41BC2"/>
    <w:rsid w:val="00D422D3"/>
    <w:rsid w:val="00D42399"/>
    <w:rsid w:val="00D424D2"/>
    <w:rsid w:val="00D42ED5"/>
    <w:rsid w:val="00D43103"/>
    <w:rsid w:val="00D441F9"/>
    <w:rsid w:val="00D445EC"/>
    <w:rsid w:val="00D4485F"/>
    <w:rsid w:val="00D4527B"/>
    <w:rsid w:val="00D4545F"/>
    <w:rsid w:val="00D46557"/>
    <w:rsid w:val="00D468F9"/>
    <w:rsid w:val="00D47B3D"/>
    <w:rsid w:val="00D51119"/>
    <w:rsid w:val="00D51DED"/>
    <w:rsid w:val="00D5265C"/>
    <w:rsid w:val="00D53502"/>
    <w:rsid w:val="00D55109"/>
    <w:rsid w:val="00D55F0A"/>
    <w:rsid w:val="00D573A3"/>
    <w:rsid w:val="00D57F0B"/>
    <w:rsid w:val="00D60950"/>
    <w:rsid w:val="00D62415"/>
    <w:rsid w:val="00D63C4A"/>
    <w:rsid w:val="00D642C8"/>
    <w:rsid w:val="00D64748"/>
    <w:rsid w:val="00D663D1"/>
    <w:rsid w:val="00D673D3"/>
    <w:rsid w:val="00D6755F"/>
    <w:rsid w:val="00D71176"/>
    <w:rsid w:val="00D72E50"/>
    <w:rsid w:val="00D74C5C"/>
    <w:rsid w:val="00D76B53"/>
    <w:rsid w:val="00D80624"/>
    <w:rsid w:val="00D8231B"/>
    <w:rsid w:val="00D86D43"/>
    <w:rsid w:val="00D86E59"/>
    <w:rsid w:val="00D907B4"/>
    <w:rsid w:val="00D90B2D"/>
    <w:rsid w:val="00D91BAE"/>
    <w:rsid w:val="00D9316F"/>
    <w:rsid w:val="00D94097"/>
    <w:rsid w:val="00D9474C"/>
    <w:rsid w:val="00D9483B"/>
    <w:rsid w:val="00D94E61"/>
    <w:rsid w:val="00D957B2"/>
    <w:rsid w:val="00D96ED9"/>
    <w:rsid w:val="00DA139B"/>
    <w:rsid w:val="00DA21CC"/>
    <w:rsid w:val="00DA2453"/>
    <w:rsid w:val="00DA535D"/>
    <w:rsid w:val="00DA63C1"/>
    <w:rsid w:val="00DB0AE3"/>
    <w:rsid w:val="00DB1037"/>
    <w:rsid w:val="00DB162F"/>
    <w:rsid w:val="00DB16E6"/>
    <w:rsid w:val="00DB3735"/>
    <w:rsid w:val="00DB45BB"/>
    <w:rsid w:val="00DB49BB"/>
    <w:rsid w:val="00DB59C5"/>
    <w:rsid w:val="00DB5EDF"/>
    <w:rsid w:val="00DB77CD"/>
    <w:rsid w:val="00DC0DAB"/>
    <w:rsid w:val="00DC2904"/>
    <w:rsid w:val="00DC3089"/>
    <w:rsid w:val="00DC4431"/>
    <w:rsid w:val="00DC53F2"/>
    <w:rsid w:val="00DC5713"/>
    <w:rsid w:val="00DC6973"/>
    <w:rsid w:val="00DC6CE8"/>
    <w:rsid w:val="00DC6F1F"/>
    <w:rsid w:val="00DC7175"/>
    <w:rsid w:val="00DC7487"/>
    <w:rsid w:val="00DC75DE"/>
    <w:rsid w:val="00DD1F2D"/>
    <w:rsid w:val="00DD4206"/>
    <w:rsid w:val="00DD4CFB"/>
    <w:rsid w:val="00DD642C"/>
    <w:rsid w:val="00DD7055"/>
    <w:rsid w:val="00DD79C4"/>
    <w:rsid w:val="00DD7E12"/>
    <w:rsid w:val="00DE092C"/>
    <w:rsid w:val="00DE0DDD"/>
    <w:rsid w:val="00DE16A4"/>
    <w:rsid w:val="00DE5551"/>
    <w:rsid w:val="00DE598D"/>
    <w:rsid w:val="00DE5E77"/>
    <w:rsid w:val="00DE7C85"/>
    <w:rsid w:val="00DE7F28"/>
    <w:rsid w:val="00DF016E"/>
    <w:rsid w:val="00DF0B98"/>
    <w:rsid w:val="00DF1632"/>
    <w:rsid w:val="00DF188E"/>
    <w:rsid w:val="00DF2011"/>
    <w:rsid w:val="00DF2BFA"/>
    <w:rsid w:val="00DF3950"/>
    <w:rsid w:val="00DF435D"/>
    <w:rsid w:val="00DF4B70"/>
    <w:rsid w:val="00DF6A39"/>
    <w:rsid w:val="00E00EAD"/>
    <w:rsid w:val="00E00F8B"/>
    <w:rsid w:val="00E012B1"/>
    <w:rsid w:val="00E0146D"/>
    <w:rsid w:val="00E024DF"/>
    <w:rsid w:val="00E04CDE"/>
    <w:rsid w:val="00E050E5"/>
    <w:rsid w:val="00E0520A"/>
    <w:rsid w:val="00E056DA"/>
    <w:rsid w:val="00E06805"/>
    <w:rsid w:val="00E069BC"/>
    <w:rsid w:val="00E06AFA"/>
    <w:rsid w:val="00E06D8B"/>
    <w:rsid w:val="00E1030A"/>
    <w:rsid w:val="00E105F3"/>
    <w:rsid w:val="00E11458"/>
    <w:rsid w:val="00E11598"/>
    <w:rsid w:val="00E11D3C"/>
    <w:rsid w:val="00E13F5C"/>
    <w:rsid w:val="00E1576E"/>
    <w:rsid w:val="00E17EE8"/>
    <w:rsid w:val="00E2013D"/>
    <w:rsid w:val="00E21E8C"/>
    <w:rsid w:val="00E226D5"/>
    <w:rsid w:val="00E2409C"/>
    <w:rsid w:val="00E261EA"/>
    <w:rsid w:val="00E3172B"/>
    <w:rsid w:val="00E32EC2"/>
    <w:rsid w:val="00E33374"/>
    <w:rsid w:val="00E34E71"/>
    <w:rsid w:val="00E34EFA"/>
    <w:rsid w:val="00E35081"/>
    <w:rsid w:val="00E35161"/>
    <w:rsid w:val="00E35FD5"/>
    <w:rsid w:val="00E3626D"/>
    <w:rsid w:val="00E36F13"/>
    <w:rsid w:val="00E37AD9"/>
    <w:rsid w:val="00E40B74"/>
    <w:rsid w:val="00E40E2C"/>
    <w:rsid w:val="00E41E78"/>
    <w:rsid w:val="00E41FEC"/>
    <w:rsid w:val="00E431F9"/>
    <w:rsid w:val="00E445C5"/>
    <w:rsid w:val="00E449B2"/>
    <w:rsid w:val="00E44F40"/>
    <w:rsid w:val="00E4696B"/>
    <w:rsid w:val="00E469B9"/>
    <w:rsid w:val="00E46B66"/>
    <w:rsid w:val="00E46DA3"/>
    <w:rsid w:val="00E500FA"/>
    <w:rsid w:val="00E509B1"/>
    <w:rsid w:val="00E54A4F"/>
    <w:rsid w:val="00E54B8C"/>
    <w:rsid w:val="00E54D2F"/>
    <w:rsid w:val="00E56B59"/>
    <w:rsid w:val="00E575DE"/>
    <w:rsid w:val="00E6028F"/>
    <w:rsid w:val="00E604B5"/>
    <w:rsid w:val="00E605D6"/>
    <w:rsid w:val="00E61592"/>
    <w:rsid w:val="00E616C5"/>
    <w:rsid w:val="00E6340A"/>
    <w:rsid w:val="00E63D5F"/>
    <w:rsid w:val="00E63E09"/>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2100"/>
    <w:rsid w:val="00E8223F"/>
    <w:rsid w:val="00E8250A"/>
    <w:rsid w:val="00E8276A"/>
    <w:rsid w:val="00E842CB"/>
    <w:rsid w:val="00E84B98"/>
    <w:rsid w:val="00E857CE"/>
    <w:rsid w:val="00E86FB1"/>
    <w:rsid w:val="00E91171"/>
    <w:rsid w:val="00E92108"/>
    <w:rsid w:val="00E92D8C"/>
    <w:rsid w:val="00E93F21"/>
    <w:rsid w:val="00E95168"/>
    <w:rsid w:val="00E95737"/>
    <w:rsid w:val="00E95CC0"/>
    <w:rsid w:val="00E97AE8"/>
    <w:rsid w:val="00EA1DDE"/>
    <w:rsid w:val="00EA262B"/>
    <w:rsid w:val="00EA2C59"/>
    <w:rsid w:val="00EA2D37"/>
    <w:rsid w:val="00EA382B"/>
    <w:rsid w:val="00EA3D45"/>
    <w:rsid w:val="00EA3E21"/>
    <w:rsid w:val="00EA452E"/>
    <w:rsid w:val="00EA54EE"/>
    <w:rsid w:val="00EA5A0A"/>
    <w:rsid w:val="00EA6F90"/>
    <w:rsid w:val="00EA7474"/>
    <w:rsid w:val="00EA74F0"/>
    <w:rsid w:val="00EB109C"/>
    <w:rsid w:val="00EB1496"/>
    <w:rsid w:val="00EB2389"/>
    <w:rsid w:val="00EB29BA"/>
    <w:rsid w:val="00EB343D"/>
    <w:rsid w:val="00EB514F"/>
    <w:rsid w:val="00EB52EF"/>
    <w:rsid w:val="00EB75B4"/>
    <w:rsid w:val="00EC1274"/>
    <w:rsid w:val="00EC2514"/>
    <w:rsid w:val="00EC5885"/>
    <w:rsid w:val="00EC5B35"/>
    <w:rsid w:val="00EC5BD2"/>
    <w:rsid w:val="00EC5FAE"/>
    <w:rsid w:val="00EC5FD1"/>
    <w:rsid w:val="00EC7596"/>
    <w:rsid w:val="00EC78AC"/>
    <w:rsid w:val="00ED0262"/>
    <w:rsid w:val="00ED1012"/>
    <w:rsid w:val="00ED144D"/>
    <w:rsid w:val="00ED3671"/>
    <w:rsid w:val="00ED479D"/>
    <w:rsid w:val="00ED4E36"/>
    <w:rsid w:val="00ED7044"/>
    <w:rsid w:val="00ED7074"/>
    <w:rsid w:val="00ED7606"/>
    <w:rsid w:val="00EE0914"/>
    <w:rsid w:val="00EE0BF2"/>
    <w:rsid w:val="00EE1746"/>
    <w:rsid w:val="00EE1C73"/>
    <w:rsid w:val="00EE3098"/>
    <w:rsid w:val="00EE3993"/>
    <w:rsid w:val="00EE5C0E"/>
    <w:rsid w:val="00EE60F7"/>
    <w:rsid w:val="00EE6808"/>
    <w:rsid w:val="00EF2279"/>
    <w:rsid w:val="00EF36D1"/>
    <w:rsid w:val="00EF3A0E"/>
    <w:rsid w:val="00EF500E"/>
    <w:rsid w:val="00EF50DE"/>
    <w:rsid w:val="00EF60B1"/>
    <w:rsid w:val="00EF74A5"/>
    <w:rsid w:val="00F0049E"/>
    <w:rsid w:val="00F019FF"/>
    <w:rsid w:val="00F03E51"/>
    <w:rsid w:val="00F04341"/>
    <w:rsid w:val="00F07426"/>
    <w:rsid w:val="00F1018A"/>
    <w:rsid w:val="00F10D5F"/>
    <w:rsid w:val="00F11C1B"/>
    <w:rsid w:val="00F11CE7"/>
    <w:rsid w:val="00F11F3E"/>
    <w:rsid w:val="00F13A04"/>
    <w:rsid w:val="00F13B28"/>
    <w:rsid w:val="00F14959"/>
    <w:rsid w:val="00F14B09"/>
    <w:rsid w:val="00F1571E"/>
    <w:rsid w:val="00F15AA2"/>
    <w:rsid w:val="00F15E53"/>
    <w:rsid w:val="00F17937"/>
    <w:rsid w:val="00F17C11"/>
    <w:rsid w:val="00F17FC1"/>
    <w:rsid w:val="00F20A12"/>
    <w:rsid w:val="00F2292E"/>
    <w:rsid w:val="00F2318A"/>
    <w:rsid w:val="00F238DF"/>
    <w:rsid w:val="00F23ECD"/>
    <w:rsid w:val="00F245CE"/>
    <w:rsid w:val="00F24E0D"/>
    <w:rsid w:val="00F25436"/>
    <w:rsid w:val="00F25866"/>
    <w:rsid w:val="00F25BCA"/>
    <w:rsid w:val="00F26143"/>
    <w:rsid w:val="00F26C49"/>
    <w:rsid w:val="00F27C63"/>
    <w:rsid w:val="00F27E63"/>
    <w:rsid w:val="00F319C6"/>
    <w:rsid w:val="00F34A42"/>
    <w:rsid w:val="00F34B40"/>
    <w:rsid w:val="00F3526A"/>
    <w:rsid w:val="00F358F1"/>
    <w:rsid w:val="00F370B2"/>
    <w:rsid w:val="00F37723"/>
    <w:rsid w:val="00F3793E"/>
    <w:rsid w:val="00F403C7"/>
    <w:rsid w:val="00F40673"/>
    <w:rsid w:val="00F40C70"/>
    <w:rsid w:val="00F42DB3"/>
    <w:rsid w:val="00F43936"/>
    <w:rsid w:val="00F45B98"/>
    <w:rsid w:val="00F464DE"/>
    <w:rsid w:val="00F507AA"/>
    <w:rsid w:val="00F50E75"/>
    <w:rsid w:val="00F51DC2"/>
    <w:rsid w:val="00F52F92"/>
    <w:rsid w:val="00F536C3"/>
    <w:rsid w:val="00F538BD"/>
    <w:rsid w:val="00F5654C"/>
    <w:rsid w:val="00F566E7"/>
    <w:rsid w:val="00F57081"/>
    <w:rsid w:val="00F613D8"/>
    <w:rsid w:val="00F615BF"/>
    <w:rsid w:val="00F6273D"/>
    <w:rsid w:val="00F64919"/>
    <w:rsid w:val="00F64C19"/>
    <w:rsid w:val="00F65010"/>
    <w:rsid w:val="00F6501F"/>
    <w:rsid w:val="00F65D1C"/>
    <w:rsid w:val="00F6667D"/>
    <w:rsid w:val="00F6684B"/>
    <w:rsid w:val="00F72221"/>
    <w:rsid w:val="00F72AC1"/>
    <w:rsid w:val="00F744B4"/>
    <w:rsid w:val="00F7482D"/>
    <w:rsid w:val="00F74C0B"/>
    <w:rsid w:val="00F75014"/>
    <w:rsid w:val="00F75C6D"/>
    <w:rsid w:val="00F75D97"/>
    <w:rsid w:val="00F81540"/>
    <w:rsid w:val="00F8348A"/>
    <w:rsid w:val="00F83E88"/>
    <w:rsid w:val="00F84A1C"/>
    <w:rsid w:val="00F84D5C"/>
    <w:rsid w:val="00F86BD2"/>
    <w:rsid w:val="00F872D4"/>
    <w:rsid w:val="00F876C1"/>
    <w:rsid w:val="00F917B3"/>
    <w:rsid w:val="00F92908"/>
    <w:rsid w:val="00F92FFB"/>
    <w:rsid w:val="00F934E6"/>
    <w:rsid w:val="00F941C8"/>
    <w:rsid w:val="00F94436"/>
    <w:rsid w:val="00F96A03"/>
    <w:rsid w:val="00F9710A"/>
    <w:rsid w:val="00FA1783"/>
    <w:rsid w:val="00FA2C4A"/>
    <w:rsid w:val="00FA4577"/>
    <w:rsid w:val="00FA50B0"/>
    <w:rsid w:val="00FA53FB"/>
    <w:rsid w:val="00FA627F"/>
    <w:rsid w:val="00FA6640"/>
    <w:rsid w:val="00FA6AC7"/>
    <w:rsid w:val="00FA7B45"/>
    <w:rsid w:val="00FB1391"/>
    <w:rsid w:val="00FB14F3"/>
    <w:rsid w:val="00FB2EA9"/>
    <w:rsid w:val="00FB57AA"/>
    <w:rsid w:val="00FB7172"/>
    <w:rsid w:val="00FB730F"/>
    <w:rsid w:val="00FB754E"/>
    <w:rsid w:val="00FC03D3"/>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47CB"/>
    <w:rsid w:val="00FD487A"/>
    <w:rsid w:val="00FD5445"/>
    <w:rsid w:val="00FD75AB"/>
    <w:rsid w:val="00FD790F"/>
    <w:rsid w:val="00FD7D8C"/>
    <w:rsid w:val="00FE136D"/>
    <w:rsid w:val="00FE1E0E"/>
    <w:rsid w:val="00FE262F"/>
    <w:rsid w:val="00FE2ACF"/>
    <w:rsid w:val="00FE350C"/>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14234</TotalTime>
  <Pages>35</Pages>
  <Words>31008</Words>
  <Characters>167134</Characters>
  <Application>Microsoft Office Word</Application>
  <DocSecurity>0</DocSecurity>
  <Lines>3153</Lines>
  <Paragraphs>1125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2222</cp:revision>
  <dcterms:created xsi:type="dcterms:W3CDTF">2025-11-07T18:49:00Z</dcterms:created>
  <dcterms:modified xsi:type="dcterms:W3CDTF">2026-02-06T20:39:00Z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id="ohZQpBQS"/&gt;&lt;style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