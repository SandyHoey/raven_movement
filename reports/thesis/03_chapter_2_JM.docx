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56D59" w14:textId="4F3ED58F" w:rsidR="00BA7CE9" w:rsidRPr="00412EDF" w:rsidRDefault="00BA7CE9" w:rsidP="00271D58">
      <w:pPr>
        <w:spacing w:line="480" w:lineRule="auto"/>
        <w:jc w:val="center"/>
        <w:rPr>
          <w:rFonts w:cs="Calibri"/>
          <w:b/>
          <w:bCs/>
        </w:rPr>
      </w:pPr>
      <w:r w:rsidRPr="00412EDF">
        <w:rPr>
          <w:rFonts w:cs="Calibri"/>
          <w:b/>
          <w:bCs/>
        </w:rPr>
        <w:t>Chapter 2: Breeding raven foraging decisions in the face of multiple sources of carrion.</w:t>
      </w:r>
    </w:p>
    <w:p w14:paraId="4420ED36" w14:textId="77777777" w:rsidR="00BA7CE9" w:rsidRPr="00412EDF" w:rsidRDefault="00BA7CE9" w:rsidP="00271D58">
      <w:pPr>
        <w:spacing w:line="480" w:lineRule="auto"/>
        <w:rPr>
          <w:b/>
          <w:bCs/>
        </w:rPr>
      </w:pPr>
      <w:r w:rsidRPr="00412EDF">
        <w:rPr>
          <w:b/>
          <w:bCs/>
        </w:rPr>
        <w:t>Introduction</w:t>
      </w:r>
    </w:p>
    <w:p w14:paraId="3D50B780" w14:textId="01DF17BB" w:rsidR="005B6B79" w:rsidRDefault="00EE3993" w:rsidP="00271D58">
      <w:pPr>
        <w:spacing w:line="480" w:lineRule="auto"/>
        <w:ind w:firstLine="720"/>
      </w:pPr>
      <w:r>
        <w:t>Individual organisms must allocate time across daily activities</w:t>
      </w:r>
      <w:r w:rsidR="00D13C9F">
        <w:t>,</w:t>
      </w:r>
      <w:r>
        <w:t xml:space="preserve"> such as foraging, resting, and maintenance</w:t>
      </w:r>
      <w:r w:rsidR="00D13C9F">
        <w:t>,</w:t>
      </w:r>
      <w:r>
        <w:t xml:space="preserve"> to maximize their fitness </w:t>
      </w:r>
      <w:r w:rsidR="00376ADD">
        <w:fldChar w:fldCharType="begin"/>
      </w:r>
      <w:r w:rsidR="00492D11">
        <w:instrText xml:space="preserve"> ADDIN ZOTERO_ITEM CSL_CITATION {"citationID":"Qy6i0zbT","properties":{"formattedCitation":"(Dunbar et al. 2009)","plainCitation":"(Dunbar et al. 2009)","noteIndex":0},"citationItems":[{"id":1124,"uris":["http://zotero.org/users/9968163/items/BE5INPXI"],"itemData":{"id":1124,"type":"article-journal","abstract":"Conventional approaches to population biology emphasise the roles of climatic conditions, nutrient flow and predation as constraints on population dynamics. We argue here that this focus has obscured the role of time as a crucial constraint on species’ abilities to survive in some habitats. Time constraints may be particularly intrusive both for species that live in intensely bonded groups (where the need to devote time to social interaction may ultimately limit the size of group that a species can maintain in a particular habitat) and for taxa that face constraints on the length of the active day. We use a linear programming approach that allows us to specify both how time allocations to different activities are influenced by local environmental and climatic variables and how these in turn limit group size and population density. The linear programming approach identifies the realizable niche space within which a species can maintain coherent groups that are larger than the minimum viable group size (or density). This approach thus allow us to understand better why a given taxon can survive in some habitats but not others, as well as the demographic stress that a population may face. In addition, they also allow us to evaluate the implications of both past and future climate change for a taxon’s ability to cope with particular habitats.","container-title":"Biological Reviews","DOI":"10.1111/j.1469-185X.2009.00080.x","ISSN":"1469-185X","issue":"3","language":"en","note":"_eprint: https://onlinelibrary.wiley.com/doi/pdf/10.1111/j.1469-185X.2009.00080.x","page":"413-429","source":"Wiley Online Library","title":"Time as an ecological constraint","volume":"84","author":[{"family":"Dunbar","given":"R. I. M."},{"family":"Korstjens","given":"A. H."},{"family":"Lehmann","given":"J."},{"family":"Project","given":"British Academy Centenary Research"}],"issued":{"date-parts":[["2009"]]}}}],"schema":"https://github.com/citation-style-language/schema/raw/master/csl-citation.json"} </w:instrText>
      </w:r>
      <w:r w:rsidR="00376ADD">
        <w:fldChar w:fldCharType="separate"/>
      </w:r>
      <w:r w:rsidR="00376ADD" w:rsidRPr="00376ADD">
        <w:rPr>
          <w:rFonts w:ascii="Aptos" w:hAnsi="Aptos"/>
        </w:rPr>
        <w:t>(Dunbar et al. 2009)</w:t>
      </w:r>
      <w:r w:rsidR="00376ADD">
        <w:fldChar w:fldCharType="end"/>
      </w:r>
      <w:r w:rsidR="00376ADD">
        <w:t xml:space="preserve">. </w:t>
      </w:r>
      <w:r>
        <w:t>Some a</w:t>
      </w:r>
      <w:r w:rsidR="00AC5ED4">
        <w:t xml:space="preserve">nimals </w:t>
      </w:r>
      <w:r w:rsidR="0000186B">
        <w:t>may</w:t>
      </w:r>
      <w:r w:rsidR="00AC5ED4">
        <w:t xml:space="preserve"> </w:t>
      </w:r>
      <w:r w:rsidR="00762A39">
        <w:t xml:space="preserve">adjust their time budget </w:t>
      </w:r>
      <w:r w:rsidR="00AC5ED4">
        <w:t xml:space="preserve">to maximize their chances of survival </w:t>
      </w:r>
      <w:r w:rsidR="0000186B">
        <w:t>based on</w:t>
      </w:r>
      <w:r w:rsidR="00AC5ED4">
        <w:t xml:space="preserve"> their understanding of available resources.</w:t>
      </w:r>
      <w:r w:rsidR="00762A39">
        <w:t xml:space="preserve"> Such changes may be influenced by changing environmental conditions, including predation risk and food and water availability.</w:t>
      </w:r>
      <w:r w:rsidR="00F92FFB">
        <w:t xml:space="preserve"> Barbary macaques(</w:t>
      </w:r>
      <w:r w:rsidR="00F92FFB">
        <w:rPr>
          <w:i/>
          <w:iCs/>
        </w:rPr>
        <w:t>Macaca sylvanus</w:t>
      </w:r>
      <w:r w:rsidR="00F92FFB">
        <w:t>) in forest</w:t>
      </w:r>
      <w:r w:rsidR="00D13C9F">
        <w:t>s</w:t>
      </w:r>
      <w:r w:rsidR="00F92FFB">
        <w:t xml:space="preserve"> heavily modified for pastoralism minimized their diurnal resting time to attain enough food </w:t>
      </w:r>
      <w:r w:rsidR="00F92FFB">
        <w:fldChar w:fldCharType="begin"/>
      </w:r>
      <w:r w:rsidR="00492D11">
        <w:instrText xml:space="preserve"> ADDIN ZOTERO_ITEM CSL_CITATION {"citationID":"JmzkNVlG","properties":{"formattedCitation":"(M\\uc0\\u233{}nard et al. 2013)","plainCitation":"(Ménard et al. 2013)","noteIndex":0},"citationItems":[{"id":1181,"uris":["http://zotero.org/users/9968163/items/9D5QHHR8"],"itemData":{"id":1181,"type":"article-journal","abstract":"Barbary macaques, like other non-human primates living in highly seasonal temperate environments, display high monthly variations in their diet. In addition, their diet changes according to the habitat type they colonize and to the degree of habitat degradation due to resource exploitation by local people, in particular through pastoralism. We studied the time-budget adjustments of wild Barbary macaques in three cedar–oak forests impacted by different intensities of grazing pressure from goats and sheep. We examined how diet variations influenced the time monkeys spent in their activities and their day range lengths (i.e. their energy costs). At three studied sites, diet composition and time budgets showed marked seasonal variations. Diet composition had a strong influence on monkeys’ time budget. In the forest where pastoralism was the highest, diet included a greater proportion of underground resources, shrub fruit and acorns, which led to an increase in the time spent foraging and moving, as well as an important increase in day range lengths. Energy costs were therefore higher in a degraded environment than in a suitable habitat. The monkeys living in forests subjected to pastoralism took advantage of increased day lengths to spend more time searching for food. However, in the forest with the highest pastoralism pressure, although monkeys spent more time foraging, they spent less time feeding than monkeys at the other sites. In addition, they appeared to have reached the limits of the available time they could devote to these activities, as their diurnal resting time was at its lowest level over several months. Temperature variations did not appear to modify monkeys’ time budgets. In the least favourable habitat, saving time from resting activity allowed monkeys to maintain a relatively high level of social activity, partly linked to rearing constraints.","container-title":"Primates","DOI":"10.1007/s10329-013-0350-x","ISSN":"1610-7365","issue":"3","journalAbbreviation":"Primates","language":"en","page":"217-228","source":"Springer Link","title":"Effect of habitat quality on the ecological behaviour of a temperate-living primate: time-budget adjustments","title-short":"Effect of habitat quality on the ecological behaviour of a temperate-living primate","volume":"54","author":[{"family":"Ménard","given":"Nelly"},{"family":"Motsch","given":"Peggy"},{"family":"Delahaye","given":"Alexia"},{"family":"Saintvanne","given":"Alice"},{"family":"Le Flohic","given":"Guillaume"},{"family":"Dupé","given":"Sandrine"},{"family":"Vallet","given":"Dominique"},{"family":"Qarro","given":"Mohamed"},{"family":"Pierre","given":"Jean-Sébastien"}],"issued":{"date-parts":[["2013",7,1]]}}}],"schema":"https://github.com/citation-style-language/schema/raw/master/csl-citation.json"} </w:instrText>
      </w:r>
      <w:r w:rsidR="00F92FFB">
        <w:fldChar w:fldCharType="separate"/>
      </w:r>
      <w:r w:rsidR="00F92FFB" w:rsidRPr="00F92FFB">
        <w:rPr>
          <w:rFonts w:ascii="Aptos" w:hAnsi="Aptos" w:cs="Times New Roman"/>
          <w:kern w:val="0"/>
        </w:rPr>
        <w:t>(Ménard et al. 2013)</w:t>
      </w:r>
      <w:r w:rsidR="00F92FFB">
        <w:fldChar w:fldCharType="end"/>
      </w:r>
      <w:r w:rsidR="005B6B79">
        <w:t xml:space="preserve">. </w:t>
      </w:r>
      <w:r w:rsidR="00B00F22">
        <w:t>Female common eiders (</w:t>
      </w:r>
      <w:r w:rsidR="00B00F22">
        <w:rPr>
          <w:i/>
          <w:iCs/>
        </w:rPr>
        <w:t>Somateria mollissima</w:t>
      </w:r>
      <w:r w:rsidR="00B00F22">
        <w:t>) abandon their chicks w</w:t>
      </w:r>
      <w:r w:rsidR="001907DA">
        <w:t>hen in poor body condition, trading reproductive success for foraging opportunities</w:t>
      </w:r>
      <w:r w:rsidR="00FA53FB">
        <w:t xml:space="preserve"> </w:t>
      </w:r>
      <w:r w:rsidR="00EA262B">
        <w:fldChar w:fldCharType="begin"/>
      </w:r>
      <w:r w:rsidR="00492D11">
        <w:instrText xml:space="preserve"> ADDIN ZOTERO_ITEM CSL_CITATION {"citationID":"SNtyhYeb","properties":{"formattedCitation":"(Bustnes and Erikstad 1991)","plainCitation":"(Bustnes and Erikstad 1991)","noteIndex":0},"citationItems":[{"id":1159,"uris":["http://zotero.org/users/9968163/items/7VKITEWJ"],"itemData":{"id":1159,"type":"article-journal","abstract":"Parental care in common eiders (Somateria mollissima) was studied during three field seasons in northern Norway. Forty-two percent of the females were found to abandon their brood. Abandonment and tending of broods and crèches were not obligate individual strategies, but changed between years. Females abandoning their young laid smaller clutches and had a lower body weight at hatching than brood- and crèche-tending females, indicating that they were in poor body condition. This supports the hypothesis that abandoning the brood is a salvage strategy in which energetic stress limits females' ability to care for their young. Young of \"abandoners\" seemed to have a lower survival rate than young of \"tenders,\" which suggests a reproductive cost of abandoning the young. Forty-seven percent of tagged ducklings were found with females other than their mother. Twenty-seven percent of the brood- and crèche-tending females lost young to other females, but never more than one duckling. Adoptions of foreign ducklings, above the normal brood size of four, did not lead to greater parental effort, and duckling survival was similar among broods and crèches of different sizes. This suggests that adoptions may be of neutral adaptive value. Two females often formed stable crèches, but duckling survival was not significantly different from that in broods and crèches with single females.","container-title":"Canadian Journal of Zoology","DOI":"10.1139/z91-216","ISSN":"0008-4301","issue":"6","journalAbbreviation":"Can. J. Zool.","page":"1538-1545","publisher":"NRC Research Press","source":"cdnsciencepub.com (Atypon)","title":"Parental care in the common eider (Somateria mollissima): factors affecting abandonment and adoption of young","title-short":"Parental care in the common eider (Somateria mollissima)","volume":"69","author":[{"family":"Bustnes","given":"Jan O."},{"family":"Erikstad","given":"Kjell E."}],"issued":{"date-parts":[["1991",6]]}}}],"schema":"https://github.com/citation-style-language/schema/raw/master/csl-citation.json"} </w:instrText>
      </w:r>
      <w:r w:rsidR="00EA262B">
        <w:fldChar w:fldCharType="separate"/>
      </w:r>
      <w:r w:rsidR="00EA262B" w:rsidRPr="00EA262B">
        <w:rPr>
          <w:rFonts w:ascii="Aptos" w:hAnsi="Aptos"/>
        </w:rPr>
        <w:t>(Bustnes and Erikstad 1991)</w:t>
      </w:r>
      <w:r w:rsidR="00EA262B">
        <w:fldChar w:fldCharType="end"/>
      </w:r>
      <w:r w:rsidR="00EA262B">
        <w:t xml:space="preserve">. </w:t>
      </w:r>
      <w:r w:rsidR="005B6B79">
        <w:t>These decision</w:t>
      </w:r>
      <w:r w:rsidR="00B67689">
        <w:t>s</w:t>
      </w:r>
      <w:r w:rsidR="005B6B79">
        <w:t xml:space="preserve"> become more </w:t>
      </w:r>
      <w:r w:rsidR="00D13C9F">
        <w:t>challenging</w:t>
      </w:r>
      <w:r w:rsidR="005B6B79">
        <w:t xml:space="preserve"> when resource</w:t>
      </w:r>
      <w:r w:rsidR="00B67689">
        <w:t>s</w:t>
      </w:r>
      <w:r w:rsidR="005B6B79">
        <w:t xml:space="preserve"> are not </w:t>
      </w:r>
      <w:r w:rsidR="00B67689">
        <w:t>scarce but</w:t>
      </w:r>
      <w:r w:rsidR="005B6B79">
        <w:t xml:space="preserve"> are instead unpredictable. </w:t>
      </w:r>
    </w:p>
    <w:p w14:paraId="3F1FF29E" w14:textId="4E18CEF5" w:rsidR="00030B47" w:rsidRPr="009E1716" w:rsidRDefault="00E63D5F" w:rsidP="00271D58">
      <w:pPr>
        <w:spacing w:line="480" w:lineRule="auto"/>
        <w:ind w:firstLine="720"/>
      </w:pPr>
      <w:r>
        <w:t xml:space="preserve">Scavengers utilize an inherently unpredictable, ephemeral resource. The availability of carrion can vary </w:t>
      </w:r>
      <w:r w:rsidR="00F92FFB">
        <w:t>from</w:t>
      </w:r>
      <w:r>
        <w:t xml:space="preserve"> year </w:t>
      </w:r>
      <w:r w:rsidR="00F92FFB">
        <w:t>to year due to</w:t>
      </w:r>
      <w:r>
        <w:t xml:space="preserve"> weather conditions</w:t>
      </w:r>
      <w:r w:rsidR="00D13C9F">
        <w:t>,</w:t>
      </w:r>
      <w:r>
        <w:t xml:space="preserve"> leading to animal</w:t>
      </w:r>
      <w:r w:rsidR="00F92FFB">
        <w:t xml:space="preserve"> deaths </w:t>
      </w:r>
      <w:r>
        <w:t>from starvation or exposure. Carrion</w:t>
      </w:r>
      <w:r w:rsidR="00DB1037">
        <w:t xml:space="preserve"> availability</w:t>
      </w:r>
      <w:r>
        <w:t xml:space="preserve"> can also vary </w:t>
      </w:r>
      <w:r w:rsidR="00272280">
        <w:t>with</w:t>
      </w:r>
      <w:r>
        <w:t xml:space="preserve"> the population </w:t>
      </w:r>
      <w:r w:rsidR="00C05426">
        <w:t xml:space="preserve">size, distribution, </w:t>
      </w:r>
      <w:r>
        <w:t>and</w:t>
      </w:r>
      <w:r w:rsidR="002809B6">
        <w:t xml:space="preserve"> the</w:t>
      </w:r>
      <w:r>
        <w:t xml:space="preserve"> hunting success</w:t>
      </w:r>
      <w:r w:rsidR="00FF18AC">
        <w:t xml:space="preserve"> rates</w:t>
      </w:r>
      <w:r>
        <w:t xml:space="preserve"> of local predators. </w:t>
      </w:r>
      <w:r w:rsidR="00873EE6">
        <w:t>Scavengers</w:t>
      </w:r>
      <w:r w:rsidR="00F872D4">
        <w:t xml:space="preserve"> have developed efficient </w:t>
      </w:r>
      <w:r w:rsidR="00C67F5B">
        <w:t>movement patterns to facilitate the</w:t>
      </w:r>
      <w:r w:rsidR="00F872D4">
        <w:t xml:space="preserve"> </w:t>
      </w:r>
      <w:r w:rsidR="00C67F5B">
        <w:t>location of</w:t>
      </w:r>
      <w:r w:rsidR="00F872D4">
        <w:t xml:space="preserve"> carrion</w:t>
      </w:r>
      <w:r w:rsidR="00C67F5B">
        <w:t xml:space="preserve"> and</w:t>
      </w:r>
      <w:r w:rsidR="00F872D4">
        <w:t xml:space="preserve"> sensitive olfactory senses</w:t>
      </w:r>
      <w:r w:rsidR="00156ADD">
        <w:t xml:space="preserve"> </w:t>
      </w:r>
      <w:r w:rsidR="00C67F5B">
        <w:fldChar w:fldCharType="begin"/>
      </w:r>
      <w:r w:rsidR="00492D11">
        <w:instrText xml:space="preserve"> ADDIN ZOTERO_ITEM CSL_CITATION {"citationID":"dtyNKqKf","properties":{"formattedCitation":"(Ruxton and Houston 2004, Naves-Alegre et al. 2022)","plainCitation":"(Ruxton and Houston 2004, Naves-Alegre et al. 2022)","noteIndex":0},"citationItems":[{"id":1185,"uris":["http://zotero.org/users/9968163/items/DZBTCELX"],"itemData":{"id":1185,"type":"article-journal","abstract":"Among extant vertebrates, only the 23 species of vulture are obligate scavengers. We use an energetic modelling approach to explore the constraints imposed by an obligate scavenging lifestyle, and to ask whether obligate scavengers must always be avian and generally large-bodied users of soaring flight. Our model found that aerial scavengers always out-competed postulated terrestrial ones, mainly because flight allows area to be searched much more rapidly for carrion. Soaring was favoured over flapping flight because the reduction in flight speed (and so rate of area search) was more than compensated for by the decrease in the costs of transport. Large individual size is selected for if carrion is available in large packages, when obligate scavenger feed only infrequently, and so must be able to survive on body reserves in the periods between discovering food falls. In the absence of avian radiation, an obligate terrestrial scavenger seems energetically feasible, but we argue that such a beast is unlikely to have evolved. In birds, in order to become exclusive scavengers, vultures have needed to specialize for efficient soaring flight as a low energy form of travel, and as a consequence they have lost the agility needed to kill prey. In mammals, however, no comparable trade-off occurs. So for terrestrial carnivores there is probably no strong selection pressure towards being an exclusive scavenger. Indeed it will perhaps always be more advantageous to retain the flexibility of obtaining food by either predation or scavenging.","container-title":"Journal of Theoretical Biology","DOI":"10.1016/j.jtbi.2004.02.005","ISSN":"0022-5193","issue":"3","journalAbbreviation":"Journal of Theoretical Biology","page":"431-436","source":"ScienceDirect","title":"Obligate vertebrate scavengers must be large soaring fliers","volume":"228","author":[{"family":"Ruxton","given":"Graeme D."},{"family":"Houston","given":"David C."}],"issued":{"date-parts":[["2004",6,7]]}}},{"id":1182,"uris":["http://zotero.org/users/9968163/items/DTP8P85B"],"itemData":{"id":1182,"type":"article-journal","abstract":"Social information, acquired through the observation of other individuals, is especially relevant among species belonging to the same guild. The unpredictable and ephemeral nature of carrion implies that social mechanisms may be selected among scavenger species to facilitate carcass location and consumption. Here, we apply a survival-modelling strategy to data obtained through the placement and monitoring of carcasses in the field to analyse possible information transmission cascades within a Neotropical scavenger community. Our study highlights how the use of different senses (smell and sight) within this guild facilitates carcass location through the transmission of social information between species with different carrion foraging efficiencies. Vultures with a highly developed sense of smell play a key role in this process, as they are the first to arrive at the carcasses and their presence seems to serve as a visual cue for other species to locate the resource. Our study supports the local enhancement hypothesis within scavengers, whereby individuals locate carcasses by following foraging heterospecifics, also suggesting the importance of the sense of smell in the maintenance of the community structure.","container-title":"Proceedings of the Royal Society B: Biological Sciences","DOI":"10.1098/rspb.2022.0843","ISSN":"0962-8452","issue":"1986","journalAbbreviation":"Proc Biol Sci","page":"20220843","source":"Silverchair","title":"Scavenging in the realm of senses: smell and vision drive recruitment at carcasses in Neotropical ecosystems","title-short":"Scavenging in the realm of senses","volume":"289","author":[{"family":"Naves-Alegre","given":"Lara"},{"family":"Morales-Reyes","given":"Zebensui"},{"family":"Sánchez-Zapata","given":"José Antonio"},{"family":"Sebastián-González","given":"Esther"},{"family":"Ovaskainen","given":"Otso"}],"issued":{"date-parts":[["2022",11,2]]}}}],"schema":"https://github.com/citation-style-language/schema/raw/master/csl-citation.json"} </w:instrText>
      </w:r>
      <w:r w:rsidR="00C67F5B">
        <w:fldChar w:fldCharType="separate"/>
      </w:r>
      <w:r w:rsidR="002F3845" w:rsidRPr="002F3845">
        <w:rPr>
          <w:rFonts w:ascii="Aptos" w:hAnsi="Aptos"/>
        </w:rPr>
        <w:t>(Ruxton and Houston 2004, Naves-Alegre et al. 2022)</w:t>
      </w:r>
      <w:r w:rsidR="00C67F5B">
        <w:fldChar w:fldCharType="end"/>
      </w:r>
      <w:r w:rsidR="00F872D4">
        <w:t xml:space="preserve">. </w:t>
      </w:r>
      <w:r w:rsidR="00E40E2C">
        <w:t>However, when multiple sources of carrion are available, optimally foraging scavengers should weigh the costs of travel against the probability of finding food when deciding which resource to exploit</w:t>
      </w:r>
      <w:r w:rsidR="0095092C">
        <w:t xml:space="preserve">. </w:t>
      </w:r>
    </w:p>
    <w:p w14:paraId="59A23AFD" w14:textId="018F6EAE" w:rsidR="00BA7CE9" w:rsidRPr="00412EDF" w:rsidRDefault="00C545CF" w:rsidP="00271D58">
      <w:pPr>
        <w:spacing w:line="480" w:lineRule="auto"/>
        <w:ind w:firstLine="720"/>
      </w:pPr>
      <w:r>
        <w:lastRenderedPageBreak/>
        <w:t>Natural and anthropogenic resources present scavengers with differing spatial and temporal predictability. Food</w:t>
      </w:r>
      <w:r w:rsidR="00E41FEC">
        <w:t>s</w:t>
      </w:r>
      <w:r>
        <w:t xml:space="preserve"> provided by people </w:t>
      </w:r>
      <w:r w:rsidR="002F0891">
        <w:t>can be more predictable in space and time</w:t>
      </w:r>
      <w:r w:rsidR="00200F84">
        <w:t xml:space="preserve"> </w:t>
      </w:r>
      <w:r w:rsidR="00FB57AA">
        <w:t>tha</w:t>
      </w:r>
      <w:r w:rsidR="00D13C9F">
        <w:t>n</w:t>
      </w:r>
      <w:r w:rsidR="00FB57AA">
        <w:t xml:space="preserve"> those created by predation </w:t>
      </w:r>
      <w:r w:rsidR="00200F84">
        <w:fldChar w:fldCharType="begin"/>
      </w:r>
      <w:r w:rsidR="00492D11">
        <w:instrText xml:space="preserve"> ADDIN ZOTERO_ITEM CSL_CITATION {"citationID":"5N7u9cr0","properties":{"formattedCitation":"(Bartumeus et al. 2010, Cort\\uc0\\u233{}s-Avizanda et al. 2012)","plainCitation":"(Bartumeus et al. 2010, Cortés-Avizanda et al. 2012)","noteIndex":0},"citationItems":[{"id":56,"uris":["http://zotero.org/users/9968163/items/B4N738RJ"],"itemData":{"id":56,"type":"article-journal","abstract":"Human fishing activities are negatively altering marine ecosystems in many ways 1, 2, but scavenging animals such as seabirds are taking advantage of such activities by exploiting fishery discards 3, 4, 5. Despite the well-known impact of fisheries on seabird population dynamics 6, 7, 8, 9, 10, little is known about how discard availability affects seabird movement patterns. Using scenarios with and without trawling activity, we present evidence that fisheries modify the natural way in which two Mediterranean seabirds explore the seascape to look for resources during the breeding season. Based on satellite tracking data and a mathematical framework to quantify anomalous diffusion phenomena, we show how the interplay between traveling distances and pause periods contributes to the spatial spreading of the seabirds at regional scales (i.e., 10–250 km). When trawlers operate, seabirds show exponentially distributed traveling distances and a strong site fidelity to certain foraging areas, the whole foraging process being subdiffusive. In the absence of trawling activity, the site fidelity increases, but the whole movement pattern appears dominated by rare but very large traveling distances, making foraging a superdiffusive process. Our results demonstrate human involvement on landscape-level behavioral ecology and provide a new ecosystemic approach in the study of fishery-seabird interactions.","container-title":"Current Biology","DOI":"10.1016/j.cub.2009.11.073","ISSN":"0960-9822","issue":"3","journalAbbreviation":"Current Biology","language":"en","page":"215-222","source":"ScienceDirect","title":"Fishery Discards Impact on Seabird Movement Patterns at Regional Scales","volume":"20","author":[{"family":"Bartumeus","given":"Frederic"},{"family":"Giuggioli","given":"Luca"},{"family":"Louzao","given":"Maite"},{"family":"Bretagnolle","given":"Vincent"},{"family":"Oro","given":"Daniel"},{"family":"Levin","given":"Simon A."}],"issued":{"date-parts":[["2010",2,9]]}}},{"id":68,"uris":["http://zotero.org/users/9968163/items/TN7RP6JR"],"itemData":{"id":68,"type":"article-journal","abstract":"Chance per se plays a key role in ecology and evolution, e.g., genetic mutation, resource spatiotemporal unpredictability. In community ecology, chance is recognized as a key factor in community assemblage, but less is known about its role in intraguild processes leading to species coexistence. Here we study the relevance of resource unpredictability per se as a promoter of intraguild positive interspecific interactions and as a biodiversity enhancer in an Old World avian scavenger guild, which has evolved to feed upon spatially and temporally unpredictable resources, i.e., carcasses. We performed a large-scale field experiment in which 58 carcasses were disposed of and observed until complete consumption, either in continuously active supplementary feeding stations (predictable carcasses) or disposed of at random in the field (unpredictable carcasses). Richness of scavenger species was similar at unpredictable and predictable carcasses, but their relative abundances were highly uneven at predictable carcasses leading to higher scavenger diversity (Shannon index) at unpredictable carcasses. Facilitatory interspecific processes only occurred at unpredictable resources but were disrupted in predictable conditions because the dominant specialist species (in our case, the Griffon Vulture Gyps fulvus) arrived earlier and in larger numbers, monopolizing the resource. Small, endangered scavengers congregated at supplementary feeding stations but profited less compared to unpredictable carcasses, suggesting that they could constitute an ecological trap. Our findings offer new insights into the relevance of unpredictability of trophic resources in promoting both positive facilitatory interspecific interactions and species diversity and thus maintaining the function of guilds. Finally, the preservation of randomness in resource availability and the processes associated with its exploitation should be a major goal of conservation strategies aimed to preserve scavenger guilds evolved under naturally unpredictable trophic resources.","container-title":"Ecology","DOI":"10.2307/41739615","issue":"12","journalAbbreviation":"Ecology","page":"2570-2579","source":"ResearchGate","title":"Resource unpredictability promotes species diversity and coexistence in an avian scavenger guild: A field experiment","title-short":"Resource unpredictability promotes species diversity and coexistence in an avian scavenger guild","volume":"93","author":[{"family":"Cortés-Avizanda","given":"Ainara"},{"family":"Jovani","given":"Roger"},{"family":"Carrete","given":"Martina"},{"family":"Donázar","given":"José"}],"issued":{"date-parts":[["2012",12,1]]}}}],"schema":"https://github.com/citation-style-language/schema/raw/master/csl-citation.json"} </w:instrText>
      </w:r>
      <w:r w:rsidR="00200F84">
        <w:fldChar w:fldCharType="separate"/>
      </w:r>
      <w:r w:rsidR="00200F84" w:rsidRPr="00200F84">
        <w:rPr>
          <w:rFonts w:ascii="Aptos" w:hAnsi="Aptos" w:cs="Times New Roman"/>
          <w:kern w:val="0"/>
        </w:rPr>
        <w:t>(Bartumeus et al. 2010, Cortés-Avizanda et al. 2012)</w:t>
      </w:r>
      <w:r w:rsidR="00200F84">
        <w:fldChar w:fldCharType="end"/>
      </w:r>
      <w:r w:rsidR="002F0891">
        <w:t xml:space="preserve">. </w:t>
      </w:r>
      <w:r w:rsidR="00D63C4A">
        <w:t>Human h</w:t>
      </w:r>
      <w:r w:rsidR="000D494E">
        <w:t>unters often “field dress” large</w:t>
      </w:r>
      <w:r w:rsidR="006122D7">
        <w:t>,</w:t>
      </w:r>
      <w:r w:rsidR="000D494E">
        <w:t xml:space="preserve"> harvested animals</w:t>
      </w:r>
      <w:r w:rsidR="00062E47">
        <w:t>,</w:t>
      </w:r>
      <w:r w:rsidR="000D494E">
        <w:t xml:space="preserve"> </w:t>
      </w:r>
      <w:r w:rsidR="00062E47">
        <w:t xml:space="preserve">leaving </w:t>
      </w:r>
      <w:r w:rsidR="000D494E" w:rsidRPr="005D10CA">
        <w:t xml:space="preserve">behind </w:t>
      </w:r>
      <w:r w:rsidR="000D494E" w:rsidRPr="007D1427">
        <w:t xml:space="preserve">edible biomass </w:t>
      </w:r>
      <w:r w:rsidR="00062E47">
        <w:t>in</w:t>
      </w:r>
      <w:r w:rsidR="000D494E" w:rsidRPr="007D1427">
        <w:t xml:space="preserve"> gut piles </w:t>
      </w:r>
      <w:r w:rsidR="00062E47">
        <w:t>containing organs</w:t>
      </w:r>
      <w:r w:rsidR="000D494E" w:rsidRPr="007D1427">
        <w:t xml:space="preserve">, bones, and hide </w:t>
      </w:r>
      <w:r w:rsidR="000D494E" w:rsidRPr="005D10CA">
        <w:t xml:space="preserve">that </w:t>
      </w:r>
      <w:r w:rsidR="00A919D3">
        <w:t xml:space="preserve">are then </w:t>
      </w:r>
      <w:r w:rsidR="000D494E" w:rsidRPr="005D10CA">
        <w:t>available to scavengers.</w:t>
      </w:r>
      <w:r w:rsidR="00607EB1">
        <w:t xml:space="preserve"> The</w:t>
      </w:r>
      <w:r w:rsidR="00BA7CE9" w:rsidRPr="00412EDF">
        <w:t xml:space="preserve"> </w:t>
      </w:r>
      <w:r w:rsidR="00BA7CE9">
        <w:t xml:space="preserve">spatial and temporal distribution </w:t>
      </w:r>
      <w:r w:rsidR="00BA7CE9" w:rsidRPr="00412EDF">
        <w:t>of carrion</w:t>
      </w:r>
      <w:r w:rsidR="00BA7CE9">
        <w:t xml:space="preserve"> </w:t>
      </w:r>
      <w:r w:rsidR="00AE5745">
        <w:t>created from recreational hunting and natural predation</w:t>
      </w:r>
      <w:r w:rsidR="00BA7CE9" w:rsidRPr="00412EDF">
        <w:t xml:space="preserve"> </w:t>
      </w:r>
      <w:r w:rsidR="00BA7CE9">
        <w:t>creates different foraging opportunities for scavengers</w:t>
      </w:r>
      <w:r w:rsidR="00BA7CE9" w:rsidRPr="00412EDF">
        <w:t xml:space="preserve">. </w:t>
      </w:r>
      <w:r w:rsidR="00DC7487">
        <w:t>In gray wolf (</w:t>
      </w:r>
      <w:r w:rsidR="00DC7487">
        <w:rPr>
          <w:i/>
          <w:iCs/>
        </w:rPr>
        <w:t>Canis lupus</w:t>
      </w:r>
      <w:r w:rsidR="00DC7487">
        <w:t xml:space="preserve">) dominated systems, </w:t>
      </w:r>
      <w:r w:rsidR="00BA7CE9" w:rsidRPr="00412EDF">
        <w:t xml:space="preserve">natural carrion </w:t>
      </w:r>
      <w:r w:rsidR="00A919D3">
        <w:t>is</w:t>
      </w:r>
      <w:r w:rsidR="00BA7CE9" w:rsidRPr="00412EDF">
        <w:t xml:space="preserve"> temporally unpredictable </w:t>
      </w:r>
      <w:r w:rsidR="00BA7CE9">
        <w:t xml:space="preserve">due to </w:t>
      </w:r>
      <w:r w:rsidR="006122D7">
        <w:t>wolves’</w:t>
      </w:r>
      <w:r w:rsidR="00BA7CE9">
        <w:t xml:space="preserve"> low hunting success rate </w:t>
      </w:r>
      <w:r w:rsidR="00BA7CE9">
        <w:fldChar w:fldCharType="begin"/>
      </w:r>
      <w:r w:rsidR="00492D11">
        <w:instrText xml:space="preserve"> ADDIN ZOTERO_ITEM CSL_CITATION {"citationID":"J2wSJFyO","properties":{"formattedCitation":"(MacNulty 2002)","plainCitation":"(MacNulty 2002)","noteIndex":0},"citationItems":[{"id":1066,"uris":["http://zotero.org/users/9968163/items/GIYY9MWJ"],"itemData":{"id":1066,"type":"thesis","abstract":"Thesis (M.S.)--University of Minnesota, 2002. Includes Bibliographical references (leaves 47-52).","source":"ResearchGate","title":"The predatory sequence and the influence of injury risk on hunting behavior in the wolf","author":[{"family":"MacNulty","given":"Daniel"}],"issued":{"date-parts":[["2002",1,1]]}}}],"schema":"https://github.com/citation-style-language/schema/raw/master/csl-citation.json"} </w:instrText>
      </w:r>
      <w:r w:rsidR="00BA7CE9">
        <w:fldChar w:fldCharType="separate"/>
      </w:r>
      <w:r w:rsidR="00BA7CE9" w:rsidRPr="00525EC0">
        <w:rPr>
          <w:rFonts w:ascii="Aptos" w:hAnsi="Aptos"/>
        </w:rPr>
        <w:t>(</w:t>
      </w:r>
      <w:r w:rsidR="00BA7CE9" w:rsidRPr="005F5F1A">
        <w:rPr>
          <w:rFonts w:ascii="Aptos" w:hAnsi="Aptos"/>
        </w:rPr>
        <w:t>MacNulty</w:t>
      </w:r>
      <w:r w:rsidR="00BA7CE9" w:rsidRPr="00525EC0">
        <w:rPr>
          <w:rFonts w:ascii="Aptos" w:hAnsi="Aptos"/>
        </w:rPr>
        <w:t xml:space="preserve"> 2002)</w:t>
      </w:r>
      <w:r w:rsidR="00BA7CE9">
        <w:fldChar w:fldCharType="end"/>
      </w:r>
      <w:r w:rsidR="00BA7CE9">
        <w:t xml:space="preserve"> </w:t>
      </w:r>
      <w:r w:rsidR="00BA7CE9" w:rsidRPr="00412EDF">
        <w:t>and occur</w:t>
      </w:r>
      <w:r w:rsidR="006122D7">
        <w:t>s</w:t>
      </w:r>
      <w:r w:rsidR="00BA7CE9" w:rsidRPr="00412EDF">
        <w:t xml:space="preserve"> across a wide spatial scale</w:t>
      </w:r>
      <w:r w:rsidR="00BA7CE9">
        <w:t xml:space="preserve"> </w:t>
      </w:r>
      <w:r w:rsidR="00BA7CE9">
        <w:fldChar w:fldCharType="begin"/>
      </w:r>
      <w:r w:rsidR="00492D11">
        <w:instrText xml:space="preserve"> ADDIN ZOTERO_ITEM CSL_CITATION {"citationID":"37yzpvyr","properties":{"formattedCitation":"(Wilmers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BA7CE9">
        <w:fldChar w:fldCharType="separate"/>
      </w:r>
      <w:r w:rsidR="00BA7CE9" w:rsidRPr="00F00157">
        <w:rPr>
          <w:rFonts w:ascii="Aptos" w:hAnsi="Aptos" w:cs="Times New Roman"/>
          <w:kern w:val="0"/>
        </w:rPr>
        <w:t>(Wilmers et al. 2003</w:t>
      </w:r>
      <w:r w:rsidR="00BA7CE9" w:rsidRPr="00F00157">
        <w:rPr>
          <w:rFonts w:ascii="Aptos" w:hAnsi="Aptos" w:cs="Times New Roman"/>
          <w:i/>
          <w:iCs/>
          <w:kern w:val="0"/>
        </w:rPr>
        <w:t>b</w:t>
      </w:r>
      <w:r w:rsidR="00BA7CE9" w:rsidRPr="00F00157">
        <w:rPr>
          <w:rFonts w:ascii="Aptos" w:hAnsi="Aptos" w:cs="Times New Roman"/>
          <w:kern w:val="0"/>
        </w:rPr>
        <w:t>)</w:t>
      </w:r>
      <w:r w:rsidR="00BA7CE9">
        <w:fldChar w:fldCharType="end"/>
      </w:r>
      <w:r w:rsidR="00BA7CE9" w:rsidRPr="00412EDF">
        <w:t>. Anthropogenic carrion is more temporally and spatially aggregated</w:t>
      </w:r>
      <w:r w:rsidR="006122D7">
        <w:t>,</w:t>
      </w:r>
      <w:r w:rsidR="00265C8C">
        <w:t xml:space="preserve"> with heavy harvest occurring around roadways and backcountry access points</w:t>
      </w:r>
      <w:r w:rsidR="00BA7CE9" w:rsidRPr="00412EDF">
        <w:t xml:space="preserve">, </w:t>
      </w:r>
      <w:r w:rsidR="007B32AB">
        <w:t>thereby</w:t>
      </w:r>
      <w:r w:rsidR="00BA7CE9" w:rsidRPr="00412EDF">
        <w:t xml:space="preserve"> provid</w:t>
      </w:r>
      <w:r w:rsidR="007B32AB">
        <w:t>ing</w:t>
      </w:r>
      <w:r w:rsidR="00BA7CE9" w:rsidRPr="00412EDF">
        <w:t xml:space="preserve"> </w:t>
      </w:r>
      <w:r w:rsidR="00BA7CE9">
        <w:t>more</w:t>
      </w:r>
      <w:r w:rsidR="00D62415">
        <w:t xml:space="preserve"> access to</w:t>
      </w:r>
      <w:r w:rsidR="00BA7CE9">
        <w:t xml:space="preserve"> individuals from species with high mobility </w:t>
      </w:r>
      <w:r w:rsidR="00BA7CE9">
        <w:fldChar w:fldCharType="begin"/>
      </w:r>
      <w:r w:rsidR="00492D11">
        <w:instrText xml:space="preserve"> ADDIN ZOTERO_ITEM CSL_CITATION {"citationID":"wrKV41oM","properties":{"formattedCitation":"(Wilmers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BA7CE9">
        <w:fldChar w:fldCharType="separate"/>
      </w:r>
      <w:r w:rsidR="00BA7CE9" w:rsidRPr="00902ED4">
        <w:rPr>
          <w:rFonts w:ascii="Aptos" w:hAnsi="Aptos" w:cs="Times New Roman"/>
          <w:kern w:val="0"/>
        </w:rPr>
        <w:t>(Wilmers et al. 2003</w:t>
      </w:r>
      <w:r w:rsidR="00BA7CE9" w:rsidRPr="00902ED4">
        <w:rPr>
          <w:rFonts w:ascii="Aptos" w:hAnsi="Aptos" w:cs="Times New Roman"/>
          <w:i/>
          <w:iCs/>
          <w:kern w:val="0"/>
        </w:rPr>
        <w:t>b</w:t>
      </w:r>
      <w:r w:rsidR="00BA7CE9" w:rsidRPr="00902ED4">
        <w:rPr>
          <w:rFonts w:ascii="Aptos" w:hAnsi="Aptos" w:cs="Times New Roman"/>
          <w:kern w:val="0"/>
        </w:rPr>
        <w:t>)</w:t>
      </w:r>
      <w:r w:rsidR="00BA7CE9">
        <w:fldChar w:fldCharType="end"/>
      </w:r>
      <w:r w:rsidR="00BA7CE9" w:rsidRPr="00412EDF">
        <w:t xml:space="preserve">. </w:t>
      </w:r>
      <w:r w:rsidR="00AF1CBE">
        <w:t>Human p</w:t>
      </w:r>
      <w:r w:rsidR="00BA7CE9" w:rsidRPr="00412EDF">
        <w:t>ersecution</w:t>
      </w:r>
      <w:r w:rsidR="00895646">
        <w:t xml:space="preserve"> of larger carnivores and mesocarnivores</w:t>
      </w:r>
      <w:r w:rsidR="00BA7CE9">
        <w:t xml:space="preserve"> may</w:t>
      </w:r>
      <w:r w:rsidR="00BA7CE9" w:rsidRPr="00412EDF">
        <w:t xml:space="preserve"> also prevent certain species</w:t>
      </w:r>
      <w:r w:rsidR="00AF1CBE">
        <w:t>,</w:t>
      </w:r>
      <w:r w:rsidR="00BA7CE9" w:rsidRPr="00412EDF">
        <w:t xml:space="preserve"> </w:t>
      </w:r>
      <w:r w:rsidR="00BA7CE9">
        <w:t>such as coyotes</w:t>
      </w:r>
      <w:r w:rsidR="00E54A4F">
        <w:t xml:space="preserve"> (</w:t>
      </w:r>
      <w:r w:rsidR="00E54A4F">
        <w:rPr>
          <w:i/>
          <w:iCs/>
        </w:rPr>
        <w:t>Canis latrans</w:t>
      </w:r>
      <w:r w:rsidR="00E54A4F">
        <w:t>)</w:t>
      </w:r>
      <w:r w:rsidR="00BA7CE9">
        <w:t xml:space="preserve"> and wolves, </w:t>
      </w:r>
      <w:r w:rsidR="00BA7CE9" w:rsidRPr="00412EDF">
        <w:t>f</w:t>
      </w:r>
      <w:r w:rsidR="00BA7CE9">
        <w:t>rom</w:t>
      </w:r>
      <w:r w:rsidR="00BA7CE9" w:rsidRPr="00412EDF">
        <w:t xml:space="preserve"> safely access</w:t>
      </w:r>
      <w:r w:rsidR="00BA1034">
        <w:t>ing</w:t>
      </w:r>
      <w:r w:rsidR="00BA7CE9" w:rsidRPr="00412EDF">
        <w:t xml:space="preserve"> spaces with anthropogenic carrion</w:t>
      </w:r>
      <w:r w:rsidR="00BA7CE9">
        <w:t xml:space="preserve">, </w:t>
      </w:r>
      <w:r w:rsidR="00AF1CBE">
        <w:t xml:space="preserve">consequently </w:t>
      </w:r>
      <w:r w:rsidR="00BA7CE9">
        <w:t>removing dominant competitors</w:t>
      </w:r>
      <w:r w:rsidR="00BA7CE9" w:rsidRPr="00412EDF">
        <w:t xml:space="preserve"> </w:t>
      </w:r>
      <w:r w:rsidR="00BA7CE9" w:rsidRPr="00412EDF">
        <w:fldChar w:fldCharType="begin"/>
      </w:r>
      <w:r w:rsidR="00492D11">
        <w:instrText xml:space="preserve"> ADDIN ZOTERO_ITEM CSL_CITATION {"citationID":"Wi4D0ian","properties":{"formattedCitation":"(Wilmers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BA7CE9" w:rsidRPr="00412EDF">
        <w:fldChar w:fldCharType="separate"/>
      </w:r>
      <w:r w:rsidR="00BA7CE9" w:rsidRPr="00231BE0">
        <w:rPr>
          <w:rFonts w:ascii="Aptos" w:hAnsi="Aptos" w:cs="Times New Roman"/>
          <w:kern w:val="0"/>
        </w:rPr>
        <w:t>(Wilmers et al. 2003</w:t>
      </w:r>
      <w:r w:rsidR="00BA7CE9" w:rsidRPr="00231BE0">
        <w:rPr>
          <w:rFonts w:ascii="Aptos" w:hAnsi="Aptos" w:cs="Times New Roman"/>
          <w:i/>
          <w:iCs/>
          <w:kern w:val="0"/>
        </w:rPr>
        <w:t>b</w:t>
      </w:r>
      <w:r w:rsidR="00BA7CE9" w:rsidRPr="00231BE0">
        <w:rPr>
          <w:rFonts w:ascii="Aptos" w:hAnsi="Aptos" w:cs="Times New Roman"/>
          <w:kern w:val="0"/>
        </w:rPr>
        <w:t>)</w:t>
      </w:r>
      <w:r w:rsidR="00BA7CE9" w:rsidRPr="00412EDF">
        <w:fldChar w:fldCharType="end"/>
      </w:r>
      <w:r w:rsidR="00BA7CE9" w:rsidRPr="00412EDF">
        <w:t>.</w:t>
      </w:r>
      <w:r w:rsidR="00BA7CE9">
        <w:t xml:space="preserve"> </w:t>
      </w:r>
    </w:p>
    <w:p w14:paraId="3FBDE81B" w14:textId="77036EE9" w:rsidR="00BA7CE9" w:rsidRDefault="00BA7CE9" w:rsidP="00271D58">
      <w:pPr>
        <w:spacing w:line="480" w:lineRule="auto"/>
        <w:ind w:firstLine="720"/>
      </w:pPr>
      <w:r w:rsidRPr="00412EDF">
        <w:t xml:space="preserve">Common ravens </w:t>
      </w:r>
      <w:r w:rsidR="00FD288A">
        <w:t>(</w:t>
      </w:r>
      <w:r w:rsidR="00FD288A">
        <w:rPr>
          <w:i/>
          <w:iCs/>
        </w:rPr>
        <w:t xml:space="preserve">Corvus </w:t>
      </w:r>
      <w:r w:rsidR="00FD288A" w:rsidRPr="00FD288A">
        <w:t>corax</w:t>
      </w:r>
      <w:r w:rsidR="00FD288A">
        <w:t xml:space="preserve">) </w:t>
      </w:r>
      <w:r w:rsidRPr="00FD288A">
        <w:t>are</w:t>
      </w:r>
      <w:r w:rsidRPr="00412EDF">
        <w:t xml:space="preserve"> foraging generalists and facultative scavengers with a high movement potential due to efficient soaring. They </w:t>
      </w:r>
      <w:r w:rsidR="00D445EC">
        <w:t>evolved alongside</w:t>
      </w:r>
      <w:r w:rsidRPr="00412EDF">
        <w:t xml:space="preserve"> wolves</w:t>
      </w:r>
      <w:r w:rsidR="00D445EC">
        <w:t xml:space="preserve"> and humans and use</w:t>
      </w:r>
      <w:r w:rsidRPr="00412EDF">
        <w:t xml:space="preserve"> carrion</w:t>
      </w:r>
      <w:r w:rsidR="00D445EC">
        <w:t xml:space="preserve"> from both species. Ravens</w:t>
      </w:r>
      <w:r w:rsidRPr="00412EDF">
        <w:t xml:space="preserve"> </w:t>
      </w:r>
      <w:r w:rsidR="00D445EC">
        <w:t xml:space="preserve">have learned to associate wolf presence and </w:t>
      </w:r>
      <w:r w:rsidRPr="00412EDF">
        <w:t xml:space="preserve">howling </w:t>
      </w:r>
      <w:r w:rsidRPr="00412EDF">
        <w:fldChar w:fldCharType="begin"/>
      </w:r>
      <w:r w:rsidR="00492D11">
        <w:instrText xml:space="preserve"> ADDIN ZOTERO_ITEM CSL_CITATION {"citationID":"qOdvttjn","properties":{"formattedCitation":"(Harrington 1978, Stahler et al. 2002)","plainCitation":"(Harrington 1978, Stahler et al. 2002)","noteIndex":0},"citationItems":[{"id":896,"uris":["http://zotero.org/users/9968163/items/2NY8I6XX"],"itemData":{"id":896,"type":"article-journal","container-title":"The Condor","DOI":"10.2307/1367925","ISSN":"00105422","issue":"2","journalAbbreviation":"The Condor","language":"en","page":"236","source":"DOI.org (Crossref)","title":"Ravens Attracted to Wolf Howling","volume":"80","author":[{"family":"Harrington","given":"Fred H."}],"issued":{"date-parts":[["1978"]]}}},{"id":61,"uris":["http://zotero.org/users/9968163/items/QBNZNE2M"],"itemData":{"id":61,"type":"article-journal","abstract":"One foraging strategy that scavengers can employ to discover unpredictable food sources is to associate directly with predators who inadvertently provide food. The common raven, a well known feeding generalist, is also a prominent scavenger of wolves' kills and is found to be in close association with this predator. We tested the hypothesis that ravens preferentially associate with wolves in winter as a kleptoparasitic foraging strategy. The presence, absence and behaviour of ravens was documented during winter observations of wolves, coyotes, Canis latrans, and elk, Cervus elaphus, as well as the landscape in the absence of these three species. Ravens were found to be in close association with wolves when they were travelling, resting and hunting prey. In comparison, ravens showed no significant association with coyotes, elk or areas on the landscape in the absence of wolves. We also compared ravens' discovery success of wolf-killed and nonwolf-killed carcasses and their behavioural response upon discovery. Ravens found all wolf kills almost immediately and remained at the carcass to feed alongside wolves after the death of the prey. In contrast, ravens were less successful discovering experimentally placed carcasses in the same study region, and did not land or feed despite the availability of fresh, exposed meat. Our results show that ravens' association with wolves is not just an incidental and proximate by-product of the presence of fresh meat. Instead, we show that ravens preferentially associate with wolves in both the presence and absence of food, resulting in the discovery of carcasses and suppression of ravens' innate fear of novel food sources. Through this mode of social foraging, ravens may experience increased foraging efficiency in the use of an otherwise spatially and temporally unpredictable food source.Copyright 2002 The Association for the Study of Animal Behaviour. Published by Elsevier Science Ltd. All rights reserved .","container-title":"Animal Behaviour","DOI":"10.1006/anbe.2002.3047","ISSN":"0003-3472","issue":"2","language":"en","page":"283-290","source":"ScienceDirect","title":"Common ravens, Corvus corax, preferentially associate with grey wolves, Canis lupus, as a foraging strategy in winter","volume":"64","author":[{"family":"Stahler","given":"Daniel"},{"family":"Heinrich","given":"Bernd"},{"family":"Smith","given":"Douglas"}],"issued":{"date-parts":[["2002",8,1]]}}}],"schema":"https://github.com/citation-style-language/schema/raw/master/csl-citation.json"} </w:instrText>
      </w:r>
      <w:r w:rsidRPr="00412EDF">
        <w:fldChar w:fldCharType="separate"/>
      </w:r>
      <w:r w:rsidRPr="00231BE0">
        <w:rPr>
          <w:rFonts w:ascii="Aptos" w:hAnsi="Aptos"/>
        </w:rPr>
        <w:t>(Harrington 1978, Stahler et al. 2002)</w:t>
      </w:r>
      <w:r w:rsidRPr="00412EDF">
        <w:fldChar w:fldCharType="end"/>
      </w:r>
      <w:r w:rsidR="00D445EC">
        <w:t xml:space="preserve"> and the sight and sounds of human hunters</w:t>
      </w:r>
      <w:r w:rsidR="00352037">
        <w:t xml:space="preserve"> </w:t>
      </w:r>
      <w:r w:rsidR="00352037">
        <w:fldChar w:fldCharType="begin"/>
      </w:r>
      <w:r w:rsidR="00492D11">
        <w:instrText xml:space="preserve"> ADDIN ZOTERO_ITEM CSL_CITATION {"citationID":"lNxxW5Tx","properties":{"formattedCitation":"(White 2005, Marzluff et al. 2021)","plainCitation":"(White 2005, Marzluff et al. 2021)","noteIndex":0},"citationItems":[{"id":87,"uris":["http://zotero.org/users/9968163/items/4AXU568S"],"itemData":{"id":87,"type":"article-journal","abstract":"We have long known that corvids are adaptively flexible in behavior, but have rarely tested their flexibility and creativity in solving problems outside the laboratory. Through a carefully controlled experiment conducted in the wild, I have found that Common Ravens (Corvus corax) fly toward gunshot sounds, presumably in order to locate animal gut piles left by hunters. This is the first conclusive evidence of any scavenger species pursuing gunshots. Furthermore, ravens exhibited this behavior only when gunshots were fired from within forested habitat, when the shots may be most valuable to them for locating gut piles. Interestingly, raven behaviors suggest that they may have learned the usefulness of gunshots by substituting them for other previously known sounds already used to locate food in the wild.","container-title":"Ecology","DOI":"10.1890/03-3185","ISSN":"1939-9170","issue":"4","language":"en","note":"_eprint: https://onlinelibrary.wiley.com/doi/pdf/10.1890/03-3185","page":"1057-1060","source":"Wiley Online Library","title":"Hunters Ring Dinner Bell for Ravens: Experimental Evidence of a Unique Foraging Strategy","title-short":"Hunters Ring Dinner Bell for Ravens","volume":"86","author":[{"family":"White","given":"Crow"}],"issued":{"date-parts":[["2005"]]}}},{"id":972,"uris":["http://zotero.org/users/9968163/items/W246K25Z"],"itemData":{"id":972,"type":"article-journal","abstract":"Common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W."},{"family":"Restani","given":"Marco"}],"issued":{"date-parts":[["2021"]]}}}],"schema":"https://github.com/citation-style-language/schema/raw/master/csl-citation.json"} </w:instrText>
      </w:r>
      <w:r w:rsidR="00352037">
        <w:fldChar w:fldCharType="separate"/>
      </w:r>
      <w:r w:rsidR="00352037" w:rsidRPr="00352037">
        <w:rPr>
          <w:rFonts w:ascii="Aptos" w:hAnsi="Aptos"/>
        </w:rPr>
        <w:t>(White 2005, Marzluff et al. 2021)</w:t>
      </w:r>
      <w:r w:rsidR="00352037">
        <w:fldChar w:fldCharType="end"/>
      </w:r>
      <w:r w:rsidR="00D445EC">
        <w:t xml:space="preserve"> as indicators of potential foraging opportunities</w:t>
      </w:r>
      <w:r w:rsidRPr="00412EDF">
        <w:t xml:space="preserve">. </w:t>
      </w:r>
      <w:r w:rsidR="00352037">
        <w:t xml:space="preserve">Ravens adjust their foraging behavior depending on human and wolf </w:t>
      </w:r>
      <w:r w:rsidR="00352037">
        <w:lastRenderedPageBreak/>
        <w:t xml:space="preserve">provisioning. </w:t>
      </w:r>
      <w:r w:rsidRPr="00412EDF">
        <w:t xml:space="preserve">Winters with higher wolf prey-acquisition rates </w:t>
      </w:r>
      <w:r w:rsidR="00352037">
        <w:t xml:space="preserve">are associated with greater raven </w:t>
      </w:r>
      <w:r w:rsidRPr="00412EDF">
        <w:t xml:space="preserve">use of wolf-habitat </w:t>
      </w:r>
      <w:r w:rsidR="00352037">
        <w:t>relative to</w:t>
      </w:r>
      <w:r w:rsidRPr="00412EDF">
        <w:t xml:space="preserve"> anthropogenic landscapes </w:t>
      </w:r>
      <w:r w:rsidRPr="00412EDF">
        <w:fldChar w:fldCharType="begin"/>
      </w:r>
      <w:r w:rsidR="00492D11">
        <w:instrText xml:space="preserve"> ADDIN ZOTERO_ITEM CSL_CITATION {"citationID":"FQoPVxFI","properties":{"formattedCitation":"(Walker et al. 2018)","plainCitation":"(Walker et al. 2018)","noteIndex":0},"citationItems":[{"id":88,"uris":["http://zotero.org/users/9968163/items/QYPZ7UF9"],"itemData":{"id":88,"type":"article-journal","abstract":"Top predators have cascading effects throughout the food web, but their impacts on scavenger abundance are largely unknown. Gray wolves (Canis lupus) provide carrion to a suite of scavenger species, including the common raven (Corvus corax). Ravens are wide</w:instrText>
      </w:r>
      <w:r w:rsidR="00492D11">
        <w:rPr>
          <w:rFonts w:ascii="Cambria Math" w:hAnsi="Cambria Math" w:cs="Cambria Math"/>
        </w:rPr>
        <w:instrText>‐</w:instrText>
      </w:r>
      <w:r w:rsidR="00492D11">
        <w:instrText>ranging and intelligent omnivores that commonly take advantage of anthropogenic food resources. In areas where they overlap with wolves, however, ravens are numerous and ubiquitous scavengers of wolf</w:instrText>
      </w:r>
      <w:r w:rsidR="00492D11">
        <w:rPr>
          <w:rFonts w:ascii="Cambria Math" w:hAnsi="Cambria Math" w:cs="Cambria Math"/>
        </w:rPr>
        <w:instrText>‐</w:instrText>
      </w:r>
      <w:r w:rsidR="00492D11">
        <w:instrText>acquired carrion. We aimed to determine whether subsidies provided through wolves are a limiting factor for raven populations in general and how the wolf reintroduction to Yellowstone National Park in 1995</w:instrText>
      </w:r>
      <w:r w:rsidR="00492D11">
        <w:rPr>
          <w:rFonts w:ascii="Aptos" w:hAnsi="Aptos" w:cs="Aptos"/>
        </w:rPr>
        <w:instrText>–</w:instrText>
      </w:r>
      <w:r w:rsidR="00492D11">
        <w:instrText>1997 affected raven population abundance and distribution on the Yellowstone's Northern Range specifically. We counted ravens throughout Yellowstone's Northern Range in March from 2009 to 2017 in both human</w:instrText>
      </w:r>
      <w:r w:rsidR="00492D11">
        <w:rPr>
          <w:rFonts w:ascii="Cambria Math" w:hAnsi="Cambria Math" w:cs="Cambria Math"/>
        </w:rPr>
        <w:instrText>‐</w:instrText>
      </w:r>
      <w:r w:rsidR="00492D11">
        <w:instrText>use areas and wolf habitat. We then used statistics related to the local wolf population and the winter weather conditions to model raven abundance during our study period and predict raven abundance on the Northern Range both before and after the wolf reintroduction. In relatively severe winters with greater snowpack, raven abundance increased in areas of human use and decreased in wolf habitat. When wolves were able to acquire more carrion, however, ravens increased in wolf habitat and decreased in areas with anthropogenic resources. Raven populations prior to the wolf reintroduction were likely more variable and heavily dependent on ungulate winter</w:instrText>
      </w:r>
      <w:r w:rsidR="00492D11">
        <w:rPr>
          <w:rFonts w:ascii="Cambria Math" w:hAnsi="Cambria Math" w:cs="Cambria Math"/>
        </w:rPr>
        <w:instrText>‐</w:instrText>
      </w:r>
      <w:r w:rsidR="00492D11">
        <w:instrText>kill and hunter</w:instrText>
      </w:r>
      <w:r w:rsidR="00492D11">
        <w:rPr>
          <w:rFonts w:ascii="Cambria Math" w:hAnsi="Cambria Math" w:cs="Cambria Math"/>
        </w:rPr>
        <w:instrText>‐</w:instrText>
      </w:r>
      <w:r w:rsidR="00492D11">
        <w:instrText xml:space="preserve">provided carcasses. The wolf recovery in Yellowstone helped stabilize raven populations by providing a regular food supply, regardless of winter severity. This stabilization has important implications for effective land management as wolves recolonize the west and global climate patterns change.","container-title":"Ecology and Evolution","DOI":"10.1002/ece3.4583","ISSN":"2045-7758","issue":"22","journalAbbreviation":"Ecol Evol","page":"11158-11168","PMID":"30519433","PMCID":"PMC6262918","source":"PubMed Central","title":"Population responses of common ravens to reintroduced gray wolves","volume":"8","author":[{"family":"Walker","given":"Lauren E."},{"family":"Marzluff","given":"John M."},{"family":"Metz","given":"Matthew C."},{"family":"Wirsing","given":"Aaron J."},{"family":"Moskal","given":"L. Monika"},{"family":"Stahler","given":"Daniel R."},{"family":"Smith","given":"Douglas W."}],"issued":{"date-parts":[["2018",10,30]]}}}],"schema":"https://github.com/citation-style-language/schema/raw/master/csl-citation.json"} </w:instrText>
      </w:r>
      <w:r w:rsidRPr="00412EDF">
        <w:fldChar w:fldCharType="separate"/>
      </w:r>
      <w:r w:rsidRPr="00231BE0">
        <w:rPr>
          <w:rFonts w:ascii="Aptos" w:hAnsi="Aptos"/>
        </w:rPr>
        <w:t>(Walker et al. 2018)</w:t>
      </w:r>
      <w:r w:rsidRPr="00412EDF">
        <w:fldChar w:fldCharType="end"/>
      </w:r>
      <w:r w:rsidRPr="00412EDF">
        <w:t>. Territory</w:t>
      </w:r>
      <w:r w:rsidR="006F7C06">
        <w:t>-</w:t>
      </w:r>
      <w:r w:rsidRPr="00412EDF">
        <w:t>hold</w:t>
      </w:r>
      <w:r>
        <w:t>ing ravens</w:t>
      </w:r>
      <w:r w:rsidRPr="00412EDF">
        <w:t xml:space="preserve"> defend </w:t>
      </w:r>
      <w:r w:rsidR="00EF2279">
        <w:t>areas around their nesting and roosting sites year-round</w:t>
      </w:r>
      <w:r w:rsidRPr="00412EDF">
        <w:t xml:space="preserve"> </w:t>
      </w:r>
      <w:commentRangeStart w:id="0"/>
      <w:r w:rsidRPr="00412EDF">
        <w:fldChar w:fldCharType="begin"/>
      </w:r>
      <w:r w:rsidR="00492D11">
        <w:instrText xml:space="preserve"> ADDIN ZOTERO_ITEM CSL_CITATION {"citationID":"YuEWo5My","properties":{"formattedCitation":"(Heinrich 1988)","plainCitation":"(Heinrich 1988)","noteIndex":0},"citationItems":[{"id":78,"uris":["http://zotero.org/users/9968163/items/SABQUNDV"],"itemData":{"id":78,"type":"article-journal","abstract":"Large animal carcasses provide a highly clumped rich source of food for ravens that should be worth defending, yet in the forests of Maine and Vermont ravens commonly feed in groups. Ravens discover baits flying singly or in pairs, but after a bait is discovered they usually arrive in groups. In contrast, the maximum number of blue jays and crows eventually attending a bait is close to those discovering it. Unlike in crows and jays, two patterns of bait use are seen in ravens: baits are used by mated resident pairs or by large crowds (sometimes exceeding 40 individuals). This pattern is unrelated to bait size from at least 9 kg to 400 kg. Eightytwo of 91 individually marked ravens from 4 feeding crowds were juveniles and/or non-breeders. Observations of the marked ravens for parts of two winters indicate that the non-breeders are vagrant and/or they range over at least 1800 km2 in their foraging. Most of the over 135 baits (totalling nearly 8 t of meat) distributed over 50 km were discovered by ravens within a week, and most were consumed by crowds of ravens. The vagrants coming in crowds have (unlike the territorial adults) specific vocalizations in the bait vicinity that are a powerful recruitment stimulus in playback experiments. Vagrants sometimes feed alone, but in the presence of territorial adults they feed only in groups. Resident adults chase or attack vagrants, but mildly tolerate them (and even join them) when they come in large groups. I conclude from my observations that the feeding crowds of ravens consist primarily of juvenile non-breeding vagrants who (unlike some resident adults) roost communally and who vigorously recruit each other in part to neutralize the aggressiveness of resident adults defending prized food bonanzas. The ravens' recruitment results in a sharing that reduces the temporal patchiness of extremely rare food bonanzas, and it permits the non-territorial vagrants to specialize on carcasses in the winter.","container-title":"Behavioral Ecology and Sociobiology","ISSN":"0340-5443","issue":"3","page":"141-156","publisher":"Springer","source":"JSTOR","title":"Winter Foraging at Carcasses by Three Sympatric Corvids, with Emphasis on Recruitment by the Raven, Corvus corax","volume":"23","author":[{"family":"Heinrich","given":"B."}],"issued":{"date-parts":[["1988"]]}}}],"schema":"https://github.com/citation-style-language/schema/raw/master/csl-citation.json"} </w:instrText>
      </w:r>
      <w:r w:rsidRPr="00412EDF">
        <w:fldChar w:fldCharType="separate"/>
      </w:r>
      <w:r w:rsidR="00492D11" w:rsidRPr="00492D11">
        <w:rPr>
          <w:rFonts w:ascii="Aptos" w:hAnsi="Aptos"/>
        </w:rPr>
        <w:t>(Heinrich 1988)</w:t>
      </w:r>
      <w:r w:rsidRPr="00412EDF">
        <w:fldChar w:fldCharType="end"/>
      </w:r>
      <w:commentRangeEnd w:id="0"/>
      <w:r w:rsidR="00414B8F">
        <w:rPr>
          <w:rStyle w:val="CommentReference"/>
          <w:sz w:val="24"/>
          <w:szCs w:val="24"/>
        </w:rPr>
        <w:commentReference w:id="0"/>
      </w:r>
      <w:r>
        <w:t xml:space="preserve">; however, outside of the breeding </w:t>
      </w:r>
      <w:r w:rsidRPr="00412EDF">
        <w:t>season</w:t>
      </w:r>
      <w:r w:rsidR="006C4143">
        <w:t>, when free from parental duties,</w:t>
      </w:r>
      <w:r w:rsidRPr="00412EDF">
        <w:t xml:space="preserve"> they are not as restricted in their use of space </w:t>
      </w:r>
      <w:r w:rsidRPr="00412EDF">
        <w:fldChar w:fldCharType="begin"/>
      </w:r>
      <w:r w:rsidR="00492D11">
        <w:instrText xml:space="preserve"> ADDIN ZOTERO_ITEM CSL_CITATION {"citationID":"QAI4D2TS","properties":{"formattedCitation":"(Ho et al. 2023)","plainCitation":"(Ho et al. 2023)","noteIndex":0},"citationItems":[{"id":880,"uris":["http://zotero.org/users/9968163/items/Y2CXWCS8"],"itemData":{"id":880,"type":"article-journal","abstract":"&lt;p&gt;Anthropogenic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Pr="00412EDF">
        <w:fldChar w:fldCharType="separate"/>
      </w:r>
      <w:r w:rsidRPr="00231BE0">
        <w:rPr>
          <w:rFonts w:ascii="Aptos" w:hAnsi="Aptos"/>
        </w:rPr>
        <w:t>(Ho et al. 2023)</w:t>
      </w:r>
      <w:r w:rsidRPr="00412EDF">
        <w:fldChar w:fldCharType="end"/>
      </w:r>
      <w:r w:rsidRPr="00412EDF">
        <w:t xml:space="preserve">. </w:t>
      </w:r>
    </w:p>
    <w:p w14:paraId="737E38BC" w14:textId="09D0B8D8" w:rsidR="00BA7CE9" w:rsidRPr="005D10CA" w:rsidRDefault="00BA7CE9" w:rsidP="00271D58">
      <w:pPr>
        <w:spacing w:line="480" w:lineRule="auto"/>
        <w:ind w:firstLine="720"/>
      </w:pPr>
      <w:r w:rsidRPr="005D10CA">
        <w:t>To better understand how variation in the availability of carrion from natural and anthropogenic sources influence</w:t>
      </w:r>
      <w:r w:rsidR="001C7FE2">
        <w:t>s</w:t>
      </w:r>
      <w:r w:rsidRPr="005D10CA">
        <w:t xml:space="preserve"> the foraging and movement decisions of territory</w:t>
      </w:r>
      <w:r w:rsidR="00DB0AE3">
        <w:t>-</w:t>
      </w:r>
      <w:r w:rsidRPr="005D10CA">
        <w:t xml:space="preserve">holding ravens, we </w:t>
      </w:r>
      <w:r w:rsidR="00955654">
        <w:t>monitored their movements in</w:t>
      </w:r>
      <w:r w:rsidRPr="005D10CA">
        <w:t xml:space="preserve"> Yellowstone National Park. </w:t>
      </w:r>
      <w:r w:rsidR="00BF7938">
        <w:t>Wolves</w:t>
      </w:r>
      <w:r w:rsidRPr="005D10CA">
        <w:t xml:space="preserve"> were reintroduced to the landscape in 1995 and have since returned to a healthy, stable population level </w:t>
      </w:r>
      <w:r>
        <w:fldChar w:fldCharType="begin"/>
      </w:r>
      <w:r w:rsidR="00492D11">
        <w:instrText xml:space="preserve"> ADDIN ZOTERO_ITEM CSL_CITATION {"citationID":"jLuSxOZz","properties":{"formattedCitation":"(Cassidy et al. 2025)","plainCitation":"(Cassidy et al. 2025)","noteIndex":0},"citationItems":[{"id":1023,"uris":["http://zotero.org/users/9968163/items/CQDXIF5Z"],"itemData":{"id":1023,"type":"article-journal","container-title":"National Park Service, Yellowstone Center for Resources, Yellowstone National Park, WY, USA, YCR-2025-01","title":"Yellowstone National Park Wolf, Cougar, and Elk Project Annual Report 2024","author":[{"family":"Cassidy","given":"Kira A"},{"family":"Stahler","given":"Dan R"},{"family":"Stahler","given":"Erin","suffix":"A"},{"family":"Metz","given":"Matthew"},{"family":"SunderRaj","given":"Jeremy"},{"family":"Rabe","given":"Taylor"},{"family":"Rabe","given":"Jack"},{"family":"Tatton","given":"Nicole"},{"family":"Packila","given":"Mark"},{"family":"Cassidy","given":"Brenna"},{"family":"Lacey","given":"Claire"},{"family":"Scott","given":"Gordon"},{"family":"Ho","given":"Cameron"}],"issued":{"date-parts":[["2025"]]}}}],"schema":"https://github.com/citation-style-language/schema/raw/master/csl-citation.json"} </w:instrText>
      </w:r>
      <w:r>
        <w:fldChar w:fldCharType="separate"/>
      </w:r>
      <w:r w:rsidRPr="005D10CA">
        <w:rPr>
          <w:rFonts w:ascii="Aptos" w:hAnsi="Aptos"/>
        </w:rPr>
        <w:t>(Cassidy et al. 2025)</w:t>
      </w:r>
      <w:r>
        <w:fldChar w:fldCharType="end"/>
      </w:r>
      <w:r w:rsidRPr="005D10CA">
        <w:t xml:space="preserve">. Their return to the landscape </w:t>
      </w:r>
      <w:r w:rsidR="006354DB">
        <w:t>contributed to</w:t>
      </w:r>
      <w:r>
        <w:t xml:space="preserve"> </w:t>
      </w:r>
      <w:r w:rsidRPr="005D10CA">
        <w:t xml:space="preserve">a more consistent regime </w:t>
      </w:r>
      <w:r w:rsidR="00743FA0">
        <w:t>of</w:t>
      </w:r>
      <w:r w:rsidRPr="005D10CA">
        <w:t xml:space="preserve"> natural carrion throughout the year </w:t>
      </w:r>
      <w:r w:rsidRPr="005D10CA">
        <w:fldChar w:fldCharType="begin"/>
      </w:r>
      <w:r w:rsidR="00492D11">
        <w:instrText xml:space="preserve"> ADDIN ZOTERO_ITEM CSL_CITATION {"citationID":"0XeFlCEW","properties":{"formattedCitation":"(Wilmers et al. 2003{\\i{}a}, Wilmers and Getz 2004)","plainCitation":"(Wilmers et al. 2003a, Wilmers and Getz 2004)","noteIndex":0},"citationItems":[{"id":46,"uris":["http://zotero.org/users/9968163/items/9AZHVDTJ"],"itemData":{"id":46,"type":"article-journal","abstract":"1 The reintroduction of grey wolves Canis lupus (L.) to Yellowstone National Park provides a natural experiment in which to study the effects of a keystone predator on ecosystem function. 2 Grey wolves often provision scavengers with carrion by partially consuming their prey. 3 In order to examine how grey wolf foraging behaviour influences the availability of carrion to scavengers, we observed consumption of 57 wolf-killed elk Cervus elaphus (L.) and determined the percentage of edible biomass eaten by wolves from each carcass. 4 We found that the percentage of a carcass consumed by wolves increases as snow depth decreases and the ratio of wolf pack size to prey size and distance to the road increases. In addition, wolf packs of intermediate size provide the most carrion to scavengers. 5 Applying linear regression models to the years prior to reintroduction, we calculate carrion biomass availability had wolves been present, and contrast this to a previously published index of carrion availability. Our results demonstrate that wolves increase the time period over which carrion is available, and change the variability in scavenge from a late winter pulse dependent primarily on abiotic environmental conditions to one that is relatively constant across the winter and primarily dependent on wolf demographics. Wolves also decrease the year-to-year and month-to-month variation in carrion availability. 6 By transferring the availability of carrion from the highly productive late winter, to the less productive early winter and from highly productive years to less productive ones, wolves provide a temporal subsidy to scavengers.","container-title":"Journal of Animal Ecology","DOI":"10.1046/j.1365-2656.2003.00766.x","ISSN":"1365-2656","issue":"6","language":"en","note":"_eprint: https://onlinelibrary.wiley.com/doi/pdf/10.1046/j.1365-2656.2003.00766.x","page":"909-916","source":"Wiley Online Library","title":"Trophic facilitation by introduced top predators: grey wolf subsidies to scavengers in Yellowstone National Park","title-short":"Trophic facilitation by introduced top predators","volume":"72","author":[{"family":"Wilmers","given":"Christopher C."},{"family":"Crabtree","given":"Robert L."},{"family":"Smith","given":"Douglas W."},{"family":"Murphy","given":"Kerry M."},{"family":"Getz","given":"Wayne M."}],"issued":{"date-parts":[["2003"]]}}},{"id":86,"uris":["http://zotero.org/users/9968163/items/UWP5JCS3"],"itemData":{"id":86,"type":"article-journal","abstract":"The reintroduction of gray wolves to Yellowstone National Park (YNP) provides a natural experiment regarding the effects of top predators on scavenger species. Fieldwork on the Northern Range of Yellowstone indicates that wolves facilitate carrion acquisition by scavengers, but it is unclear whether this represents a transient or permanent effect of wolf reintroduction. Here we present a wolf-elk model with human elk harvest and use it to investigate the long-term consequences of predator–prey dynamics and hunting on resource ﬂow to scavengers. Our model shows that while wolves reduce the total amount of carrion, they stabilize carrion abundance by reducing temporal variation in the quantity of carrion and extending the period over which carrion is available. Speciﬁcally, the availability of carrion is shifted from reliance on winter severity and elk density to dependence on the strength of wolf predation. Though wolves reduce the overall abundance of carrion by lowering the elk population, this reduction is partially offset by increases in the productivity of an elk population invigorated by removal of the weakest individuals. The result of this is higher carrion production per elk in the presence of wolves. In addition, this yields an ecological explanation for the phenomena that predators increase the robustness of their prey: namely that by reducing the effect of density-dependent resource competition among elk, those that remain, even some of the older animals, are better fed and healthier as a result. Our model also suggests that human hunting has no effect on the distribution of carrion across the year but is crucial in determining the long-term abundance of carrion because of the effect of hunting on elk population levels. By reducing the proportion of cows in the annual hunt, which have historically been high in order to control the number of elk migrating north of the park, managers can allow an adequate supply of carrion without substantially reducing hunter take. The effects of a more tractable food resource is likely to beneﬁt scavengers in Yellowstone and other areas of the world where wolves have been or are currently being considered for reintroduction.","container-title":"Ecological Modelling","DOI":"10.1016/j.ecolmodel.2004.02.007","ISSN":"03043800","issue":"1-2","journalAbbreviation":"Ecological Modelling","language":"en","page":"193-208","source":"DOI.org (Crossref)","title":"Simulating the effects of wolf-elk population dynamics on resource flow to scavengers","volume":"177","author":[{"family":"Wilmers","given":"Christopher C"},{"family":"Getz","given":"Wayne M"}],"issued":{"date-parts":[["2004",9]]}}}],"schema":"https://github.com/citation-style-language/schema/raw/master/csl-citation.json"} </w:instrText>
      </w:r>
      <w:r w:rsidRPr="005D10CA">
        <w:fldChar w:fldCharType="separate"/>
      </w:r>
      <w:r w:rsidRPr="005D10CA">
        <w:t>(Wilmers et al. 2003</w:t>
      </w:r>
      <w:r w:rsidRPr="005D10CA">
        <w:rPr>
          <w:i/>
          <w:iCs/>
        </w:rPr>
        <w:t>a</w:t>
      </w:r>
      <w:r w:rsidRPr="005D10CA">
        <w:t>, Wilmers and Getz 2004)</w:t>
      </w:r>
      <w:r w:rsidRPr="005D10CA">
        <w:fldChar w:fldCharType="end"/>
      </w:r>
      <w:r w:rsidRPr="005D10CA">
        <w:t>. Yellowstone is surrounded by</w:t>
      </w:r>
      <w:r w:rsidR="00F64C19">
        <w:t xml:space="preserve"> private and</w:t>
      </w:r>
      <w:r w:rsidRPr="005D10CA">
        <w:t xml:space="preserve"> public lands that </w:t>
      </w:r>
      <w:r w:rsidR="00F64C19">
        <w:t>permit</w:t>
      </w:r>
      <w:r w:rsidRPr="005D10CA">
        <w:t xml:space="preserve"> recreational ungulate hunting during the winter. These two carrion</w:t>
      </w:r>
      <w:r w:rsidR="00F64C19">
        <w:t xml:space="preserve"> sources</w:t>
      </w:r>
      <w:r w:rsidRPr="005D10CA">
        <w:t xml:space="preserve"> are both readily </w:t>
      </w:r>
      <w:r w:rsidR="00F64C19">
        <w:t>used</w:t>
      </w:r>
      <w:r w:rsidRPr="005D10CA">
        <w:t xml:space="preserve"> by common ravens</w:t>
      </w:r>
      <w:r>
        <w:t xml:space="preserve"> </w:t>
      </w:r>
      <w:r>
        <w:fldChar w:fldCharType="begin"/>
      </w:r>
      <w:r w:rsidR="00492D11">
        <w:instrText xml:space="preserve"> ADDIN ZOTERO_ITEM CSL_CITATION {"citationID":"0u49zxyH","properties":{"formattedCitation":"(Ho et al. 2023)","plainCitation":"(Ho et al. 2023)","noteIndex":0},"citationItems":[{"id":880,"uris":["http://zotero.org/users/9968163/items/Y2CXWCS8"],"itemData":{"id":880,"type":"article-journal","abstract":"&lt;p&gt;Anthropogenic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fldChar w:fldCharType="separate"/>
      </w:r>
      <w:r w:rsidRPr="00D94709">
        <w:rPr>
          <w:rFonts w:ascii="Aptos" w:hAnsi="Aptos"/>
        </w:rPr>
        <w:t>(Ho et al. 2023)</w:t>
      </w:r>
      <w:r>
        <w:fldChar w:fldCharType="end"/>
      </w:r>
      <w:r w:rsidRPr="005D10CA">
        <w:t xml:space="preserve">. In fact, ravens that hold breeding territories within Yellowstone National Park have been documented commuting during the winter between their territories and hunting areas outside the park boundaries </w:t>
      </w:r>
      <w:r w:rsidRPr="005D10CA">
        <w:fldChar w:fldCharType="begin"/>
      </w:r>
      <w:r w:rsidR="00492D11">
        <w:instrText xml:space="preserve"> ADDIN ZOTERO_ITEM CSL_CITATION {"citationID":"bgOnd68S","properties":{"unsorted":true,"formattedCitation":"(Marzluff et al. 2021)","plainCitation":"(Marzluff et al. 2021)","noteIndex":0},"citationItems":[{"id":972,"uris":["http://zotero.org/users/9968163/items/W246K25Z"],"itemData":{"id":972,"type":"article-journal","abstract":"Common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W."},{"family":"Restani","given":"Marco"}],"issued":{"date-parts":[["2021"]]}}}],"schema":"https://github.com/citation-style-language/schema/raw/master/csl-citation.json"} </w:instrText>
      </w:r>
      <w:r w:rsidRPr="005D10CA">
        <w:fldChar w:fldCharType="separate"/>
      </w:r>
      <w:r w:rsidRPr="00C77294">
        <w:rPr>
          <w:rFonts w:ascii="Aptos" w:hAnsi="Aptos"/>
        </w:rPr>
        <w:t>(Marzluff et al. 2021)</w:t>
      </w:r>
      <w:r w:rsidRPr="005D10CA">
        <w:fldChar w:fldCharType="end"/>
      </w:r>
      <w:r w:rsidRPr="005D10CA">
        <w:t xml:space="preserve">. </w:t>
      </w:r>
    </w:p>
    <w:p w14:paraId="4C5377D6" w14:textId="3DCA0001" w:rsidR="00BA7CE9" w:rsidRPr="00412EDF" w:rsidRDefault="00BD714F" w:rsidP="00271D58">
      <w:pPr>
        <w:spacing w:line="480" w:lineRule="auto"/>
        <w:ind w:firstLine="720"/>
      </w:pPr>
      <w:r w:rsidRPr="00BD714F">
        <w:t xml:space="preserve">We investigate two decisions made by territorial ravens during the non-breeding season: 1) when to leave the territory in search of distant foods, and 2) where to search for food after leaving the territory. </w:t>
      </w:r>
      <w:r w:rsidR="00914B01">
        <w:t xml:space="preserve">We </w:t>
      </w:r>
      <w:r w:rsidR="0046296C">
        <w:t>predict</w:t>
      </w:r>
      <w:r w:rsidR="00BA7CE9" w:rsidRPr="00412EDF">
        <w:t xml:space="preserve"> that</w:t>
      </w:r>
      <w:r w:rsidR="00BA7CE9">
        <w:t xml:space="preserve"> ravens </w:t>
      </w:r>
      <w:r w:rsidR="00F1571E">
        <w:t>are</w:t>
      </w:r>
      <w:r w:rsidR="00BA7CE9">
        <w:t xml:space="preserve"> less likely to </w:t>
      </w:r>
      <w:r>
        <w:t>leave</w:t>
      </w:r>
      <w:r w:rsidR="00BA7CE9">
        <w:t xml:space="preserve"> their territories when</w:t>
      </w:r>
      <w:r w:rsidR="00BA7CE9" w:rsidRPr="00412EDF">
        <w:t xml:space="preserve"> </w:t>
      </w:r>
      <w:r w:rsidR="00BA7CE9">
        <w:t>there is a</w:t>
      </w:r>
      <w:r>
        <w:t xml:space="preserve"> wolf kill </w:t>
      </w:r>
      <w:r w:rsidR="00BA7CE9">
        <w:t>within their territory</w:t>
      </w:r>
      <w:r w:rsidR="004220C1">
        <w:t>,</w:t>
      </w:r>
      <w:r w:rsidR="00BA7CE9">
        <w:t xml:space="preserve"> provid</w:t>
      </w:r>
      <w:r w:rsidR="00CF7436">
        <w:t>ing</w:t>
      </w:r>
      <w:r w:rsidR="00BA7CE9">
        <w:t xml:space="preserve"> a </w:t>
      </w:r>
      <w:r w:rsidR="000B161F">
        <w:t>proximate</w:t>
      </w:r>
      <w:r w:rsidR="00BA7CE9">
        <w:t xml:space="preserve"> food resource</w:t>
      </w:r>
      <w:r w:rsidR="00D04388">
        <w:t xml:space="preserve"> and</w:t>
      </w:r>
      <w:r w:rsidR="000B161F">
        <w:t xml:space="preserve"> </w:t>
      </w:r>
      <w:r w:rsidR="00BA7CE9">
        <w:t>attract</w:t>
      </w:r>
      <w:r w:rsidR="000B161F">
        <w:t>ing</w:t>
      </w:r>
      <w:r w:rsidR="00BA7CE9">
        <w:t xml:space="preserve"> conspecifics into the territory</w:t>
      </w:r>
      <w:r w:rsidR="000B161F">
        <w:t>,</w:t>
      </w:r>
      <w:r w:rsidR="00A82165">
        <w:t xml:space="preserve"> and</w:t>
      </w:r>
      <w:r w:rsidR="00BA7CE9">
        <w:t xml:space="preserve"> there is less </w:t>
      </w:r>
      <w:r w:rsidR="00A9616A">
        <w:t>recreational</w:t>
      </w:r>
      <w:r w:rsidR="00BA7CE9">
        <w:t xml:space="preserve"> hunting </w:t>
      </w:r>
      <w:r w:rsidR="00A82165">
        <w:t>biomass</w:t>
      </w:r>
      <w:r w:rsidR="00BA7CE9">
        <w:t xml:space="preserve"> available</w:t>
      </w:r>
      <w:r w:rsidR="0016633C">
        <w:t>,</w:t>
      </w:r>
      <w:r w:rsidR="00BA7CE9">
        <w:t xml:space="preserve"> </w:t>
      </w:r>
      <w:r w:rsidR="006F4493">
        <w:t>making a commute an inefficient use of time</w:t>
      </w:r>
      <w:r w:rsidR="00BA7CE9">
        <w:t xml:space="preserve">. </w:t>
      </w:r>
      <w:r w:rsidR="0082536D">
        <w:t xml:space="preserve">After a raven </w:t>
      </w:r>
      <w:r w:rsidR="00F6667D">
        <w:t>leaves</w:t>
      </w:r>
      <w:r w:rsidR="0082536D">
        <w:t xml:space="preserve"> its territory, we </w:t>
      </w:r>
      <w:r w:rsidR="00732936">
        <w:lastRenderedPageBreak/>
        <w:t>predict</w:t>
      </w:r>
      <w:r w:rsidR="0082536D">
        <w:t xml:space="preserve"> </w:t>
      </w:r>
      <w:r w:rsidR="00F6667D">
        <w:t>it</w:t>
      </w:r>
      <w:r w:rsidR="0082536D">
        <w:t xml:space="preserve"> will </w:t>
      </w:r>
      <w:r w:rsidR="001E70B8">
        <w:t xml:space="preserve">visit recreational hunting </w:t>
      </w:r>
      <w:r w:rsidR="00077DA1">
        <w:t>regions</w:t>
      </w:r>
      <w:r w:rsidR="001E70B8">
        <w:t xml:space="preserve"> more</w:t>
      </w:r>
      <w:r w:rsidR="00732936">
        <w:t xml:space="preserve"> often when hunting biomass </w:t>
      </w:r>
      <w:r w:rsidR="00471234">
        <w:t xml:space="preserve">availability </w:t>
      </w:r>
      <w:r w:rsidR="00732936">
        <w:t xml:space="preserve">is </w:t>
      </w:r>
      <w:r w:rsidR="00471234">
        <w:t>greater</w:t>
      </w:r>
      <w:r w:rsidR="00A83F4D">
        <w:t>,</w:t>
      </w:r>
      <w:r w:rsidR="00732936">
        <w:t xml:space="preserve"> and no wolf kill is </w:t>
      </w:r>
      <w:r w:rsidR="006F7F6C">
        <w:t>encountered</w:t>
      </w:r>
      <w:r w:rsidR="00732936">
        <w:t xml:space="preserve"> </w:t>
      </w:r>
      <w:r w:rsidR="009D7AE3">
        <w:t>while traveling</w:t>
      </w:r>
      <w:r w:rsidR="001523C7">
        <w:t>,</w:t>
      </w:r>
      <w:r w:rsidR="006F7F6C">
        <w:t xml:space="preserve"> creating a</w:t>
      </w:r>
      <w:r w:rsidR="00544DFF">
        <w:t>n</w:t>
      </w:r>
      <w:r w:rsidR="006F7F6C">
        <w:t xml:space="preserve"> immediate foraging opportunity</w:t>
      </w:r>
      <w:r w:rsidR="009D7AE3">
        <w:t>.</w:t>
      </w:r>
      <w:r w:rsidR="00732936">
        <w:t xml:space="preserve"> </w:t>
      </w:r>
    </w:p>
    <w:p w14:paraId="39292A2E" w14:textId="77777777" w:rsidR="00BA7CE9" w:rsidRPr="00412EDF" w:rsidRDefault="00BA7CE9" w:rsidP="00271D58">
      <w:pPr>
        <w:spacing w:line="480" w:lineRule="auto"/>
        <w:ind w:firstLine="720"/>
      </w:pPr>
    </w:p>
    <w:p w14:paraId="7B43ED97" w14:textId="77777777" w:rsidR="00BA7CE9" w:rsidRPr="00412EDF" w:rsidRDefault="00BA7CE9" w:rsidP="00271D58">
      <w:pPr>
        <w:spacing w:line="480" w:lineRule="auto"/>
        <w:rPr>
          <w:b/>
          <w:bCs/>
        </w:rPr>
      </w:pPr>
      <w:r w:rsidRPr="00412EDF">
        <w:rPr>
          <w:b/>
          <w:bCs/>
        </w:rPr>
        <w:t>Methods</w:t>
      </w:r>
    </w:p>
    <w:p w14:paraId="77FEB39C" w14:textId="77777777" w:rsidR="00BA7CE9" w:rsidRPr="00412EDF" w:rsidRDefault="00BA7CE9" w:rsidP="00271D58">
      <w:pPr>
        <w:spacing w:line="480" w:lineRule="auto"/>
        <w:rPr>
          <w:i/>
          <w:iCs/>
        </w:rPr>
      </w:pPr>
      <w:r w:rsidRPr="00412EDF">
        <w:rPr>
          <w:i/>
          <w:iCs/>
        </w:rPr>
        <w:t>Study area</w:t>
      </w:r>
    </w:p>
    <w:p w14:paraId="013D6E52" w14:textId="4A148D49" w:rsidR="00BA7CE9" w:rsidRPr="00412EDF" w:rsidRDefault="00BA37A6" w:rsidP="00271D58">
      <w:pPr>
        <w:spacing w:line="480" w:lineRule="auto"/>
        <w:ind w:firstLine="720"/>
      </w:pPr>
      <w:r>
        <w:t xml:space="preserve">Yellowstone National Park </w:t>
      </w:r>
      <w:r w:rsidR="00726721">
        <w:t>is</w:t>
      </w:r>
      <w:r w:rsidR="00BF5319">
        <w:t xml:space="preserve"> a large (8903 km</w:t>
      </w:r>
      <w:r w:rsidR="00BF5319">
        <w:rPr>
          <w:vertAlign w:val="superscript"/>
        </w:rPr>
        <w:t>2</w:t>
      </w:r>
      <w:r w:rsidR="00BF5319">
        <w:t>),</w:t>
      </w:r>
      <w:r w:rsidR="00726721">
        <w:t xml:space="preserve"> mostly intact temperate ecosystem</w:t>
      </w:r>
      <w:r w:rsidR="00DE5E77">
        <w:t xml:space="preserve"> that includes</w:t>
      </w:r>
      <w:r w:rsidR="00726721">
        <w:t xml:space="preserve"> a mix of habitat types</w:t>
      </w:r>
      <w:r w:rsidR="008532D8">
        <w:t>,</w:t>
      </w:r>
      <w:r w:rsidR="00726721">
        <w:t xml:space="preserve"> including sagebrush steppe, </w:t>
      </w:r>
      <w:r w:rsidR="00DE5E77">
        <w:t xml:space="preserve">montane </w:t>
      </w:r>
      <w:r w:rsidR="00726721">
        <w:t>grasslands, mixed conifer and pine forests</w:t>
      </w:r>
      <w:r w:rsidR="00B94FF3">
        <w:t>, and thermally active regions</w:t>
      </w:r>
      <w:r w:rsidR="00726721">
        <w:t xml:space="preserve">. </w:t>
      </w:r>
      <w:r w:rsidR="00BA7CE9" w:rsidRPr="00412EDF">
        <w:t>Yellowstone is bordered</w:t>
      </w:r>
      <w:r w:rsidR="0008781C">
        <w:t xml:space="preserve"> to the north</w:t>
      </w:r>
      <w:r w:rsidR="00BA7CE9" w:rsidRPr="00412EDF">
        <w:t xml:space="preserve"> by the Custer</w:t>
      </w:r>
      <w:r w:rsidR="00BA7CE9">
        <w:t xml:space="preserve"> </w:t>
      </w:r>
      <w:r w:rsidR="00BA7CE9" w:rsidRPr="00412EDF">
        <w:t>Gallatin National Forest, public land managed by the US</w:t>
      </w:r>
      <w:r w:rsidR="00BA7CE9">
        <w:t>FS that</w:t>
      </w:r>
      <w:r w:rsidR="00BA7CE9" w:rsidRPr="00412EDF">
        <w:t xml:space="preserve"> is open to recreational hunting during various seasons</w:t>
      </w:r>
      <w:r w:rsidR="00797CD3">
        <w:t>.</w:t>
      </w:r>
      <w:r w:rsidR="003C4239">
        <w:t xml:space="preserve"> Hunters </w:t>
      </w:r>
      <w:r w:rsidR="00DA139B">
        <w:t xml:space="preserve">target </w:t>
      </w:r>
      <w:r w:rsidR="00BA7CE9">
        <w:t>e</w:t>
      </w:r>
      <w:r w:rsidR="00BA7CE9" w:rsidRPr="00412EDF">
        <w:t>lk</w:t>
      </w:r>
      <w:r w:rsidR="00F94436">
        <w:t xml:space="preserve"> (</w:t>
      </w:r>
      <w:r w:rsidR="00F94436">
        <w:rPr>
          <w:i/>
          <w:iCs/>
        </w:rPr>
        <w:t>Cervus canadensis</w:t>
      </w:r>
      <w:r w:rsidR="00F94436">
        <w:t>)</w:t>
      </w:r>
      <w:r w:rsidR="00BA7CE9" w:rsidRPr="00412EDF">
        <w:t xml:space="preserve"> and bison </w:t>
      </w:r>
      <w:r w:rsidR="00F94436">
        <w:t>(</w:t>
      </w:r>
      <w:r w:rsidR="00F94436">
        <w:rPr>
          <w:i/>
          <w:iCs/>
        </w:rPr>
        <w:t xml:space="preserve">Bison </w:t>
      </w:r>
      <w:r w:rsidR="00F94436" w:rsidRPr="00395214">
        <w:rPr>
          <w:i/>
          <w:iCs/>
        </w:rPr>
        <w:t>bison</w:t>
      </w:r>
      <w:r w:rsidR="00F94436">
        <w:t xml:space="preserve">) </w:t>
      </w:r>
      <w:r w:rsidR="00A32630" w:rsidRPr="00F94436">
        <w:t>that</w:t>
      </w:r>
      <w:r w:rsidR="00A32630">
        <w:t xml:space="preserve"> </w:t>
      </w:r>
      <w:r w:rsidR="00BA7CE9" w:rsidRPr="00412EDF">
        <w:t xml:space="preserve">migrate </w:t>
      </w:r>
      <w:r w:rsidR="00ED7074">
        <w:t>from Yellowstone</w:t>
      </w:r>
      <w:r w:rsidR="00BA7CE9">
        <w:t xml:space="preserve"> </w:t>
      </w:r>
      <w:r w:rsidR="00BA7CE9" w:rsidRPr="00412EDF">
        <w:t>during the winter</w:t>
      </w:r>
      <w:r w:rsidR="003C4239">
        <w:t xml:space="preserve"> and </w:t>
      </w:r>
      <w:r w:rsidR="00BA7CE9">
        <w:t>resident</w:t>
      </w:r>
      <w:r w:rsidR="003C4239">
        <w:t xml:space="preserve"> populations of</w:t>
      </w:r>
      <w:r w:rsidR="00BA7CE9">
        <w:t xml:space="preserve"> mule</w:t>
      </w:r>
      <w:r w:rsidR="00B170AB">
        <w:t xml:space="preserve"> (</w:t>
      </w:r>
      <w:r w:rsidR="00B170AB" w:rsidRPr="00B170AB">
        <w:rPr>
          <w:i/>
          <w:iCs/>
        </w:rPr>
        <w:t>Odocoileus hemionus</w:t>
      </w:r>
      <w:r w:rsidR="00B170AB">
        <w:t>)</w:t>
      </w:r>
      <w:r w:rsidR="00BA7CE9">
        <w:t xml:space="preserve"> and white-tailed deer</w:t>
      </w:r>
      <w:r w:rsidR="00B170AB">
        <w:t xml:space="preserve"> (</w:t>
      </w:r>
      <w:r w:rsidR="00B170AB" w:rsidRPr="00B170AB">
        <w:rPr>
          <w:i/>
          <w:iCs/>
        </w:rPr>
        <w:t>Odocoileus</w:t>
      </w:r>
      <w:r w:rsidR="00B170AB" w:rsidRPr="00B170AB">
        <w:t xml:space="preserve"> </w:t>
      </w:r>
      <w:r w:rsidR="00B170AB" w:rsidRPr="00B170AB">
        <w:rPr>
          <w:i/>
          <w:iCs/>
        </w:rPr>
        <w:t>virginianus</w:t>
      </w:r>
      <w:r w:rsidR="00B170AB">
        <w:t>)</w:t>
      </w:r>
      <w:r w:rsidR="009E6FF2">
        <w:t xml:space="preserve"> </w:t>
      </w:r>
      <w:r w:rsidR="00BA7CE9">
        <w:t xml:space="preserve">when winter conditions drive ungulates to lower elevations </w:t>
      </w:r>
      <w:r w:rsidR="00BA7CE9">
        <w:fldChar w:fldCharType="begin"/>
      </w:r>
      <w:r w:rsidR="00492D11">
        <w:instrText xml:space="preserve"> ADDIN ZOTERO_ITEM CSL_CITATION {"citationID":"AgWna1z0","properties":{"formattedCitation":"(Geremia et al. 2011, Rickbeil et al. 2019)","plainCitation":"(Geremia et al. 2011, Rickbeil et al. 2019)","noteIndex":0},"citationItems":[{"id":1135,"uris":["http://zotero.org/users/9968163/items/XRAFAX8C"],"itemData":{"id":1135,"type":"article-journal","abstract":"Long distance migrations by ungulate species often surpass the boundaries of preservation areas where conflicts with various publics lead to management actions that can threaten populations. We chose the partially migratory bison (Bison bison) population in Yellowstone National Park as an example of integrating science into management policies to better conserve migratory ungulates. Approximately 60% of these bison have been exposed to bovine brucellosis and thousands of migrants exiting the park boundary have been culled during the past two decades to reduce the risk of disease transmission to cattle. Data were assimilated using models representing competing hypotheses of bison migration during 1990–2009 in a hierarchal Bayesian framework. Migration differed at the scale of herds, but a single unifying logistic model was useful for predicting migrations by both herds. Migration beyond the northern park boundary was affected by herd size, accumulated snow water equivalent, and aboveground dried biomass. Migration beyond the western park boundary was less influenced by these predictors and process model performance suggested an important control on recent migrations was excluded. Simulations of migrations over the next decade suggest that allowing increased numbers of bison beyond park boundaries during severe climate conditions may be the only means of avoiding episodic, large-scale reductions to the Yellowstone bison population in the foreseeable future. This research is an example of how long distance migration dynamics can be incorporated into improved management policies.","container-title":"PLOS ONE","DOI":"10.1371/journal.pone.0016848","ISSN":"1932-6203","issue":"2","journalAbbreviation":"PLOS ONE","language":"en","page":"e16848","publisher":"Public Library of Science","source":"PLoS Journals","title":"Predicting Bison Migration out of Yellowstone National Park Using Bayesian Models","volume":"6","author":[{"family":"Geremia","given":"Chris"},{"family":"White","given":"P. J."},{"family":"Wallen","given":"Rick L."},{"family":"Watson","given":"Fred G. R."},{"family":"Treanor","given":"John J."},{"family":"Borkowski","given":"John"},{"family":"Potter","given":"Christopher S."},{"family":"Crabtree","given":"Robert L."}],"issued":{"date-parts":[["2011",2,14]]}}},{"id":1005,"uris":["http://zotero.org/users/9968163/items/FXXECLRG"],"itemData":{"id":1005,"type":"article-journal","abstract":"Migration is an effective behavioral strategy for prolonging access to seasonal resources and may be a resilient strategy for ungulates experiencing changing climatic conditions. In the Greater Yellowstone Ecosystem (GYE), elk are the primary ungulate, with approximately 20,000 individuals migrating to exploit seasonal gradients in forage while also avoiding energetically costly snow conditions. How climate-induced changes in plant phenology and snow accumulation are influencing elk migration timing is unknown. We present the most complete record of elk migration across the GYE, spanning 9 herds and 414 individuals from 2001 to 2017, to evaluate the drivers of migration timing and test for temporal shifts. The timing of elk departure from winter range involved a trade-off between current and anticipated forage conditions, while snow melt governed summer range arrival date. Timing of elk departure from summer range and arrival on winter range were both influenced by snow accumulation and exposure to hunting. At the GYE scale, spring and fall migration timing changed through time, most notably with winter range arrival dates becoming almost 50 days later since 2001. Predicted herd-level changes in migration timing largely agreed with observed GYE-wide changes—except for predicted winter range arrival dates which did not reflect the magnitude of change detected in the elk telemetry data. Snow melt, snow accumulation, and spring green-up dates all changed through time, with different herds experiencing different rates and directions of change. We conclude that elk migration is plastic, is a direct response to environmental cues, and that these environmental cues are not changing in a consistent manner across the GYE. The impacts of changing elk migration timing on predator–prey dynamics, carnivore–livestock conflict, disease ecology, and harvest management across the GYE are likely to be significant and complex.","container-title":"Global Change Biology","DOI":"10.1111/gcb.14629","ISSN":"1365-2486","issue":"7","language":"en","license":"© 2019 John Wiley &amp; Sons Ltd","note":"_eprint: https://onlinelibrary.wiley.com/doi/pdf/10.1111/gcb.14629","page":"2368-2381","source":"Wiley Online Library","title":"Plasticity in elk migration timing is a response to changing environmental conditions","volume":"25","author":[{"family":"Rickbeil","given":"Gregory J. M."},{"family":"Merkle","given":"Jerod A."},{"family":"Anderson","given":"Greg"},{"family":"Atwood","given":"M. Paul"},{"family":"Beckmann","given":"Jon P."},{"family":"Cole","given":"Eric K."},{"family":"Courtemanch","given":"Alyson B."},{"family":"Dewey","given":"Sarah"},{"family":"Gustine","given":"David D."},{"family":"Kauffman","given":"Matthew J."},{"family":"McWhirter","given":"Douglas E."},{"family":"Mong","given":"Tony"},{"family":"Proffitt","given":"Kelly"},{"family":"White","given":"Patrick J."},{"family":"Middleton","given":"Arthur D."}],"issued":{"date-parts":[["2019"]]}}}],"schema":"https://github.com/citation-style-language/schema/raw/master/csl-citation.json"} </w:instrText>
      </w:r>
      <w:r w:rsidR="00BA7CE9">
        <w:fldChar w:fldCharType="separate"/>
      </w:r>
      <w:r w:rsidR="00AE5217" w:rsidRPr="00AE5217">
        <w:rPr>
          <w:rFonts w:ascii="Aptos" w:hAnsi="Aptos"/>
        </w:rPr>
        <w:t>(Geremia et al. 2011, Rickbeil et al. 2019)</w:t>
      </w:r>
      <w:r w:rsidR="00BA7CE9">
        <w:fldChar w:fldCharType="end"/>
      </w:r>
      <w:r w:rsidR="00BA7CE9" w:rsidRPr="00412EDF">
        <w:t>.</w:t>
      </w:r>
      <w:r w:rsidR="00BA7CE9">
        <w:t xml:space="preserve"> </w:t>
      </w:r>
      <w:r w:rsidR="00BA7CE9" w:rsidRPr="00412EDF">
        <w:t xml:space="preserve">In contrast, </w:t>
      </w:r>
      <w:r w:rsidR="00FD2553">
        <w:t>inside the park</w:t>
      </w:r>
      <w:r w:rsidR="00B4357D">
        <w:t>,</w:t>
      </w:r>
      <w:r w:rsidR="00FD2553" w:rsidRPr="00FD2553">
        <w:t xml:space="preserve"> </w:t>
      </w:r>
      <w:r w:rsidR="00FD2553">
        <w:t xml:space="preserve">a relatively dense wolf population </w:t>
      </w:r>
      <w:r w:rsidR="00FD2553" w:rsidRPr="00412EDF">
        <w:t>create</w:t>
      </w:r>
      <w:r w:rsidR="00FD2553">
        <w:t>s</w:t>
      </w:r>
      <w:r w:rsidR="00FD2553" w:rsidRPr="00412EDF">
        <w:t xml:space="preserve"> carrion</w:t>
      </w:r>
      <w:r w:rsidR="00FD2553">
        <w:t xml:space="preserve"> during the winter</w:t>
      </w:r>
      <w:r w:rsidR="00B4357D">
        <w:t>,</w:t>
      </w:r>
      <w:r w:rsidR="00FD2553">
        <w:t xml:space="preserve"> and</w:t>
      </w:r>
      <w:r w:rsidR="00BA7CE9" w:rsidRPr="00412EDF">
        <w:t xml:space="preserve"> </w:t>
      </w:r>
      <w:r w:rsidR="00925B3E">
        <w:t>recreational</w:t>
      </w:r>
      <w:r w:rsidR="00BA7CE9" w:rsidRPr="00412EDF">
        <w:t xml:space="preserve"> hunting is </w:t>
      </w:r>
      <w:r w:rsidR="00925B3E">
        <w:t>prohibited</w:t>
      </w:r>
      <w:r w:rsidR="00FD2553">
        <w:t>.</w:t>
      </w:r>
    </w:p>
    <w:p w14:paraId="2CBE0300" w14:textId="1CB64B45" w:rsidR="00BA7CE9" w:rsidRPr="00412EDF" w:rsidRDefault="00FD1B49" w:rsidP="00271D58">
      <w:pPr>
        <w:spacing w:line="480" w:lineRule="auto"/>
      </w:pPr>
      <w:r>
        <w:rPr>
          <w:i/>
          <w:iCs/>
        </w:rPr>
        <w:t>Tracking raven movement</w:t>
      </w:r>
    </w:p>
    <w:p w14:paraId="6C63F23A" w14:textId="20F07213" w:rsidR="00733205" w:rsidRDefault="00BA7CE9" w:rsidP="00271D58">
      <w:pPr>
        <w:spacing w:line="480" w:lineRule="auto"/>
        <w:ind w:firstLine="720"/>
      </w:pPr>
      <w:r w:rsidRPr="00412EDF">
        <w:t xml:space="preserve">We tracked common raven </w:t>
      </w:r>
      <w:r w:rsidR="00877AE1" w:rsidRPr="00412EDF">
        <w:t>movements</w:t>
      </w:r>
      <w:r w:rsidRPr="00412EDF">
        <w:t xml:space="preserve"> </w:t>
      </w:r>
      <w:r w:rsidR="00403975">
        <w:t>in</w:t>
      </w:r>
      <w:r w:rsidR="00CC4A20">
        <w:t xml:space="preserve"> and around</w:t>
      </w:r>
      <w:r w:rsidRPr="00412EDF">
        <w:t xml:space="preserve"> Yellowstone National Park</w:t>
      </w:r>
      <w:r w:rsidR="00877AE1">
        <w:t xml:space="preserve"> between October 2019 and March 2024</w:t>
      </w:r>
      <w:r w:rsidRPr="00412EDF">
        <w:t>.</w:t>
      </w:r>
      <w:r w:rsidR="002945A7">
        <w:t xml:space="preserve"> We captured r</w:t>
      </w:r>
      <w:r w:rsidRPr="00412EDF">
        <w:t xml:space="preserve">avens between October 2019 and January 2024 </w:t>
      </w:r>
      <w:r w:rsidR="007B464E">
        <w:t>with</w:t>
      </w:r>
      <w:r w:rsidRPr="00412EDF">
        <w:t xml:space="preserve"> remote</w:t>
      </w:r>
      <w:r w:rsidR="002945A7">
        <w:t>-</w:t>
      </w:r>
      <w:r w:rsidRPr="00412EDF">
        <w:t>controlled net launchers (Coda Enterprises, Ltd)</w:t>
      </w:r>
      <w:r w:rsidR="006E3CB3">
        <w:t xml:space="preserve"> using v</w:t>
      </w:r>
      <w:r w:rsidRPr="00412EDF">
        <w:t xml:space="preserve">arious </w:t>
      </w:r>
      <w:r w:rsidRPr="00412EDF">
        <w:lastRenderedPageBreak/>
        <w:t>anthropogenic foods and carrion sources as bait.</w:t>
      </w:r>
      <w:r w:rsidR="005A7C06">
        <w:t xml:space="preserve"> We caught t</w:t>
      </w:r>
      <w:r w:rsidRPr="00412EDF">
        <w:t>erritorial ravens opportunistically in large feeding groups with vagrant ravens and as targeted efforts at territories</w:t>
      </w:r>
      <w:r>
        <w:t xml:space="preserve"> along the road within the national park</w:t>
      </w:r>
      <w:r w:rsidRPr="00412EDF">
        <w:t xml:space="preserve">. </w:t>
      </w:r>
      <w:r w:rsidR="00A1491F">
        <w:t>We fitted s</w:t>
      </w:r>
      <w:r w:rsidRPr="00412EDF">
        <w:t>olar</w:t>
      </w:r>
      <w:r w:rsidR="00A1491F">
        <w:t>-</w:t>
      </w:r>
      <w:r w:rsidRPr="00412EDF">
        <w:t xml:space="preserve">powered GPS data loggers (e-obs GmbH; Bird Solar UMTS, 25 g) to the bird using </w:t>
      </w:r>
      <w:r w:rsidR="00A1491F" w:rsidRPr="00412EDF">
        <w:t>Teflon</w:t>
      </w:r>
      <w:r w:rsidRPr="00412EDF">
        <w:t xml:space="preserve"> harness straps (total assembly weight &lt;4% body mass</w:t>
      </w:r>
      <w:r w:rsidR="00A616C5" w:rsidRPr="00A616C5">
        <w:rPr>
          <w:kern w:val="0"/>
          <w14:ligatures w14:val="none"/>
        </w:rPr>
        <w:t xml:space="preserve"> </w:t>
      </w:r>
      <w:r w:rsidR="00A616C5" w:rsidRPr="00A616C5">
        <w:t>The GPS data loggers recorded locations every 30 minutes during daylight hours when battery voltage exceeded 3,900 mV, and hourly when between 3,900 and 3,700 mV. No locations were recorded when the battery voltage was below 3,700 mV.</w:t>
      </w:r>
      <w:r w:rsidRPr="00412EDF">
        <w:t xml:space="preserve"> </w:t>
      </w:r>
      <w:r w:rsidR="00820FC3">
        <w:t>Movement d</w:t>
      </w:r>
      <w:r w:rsidRPr="00412EDF">
        <w:t>ata w</w:t>
      </w:r>
      <w:r w:rsidR="00A616C5">
        <w:t>ere</w:t>
      </w:r>
      <w:r w:rsidRPr="00412EDF">
        <w:t xml:space="preserve"> downloaded from the GPS data loggers via Bluetooth connection to a hand-held receiver or upload</w:t>
      </w:r>
      <w:r w:rsidR="00551F72">
        <w:t>ed</w:t>
      </w:r>
      <w:r w:rsidRPr="00412EDF">
        <w:t xml:space="preserve"> directly to a Movebank database through a 3G cell network connection. </w:t>
      </w:r>
    </w:p>
    <w:p w14:paraId="1085EE39" w14:textId="5437D41B" w:rsidR="00BA7CE9" w:rsidRDefault="0028554D" w:rsidP="00271D58">
      <w:pPr>
        <w:spacing w:line="480" w:lineRule="auto"/>
        <w:ind w:firstLine="720"/>
      </w:pPr>
      <w:r>
        <w:t>We determined a raven’s t</w:t>
      </w:r>
      <w:r w:rsidR="00504BF9">
        <w:t xml:space="preserve">erritorial </w:t>
      </w:r>
      <w:r>
        <w:t xml:space="preserve">status </w:t>
      </w:r>
      <w:r w:rsidR="00BA7CE9" w:rsidRPr="00412EDF">
        <w:t xml:space="preserve">by examining </w:t>
      </w:r>
      <w:r w:rsidR="00546A0A">
        <w:t>its</w:t>
      </w:r>
      <w:r w:rsidR="00BA7CE9" w:rsidRPr="00412EDF">
        <w:t xml:space="preserve"> movements during the breeding season when they show restricted movements compared to </w:t>
      </w:r>
      <w:r w:rsidR="00D673D3">
        <w:t>non-breed</w:t>
      </w:r>
      <w:r w:rsidR="00770A17">
        <w:t>ers</w:t>
      </w:r>
      <w:r w:rsidR="00BA7CE9" w:rsidRPr="00412EDF">
        <w:t xml:space="preserve"> </w:t>
      </w:r>
      <w:r w:rsidR="00BA7CE9" w:rsidRPr="00412EDF">
        <w:fldChar w:fldCharType="begin"/>
      </w:r>
      <w:r w:rsidR="00492D11">
        <w:instrText xml:space="preserve"> ADDIN ZOTERO_ITEM CSL_CITATION {"citationID":"QMYkXyvK","properties":{"formattedCitation":"(Webb et al. 2011)","plainCitation":"(Webb et al. 2011)","noteIndex":0},"citationItems":[{"id":26,"uris":["http://zotero.org/users/9968163/items/SV62KECA"],"itemData":{"id":26,"type":"article-journal","abstract":"A thorough understanding of a population's ecology requires knowledge of the relationship between habitat use, resource use and demographic parameters. We undertook an empirical investigation of habitat use, resource use and demography in a population of common ravens (Corvus corax), a species widely distributed throughout the Northern Hemisphere. The abundance of ravens is increasing in many parts of western North America, which represents a conservation concern since predation by ravens is thought to contribute to the decline of several sensitive species. We defined resources as the suite of physical and biological components in the environment that led to occupancy of a particular place by ravens. The home ranges of breeding and nonbreeding ravens contained similar proportions of resources, but breeding ravens used more edges, roads, forest, clearcuts, and towns than nonbreeders. We detected no differences in survival between the sexes, but breeding ravens survived at higher rates than nonbreeders, due to exclusion by breeding ravens from those resources positively associated with survival. Raven use of mature forests and anthropogenic land use types was positively associated with survival. Breeding raven use of clearcuts and patchy areas contributed to increased reproduction, but the use of clearcuts along with the use of roads was negatively associated with survival due to illegal shooting. Greater insight into the demography of synanthropic species such as the common raven will enable managers to make informed decisions for protecting biodiversity. This study is the first to consider the demographic consequences of habitat use and resource use for both nonbreeding and breeding common ravens.","container-title":"Biological Conservation","DOI":"10.1016/j.biocon.2011.06.001","issue":"9","page":"2264-2273","source":"ResearchGate","title":"Linking resource use with demography in a synanthropic population of Common Ravens","volume":"144","author":[{"family":"Webb","given":"William"},{"family":"Marzluff","given":"John"},{"family":"Hepinstall","given":"Jeffrey"}],"issued":{"date-parts":[["2011",9,1]]}}}],"schema":"https://github.com/citation-style-language/schema/raw/master/csl-citation.json"} </w:instrText>
      </w:r>
      <w:r w:rsidR="00BA7CE9" w:rsidRPr="00412EDF">
        <w:fldChar w:fldCharType="separate"/>
      </w:r>
      <w:r w:rsidR="00BA7CE9" w:rsidRPr="00231BE0">
        <w:rPr>
          <w:rFonts w:ascii="Aptos" w:hAnsi="Aptos"/>
        </w:rPr>
        <w:t>(Webb et al. 2011)</w:t>
      </w:r>
      <w:r w:rsidR="00BA7CE9" w:rsidRPr="00412EDF">
        <w:fldChar w:fldCharType="end"/>
      </w:r>
      <w:r w:rsidR="00BA7CE9" w:rsidRPr="00412EDF">
        <w:t xml:space="preserve">. </w:t>
      </w:r>
      <w:r w:rsidR="00974464">
        <w:t>We confirm</w:t>
      </w:r>
      <w:r w:rsidR="00935477">
        <w:t>ed</w:t>
      </w:r>
      <w:r w:rsidR="00974464">
        <w:t xml:space="preserve"> this in most cases by observing nesting attempts. </w:t>
      </w:r>
      <w:r w:rsidR="00935477">
        <w:t xml:space="preserve">Four </w:t>
      </w:r>
      <w:r w:rsidR="00280C61" w:rsidRPr="00412EDF">
        <w:t xml:space="preserve">ravens that were </w:t>
      </w:r>
      <w:r w:rsidR="00935477">
        <w:t>non-breeder</w:t>
      </w:r>
      <w:r w:rsidR="001944FE">
        <w:t>s</w:t>
      </w:r>
      <w:r w:rsidR="00280C61" w:rsidRPr="00412EDF">
        <w:t xml:space="preserve"> at the time of capture transitioned into territorial individuals</w:t>
      </w:r>
      <w:r w:rsidR="00280C61">
        <w:t xml:space="preserve"> during the study period</w:t>
      </w:r>
      <w:r w:rsidR="00280C61" w:rsidRPr="00412EDF">
        <w:t>.</w:t>
      </w:r>
      <w:r w:rsidR="00280C61">
        <w:t xml:space="preserve"> </w:t>
      </w:r>
      <w:r w:rsidR="00C42056">
        <w:t xml:space="preserve">We removed male ravens when both birds in a </w:t>
      </w:r>
      <w:r w:rsidR="00191BA5">
        <w:t>territorial</w:t>
      </w:r>
      <w:r w:rsidR="00C42056">
        <w:t xml:space="preserve"> pair were tagged</w:t>
      </w:r>
      <w:r w:rsidR="00BA7CE9" w:rsidRPr="00412EDF">
        <w:t xml:space="preserve"> to avoid pseudoreplication</w:t>
      </w:r>
      <w:r w:rsidR="00BA7CE9">
        <w:t xml:space="preserve"> because </w:t>
      </w:r>
      <w:r w:rsidR="00BA7CE9" w:rsidRPr="00412EDF">
        <w:t>raven</w:t>
      </w:r>
      <w:r w:rsidR="00BA7CE9">
        <w:t xml:space="preserve"> pairs</w:t>
      </w:r>
      <w:r w:rsidR="00BA7CE9" w:rsidRPr="00412EDF">
        <w:t xml:space="preserve"> travel together during the winter while foraging. </w:t>
      </w:r>
      <w:r w:rsidR="00B86BC9">
        <w:t>Males</w:t>
      </w:r>
      <w:r w:rsidR="006431B4">
        <w:t xml:space="preserve"> had </w:t>
      </w:r>
      <w:r w:rsidR="00B86BC9">
        <w:t xml:space="preserve">fewer </w:t>
      </w:r>
      <w:r w:rsidR="006431B4">
        <w:t>days with successful fixes</w:t>
      </w:r>
      <w:r w:rsidR="00AC162A">
        <w:t xml:space="preserve"> and a lower daily fix rate</w:t>
      </w:r>
      <w:r w:rsidR="006431B4">
        <w:t xml:space="preserve"> than females</w:t>
      </w:r>
      <w:r w:rsidR="00287DB4">
        <w:t xml:space="preserve"> because their longer feathers</w:t>
      </w:r>
      <w:r w:rsidR="006431B4">
        <w:t xml:space="preserve"> </w:t>
      </w:r>
      <w:r w:rsidR="00287DB4">
        <w:t xml:space="preserve">more </w:t>
      </w:r>
      <w:r w:rsidR="006B0906">
        <w:t>frequently</w:t>
      </w:r>
      <w:r w:rsidR="006431B4">
        <w:t xml:space="preserve"> cover</w:t>
      </w:r>
      <w:r w:rsidR="00287DB4">
        <w:t>ed</w:t>
      </w:r>
      <w:r w:rsidR="006431B4">
        <w:t xml:space="preserve"> the solar panel</w:t>
      </w:r>
      <w:r w:rsidR="00501FC1">
        <w:t>, preventing charging</w:t>
      </w:r>
      <w:r w:rsidR="006431B4">
        <w:t xml:space="preserve"> and </w:t>
      </w:r>
      <w:r w:rsidR="006B0906">
        <w:t>resulting in</w:t>
      </w:r>
      <w:r w:rsidR="006431B4">
        <w:t xml:space="preserve"> lower battery levels.</w:t>
      </w:r>
      <w:r w:rsidR="00FE6AE6">
        <w:t xml:space="preserve"> </w:t>
      </w:r>
    </w:p>
    <w:p w14:paraId="03EBB7DD" w14:textId="5CAF24CE" w:rsidR="00B329F2" w:rsidRDefault="00091C9F" w:rsidP="00271D58">
      <w:pPr>
        <w:spacing w:line="480" w:lineRule="auto"/>
        <w:ind w:firstLine="720"/>
      </w:pPr>
      <w:r w:rsidRPr="00091C9F">
        <w:t xml:space="preserve">We only used GPS points from an individual raven that were separated by at least 29 minutes. </w:t>
      </w:r>
      <w:r w:rsidR="00B329F2">
        <w:t xml:space="preserve">This removed instances of fixes </w:t>
      </w:r>
      <w:r w:rsidR="006B4969">
        <w:t>obtained</w:t>
      </w:r>
      <w:r w:rsidR="00B329F2">
        <w:t xml:space="preserve"> in quick success</w:t>
      </w:r>
      <w:r w:rsidR="006B4969">
        <w:t>ion</w:t>
      </w:r>
      <w:r w:rsidR="00B329F2">
        <w:t xml:space="preserve"> due to a</w:t>
      </w:r>
      <w:r w:rsidR="00F9710A">
        <w:t>n</w:t>
      </w:r>
      <w:r w:rsidR="00B329F2">
        <w:t xml:space="preserve"> </w:t>
      </w:r>
      <w:r w:rsidR="00B329F2">
        <w:lastRenderedPageBreak/>
        <w:t>unintended interaction with the satellite during uploads</w:t>
      </w:r>
      <w:r w:rsidR="00774E61">
        <w:t xml:space="preserve">, while maintaining the </w:t>
      </w:r>
      <w:r w:rsidR="007619BB">
        <w:t>maximum</w:t>
      </w:r>
      <w:r w:rsidR="00774E61">
        <w:t xml:space="preserve"> number of</w:t>
      </w:r>
      <w:r w:rsidR="00AC187C">
        <w:t xml:space="preserve"> GPS</w:t>
      </w:r>
      <w:r w:rsidR="00774E61">
        <w:t xml:space="preserve"> points.</w:t>
      </w:r>
    </w:p>
    <w:p w14:paraId="22AD8BD4" w14:textId="1CE083BA" w:rsidR="00416E3A" w:rsidRPr="00416E3A" w:rsidRDefault="00416E3A" w:rsidP="00271D58">
      <w:pPr>
        <w:spacing w:line="480" w:lineRule="auto"/>
        <w:rPr>
          <w:i/>
          <w:iCs/>
        </w:rPr>
      </w:pPr>
      <w:r w:rsidRPr="00416E3A">
        <w:rPr>
          <w:i/>
          <w:iCs/>
        </w:rPr>
        <w:t>Recreational hunting regions</w:t>
      </w:r>
    </w:p>
    <w:p w14:paraId="383B5008" w14:textId="63671DBF" w:rsidR="00416E3A" w:rsidRDefault="00416E3A" w:rsidP="00271D58">
      <w:pPr>
        <w:spacing w:line="480" w:lineRule="auto"/>
        <w:ind w:firstLine="720"/>
      </w:pPr>
      <w:r>
        <w:t>We defined two hunting area</w:t>
      </w:r>
      <w:r w:rsidR="003F621B">
        <w:t>s</w:t>
      </w:r>
      <w:r>
        <w:t xml:space="preserve"> </w:t>
      </w:r>
      <w:r w:rsidR="00DE16A4">
        <w:t xml:space="preserve">corresponding to </w:t>
      </w:r>
      <w:r>
        <w:t>the MT Fish, Wildlife, and Parks</w:t>
      </w:r>
      <w:r w:rsidR="00DE16A4">
        <w:t xml:space="preserve"> (MTFWP)</w:t>
      </w:r>
      <w:r>
        <w:t xml:space="preserve"> rifle hunting season </w:t>
      </w:r>
      <w:r w:rsidR="00B87BB9">
        <w:t>and</w:t>
      </w:r>
      <w:r>
        <w:t xml:space="preserve"> the tribal </w:t>
      </w:r>
      <w:r w:rsidR="00755B94">
        <w:t xml:space="preserve">bison </w:t>
      </w:r>
      <w:r>
        <w:t xml:space="preserve">hunting season. During </w:t>
      </w:r>
      <w:r w:rsidR="00B87BB9">
        <w:t xml:space="preserve">the </w:t>
      </w:r>
      <w:r>
        <w:t xml:space="preserve">MTFWP rifle hunting season, elk and deer are the main targets and are small enough to be packed out by hunters. We </w:t>
      </w:r>
      <w:r w:rsidR="0039053F">
        <w:t>delineated</w:t>
      </w:r>
      <w:r>
        <w:t xml:space="preserve"> this region (hereafter MTFWP hunting region</w:t>
      </w:r>
      <w:r w:rsidR="00E73C72">
        <w:t>, Fig. 1</w:t>
      </w:r>
      <w:r w:rsidR="00D25BE5">
        <w:t>,</w:t>
      </w:r>
      <w:r w:rsidR="00BE73EC">
        <w:t xml:space="preserve"> Sup. Fig</w:t>
      </w:r>
      <w:r w:rsidR="00B171DF">
        <w:t>.</w:t>
      </w:r>
      <w:r w:rsidR="00AD50B3">
        <w:t xml:space="preserve"> </w:t>
      </w:r>
      <w:r w:rsidR="00BE73EC">
        <w:t>1</w:t>
      </w:r>
      <w:r>
        <w:t>) using a 5 km buffer around all roads 10 km away from the park entrance station in Gardiner, MT.  We recognize that additional take will occur outside of this region, but the vast majority of hunting occur</w:t>
      </w:r>
      <w:r w:rsidR="007925F5">
        <w:t>s</w:t>
      </w:r>
      <w:r>
        <w:t xml:space="preserve"> within this space. </w:t>
      </w:r>
    </w:p>
    <w:p w14:paraId="54961C46" w14:textId="072F0CC3" w:rsidR="000174C2" w:rsidRDefault="00416E3A" w:rsidP="00271D58">
      <w:pPr>
        <w:spacing w:line="480" w:lineRule="auto"/>
        <w:ind w:firstLine="720"/>
      </w:pPr>
      <w:r>
        <w:t>Bison hunting is more concentrated around the roadway as bison migration is largely funneled in the open area along the south side of the Yellowstone River at the park boundary. Adult male bison can weigh over 750 kg during the hunting season (</w:t>
      </w:r>
      <w:r w:rsidRPr="009B5D83">
        <w:t>Yellowstone Bison Office</w:t>
      </w:r>
      <w:r>
        <w:t>, National Park Service,</w:t>
      </w:r>
      <w:r w:rsidRPr="009B5D83">
        <w:t xml:space="preserve"> unpublished data</w:t>
      </w:r>
      <w:r>
        <w:t xml:space="preserve">), so the effort required to hike a bison harvest back to the road is great and </w:t>
      </w:r>
      <w:r w:rsidR="005536AF">
        <w:t xml:space="preserve">is </w:t>
      </w:r>
      <w:r>
        <w:t>avoided when possible. We created the bison hunting polygon (hereafter bison hunting region</w:t>
      </w:r>
      <w:r w:rsidR="00B4768C">
        <w:t xml:space="preserve">, </w:t>
      </w:r>
      <w:r w:rsidR="000575C1">
        <w:t>Fig. 1</w:t>
      </w:r>
      <w:r w:rsidR="0013547E">
        <w:t>,</w:t>
      </w:r>
      <w:r w:rsidR="00F403C7">
        <w:t xml:space="preserve"> </w:t>
      </w:r>
      <w:r w:rsidR="000575C1">
        <w:t>Sup. Fig</w:t>
      </w:r>
      <w:r w:rsidR="00B171DF">
        <w:t>.</w:t>
      </w:r>
      <w:r w:rsidR="000575C1">
        <w:t xml:space="preserve"> 1</w:t>
      </w:r>
      <w:r w:rsidR="00602321">
        <w:t>)</w:t>
      </w:r>
      <w:r>
        <w:t xml:space="preserve"> with a 1 km buffer around the Old Yellowstone trail and Highway 89</w:t>
      </w:r>
      <w:r w:rsidR="00602321">
        <w:t xml:space="preserve"> from Gardiner, MT</w:t>
      </w:r>
      <w:r w:rsidR="00E7075C">
        <w:t>,</w:t>
      </w:r>
      <w:r>
        <w:t xml:space="preserve"> to the cattle grate at the south end of Yankee Jim Canyon, </w:t>
      </w:r>
      <w:r w:rsidR="002A7C02">
        <w:t xml:space="preserve">which </w:t>
      </w:r>
      <w:r>
        <w:t xml:space="preserve">prevents the northward movement of bison. </w:t>
      </w:r>
    </w:p>
    <w:p w14:paraId="11DF6321" w14:textId="3021FA3B" w:rsidR="000174C2" w:rsidRPr="00BE1D56" w:rsidRDefault="000174C2" w:rsidP="00271D58">
      <w:pPr>
        <w:spacing w:line="480" w:lineRule="auto"/>
        <w:rPr>
          <w:i/>
          <w:iCs/>
        </w:rPr>
      </w:pPr>
      <w:r w:rsidRPr="00BE1D56">
        <w:rPr>
          <w:i/>
          <w:iCs/>
        </w:rPr>
        <w:t>Recreational hunting season</w:t>
      </w:r>
    </w:p>
    <w:p w14:paraId="567A1A7F" w14:textId="4B7FC7EA" w:rsidR="00416E3A" w:rsidRDefault="000174C2" w:rsidP="00271D58">
      <w:pPr>
        <w:spacing w:line="480" w:lineRule="auto"/>
      </w:pPr>
      <w:r>
        <w:tab/>
      </w:r>
      <w:r w:rsidR="00BE1D56">
        <w:t>We retrieved t</w:t>
      </w:r>
      <w:r>
        <w:t>he MTFWP rifle hunting dates from the hunting regulations published annually by MTFWP</w:t>
      </w:r>
      <w:r w:rsidR="00B2519E">
        <w:t xml:space="preserve"> (</w:t>
      </w:r>
      <w:r w:rsidR="006A2833">
        <w:t xml:space="preserve">Sup. </w:t>
      </w:r>
      <w:r w:rsidR="00B2519E">
        <w:t>Table 1)</w:t>
      </w:r>
      <w:r>
        <w:t>.</w:t>
      </w:r>
      <w:r w:rsidR="00FC03D3">
        <w:t xml:space="preserve"> </w:t>
      </w:r>
      <w:r w:rsidR="00416E3A">
        <w:t>We defined the</w:t>
      </w:r>
      <w:r w:rsidR="00416E3A" w:rsidRPr="00CA6BE3">
        <w:t xml:space="preserve"> </w:t>
      </w:r>
      <w:r w:rsidR="00416E3A">
        <w:t>bison</w:t>
      </w:r>
      <w:r w:rsidR="008A0FC6">
        <w:t>-</w:t>
      </w:r>
      <w:r w:rsidR="00416E3A">
        <w:t xml:space="preserve">hunting season </w:t>
      </w:r>
      <w:r w:rsidR="00AD53DC" w:rsidRPr="00AD53DC">
        <w:t xml:space="preserve">as the period from </w:t>
      </w:r>
      <w:r w:rsidR="00AD53DC" w:rsidRPr="00AD53DC">
        <w:lastRenderedPageBreak/>
        <w:t>the first day on which bison were taken during that winter (i.e., November 2019 – March 2020), which included a second day with a successful take within 7 days, and extended until the end of the winter study period (March 30;</w:t>
      </w:r>
      <w:r w:rsidR="00012DB4">
        <w:t xml:space="preserve"> Sup.</w:t>
      </w:r>
      <w:r w:rsidR="00AD53DC" w:rsidRPr="00AD53DC">
        <w:t xml:space="preserve"> Table 1)</w:t>
      </w:r>
      <w:r w:rsidR="00416E3A">
        <w:t>. Bison</w:t>
      </w:r>
      <w:r w:rsidR="00AC7100">
        <w:t>-</w:t>
      </w:r>
      <w:r w:rsidR="00416E3A">
        <w:t xml:space="preserve">hunting dates are flexible </w:t>
      </w:r>
      <w:r w:rsidR="00BF56AE">
        <w:t xml:space="preserve">because </w:t>
      </w:r>
      <w:r w:rsidR="00416E3A">
        <w:t xml:space="preserve">harvest </w:t>
      </w:r>
      <w:r w:rsidR="00BF56AE">
        <w:t>is</w:t>
      </w:r>
      <w:r w:rsidR="00416E3A">
        <w:t xml:space="preserve"> influenced by bison movement </w:t>
      </w:r>
      <w:r w:rsidR="00BF56AE">
        <w:t xml:space="preserve">more </w:t>
      </w:r>
      <w:r w:rsidR="00416E3A">
        <w:t>than hunting</w:t>
      </w:r>
      <w:r w:rsidR="00A065DF">
        <w:t>-</w:t>
      </w:r>
      <w:r w:rsidR="00416E3A">
        <w:t xml:space="preserve">date regulations for tribal hunters. </w:t>
      </w:r>
      <w:commentRangeStart w:id="1"/>
      <w:r w:rsidR="00416E3A">
        <w:t>A</w:t>
      </w:r>
      <w:commentRangeEnd w:id="1"/>
      <w:r w:rsidR="00952858">
        <w:rPr>
          <w:rStyle w:val="CommentReference"/>
          <w:sz w:val="24"/>
          <w:szCs w:val="24"/>
        </w:rPr>
        <w:commentReference w:id="1"/>
      </w:r>
      <w:r w:rsidR="00416E3A">
        <w:t xml:space="preserve"> single exception was </w:t>
      </w:r>
      <w:r w:rsidR="00B75416">
        <w:t>made</w:t>
      </w:r>
      <w:r w:rsidR="00416E3A">
        <w:t xml:space="preserve"> for 2024</w:t>
      </w:r>
      <w:r w:rsidR="00B75416">
        <w:t>,</w:t>
      </w:r>
      <w:r w:rsidR="00416E3A">
        <w:t xml:space="preserve"> when only a single day during the study period had a successful take.</w:t>
      </w:r>
      <w:r w:rsidR="00F358F1">
        <w:t xml:space="preserve"> An undocumented t</w:t>
      </w:r>
      <w:r w:rsidR="001E3F35">
        <w:t>ake</w:t>
      </w:r>
      <w:r w:rsidR="00EC78AC">
        <w:t xml:space="preserve"> </w:t>
      </w:r>
      <w:r w:rsidR="001E3F35">
        <w:t>occur</w:t>
      </w:r>
      <w:r w:rsidR="00EC78AC">
        <w:t>s</w:t>
      </w:r>
      <w:r w:rsidR="001E3F35">
        <w:t xml:space="preserve"> outside of these periods from other sources</w:t>
      </w:r>
      <w:r w:rsidR="006B7458">
        <w:t>,</w:t>
      </w:r>
      <w:r w:rsidR="001E3F35">
        <w:t xml:space="preserve"> such as tribes harvesting other species (e.g. elk, deer, </w:t>
      </w:r>
      <w:r w:rsidR="005E7E14">
        <w:t>etc.</w:t>
      </w:r>
      <w:r w:rsidR="001E3F35">
        <w:t>).</w:t>
      </w:r>
      <w:r w:rsidR="00A5733F">
        <w:t xml:space="preserve"> </w:t>
      </w:r>
      <w:r w:rsidR="00EC78AC">
        <w:t>These</w:t>
      </w:r>
      <w:r w:rsidR="00A5733F">
        <w:t xml:space="preserve"> harvests are on a much smaller scale than either the MTFWP hunting season or the tribal bison hunt (Kqyn Kuka</w:t>
      </w:r>
      <w:r w:rsidR="00D00DBC">
        <w:t>,</w:t>
      </w:r>
      <w:r w:rsidR="00B545D0">
        <w:t xml:space="preserve"> MTFWP</w:t>
      </w:r>
      <w:r w:rsidR="000023F6">
        <w:t xml:space="preserve"> Tribal Liaison and Tribal Coordinator</w:t>
      </w:r>
      <w:r w:rsidR="00A5733F">
        <w:t>, personal communication)</w:t>
      </w:r>
      <w:r w:rsidR="00610851">
        <w:t>.</w:t>
      </w:r>
    </w:p>
    <w:p w14:paraId="6ADCB65F" w14:textId="7E708EDF" w:rsidR="00BA7CE9" w:rsidRDefault="00BA7CE9" w:rsidP="00271D58">
      <w:pPr>
        <w:spacing w:line="480" w:lineRule="auto"/>
        <w:rPr>
          <w:i/>
          <w:iCs/>
        </w:rPr>
      </w:pPr>
      <w:r w:rsidRPr="00412EDF">
        <w:rPr>
          <w:i/>
          <w:iCs/>
        </w:rPr>
        <w:t>Availability of hunter</w:t>
      </w:r>
      <w:r w:rsidR="002920CE">
        <w:rPr>
          <w:i/>
          <w:iCs/>
        </w:rPr>
        <w:t>-killed</w:t>
      </w:r>
      <w:r w:rsidRPr="00412EDF">
        <w:rPr>
          <w:i/>
          <w:iCs/>
        </w:rPr>
        <w:t xml:space="preserve"> carrion</w:t>
      </w:r>
    </w:p>
    <w:p w14:paraId="2298307D" w14:textId="01418621" w:rsidR="00BA7CE9" w:rsidRDefault="00F319C6" w:rsidP="00271D58">
      <w:pPr>
        <w:spacing w:line="480" w:lineRule="auto"/>
        <w:ind w:firstLine="720"/>
      </w:pPr>
      <w:r>
        <w:t xml:space="preserve">We calculated the </w:t>
      </w:r>
      <w:r w:rsidR="00715A06">
        <w:t>availability of hunter</w:t>
      </w:r>
      <w:r w:rsidR="00C76587">
        <w:t>-</w:t>
      </w:r>
      <w:r w:rsidR="00715A06">
        <w:t xml:space="preserve">created biomass </w:t>
      </w:r>
      <w:r>
        <w:t>using</w:t>
      </w:r>
      <w:r w:rsidR="00BA7CE9">
        <w:t xml:space="preserve"> hunter take information for elk and deer during the rifle hunting period from Montana Fish, Wildlife, and Parks for the 313 hunting district (</w:t>
      </w:r>
      <w:hyperlink r:id="rId11" w:history="1">
        <w:r w:rsidR="00B43F11" w:rsidRPr="00B84404">
          <w:rPr>
            <w:rStyle w:val="Hyperlink"/>
          </w:rPr>
          <w:t>https://myfwp.mt.gov/fwpPub/harvestReports</w:t>
        </w:r>
      </w:hyperlink>
      <w:r w:rsidR="00BA7CE9">
        <w:t>)</w:t>
      </w:r>
      <w:r w:rsidR="00B43F11">
        <w:t xml:space="preserve"> and bison</w:t>
      </w:r>
      <w:r w:rsidR="00373324">
        <w:t xml:space="preserve"> take</w:t>
      </w:r>
      <w:r w:rsidR="00B43F11">
        <w:t xml:space="preserve"> from the NPS Bison </w:t>
      </w:r>
      <w:r w:rsidR="00A21094">
        <w:t>Office</w:t>
      </w:r>
      <w:r w:rsidR="00B43F11">
        <w:t xml:space="preserve"> (</w:t>
      </w:r>
      <w:r w:rsidR="00B43F11" w:rsidRPr="009B5D83">
        <w:t>unpublished data</w:t>
      </w:r>
      <w:r w:rsidR="00B43F11">
        <w:t>). Bison take</w:t>
      </w:r>
      <w:r w:rsidR="0089592C">
        <w:t>n</w:t>
      </w:r>
      <w:r w:rsidR="00B43F11">
        <w:t xml:space="preserve"> </w:t>
      </w:r>
      <w:r w:rsidR="00CC1E64">
        <w:t xml:space="preserve">in the Gardiner Basin </w:t>
      </w:r>
      <w:r w:rsidR="0089592C">
        <w:t>were</w:t>
      </w:r>
      <w:r w:rsidR="00B43F11">
        <w:t xml:space="preserve"> recorded daily </w:t>
      </w:r>
      <w:r w:rsidR="00CC1E64">
        <w:t>through</w:t>
      </w:r>
      <w:r w:rsidR="00B43F11">
        <w:t xml:space="preserve"> surveys and communications with NPS law enforcement, </w:t>
      </w:r>
      <w:r w:rsidR="00FE6EA1">
        <w:t xml:space="preserve">private </w:t>
      </w:r>
      <w:r w:rsidR="00B43F11">
        <w:t>hunters, and game wardens</w:t>
      </w:r>
      <w:r w:rsidR="00BA7CE9">
        <w:t xml:space="preserve">. </w:t>
      </w:r>
      <w:r w:rsidR="004963B0">
        <w:t xml:space="preserve">We adjusted </w:t>
      </w:r>
      <w:r w:rsidR="00961020">
        <w:t xml:space="preserve">MTFWP </w:t>
      </w:r>
      <w:r w:rsidR="001E0A2F">
        <w:t xml:space="preserve">annual </w:t>
      </w:r>
      <w:r w:rsidR="004963B0">
        <w:t xml:space="preserve">take </w:t>
      </w:r>
      <w:r w:rsidR="00961020">
        <w:t>estimates</w:t>
      </w:r>
      <w:r w:rsidR="001E0A2F" w:rsidRPr="001E0A2F">
        <w:t xml:space="preserve"> </w:t>
      </w:r>
      <w:r w:rsidR="001E0A2F">
        <w:t xml:space="preserve">to account for daily variation </w:t>
      </w:r>
      <w:r w:rsidR="00B42846">
        <w:t>because</w:t>
      </w:r>
      <w:r w:rsidR="001E0A2F">
        <w:t xml:space="preserve"> ungulate migration timing is weather</w:t>
      </w:r>
      <w:r w:rsidR="00B42846">
        <w:t>-dependent</w:t>
      </w:r>
      <w:r w:rsidR="001E0A2F">
        <w:t xml:space="preserve"> </w:t>
      </w:r>
      <w:r w:rsidR="00BA7CE9">
        <w:fldChar w:fldCharType="begin"/>
      </w:r>
      <w:r w:rsidR="00492D11">
        <w:instrText xml:space="preserve"> ADDIN ZOTERO_ITEM CSL_CITATION {"citationID":"ukGI1oDb","properties":{"formattedCitation":"(Rickbeil et al. 2019)","plainCitation":"(Rickbeil et al. 2019)","noteIndex":0},"citationItems":[{"id":1005,"uris":["http://zotero.org/users/9968163/items/FXXECLRG"],"itemData":{"id":1005,"type":"article-journal","abstract":"Migration is an effective behavioral strategy for prolonging access to seasonal resources and may be a resilient strategy for ungulates experiencing changing climatic conditions. In the Greater Yellowstone Ecosystem (GYE), elk are the primary ungulate, with approximately 20,000 individuals migrating to exploit seasonal gradients in forage while also avoiding energetically costly snow conditions. How climate-induced changes in plant phenology and snow accumulation are influencing elk migration timing is unknown. We present the most complete record of elk migration across the GYE, spanning 9 herds and 414 individuals from 2001 to 2017, to evaluate the drivers of migration timing and test for temporal shifts. The timing of elk departure from winter range involved a trade-off between current and anticipated forage conditions, while snow melt governed summer range arrival date. Timing of elk departure from summer range and arrival on winter range were both influenced by snow accumulation and exposure to hunting. At the GYE scale, spring and fall migration timing changed through time, most notably with winter range arrival dates becoming almost 50 days later since 2001. Predicted herd-level changes in migration timing largely agreed with observed GYE-wide changes—except for predicted winter range arrival dates which did not reflect the magnitude of change detected in the elk telemetry data. Snow melt, snow accumulation, and spring green-up dates all changed through time, with different herds experiencing different rates and directions of change. We conclude that elk migration is plastic, is a direct response to environmental cues, and that these environmental cues are not changing in a consistent manner across the GYE. The impacts of changing elk migration timing on predator–prey dynamics, carnivore–livestock conflict, disease ecology, and harvest management across the GYE are likely to be significant and complex.","container-title":"Global Change Biology","DOI":"10.1111/gcb.14629","ISSN":"1365-2486","issue":"7","language":"en","license":"© 2019 John Wiley &amp; Sons Ltd","note":"_eprint: https://onlinelibrary.wiley.com/doi/pdf/10.1111/gcb.14629","page":"2368-2381","source":"Wiley Online Library","title":"Plasticity in elk migration timing is a response to changing environmental conditions","volume":"25","author":[{"family":"Rickbeil","given":"Gregory J. M."},{"family":"Merkle","given":"Jerod A."},{"family":"Anderson","given":"Greg"},{"family":"Atwood","given":"M. Paul"},{"family":"Beckmann","given":"Jon P."},{"family":"Cole","given":"Eric K."},{"family":"Courtemanch","given":"Alyson B."},{"family":"Dewey","given":"Sarah"},{"family":"Gustine","given":"David D."},{"family":"Kauffman","given":"Matthew J."},{"family":"McWhirter","given":"Douglas E."},{"family":"Mong","given":"Tony"},{"family":"Proffitt","given":"Kelly"},{"family":"White","given":"Patrick J."},{"family":"Middleton","given":"Arthur D."}],"issued":{"date-parts":[["2019"]]}}}],"schema":"https://github.com/citation-style-language/schema/raw/master/csl-citation.json"} </w:instrText>
      </w:r>
      <w:r w:rsidR="00BA7CE9">
        <w:fldChar w:fldCharType="separate"/>
      </w:r>
      <w:r w:rsidR="00BA7CE9" w:rsidRPr="00231BE0">
        <w:rPr>
          <w:rFonts w:ascii="Aptos" w:hAnsi="Aptos"/>
        </w:rPr>
        <w:t>(Rickbeil et al. 2019)</w:t>
      </w:r>
      <w:r w:rsidR="00BA7CE9">
        <w:fldChar w:fldCharType="end"/>
      </w:r>
      <w:r w:rsidR="00BA7CE9">
        <w:t xml:space="preserve">. </w:t>
      </w:r>
      <w:r w:rsidR="007A136F">
        <w:t>We</w:t>
      </w:r>
      <w:r w:rsidR="00BA7CE9">
        <w:t xml:space="preserve"> account</w:t>
      </w:r>
      <w:r w:rsidR="008067E4">
        <w:t>ed</w:t>
      </w:r>
      <w:r w:rsidR="00BA7CE9">
        <w:t xml:space="preserve"> for daily variation in hunter success by using GPS data gathered from elk </w:t>
      </w:r>
      <w:r w:rsidR="00457DC2">
        <w:t>radio-tagged</w:t>
      </w:r>
      <w:r w:rsidR="00BA7CE9">
        <w:t xml:space="preserve"> by the Yellowstone Wolf, Cougar, and Elk project to determine the proportion of elk that </w:t>
      </w:r>
      <w:r w:rsidR="006601D1">
        <w:t>had</w:t>
      </w:r>
      <w:r w:rsidR="00BA7CE9">
        <w:t xml:space="preserve"> moved outside the national park boundary and are available for </w:t>
      </w:r>
      <w:r w:rsidR="00BA7CE9">
        <w:lastRenderedPageBreak/>
        <w:t xml:space="preserve">hunters to take. </w:t>
      </w:r>
      <w:r w:rsidR="00F876C1">
        <w:t>We scaled t</w:t>
      </w:r>
      <w:r w:rsidR="00BA7CE9">
        <w:t>his proportion of available elk within</w:t>
      </w:r>
      <w:r w:rsidR="00414CDC">
        <w:t xml:space="preserve"> the</w:t>
      </w:r>
      <w:r w:rsidR="00BA7CE9">
        <w:t xml:space="preserve"> year and applied to the take values for all ungulate species for that hunting year.</w:t>
      </w:r>
    </w:p>
    <w:p w14:paraId="4388EDA6" w14:textId="77777777" w:rsidR="00BA7CE9" w:rsidRDefault="00BA7CE9" w:rsidP="00271D58">
      <w:pPr>
        <w:spacing w:line="480" w:lineRule="auto"/>
        <w:ind w:firstLine="720"/>
      </w:pPr>
      <m:oMathPara>
        <m:oMath>
          <m:r>
            <w:rPr>
              <w:rFonts w:ascii="Cambria Math" w:hAnsi="Cambria Math"/>
            </w:rPr>
            <m:t xml:space="preserve">daily take=yearly take× </m:t>
          </m:r>
          <m:f>
            <m:fPr>
              <m:ctrlPr>
                <w:rPr>
                  <w:rFonts w:ascii="Cambria Math" w:hAnsi="Cambria Math"/>
                  <w:i/>
                </w:rPr>
              </m:ctrlPr>
            </m:fPr>
            <m:num>
              <m:r>
                <w:rPr>
                  <w:rFonts w:ascii="Cambria Math" w:hAnsi="Cambria Math"/>
                </w:rPr>
                <m:t>daily proportion elk</m:t>
              </m:r>
            </m:num>
            <m:den>
              <m:r>
                <m:rPr>
                  <m:nor/>
                </m:rPr>
                <w:rPr>
                  <w:rFonts w:ascii="Cambria Math" w:hAnsi="Cambria Math"/>
                </w:rPr>
                <m:t>sum</m:t>
              </m:r>
              <m:r>
                <w:rPr>
                  <w:rFonts w:ascii="Cambria Math" w:hAnsi="Cambria Math"/>
                </w:rPr>
                <m:t>(proportion elk)</m:t>
              </m:r>
            </m:den>
          </m:f>
        </m:oMath>
      </m:oMathPara>
    </w:p>
    <w:p w14:paraId="7711C2A8" w14:textId="4674472E" w:rsidR="00BA7CE9" w:rsidRDefault="00BA7CE9" w:rsidP="00271D58">
      <w:pPr>
        <w:spacing w:line="480" w:lineRule="auto"/>
      </w:pPr>
      <w:commentRangeStart w:id="2"/>
      <w:r>
        <w:t xml:space="preserve">The exception </w:t>
      </w:r>
      <w:r w:rsidR="00640FBD">
        <w:t>is</w:t>
      </w:r>
      <w:r>
        <w:t xml:space="preserve"> </w:t>
      </w:r>
      <w:r w:rsidR="00964A7F">
        <w:t xml:space="preserve">male </w:t>
      </w:r>
      <w:r>
        <w:t>mule deer</w:t>
      </w:r>
      <w:r w:rsidR="004E4247">
        <w:t>,</w:t>
      </w:r>
      <w:r>
        <w:t xml:space="preserve"> </w:t>
      </w:r>
      <w:r w:rsidR="00964A7F">
        <w:t>which</w:t>
      </w:r>
      <w:r>
        <w:t xml:space="preserve"> </w:t>
      </w:r>
      <w:commentRangeEnd w:id="2"/>
      <w:r w:rsidR="008D6E93">
        <w:rPr>
          <w:rStyle w:val="CommentReference"/>
          <w:sz w:val="24"/>
          <w:szCs w:val="24"/>
        </w:rPr>
        <w:commentReference w:id="2"/>
      </w:r>
      <w:r>
        <w:t xml:space="preserve"> are protected during the last </w:t>
      </w:r>
      <w:r w:rsidR="008C4057">
        <w:t>two</w:t>
      </w:r>
      <w:r>
        <w:t xml:space="preserve"> weeks of the hunting season. </w:t>
      </w:r>
      <w:r w:rsidR="00462E3B">
        <w:t>We adjusted t</w:t>
      </w:r>
      <w:r w:rsidR="008048CA">
        <w:t xml:space="preserve">he final take numbers to account for differences in the weights of </w:t>
      </w:r>
      <w:r w:rsidR="00462E3B">
        <w:t>each</w:t>
      </w:r>
      <w:r w:rsidR="008048CA">
        <w:t xml:space="preserve"> species with all deer species </w:t>
      </w:r>
      <w:r w:rsidR="00476A00">
        <w:t>having</w:t>
      </w:r>
      <w:r w:rsidR="008048CA">
        <w:t xml:space="preserve"> a 0.3x multiplier and bison having a 2.15</w:t>
      </w:r>
      <w:r w:rsidR="00A177B1">
        <w:t>x</w:t>
      </w:r>
      <w:r w:rsidR="008048CA">
        <w:t xml:space="preserve"> multipl</w:t>
      </w:r>
      <w:r w:rsidR="00B74B52">
        <w:t>i</w:t>
      </w:r>
      <w:r w:rsidR="008048CA">
        <w:t>er</w:t>
      </w:r>
      <w:r w:rsidR="0022502B">
        <w:t xml:space="preserve"> (elk are the standard </w:t>
      </w:r>
      <w:r w:rsidR="00AC0FA4">
        <w:t>at</w:t>
      </w:r>
      <w:r w:rsidR="0022502B">
        <w:t xml:space="preserve"> 1x)</w:t>
      </w:r>
      <w:r w:rsidR="008048CA">
        <w:t>.</w:t>
      </w:r>
      <w:r w:rsidR="00534B7A">
        <w:t xml:space="preserve"> </w:t>
      </w:r>
      <w:r w:rsidR="00B74B52">
        <w:t>Th</w:t>
      </w:r>
      <w:r w:rsidR="00CD671A">
        <w:t>ese</w:t>
      </w:r>
      <w:r w:rsidR="00B74B52">
        <w:t xml:space="preserve"> </w:t>
      </w:r>
      <w:r w:rsidR="00CD671A">
        <w:t>multipliers</w:t>
      </w:r>
      <w:r w:rsidR="00B74B52">
        <w:t xml:space="preserve"> were calculated by comparing early winter weights of deer and elk and late winter weights of bison</w:t>
      </w:r>
      <w:r w:rsidR="00475DB8">
        <w:t xml:space="preserve"> </w:t>
      </w:r>
      <w:commentRangeStart w:id="3"/>
      <w:r w:rsidR="00475DB8">
        <w:t>(</w:t>
      </w:r>
      <w:r w:rsidR="00475DB8">
        <w:fldChar w:fldCharType="begin"/>
      </w:r>
      <w:r w:rsidR="00492D11">
        <w:instrText xml:space="preserve"> ADDIN ZOTERO_ITEM CSL_CITATION {"citationID":"9hoY9g3b","properties":{"formattedCitation":"(Murphy et al. 1998)","plainCitation":"(Murphy et al. 1998)","noteIndex":0},"citationItems":[{"id":872,"uris":["http://zotero.org/users/9968163/items/R9PGF9BX"],"itemData":{"id":872,"type":"article-journal","abstract":"Black bears (Ursus americanus) or grizzly bears (Ursus arctos) visited 8 of 55 cougar-killed (Felis concolor) ungulates in Glacier National Park (GNP), Montana, from 1992 to 1995, and 19 of 58 cougar kills in Yellowstone National Park (YNP), Wyoming, from 1990 to 1995. Bears displaced cougars from 4 of 8 carcasses they visited in GNP and 7 of 19 in YNP. Cougar predation provided an average of 1.9 kg/day (range = 0-6.8 kg/day) of biomass to bears that fed on cougar-killed ungulates. This biomass was an important percent (up to 113%) of the daily energy needs of bears when compared to their caloric requirements reported in the literature. We suggest that ungulate carrion resulting from cougar predation is important nutritionally to bears in some regions and seasons. Cougars that were displaced from their kills by bears lost an average of 0.64 kg/day of ungulate biomass, or 17-26% of their daily energy requirements. Biologists modelling or measuring cougar predation rates should be aware that losses to scavengers may be significant.","container-title":"Ursus","ISSN":"1537-6176","page":"55-60","publisher":"International Association for Bear Research and Management","source":"JSTOR","title":"Encounter Competition between Bears and Cougars: Some Ecological Implications","title-short":"Encounter Competition between Bears and Cougars","volume":"10","author":[{"family":"Murphy","given":"Kerry M."},{"family":"Felzien","given":"Gregory S."},{"family":"Hornocker","given":"Maurice G."},{"family":"Ruth","given":"Toni K."}],"issued":{"date-parts":[["1998"]]}}}],"schema":"https://github.com/citation-style-language/schema/raw/master/csl-citation.json"} </w:instrText>
      </w:r>
      <w:r w:rsidR="00475DB8">
        <w:fldChar w:fldCharType="separate"/>
      </w:r>
      <w:r w:rsidR="00475DB8" w:rsidRPr="00475DB8">
        <w:rPr>
          <w:rFonts w:ascii="Aptos" w:hAnsi="Aptos"/>
        </w:rPr>
        <w:t>(Murphy et al. 1998)</w:t>
      </w:r>
      <w:r w:rsidR="00475DB8">
        <w:fldChar w:fldCharType="end"/>
      </w:r>
      <w:r w:rsidR="00475DB8">
        <w:t xml:space="preserve"> NPS Bison Office unpublished data)</w:t>
      </w:r>
      <w:r w:rsidR="00B74B52">
        <w:t xml:space="preserve">. </w:t>
      </w:r>
      <w:r w:rsidR="008048CA">
        <w:t xml:space="preserve"> </w:t>
      </w:r>
      <w:commentRangeEnd w:id="3"/>
      <w:r w:rsidR="00475DB8" w:rsidRPr="00F75C6D">
        <w:rPr>
          <w:rStyle w:val="CommentReference"/>
          <w:sz w:val="24"/>
          <w:szCs w:val="24"/>
        </w:rPr>
        <w:commentReference w:id="3"/>
      </w:r>
      <w:r w:rsidR="00F75C6D" w:rsidRPr="00F75C6D">
        <w:t xml:space="preserve"> </w:t>
      </w:r>
      <w:r w:rsidR="00857B2E">
        <w:t xml:space="preserve">We </w:t>
      </w:r>
      <w:commentRangeStart w:id="4"/>
      <w:r w:rsidR="00F75C6D">
        <w:t>account</w:t>
      </w:r>
      <w:r w:rsidR="00857B2E">
        <w:t>ed</w:t>
      </w:r>
      <w:r w:rsidR="00F75C6D">
        <w:t xml:space="preserve"> for biomass lingering between days</w:t>
      </w:r>
      <w:r w:rsidR="009C28DD">
        <w:t xml:space="preserve"> by allowing</w:t>
      </w:r>
      <w:r w:rsidR="00F75C6D">
        <w:t xml:space="preserve"> 25% of the biomass </w:t>
      </w:r>
      <w:r w:rsidR="006D193C">
        <w:t>to</w:t>
      </w:r>
      <w:r w:rsidR="00F75C6D">
        <w:t xml:space="preserve"> carr</w:t>
      </w:r>
      <w:r w:rsidR="006D193C">
        <w:t>y</w:t>
      </w:r>
      <w:r w:rsidR="00F75C6D">
        <w:t xml:space="preserve"> over</w:t>
      </w:r>
      <w:r w:rsidR="008345C2">
        <w:t xml:space="preserve"> between days</w:t>
      </w:r>
      <w:r w:rsidR="00F75C6D">
        <w:t>.</w:t>
      </w:r>
      <w:commentRangeEnd w:id="4"/>
      <w:r w:rsidR="0052639E">
        <w:rPr>
          <w:rStyle w:val="CommentReference"/>
          <w:sz w:val="24"/>
          <w:szCs w:val="24"/>
        </w:rPr>
        <w:commentReference w:id="4"/>
      </w:r>
    </w:p>
    <w:p w14:paraId="27520211" w14:textId="77777777" w:rsidR="003935CA" w:rsidRPr="00412EDF" w:rsidRDefault="003935CA" w:rsidP="003935CA">
      <w:pPr>
        <w:spacing w:line="480" w:lineRule="auto"/>
        <w:rPr>
          <w:i/>
          <w:iCs/>
        </w:rPr>
      </w:pPr>
      <w:r>
        <w:rPr>
          <w:i/>
          <w:iCs/>
        </w:rPr>
        <w:t>Availability of wolf-killed carrion</w:t>
      </w:r>
    </w:p>
    <w:p w14:paraId="1415C5CF" w14:textId="7C0BFF6D" w:rsidR="003935CA" w:rsidRDefault="003935CA" w:rsidP="00482D86">
      <w:pPr>
        <w:spacing w:line="480" w:lineRule="auto"/>
        <w:ind w:firstLine="720"/>
      </w:pPr>
      <w:r>
        <w:t xml:space="preserve">We </w:t>
      </w:r>
      <w:r w:rsidRPr="00412EDF">
        <w:t>determin</w:t>
      </w:r>
      <w:r>
        <w:t>ed the location and timing of wolf kills</w:t>
      </w:r>
      <w:r w:rsidRPr="00412EDF">
        <w:t xml:space="preserve"> </w:t>
      </w:r>
      <w:r>
        <w:t>using</w:t>
      </w:r>
      <w:r w:rsidRPr="00412EDF">
        <w:t xml:space="preserve"> </w:t>
      </w:r>
      <w:r>
        <w:t>the output of a</w:t>
      </w:r>
      <w:r w:rsidRPr="00412EDF">
        <w:t xml:space="preserve"> random forest algorithm </w:t>
      </w:r>
      <w:r>
        <w:t>developed</w:t>
      </w:r>
      <w:r w:rsidRPr="00412EDF">
        <w:t xml:space="preserve"> by </w:t>
      </w:r>
      <w:commentRangeStart w:id="5"/>
      <w:r>
        <w:t>Binder et al. (2026)</w:t>
      </w:r>
      <w:commentRangeEnd w:id="5"/>
      <w:r w:rsidRPr="00412EDF">
        <w:rPr>
          <w:rStyle w:val="CommentReference"/>
          <w:sz w:val="24"/>
          <w:szCs w:val="24"/>
        </w:rPr>
        <w:commentReference w:id="5"/>
      </w:r>
      <w:r w:rsidRPr="00412EDF">
        <w:t xml:space="preserve"> that</w:t>
      </w:r>
      <w:r>
        <w:t xml:space="preserve"> predicts carrion locations from wolf movements (2 locations within 100 meters), timing (locations within 72 hours), and landscape features. The model</w:t>
      </w:r>
      <w:r w:rsidRPr="00412EDF">
        <w:t xml:space="preserve"> </w:t>
      </w:r>
      <w:r>
        <w:t>makes no determinations about the prey species or cause of death</w:t>
      </w:r>
      <w:r w:rsidRPr="00412EDF">
        <w:t>.</w:t>
      </w:r>
      <w:r>
        <w:t xml:space="preserve"> Each wolf kill was available to be used by ravens from the beginning of wolf use until </w:t>
      </w:r>
      <w:commentRangeStart w:id="6"/>
      <w:r>
        <w:t xml:space="preserve">1 day </w:t>
      </w:r>
      <w:commentRangeEnd w:id="6"/>
      <w:r>
        <w:rPr>
          <w:rStyle w:val="CommentReference"/>
          <w:sz w:val="24"/>
          <w:szCs w:val="24"/>
        </w:rPr>
        <w:commentReference w:id="6"/>
      </w:r>
      <w:r>
        <w:t>after the last wolf GPS point.</w:t>
      </w:r>
      <w:r w:rsidRPr="00412EDF">
        <w:t xml:space="preserve"> </w:t>
      </w:r>
      <w:r>
        <w:t xml:space="preserve">This additional day </w:t>
      </w:r>
      <w:r w:rsidRPr="00412EDF">
        <w:t>account</w:t>
      </w:r>
      <w:r>
        <w:t>s</w:t>
      </w:r>
      <w:r w:rsidRPr="00412EDF">
        <w:t xml:space="preserve"> for </w:t>
      </w:r>
      <w:r>
        <w:t>the continued availability and use of the carcass</w:t>
      </w:r>
      <w:r w:rsidRPr="00412EDF">
        <w:t xml:space="preserve"> after wolves have abandoned </w:t>
      </w:r>
      <w:r>
        <w:t>it</w:t>
      </w:r>
      <w:r w:rsidRPr="00412EDF">
        <w:t>.</w:t>
      </w:r>
      <w:r>
        <w:t xml:space="preserve"> For resources within a raven’s territory (Fig. 1), we considered all</w:t>
      </w:r>
      <w:r w:rsidRPr="00412EDF">
        <w:t xml:space="preserve"> </w:t>
      </w:r>
      <w:r>
        <w:t xml:space="preserve">wolf-killed </w:t>
      </w:r>
      <w:r w:rsidRPr="00412EDF">
        <w:t>carcass</w:t>
      </w:r>
      <w:r>
        <w:t xml:space="preserve">es within 1 kilometer of a territory to be immediately known by the local raven. For resources located after leaving the territory, we considered a raven to have visited a wolf kill if there was at least 1 GPS point </w:t>
      </w:r>
      <w:r>
        <w:lastRenderedPageBreak/>
        <w:t xml:space="preserve">within 500 meters of an active kill site. We removed wolf-kills sites identified by the predictive model that were within the appropriate hunting region for the date because the raven had already arrived to forage for hunter-killed carrion. </w:t>
      </w:r>
    </w:p>
    <w:p w14:paraId="2C2FFE38" w14:textId="77777777" w:rsidR="00A46821" w:rsidRPr="00592E70" w:rsidRDefault="00A46821" w:rsidP="00271D58">
      <w:pPr>
        <w:spacing w:line="480" w:lineRule="auto"/>
        <w:rPr>
          <w:i/>
          <w:iCs/>
        </w:rPr>
      </w:pPr>
      <w:r w:rsidRPr="00592E70">
        <w:rPr>
          <w:i/>
          <w:iCs/>
        </w:rPr>
        <w:t>Raven movement decisions</w:t>
      </w:r>
    </w:p>
    <w:p w14:paraId="39917B49" w14:textId="338A8F87" w:rsidR="00A46821" w:rsidRDefault="00A46821" w:rsidP="00271D58">
      <w:pPr>
        <w:spacing w:line="480" w:lineRule="auto"/>
        <w:ind w:firstLine="720"/>
      </w:pPr>
      <w:r>
        <w:t>To determine if a raven left its territory, we first defined the spatial boundaries of each territory. We</w:t>
      </w:r>
      <w:r w:rsidRPr="00412EDF">
        <w:t xml:space="preserve"> determine</w:t>
      </w:r>
      <w:r>
        <w:t>d a</w:t>
      </w:r>
      <w:r w:rsidRPr="00412EDF">
        <w:t xml:space="preserve"> raven</w:t>
      </w:r>
      <w:r>
        <w:t>’s</w:t>
      </w:r>
      <w:r w:rsidRPr="00412EDF">
        <w:t xml:space="preserve"> territory </w:t>
      </w:r>
      <w:r>
        <w:t xml:space="preserve">location and </w:t>
      </w:r>
      <w:r w:rsidRPr="00412EDF">
        <w:t xml:space="preserve">size by creating a 90% </w:t>
      </w:r>
      <w:r>
        <w:t>minimum convex polygon (</w:t>
      </w:r>
      <w:r w:rsidRPr="00412EDF">
        <w:t>MCP</w:t>
      </w:r>
      <w:r>
        <w:t>)</w:t>
      </w:r>
      <w:r w:rsidRPr="00412EDF">
        <w:t xml:space="preserve"> </w:t>
      </w:r>
      <w:r>
        <w:t>using the package adehabitatHR (</w:t>
      </w:r>
      <w:r w:rsidRPr="002E3103">
        <w:rPr>
          <w:highlight w:val="yellow"/>
        </w:rPr>
        <w:t>version</w:t>
      </w:r>
      <w:r>
        <w:t xml:space="preserve"> 0.4.22) in R (</w:t>
      </w:r>
      <w:r w:rsidRPr="00263D2A">
        <w:rPr>
          <w:highlight w:val="yellow"/>
        </w:rPr>
        <w:t>version</w:t>
      </w:r>
      <w:r>
        <w:t xml:space="preserve"> 4.5.1; Development Core Team </w:t>
      </w:r>
      <w:commentRangeStart w:id="7"/>
      <w:r>
        <w:t>2021</w:t>
      </w:r>
      <w:commentRangeEnd w:id="7"/>
      <w:r>
        <w:rPr>
          <w:rStyle w:val="CommentReference"/>
          <w:sz w:val="24"/>
          <w:szCs w:val="24"/>
        </w:rPr>
        <w:commentReference w:id="7"/>
      </w:r>
      <w:r>
        <w:t xml:space="preserve">)  </w:t>
      </w:r>
      <w:r w:rsidRPr="00412EDF">
        <w:t xml:space="preserve">from GPS points collected during the breeding season (May - </w:t>
      </w:r>
      <w:r>
        <w:t>July</w:t>
      </w:r>
      <w:r w:rsidRPr="00412EDF">
        <w:t xml:space="preserve">). </w:t>
      </w:r>
      <w:r w:rsidR="00820679">
        <w:t>We used a less inclusive</w:t>
      </w:r>
      <w:r w:rsidRPr="00412EDF">
        <w:t xml:space="preserve"> 90%</w:t>
      </w:r>
      <w:r>
        <w:t xml:space="preserve"> MCP</w:t>
      </w:r>
      <w:r w:rsidRPr="00412EDF">
        <w:t xml:space="preserve"> to </w:t>
      </w:r>
      <w:r w:rsidR="00820679">
        <w:t>remove excursive movements made</w:t>
      </w:r>
      <w:r w:rsidRPr="00412EDF">
        <w:t xml:space="preserve"> after nest failure </w:t>
      </w:r>
      <w:r w:rsidR="007C7396">
        <w:t>when adults are free to move widely</w:t>
      </w:r>
      <w:r>
        <w:t xml:space="preserve"> (Fig 1)</w:t>
      </w:r>
      <w:r w:rsidRPr="00412EDF">
        <w:t xml:space="preserve">. </w:t>
      </w:r>
      <w:r w:rsidR="00E8276A">
        <w:t>To counter the slight underestimation cause</w:t>
      </w:r>
      <w:r w:rsidR="005A780E">
        <w:t>d</w:t>
      </w:r>
      <w:r w:rsidR="00E8276A">
        <w:t xml:space="preserve"> by using a 90% MCP, we determine that a</w:t>
      </w:r>
      <w:r>
        <w:t xml:space="preserve"> raven stayed on its territory if all </w:t>
      </w:r>
      <w:r w:rsidR="00E7202C">
        <w:t>locations</w:t>
      </w:r>
      <w:r>
        <w:t xml:space="preserve"> on that day were within 1 kilometer of the </w:t>
      </w:r>
      <w:r w:rsidR="006A41F8">
        <w:t>90% MCP</w:t>
      </w:r>
      <w:r>
        <w:t xml:space="preserve"> boundary. </w:t>
      </w:r>
    </w:p>
    <w:p w14:paraId="2BB37CB5" w14:textId="71C4192E" w:rsidR="00E65B45" w:rsidRDefault="00E7187C" w:rsidP="00271D58">
      <w:pPr>
        <w:spacing w:line="480" w:lineRule="auto"/>
        <w:ind w:firstLine="720"/>
      </w:pPr>
      <w:r>
        <w:t>We determined a</w:t>
      </w:r>
      <w:r w:rsidR="00E65B45">
        <w:t xml:space="preserve"> raven forage</w:t>
      </w:r>
      <w:r>
        <w:t>d</w:t>
      </w:r>
      <w:r w:rsidR="00E65B45">
        <w:t xml:space="preserve"> for hunter-killed carrion if it had at least 1 GPS point within the appropriate hunting region polygon. The MTFWP hunting region was active for the duration of the MTFWP hunting season</w:t>
      </w:r>
      <w:r w:rsidR="004E4247">
        <w:t>,</w:t>
      </w:r>
      <w:r w:rsidR="00E65B45">
        <w:t xml:space="preserve"> and the bison hunting region was active from that date until March 30</w:t>
      </w:r>
      <w:r w:rsidR="00E65B45" w:rsidRPr="00076070">
        <w:rPr>
          <w:vertAlign w:val="superscript"/>
        </w:rPr>
        <w:t>th</w:t>
      </w:r>
      <w:r w:rsidR="00E65B45">
        <w:t xml:space="preserve">. </w:t>
      </w:r>
      <w:r w:rsidR="00786762">
        <w:t>We removed d</w:t>
      </w:r>
      <w:r w:rsidR="00E65B45">
        <w:t xml:space="preserve">ays </w:t>
      </w:r>
      <w:r w:rsidR="00786762">
        <w:t>with fewer than</w:t>
      </w:r>
      <w:r w:rsidR="00E65B45">
        <w:t xml:space="preserve"> </w:t>
      </w:r>
      <w:r w:rsidR="00FE136D">
        <w:t>10</w:t>
      </w:r>
      <w:r w:rsidR="00E65B45">
        <w:t xml:space="preserve"> GPS points</w:t>
      </w:r>
      <w:r w:rsidR="00474798">
        <w:t xml:space="preserve"> in a day</w:t>
      </w:r>
      <w:r w:rsidR="00E65B45">
        <w:t xml:space="preserve"> </w:t>
      </w:r>
      <w:r w:rsidR="003801B5">
        <w:t>where the raven did not leave its territory or did not visit the hunting area if it did leave its territory because the data</w:t>
      </w:r>
      <w:r w:rsidR="00B8434F">
        <w:t xml:space="preserve"> </w:t>
      </w:r>
      <w:r w:rsidR="00A01E9D">
        <w:t>may</w:t>
      </w:r>
      <w:r w:rsidR="00B8434F">
        <w:t xml:space="preserve"> have been</w:t>
      </w:r>
      <w:r w:rsidR="003801B5">
        <w:t xml:space="preserve"> insufficient to detect the movement. </w:t>
      </w:r>
      <w:r w:rsidR="005A39A4">
        <w:t>At a 30</w:t>
      </w:r>
      <w:r w:rsidR="00E6340A">
        <w:t>-</w:t>
      </w:r>
      <w:r w:rsidR="005A39A4">
        <w:t xml:space="preserve">minute fix-rate (which can be conservative for winter due to low battery levels) 10 GPS points </w:t>
      </w:r>
      <w:r w:rsidR="005E0999">
        <w:t>represent</w:t>
      </w:r>
      <w:r w:rsidR="005A39A4">
        <w:t xml:space="preserve"> 5 hours, which is half of daylight hours. </w:t>
      </w:r>
    </w:p>
    <w:p w14:paraId="78CDA620" w14:textId="77777777" w:rsidR="00BA7CE9" w:rsidRDefault="00BA7CE9" w:rsidP="00271D58">
      <w:pPr>
        <w:spacing w:line="480" w:lineRule="auto"/>
      </w:pPr>
      <w:r>
        <w:rPr>
          <w:i/>
          <w:iCs/>
        </w:rPr>
        <w:t>Covariates</w:t>
      </w:r>
    </w:p>
    <w:p w14:paraId="046B1689" w14:textId="0E36720E" w:rsidR="00BA7CE9" w:rsidRDefault="00BA7CE9" w:rsidP="00271D58">
      <w:pPr>
        <w:spacing w:line="480" w:lineRule="auto"/>
        <w:ind w:firstLine="720"/>
      </w:pPr>
      <w:r>
        <w:lastRenderedPageBreak/>
        <w:t xml:space="preserve">Since traveling requires both time and energy, </w:t>
      </w:r>
      <w:r w:rsidR="00377006">
        <w:t>we</w:t>
      </w:r>
      <w:r>
        <w:t xml:space="preserve"> consider</w:t>
      </w:r>
      <w:r w:rsidR="00377006">
        <w:t>ed</w:t>
      </w:r>
      <w:r>
        <w:t xml:space="preserve"> the d</w:t>
      </w:r>
      <w:r w:rsidRPr="00412EDF">
        <w:t>istances</w:t>
      </w:r>
      <w:r>
        <w:t xml:space="preserve"> of each raven’s territory to </w:t>
      </w:r>
      <w:r w:rsidR="006809D0">
        <w:t xml:space="preserve">the </w:t>
      </w:r>
      <w:r w:rsidR="004F4721">
        <w:t>hunting regions</w:t>
      </w:r>
      <w:r>
        <w:t>.</w:t>
      </w:r>
      <w:r w:rsidRPr="00412EDF">
        <w:t xml:space="preserve"> </w:t>
      </w:r>
      <w:r w:rsidR="00796114">
        <w:t>We calculated the</w:t>
      </w:r>
      <w:r>
        <w:t xml:space="preserve"> commute distance for each raven </w:t>
      </w:r>
      <w:r w:rsidRPr="00412EDF">
        <w:t>by taking the Euclidean distance from the center of the</w:t>
      </w:r>
      <w:r w:rsidR="00796114">
        <w:t xml:space="preserve"> 90%</w:t>
      </w:r>
      <w:r w:rsidRPr="00412EDF">
        <w:t xml:space="preserve"> </w:t>
      </w:r>
      <w:r>
        <w:t>MCP</w:t>
      </w:r>
      <w:r w:rsidRPr="00412EDF">
        <w:t xml:space="preserve"> to </w:t>
      </w:r>
      <w:r w:rsidR="00EA6F90">
        <w:t xml:space="preserve">Yellowstone’s </w:t>
      </w:r>
      <w:r>
        <w:t>n</w:t>
      </w:r>
      <w:r w:rsidRPr="00412EDF">
        <w:t>orthern entrance</w:t>
      </w:r>
      <w:r>
        <w:t xml:space="preserve"> station in Gardiner, MT</w:t>
      </w:r>
      <w:r w:rsidR="001F77EB">
        <w:t>,</w:t>
      </w:r>
      <w:r w:rsidR="009229C8">
        <w:t xml:space="preserve"> as that was a central location to both hunting regions.</w:t>
      </w:r>
      <w:r>
        <w:t xml:space="preserve"> </w:t>
      </w:r>
    </w:p>
    <w:p w14:paraId="1B4C3175" w14:textId="1FAC34A0" w:rsidR="00BA7CE9" w:rsidRDefault="00D06FEF" w:rsidP="00271D58">
      <w:pPr>
        <w:spacing w:line="480" w:lineRule="auto"/>
        <w:ind w:firstLine="720"/>
      </w:pPr>
      <w:r>
        <w:t>Ravens</w:t>
      </w:r>
      <w:r w:rsidR="00BA7CE9">
        <w:t xml:space="preserve"> </w:t>
      </w:r>
      <w:r w:rsidR="00992825">
        <w:t>perform</w:t>
      </w:r>
      <w:r w:rsidR="00BA7CE9">
        <w:t xml:space="preserve"> pre-breeding behaviors such as territory defense and nest building to retain possession of their territory</w:t>
      </w:r>
      <w:r w:rsidR="00C477ED">
        <w:t xml:space="preserve">. The need to perform these behaviors </w:t>
      </w:r>
      <w:r w:rsidR="00BA7CE9">
        <w:t>may impact a raven</w:t>
      </w:r>
      <w:r w:rsidR="002C10C6">
        <w:t>’</w:t>
      </w:r>
      <w:r w:rsidR="00BA7CE9">
        <w:t>s decision to leave its territory. Ravens in Yellowstone typical</w:t>
      </w:r>
      <w:r w:rsidR="002C10C6">
        <w:t>ly</w:t>
      </w:r>
      <w:r w:rsidR="00BA7CE9">
        <w:t xml:space="preserve"> lay eggs at the end of March until the middle of April</w:t>
      </w:r>
      <w:r w:rsidR="0039048C">
        <w:t xml:space="preserve"> (</w:t>
      </w:r>
      <w:r w:rsidR="0039048C">
        <w:rPr>
          <w:i/>
          <w:iCs/>
        </w:rPr>
        <w:t>unpublished data</w:t>
      </w:r>
      <w:r w:rsidR="0039048C">
        <w:t>)</w:t>
      </w:r>
      <w:r w:rsidR="00BA7CE9">
        <w:t xml:space="preserve">. These pre-breeding behaviors should be more prevalent closer to the breeding season. For this reason, months </w:t>
      </w:r>
      <w:r w:rsidR="00DF188E">
        <w:t>were</w:t>
      </w:r>
      <w:r w:rsidR="00BA7CE9">
        <w:t xml:space="preserve"> classified into two categories: early winter</w:t>
      </w:r>
      <w:r w:rsidR="00410BC8">
        <w:t>,</w:t>
      </w:r>
      <w:r w:rsidR="00BA7CE9">
        <w:t xml:space="preserve"> comprising November and December, and late winter</w:t>
      </w:r>
      <w:r w:rsidR="003E1F90">
        <w:t>,</w:t>
      </w:r>
      <w:r w:rsidR="00BA7CE9">
        <w:t xml:space="preserve"> representing March. </w:t>
      </w:r>
    </w:p>
    <w:p w14:paraId="55120502" w14:textId="1411C049" w:rsidR="00BA7CE9" w:rsidRDefault="007F7844" w:rsidP="00271D58">
      <w:pPr>
        <w:spacing w:line="480" w:lineRule="auto"/>
        <w:ind w:firstLine="720"/>
      </w:pPr>
      <w:r>
        <w:t>Ravens</w:t>
      </w:r>
      <w:r w:rsidR="000C3922">
        <w:t xml:space="preserve"> recognize spaces with higher </w:t>
      </w:r>
      <w:r w:rsidR="00B879F2">
        <w:t>frequencies</w:t>
      </w:r>
      <w:r w:rsidR="000C3922">
        <w:t xml:space="preserve"> of wolf kills (</w:t>
      </w:r>
      <w:r w:rsidR="000C3922" w:rsidRPr="000C3922">
        <w:rPr>
          <w:highlight w:val="yellow"/>
        </w:rPr>
        <w:t>Loretto et al</w:t>
      </w:r>
      <w:r w:rsidR="00CD261A">
        <w:rPr>
          <w:highlight w:val="yellow"/>
        </w:rPr>
        <w:t>.</w:t>
      </w:r>
      <w:r w:rsidR="000C3922" w:rsidRPr="000C3922">
        <w:rPr>
          <w:highlight w:val="yellow"/>
        </w:rPr>
        <w:t xml:space="preserve"> </w:t>
      </w:r>
      <w:r w:rsidR="000C3922" w:rsidRPr="000C3922">
        <w:rPr>
          <w:i/>
          <w:iCs/>
          <w:highlight w:val="yellow"/>
        </w:rPr>
        <w:t xml:space="preserve">in </w:t>
      </w:r>
      <w:r w:rsidR="00D9483B" w:rsidRPr="00D9483B">
        <w:rPr>
          <w:i/>
          <w:iCs/>
          <w:highlight w:val="yellow"/>
        </w:rPr>
        <w:t>press</w:t>
      </w:r>
      <w:r w:rsidR="000C3922">
        <w:t>)</w:t>
      </w:r>
      <w:r w:rsidR="00BA7CE9">
        <w:t xml:space="preserve">. Ravens </w:t>
      </w:r>
      <w:r w:rsidR="00734076">
        <w:t>in such areas</w:t>
      </w:r>
      <w:r w:rsidR="00BA7CE9">
        <w:t xml:space="preserve"> </w:t>
      </w:r>
      <w:r w:rsidR="00C86400">
        <w:t>may</w:t>
      </w:r>
      <w:r w:rsidR="00BA7CE9">
        <w:t xml:space="preserve"> remember </w:t>
      </w:r>
      <w:r w:rsidR="00C86400">
        <w:t>and</w:t>
      </w:r>
      <w:r w:rsidR="00BA7CE9">
        <w:t xml:space="preserve"> be more willing to risk staying on their territories even when a kill is not immediately available. </w:t>
      </w:r>
      <w:r w:rsidR="00E91171">
        <w:t>We calculated this b</w:t>
      </w:r>
      <w:r w:rsidR="00BA7CE9">
        <w:t xml:space="preserve">y taking an average of the 30-day carcass acquisition rates of wolves </w:t>
      </w:r>
      <w:r w:rsidR="0066074F">
        <w:t>using the random forest predictive algorithm</w:t>
      </w:r>
      <w:r w:rsidR="00F8348A">
        <w:t xml:space="preserve"> across all years that the raven was monitored on territory</w:t>
      </w:r>
      <w:r w:rsidR="00BA7CE9">
        <w:t>.</w:t>
      </w:r>
      <w:r w:rsidR="00022AC4">
        <w:t xml:space="preserve"> </w:t>
      </w:r>
    </w:p>
    <w:p w14:paraId="2F56FDB6" w14:textId="23789762" w:rsidR="00BA7CE9" w:rsidRDefault="00BA7CE9" w:rsidP="00271D58">
      <w:pPr>
        <w:spacing w:line="480" w:lineRule="auto"/>
        <w:ind w:firstLine="720"/>
      </w:pPr>
      <w:r>
        <w:t xml:space="preserve">Ravens are social animals that can utilize information sharing to locate foraging opportunities </w:t>
      </w:r>
      <w:r>
        <w:fldChar w:fldCharType="begin"/>
      </w:r>
      <w:r w:rsidR="00492D11">
        <w:instrText xml:space="preserve"> ADDIN ZOTERO_ITEM CSL_CITATION {"citationID":"aAvBJWuw","properties":{"formattedCitation":"(Marzluff et al. 1996)","plainCitation":"(Marzluff et al. 1996)","noteIndex":0},"citationItems":[{"id":63,"uris":["http://zotero.org/users/9968163/items/Z8LZESEZ"],"itemData":{"id":63,"type":"article-journal","abstract":"Vagrant, non-breeding common ravens, Corvus corax, inhabiting the forested mountains of Maine are specialized to feed on rich but ephemeral carcasses of large mammals during the harsh winter months. The foraging and roosting behaviour of free-ranging ravens were studied during the winters of 1988–1990. Ravens quickly assembled at carcasses, and into communal roosts. Six lines of evidence indicate that these roosts function as information centres. (1) Roosts comprised both knowledgeable and naive foragers. (2) Departures from roosts were highly synchronized, with most members departing in one direction. (3) Direction of departure often changed from day to day. (4) Birds made naive of food sources (by being withheld from the wild and then allowed to join roosts) followed roost-mates to new feeding sites, whereas control birds held and released outside of roosts rarely found the local food bonanzas. (5) Birds made knowledgeable of food sources (by being released at new carcasses) joined roosts and led roost-mates to the food on three of 20 occasions. (6) The same individuals switched leader and follower roles depending upon their knowledge of feeding opportunities. Although ravens may form roosts at traditional areas (near stable food sources) that are used for many years, the ravens in Maine frequently shifted roost sites to be near newly discovered carcasses. Information exchange at roosts principally occurred on the night of, or the night before, the roost shift. Social soaring displays assembled birds from a wide area and were associated with mass movements to new roosts formed at nearby food.","container-title":"Animal Behaviour","DOI":"10.1006/anbe.1996.0008","ISSN":"00033472","issue":"1","language":"en","page":"89-103","source":"DOI.org (Crossref)","title":"Raven roosts are mobile information centres","volume":"51","author":[{"family":"Marzluff","given":"John M."},{"family":"Heinrich","given":"Bernd"},{"family":"Marzluff","given":"Colleen S."}],"issued":{"date-parts":[["1996",1]]}}}],"schema":"https://github.com/citation-style-language/schema/raw/master/csl-citation.json"} </w:instrText>
      </w:r>
      <w:r>
        <w:fldChar w:fldCharType="separate"/>
      </w:r>
      <w:r w:rsidRPr="002C68E0">
        <w:rPr>
          <w:rFonts w:ascii="Aptos" w:hAnsi="Aptos"/>
        </w:rPr>
        <w:t>(Marzluff et al. 1996)</w:t>
      </w:r>
      <w:r>
        <w:fldChar w:fldCharType="end"/>
      </w:r>
      <w:r>
        <w:t xml:space="preserve">. </w:t>
      </w:r>
      <w:r w:rsidR="00301767">
        <w:t>A</w:t>
      </w:r>
      <w:r>
        <w:t xml:space="preserve"> territorial raven, even if it doesn’t utilize a communal roost with other ravens to gather information, might still consider the movement decisions of other ravens when deciding their own course of action. </w:t>
      </w:r>
      <w:r w:rsidR="00FF65BD">
        <w:t xml:space="preserve">We </w:t>
      </w:r>
      <w:r>
        <w:t>consider</w:t>
      </w:r>
      <w:r w:rsidR="00FF65BD">
        <w:t>ed</w:t>
      </w:r>
      <w:r>
        <w:t xml:space="preserve"> the proportion of </w:t>
      </w:r>
      <w:r w:rsidR="00593B43">
        <w:lastRenderedPageBreak/>
        <w:t xml:space="preserve">other </w:t>
      </w:r>
      <w:r>
        <w:t>ravens leaving their territories or visiting the hunting region</w:t>
      </w:r>
      <w:r w:rsidR="0031230C">
        <w:t>s</w:t>
      </w:r>
      <w:r w:rsidR="00752683">
        <w:t xml:space="preserve"> on a particular day</w:t>
      </w:r>
      <w:r>
        <w:t xml:space="preserve">, not including the </w:t>
      </w:r>
      <w:r w:rsidR="00126FFF">
        <w:t>individual</w:t>
      </w:r>
      <w:r>
        <w:t xml:space="preserve"> in consideration.</w:t>
      </w:r>
    </w:p>
    <w:p w14:paraId="374FFCBE" w14:textId="3128379A" w:rsidR="00BA7CE9" w:rsidRPr="00671C2C" w:rsidRDefault="00BA7CE9" w:rsidP="00271D58">
      <w:pPr>
        <w:spacing w:line="480" w:lineRule="auto"/>
        <w:ind w:firstLine="720"/>
      </w:pPr>
      <w:r>
        <w:t xml:space="preserve">Walker et al. (2018) found </w:t>
      </w:r>
      <w:r w:rsidR="00142B8C">
        <w:t>snowpack</w:t>
      </w:r>
      <w:r>
        <w:t xml:space="preserve"> to be an important predictor in raven use of wolf habitat in Yellowstone. </w:t>
      </w:r>
      <w:r w:rsidR="00DC4431">
        <w:t>We s</w:t>
      </w:r>
      <w:r>
        <w:t>imilarly</w:t>
      </w:r>
      <w:r w:rsidR="00FC5626">
        <w:t xml:space="preserve"> </w:t>
      </w:r>
      <w:r w:rsidR="0059123D">
        <w:t>include</w:t>
      </w:r>
      <w:r w:rsidR="00FC5626">
        <w:t>d</w:t>
      </w:r>
      <w:r w:rsidR="0059123D">
        <w:t xml:space="preserve"> snow depth and maximum</w:t>
      </w:r>
      <w:r>
        <w:t xml:space="preserve"> daily temperature </w:t>
      </w:r>
      <w:r w:rsidR="00F245CE">
        <w:t>from Mammoth, WY</w:t>
      </w:r>
      <w:r w:rsidR="00F23ECD">
        <w:t>,</w:t>
      </w:r>
      <w:r w:rsidR="00F245CE">
        <w:t xml:space="preserve"> </w:t>
      </w:r>
      <w:r>
        <w:t>as predictor</w:t>
      </w:r>
      <w:r w:rsidR="00BE4E5E">
        <w:t>s</w:t>
      </w:r>
      <w:r>
        <w:t xml:space="preserve"> that might similar</w:t>
      </w:r>
      <w:r w:rsidR="00A402DE">
        <w:t>ly</w:t>
      </w:r>
      <w:r>
        <w:t xml:space="preserve"> impact </w:t>
      </w:r>
      <w:r w:rsidR="007F6771">
        <w:t xml:space="preserve">territorial </w:t>
      </w:r>
      <w:r>
        <w:t>raven decision</w:t>
      </w:r>
      <w:r w:rsidR="00872113">
        <w:t>-</w:t>
      </w:r>
      <w:r>
        <w:t xml:space="preserve">making. </w:t>
      </w:r>
    </w:p>
    <w:p w14:paraId="129FE5C2" w14:textId="6DB6FEB9" w:rsidR="00BA7CE9" w:rsidRPr="00412EDF" w:rsidRDefault="00BA7CE9" w:rsidP="00271D58">
      <w:pPr>
        <w:spacing w:line="480" w:lineRule="auto"/>
        <w:rPr>
          <w:i/>
          <w:iCs/>
        </w:rPr>
      </w:pPr>
      <w:r w:rsidRPr="00412EDF">
        <w:rPr>
          <w:i/>
          <w:iCs/>
        </w:rPr>
        <w:t xml:space="preserve">Raven </w:t>
      </w:r>
      <w:r w:rsidR="0033672F">
        <w:rPr>
          <w:i/>
          <w:iCs/>
        </w:rPr>
        <w:t xml:space="preserve">conditional </w:t>
      </w:r>
      <w:r w:rsidRPr="00412EDF">
        <w:rPr>
          <w:i/>
          <w:iCs/>
        </w:rPr>
        <w:t>movement model</w:t>
      </w:r>
    </w:p>
    <w:p w14:paraId="1B3E0A10" w14:textId="2BF55FE1" w:rsidR="00BA7CE9" w:rsidRDefault="00BA7CE9" w:rsidP="00271D58">
      <w:pPr>
        <w:spacing w:line="480" w:lineRule="auto"/>
      </w:pPr>
      <w:r w:rsidRPr="00412EDF">
        <w:tab/>
      </w:r>
      <w:r w:rsidR="00245446">
        <w:t>We</w:t>
      </w:r>
      <w:r>
        <w:t xml:space="preserve"> investigate</w:t>
      </w:r>
      <w:r w:rsidR="00245446">
        <w:t>d</w:t>
      </w:r>
      <w:r>
        <w:t xml:space="preserve"> how the availability from two sources of carrion, hunters and wolves, drives movement decisions of breeding ravens during the winter by creating a conditional binomial generalized linear mixed model (GLMM) using </w:t>
      </w:r>
      <w:r w:rsidRPr="00412EDF">
        <w:t xml:space="preserve">the R package </w:t>
      </w:r>
      <w:r w:rsidRPr="00412EDF">
        <w:rPr>
          <w:i/>
          <w:iCs/>
        </w:rPr>
        <w:t>lme4</w:t>
      </w:r>
      <w:r w:rsidRPr="00412EDF">
        <w:t xml:space="preserve"> (</w:t>
      </w:r>
      <w:r w:rsidRPr="00412EDF">
        <w:rPr>
          <w:highlight w:val="yellow"/>
        </w:rPr>
        <w:t>version</w:t>
      </w:r>
      <w:r w:rsidRPr="00412EDF">
        <w:t xml:space="preserve"> 1.1-37)</w:t>
      </w:r>
      <w:r>
        <w:t xml:space="preserve"> with a random effect for individual. </w:t>
      </w:r>
      <w:r w:rsidR="00982EA0">
        <w:t xml:space="preserve">We used </w:t>
      </w:r>
      <w:r w:rsidR="0090733C">
        <w:t>a</w:t>
      </w:r>
      <w:r w:rsidR="00982EA0">
        <w:t xml:space="preserve"> conditional model to </w:t>
      </w:r>
      <w:r w:rsidR="0090733C">
        <w:t>decompose</w:t>
      </w:r>
      <w:r w:rsidR="00982EA0">
        <w:t xml:space="preserve"> the commuting process into</w:t>
      </w:r>
      <w:r w:rsidR="0090733C">
        <w:t xml:space="preserve"> two</w:t>
      </w:r>
      <w:r w:rsidR="00982EA0">
        <w:t xml:space="preserve"> </w:t>
      </w:r>
      <w:r w:rsidR="0090733C">
        <w:t>distinct</w:t>
      </w:r>
      <w:r>
        <w:t xml:space="preserve"> decisions. The first </w:t>
      </w:r>
      <w:r w:rsidR="00726FDD">
        <w:t>is</w:t>
      </w:r>
      <w:r>
        <w:t xml:space="preserve"> whether a raven decides to leave its territory (hereafter territory model)</w:t>
      </w:r>
      <w:r w:rsidR="008917BF">
        <w:t>.</w:t>
      </w:r>
      <w:r>
        <w:t xml:space="preserve"> </w:t>
      </w:r>
      <w:r w:rsidR="008917BF">
        <w:t>T</w:t>
      </w:r>
      <w:r>
        <w:t xml:space="preserve">he second </w:t>
      </w:r>
      <w:r w:rsidR="0008607B">
        <w:t>is</w:t>
      </w:r>
      <w:r w:rsidR="00CE4465">
        <w:t xml:space="preserve"> </w:t>
      </w:r>
      <w:r w:rsidR="001676C5">
        <w:t>if</w:t>
      </w:r>
      <w:r w:rsidR="00CE4465">
        <w:t>,</w:t>
      </w:r>
      <w:r>
        <w:t xml:space="preserve"> </w:t>
      </w:r>
      <w:r w:rsidR="001101EA">
        <w:t>after leaving the</w:t>
      </w:r>
      <w:r>
        <w:t xml:space="preserve"> territory, </w:t>
      </w:r>
      <w:r w:rsidR="001101EA">
        <w:t xml:space="preserve">the raven </w:t>
      </w:r>
      <w:r>
        <w:t>decides to visit the hunting region</w:t>
      </w:r>
      <w:r w:rsidR="0031230C">
        <w:t>s</w:t>
      </w:r>
      <w:r>
        <w:t xml:space="preserve"> (hereafter hunting model). </w:t>
      </w:r>
      <w:r w:rsidR="00433A05">
        <w:t>We used the</w:t>
      </w:r>
      <w:r>
        <w:t xml:space="preserve"> second part of the conditional model</w:t>
      </w:r>
      <w:r w:rsidR="00756407">
        <w:t xml:space="preserve"> to</w:t>
      </w:r>
      <w:r w:rsidR="009C68CD">
        <w:t xml:space="preserve"> account for the presence of other resources (e.g. wolf kills outside the territory or food in other gateway communities) that may influence </w:t>
      </w:r>
      <w:r w:rsidR="00576804">
        <w:t>a</w:t>
      </w:r>
      <w:r w:rsidR="009C68CD">
        <w:t xml:space="preserve"> raven’s decision.</w:t>
      </w:r>
      <w:r>
        <w:t xml:space="preserve"> </w:t>
      </w:r>
    </w:p>
    <w:p w14:paraId="3614BF56" w14:textId="4BBFED02" w:rsidR="00BA7CE9" w:rsidRDefault="004479F1" w:rsidP="00271D58">
      <w:pPr>
        <w:spacing w:line="480" w:lineRule="auto"/>
        <w:ind w:firstLine="720"/>
      </w:pPr>
      <w:r>
        <w:t xml:space="preserve">We restricted both </w:t>
      </w:r>
      <w:r w:rsidR="0001111F">
        <w:t>model</w:t>
      </w:r>
      <w:r>
        <w:t xml:space="preserve">s </w:t>
      </w:r>
      <w:r w:rsidR="00334016">
        <w:t>to</w:t>
      </w:r>
      <w:r w:rsidR="00BA7CE9">
        <w:t xml:space="preserve"> data from </w:t>
      </w:r>
      <w:commentRangeStart w:id="8"/>
      <w:r w:rsidR="00BA7CE9">
        <w:t>the 30-day early (Nov 15 - Dec 15) and late (March</w:t>
      </w:r>
      <w:r>
        <w:t xml:space="preserve"> 1 - 30</w:t>
      </w:r>
      <w:r w:rsidR="00BA7CE9">
        <w:t xml:space="preserve">) winter study </w:t>
      </w:r>
      <w:commentRangeEnd w:id="8"/>
      <w:r w:rsidR="001C48B6">
        <w:rPr>
          <w:rStyle w:val="CommentReference"/>
          <w:sz w:val="24"/>
          <w:szCs w:val="24"/>
        </w:rPr>
        <w:commentReference w:id="8"/>
      </w:r>
      <w:r w:rsidR="00BA7CE9">
        <w:t xml:space="preserve">periods done by the Yellowstone Wolf, Cougar, and Elk project because that is the period the wolf carcass </w:t>
      </w:r>
      <w:r w:rsidR="00F15E53">
        <w:t xml:space="preserve">predictive algorithm </w:t>
      </w:r>
      <w:r w:rsidR="00BA7CE9">
        <w:t>works</w:t>
      </w:r>
      <w:r w:rsidR="00227BA0">
        <w:t xml:space="preserve"> </w:t>
      </w:r>
      <w:r w:rsidR="001E4CFC">
        <w:t xml:space="preserve">for </w:t>
      </w:r>
      <w:r w:rsidR="00227BA0">
        <w:t>due to</w:t>
      </w:r>
      <w:r w:rsidR="0021430C">
        <w:t xml:space="preserve"> a</w:t>
      </w:r>
      <w:r w:rsidR="00227BA0">
        <w:t xml:space="preserve"> higher </w:t>
      </w:r>
      <w:r w:rsidR="002725BD">
        <w:t xml:space="preserve">wolf </w:t>
      </w:r>
      <w:r w:rsidR="00227BA0">
        <w:t xml:space="preserve">collar fix </w:t>
      </w:r>
      <w:r w:rsidR="0094639D">
        <w:t>rate</w:t>
      </w:r>
      <w:r w:rsidR="00BA7CE9">
        <w:t>.</w:t>
      </w:r>
      <w:r w:rsidR="0094639D">
        <w:t xml:space="preserve"> </w:t>
      </w:r>
      <w:r w:rsidR="007911F7">
        <w:t xml:space="preserve">We </w:t>
      </w:r>
      <w:r w:rsidR="00BA7CE9">
        <w:t>include</w:t>
      </w:r>
      <w:r w:rsidR="00834FC1">
        <w:t>d</w:t>
      </w:r>
      <w:r w:rsidR="00BA7CE9">
        <w:t xml:space="preserve"> an interaction </w:t>
      </w:r>
      <w:r w:rsidR="008917BF">
        <w:t xml:space="preserve">term between the wolf-kill covariate (active </w:t>
      </w:r>
      <w:r w:rsidR="008917BF">
        <w:lastRenderedPageBreak/>
        <w:t>kill and visited kill) and the amount of hunting biomass</w:t>
      </w:r>
      <w:r w:rsidR="007911F7">
        <w:t xml:space="preserve"> </w:t>
      </w:r>
      <w:r w:rsidR="001E44EB">
        <w:t>t</w:t>
      </w:r>
      <w:r w:rsidR="00BA7CE9">
        <w:t xml:space="preserve">o determine if </w:t>
      </w:r>
      <w:r w:rsidR="0009397E">
        <w:t>anthropogenic resources</w:t>
      </w:r>
      <w:r w:rsidR="00BA7CE9">
        <w:t xml:space="preserve"> </w:t>
      </w:r>
      <w:r w:rsidR="0009397E">
        <w:t>were</w:t>
      </w:r>
      <w:r w:rsidR="00BD1908">
        <w:t xml:space="preserve"> </w:t>
      </w:r>
      <w:r w:rsidR="008917BF">
        <w:t>prioritized</w:t>
      </w:r>
      <w:r w:rsidR="00BA7CE9">
        <w:t xml:space="preserve"> in the decision</w:t>
      </w:r>
      <w:r w:rsidR="00190C30">
        <w:t>-</w:t>
      </w:r>
      <w:r w:rsidR="00BA7CE9">
        <w:t>making process.</w:t>
      </w:r>
      <w:r w:rsidR="007C1052">
        <w:t xml:space="preserve"> </w:t>
      </w:r>
      <w:r w:rsidR="00E050E5">
        <w:t>We included t</w:t>
      </w:r>
      <w:r w:rsidR="007C1052">
        <w:t xml:space="preserve">wo covariates to represent the hunting season </w:t>
      </w:r>
      <w:r w:rsidR="009B12B2">
        <w:t>and assess</w:t>
      </w:r>
      <w:r w:rsidR="007C1052">
        <w:t xml:space="preserve"> to what </w:t>
      </w:r>
      <w:r w:rsidR="009B12B2">
        <w:t>extent</w:t>
      </w:r>
      <w:r w:rsidR="007C1052">
        <w:t xml:space="preserve"> ravens track</w:t>
      </w:r>
      <w:r w:rsidR="009B12B2">
        <w:t>ed</w:t>
      </w:r>
      <w:r w:rsidR="007C1052">
        <w:t xml:space="preserve"> the potential biomass versus a broad</w:t>
      </w:r>
      <w:r w:rsidR="00314F6C">
        <w:t>er</w:t>
      </w:r>
      <w:r w:rsidR="007C1052">
        <w:t xml:space="preserve"> </w:t>
      </w:r>
      <w:r w:rsidR="009B12B2">
        <w:t xml:space="preserve">seasonally </w:t>
      </w:r>
      <w:r w:rsidR="007C1052">
        <w:t xml:space="preserve">determined </w:t>
      </w:r>
      <w:r w:rsidR="009B12B2">
        <w:t>availability</w:t>
      </w:r>
      <w:r w:rsidR="007C1052">
        <w:t>.</w:t>
      </w:r>
      <w:r w:rsidR="00BA7CE9">
        <w:t xml:space="preserve"> </w:t>
      </w:r>
      <w:r w:rsidR="00BA7CE9" w:rsidRPr="003D6E1B">
        <w:t>Other covariates</w:t>
      </w:r>
      <w:r w:rsidR="00B61806" w:rsidRPr="003D6E1B">
        <w:t xml:space="preserve"> in the territory model</w:t>
      </w:r>
      <w:r w:rsidR="00BA7CE9" w:rsidRPr="003D6E1B">
        <w:t xml:space="preserve"> </w:t>
      </w:r>
      <w:r w:rsidR="00A55959" w:rsidRPr="003D6E1B">
        <w:t>include</w:t>
      </w:r>
      <w:r w:rsidR="00BA7CE9" w:rsidRPr="003D6E1B">
        <w:t xml:space="preserve"> the distance to </w:t>
      </w:r>
      <w:r w:rsidR="003571B0" w:rsidRPr="003D6E1B">
        <w:t>the hunting regions</w:t>
      </w:r>
      <w:r w:rsidR="00BA7CE9" w:rsidRPr="003D6E1B">
        <w:t xml:space="preserve">, </w:t>
      </w:r>
      <w:r w:rsidR="00896724" w:rsidRPr="003D6E1B">
        <w:t xml:space="preserve">average wolf kill density </w:t>
      </w:r>
      <w:r w:rsidR="00A25087" w:rsidRPr="003D6E1B">
        <w:t>with</w:t>
      </w:r>
      <w:r w:rsidR="00896724" w:rsidRPr="003D6E1B">
        <w:t xml:space="preserve">in the territory, </w:t>
      </w:r>
      <w:r w:rsidR="00BA7CE9" w:rsidRPr="003D6E1B">
        <w:t>pre-breeding season period, the proportion of other ravens leaving their territor</w:t>
      </w:r>
      <w:r w:rsidR="00A55959" w:rsidRPr="003D6E1B">
        <w:t>ies</w:t>
      </w:r>
      <w:r w:rsidR="00BA7CE9" w:rsidRPr="003D6E1B">
        <w:t xml:space="preserve">, </w:t>
      </w:r>
      <w:r w:rsidR="009A49BB" w:rsidRPr="003D6E1B">
        <w:t>daily maximum</w:t>
      </w:r>
      <w:r w:rsidR="00BA7CE9" w:rsidRPr="003D6E1B">
        <w:t xml:space="preserve"> temperature</w:t>
      </w:r>
      <w:r w:rsidR="009A49BB" w:rsidRPr="003D6E1B">
        <w:t xml:space="preserve">, and </w:t>
      </w:r>
      <w:r w:rsidR="00834BCA" w:rsidRPr="003D6E1B">
        <w:t>daily snow depth</w:t>
      </w:r>
      <w:r w:rsidR="00BA7CE9" w:rsidRPr="003D6E1B">
        <w:t>.</w:t>
      </w:r>
      <w:r w:rsidR="00B61806" w:rsidRPr="003D6E1B">
        <w:t xml:space="preserve"> Other covariates in the hunting model are the distance to the hunting region, the proportion of other ravens visiting the hunting regions, average daily temperature, and daily snow depth.</w:t>
      </w:r>
    </w:p>
    <w:p w14:paraId="0B719213" w14:textId="77777777" w:rsidR="00BA7CE9" w:rsidRDefault="00BA7CE9" w:rsidP="00271D58">
      <w:pPr>
        <w:spacing w:line="480" w:lineRule="auto"/>
      </w:pPr>
    </w:p>
    <w:p w14:paraId="1EFD9EFF" w14:textId="77777777" w:rsidR="00BA7CE9" w:rsidRPr="001E1602" w:rsidRDefault="00BA7CE9" w:rsidP="00271D58">
      <w:pPr>
        <w:spacing w:line="480" w:lineRule="auto"/>
        <w:rPr>
          <w:b/>
          <w:bCs/>
        </w:rPr>
      </w:pPr>
      <w:r>
        <w:rPr>
          <w:b/>
          <w:bCs/>
        </w:rPr>
        <w:t>Results</w:t>
      </w:r>
    </w:p>
    <w:p w14:paraId="6D8C5AAA" w14:textId="092031A6" w:rsidR="00DB5EDF" w:rsidRDefault="00BA3A2B" w:rsidP="00271D58">
      <w:pPr>
        <w:spacing w:line="480" w:lineRule="auto"/>
        <w:ind w:firstLine="720"/>
      </w:pPr>
      <w:r>
        <w:t xml:space="preserve">Between October </w:t>
      </w:r>
      <w:r w:rsidR="00BA7CE9">
        <w:t>20</w:t>
      </w:r>
      <w:r>
        <w:t>19 and Mar</w:t>
      </w:r>
      <w:r w:rsidR="009A574E">
        <w:t>ch 2024</w:t>
      </w:r>
      <w:r>
        <w:t xml:space="preserve">, </w:t>
      </w:r>
      <w:r w:rsidR="00D47B3D">
        <w:t>we gathered</w:t>
      </w:r>
      <w:r w:rsidR="00BA7CE9">
        <w:t xml:space="preserve"> </w:t>
      </w:r>
      <w:r w:rsidR="00301851">
        <w:t>2070</w:t>
      </w:r>
      <w:r w:rsidR="00BA7CE9">
        <w:t xml:space="preserve"> decision days (mean = </w:t>
      </w:r>
      <w:r w:rsidR="00B871E0">
        <w:t>10</w:t>
      </w:r>
      <w:r w:rsidR="00301851">
        <w:t>3</w:t>
      </w:r>
      <w:r w:rsidR="00B871E0">
        <w:t>.5</w:t>
      </w:r>
      <w:r w:rsidR="00BA7CE9">
        <w:t xml:space="preserve">, sd = </w:t>
      </w:r>
      <w:r w:rsidR="00B871E0">
        <w:t>62</w:t>
      </w:r>
      <w:r w:rsidR="00BA7CE9">
        <w:t xml:space="preserve">, </w:t>
      </w:r>
      <w:r w:rsidR="00394B05">
        <w:t>range</w:t>
      </w:r>
      <w:r w:rsidR="00BA7CE9">
        <w:t xml:space="preserve"> =</w:t>
      </w:r>
      <w:r w:rsidR="00394B05">
        <w:t xml:space="preserve"> 4 -</w:t>
      </w:r>
      <w:r w:rsidR="00BA7CE9">
        <w:t xml:space="preserve"> </w:t>
      </w:r>
      <w:r w:rsidR="00B871E0">
        <w:t>216</w:t>
      </w:r>
      <w:r w:rsidR="00BA7CE9">
        <w:t>)</w:t>
      </w:r>
      <w:r w:rsidR="00D47B3D">
        <w:t xml:space="preserve"> from 20 territorial ravens</w:t>
      </w:r>
      <w:r w:rsidR="00270560">
        <w:t xml:space="preserve"> </w:t>
      </w:r>
      <w:r w:rsidR="00F57081">
        <w:t>(12 female, 8 male)</w:t>
      </w:r>
      <w:r w:rsidR="00BA7CE9">
        <w:t xml:space="preserve">. </w:t>
      </w:r>
      <w:r w:rsidR="0025146F">
        <w:t>Ravens decided to leave their territories an average of 8</w:t>
      </w:r>
      <w:r w:rsidR="00CD6E73">
        <w:t>7.5</w:t>
      </w:r>
      <w:r w:rsidR="0025146F">
        <w:t xml:space="preserve">% of days (range = 13.9 – 100%, sd = </w:t>
      </w:r>
      <w:r w:rsidR="00CD6E73">
        <w:t>19.8</w:t>
      </w:r>
      <w:r w:rsidR="0025146F">
        <w:t>%</w:t>
      </w:r>
      <w:r w:rsidR="005D6F5F">
        <w:t xml:space="preserve">, </w:t>
      </w:r>
      <w:r w:rsidR="005E43D6">
        <w:t>Fig. 2</w:t>
      </w:r>
      <w:r w:rsidR="0025146F">
        <w:t xml:space="preserve">). After leaving their territory, ravens </w:t>
      </w:r>
      <w:r w:rsidR="00BD6CCF">
        <w:t>traveled an average</w:t>
      </w:r>
      <w:r w:rsidR="00C94B17">
        <w:t xml:space="preserve"> 34.6 km (range = 7.4 – 64, sd = 15.7) </w:t>
      </w:r>
      <w:r w:rsidR="0025146F">
        <w:t xml:space="preserve">to forage in the hunting area an average of </w:t>
      </w:r>
      <w:r w:rsidR="00CD6E73">
        <w:t>70</w:t>
      </w:r>
      <w:r w:rsidR="0025146F">
        <w:t>.</w:t>
      </w:r>
      <w:r w:rsidR="00CD6E73">
        <w:t>5</w:t>
      </w:r>
      <w:r w:rsidR="0025146F">
        <w:t>% of days (range = 0 – 100%, sd = 3</w:t>
      </w:r>
      <w:r w:rsidR="00CD6E73">
        <w:t>1.5</w:t>
      </w:r>
      <w:r w:rsidR="0025146F">
        <w:t>%</w:t>
      </w:r>
      <w:r w:rsidR="005D6F5F">
        <w:t xml:space="preserve">, </w:t>
      </w:r>
      <w:r w:rsidR="005E43D6">
        <w:t>Fig. 2</w:t>
      </w:r>
      <w:r w:rsidR="0025146F">
        <w:t xml:space="preserve">). </w:t>
      </w:r>
      <w:r w:rsidR="00D642C8">
        <w:t xml:space="preserve">On extraterritorial trips not to </w:t>
      </w:r>
      <w:r w:rsidR="00DB5EDF">
        <w:t>the hunting area, ravens would</w:t>
      </w:r>
      <w:r w:rsidR="00836988">
        <w:t xml:space="preserve"> often</w:t>
      </w:r>
      <w:r w:rsidR="00DB5EDF">
        <w:t xml:space="preserve"> forage at wolf kills or other gateway communities</w:t>
      </w:r>
      <w:r w:rsidR="00B635B8">
        <w:t xml:space="preserve"> </w:t>
      </w:r>
      <w:r w:rsidR="00314CDC">
        <w:t xml:space="preserve">such as </w:t>
      </w:r>
      <w:r w:rsidR="00B635B8">
        <w:t>West Yellowstone, MT</w:t>
      </w:r>
      <w:r w:rsidR="00CC7AF4">
        <w:t xml:space="preserve"> </w:t>
      </w:r>
      <w:r w:rsidR="00B635B8">
        <w:t>(Fig</w:t>
      </w:r>
      <w:r w:rsidR="000B275C">
        <w:t>.</w:t>
      </w:r>
      <w:r w:rsidR="00B635B8">
        <w:t xml:space="preserve"> </w:t>
      </w:r>
      <w:r w:rsidR="0055702A">
        <w:t>3</w:t>
      </w:r>
      <w:r w:rsidR="00B635B8">
        <w:t>).</w:t>
      </w:r>
      <w:r w:rsidR="000721FA">
        <w:t xml:space="preserve"> </w:t>
      </w:r>
      <w:r w:rsidR="0013214A">
        <w:t xml:space="preserve">Two ravens residing at Old Faithful (7485, 7494; </w:t>
      </w:r>
      <w:r w:rsidR="000721FA">
        <w:t>63 km from hunting regions)</w:t>
      </w:r>
      <w:r w:rsidR="000606A3">
        <w:t>, the territories</w:t>
      </w:r>
      <w:r w:rsidR="004A1508">
        <w:t xml:space="preserve"> fartherest</w:t>
      </w:r>
      <w:r w:rsidR="000606A3">
        <w:t xml:space="preserve"> from the hunting regions,</w:t>
      </w:r>
      <w:r w:rsidR="000721FA">
        <w:t xml:space="preserve"> </w:t>
      </w:r>
      <w:r w:rsidR="00CA3FB2">
        <w:t>never</w:t>
      </w:r>
      <w:r w:rsidR="000721FA">
        <w:t xml:space="preserve"> travel</w:t>
      </w:r>
      <w:r w:rsidR="00CA3FB2">
        <w:t>ed</w:t>
      </w:r>
      <w:r w:rsidR="000721FA">
        <w:t xml:space="preserve"> to the hunting area </w:t>
      </w:r>
      <w:r w:rsidR="00880C09">
        <w:t>(</w:t>
      </w:r>
      <w:r w:rsidR="005E43D6">
        <w:t>Fig. 2</w:t>
      </w:r>
      <w:r w:rsidR="00880C09">
        <w:t>).</w:t>
      </w:r>
      <w:r w:rsidR="0013214A">
        <w:t xml:space="preserve"> Conversely, two </w:t>
      </w:r>
      <w:r w:rsidR="00880C09">
        <w:t>individuals that lived in the interior (8900, 33 km from hunting regions)</w:t>
      </w:r>
      <w:r w:rsidR="0013214A">
        <w:t xml:space="preserve"> </w:t>
      </w:r>
      <w:r w:rsidR="00880C09">
        <w:t xml:space="preserve">and in the </w:t>
      </w:r>
      <w:r w:rsidR="00880C09">
        <w:lastRenderedPageBreak/>
        <w:t>northern range (8902, 9.5 km from hunting regions) always chose to leave their territories (</w:t>
      </w:r>
      <w:r w:rsidR="005E43D6">
        <w:t>Fig. 2</w:t>
      </w:r>
      <w:r w:rsidR="00880C09">
        <w:t>).</w:t>
      </w:r>
      <w:r w:rsidR="00635078">
        <w:t xml:space="preserve"> </w:t>
      </w:r>
    </w:p>
    <w:p w14:paraId="2D18A864" w14:textId="07A79EBD" w:rsidR="00270BD5" w:rsidRDefault="00E67D90" w:rsidP="00E06805">
      <w:pPr>
        <w:spacing w:line="480" w:lineRule="auto"/>
        <w:ind w:firstLine="720"/>
      </w:pPr>
      <w:r>
        <w:t>W</w:t>
      </w:r>
      <w:r w:rsidR="0025146F">
        <w:t>olf kill</w:t>
      </w:r>
      <w:r w:rsidR="00BD1DE2">
        <w:t>s</w:t>
      </w:r>
      <w:r w:rsidR="0025146F">
        <w:t xml:space="preserve"> </w:t>
      </w:r>
      <w:r w:rsidR="00892CB4">
        <w:t>were rarely available to</w:t>
      </w:r>
      <w:r w:rsidR="0025146F">
        <w:t xml:space="preserve"> territorial ravens, either within their territory or </w:t>
      </w:r>
      <w:r w:rsidR="00BB66B1">
        <w:t>beyond it</w:t>
      </w:r>
      <w:r w:rsidR="00634B2A">
        <w:t xml:space="preserve"> (Fig. </w:t>
      </w:r>
      <w:r w:rsidR="00927E48">
        <w:t xml:space="preserve">1, </w:t>
      </w:r>
      <w:r w:rsidR="00634B2A">
        <w:t>3)</w:t>
      </w:r>
      <w:r w:rsidR="0025146F">
        <w:t>. Raven territories were on average 5.9 km</w:t>
      </w:r>
      <w:r w:rsidR="0025146F">
        <w:rPr>
          <w:vertAlign w:val="superscript"/>
        </w:rPr>
        <w:t>2</w:t>
      </w:r>
      <w:r w:rsidR="0025146F">
        <w:t xml:space="preserve"> (range = 0.8 – 21.2</w:t>
      </w:r>
      <w:r w:rsidR="0025146F" w:rsidRPr="00BA243B">
        <w:t xml:space="preserve"> </w:t>
      </w:r>
      <w:r w:rsidR="0025146F">
        <w:t>km</w:t>
      </w:r>
      <w:r w:rsidR="0025146F">
        <w:rPr>
          <w:vertAlign w:val="superscript"/>
        </w:rPr>
        <w:t>2</w:t>
      </w:r>
      <w:r w:rsidR="0025146F">
        <w:t>, sd = 6.3</w:t>
      </w:r>
      <w:r w:rsidR="0025146F" w:rsidRPr="00BA243B">
        <w:t xml:space="preserve"> </w:t>
      </w:r>
      <w:r w:rsidR="0025146F">
        <w:t>km</w:t>
      </w:r>
      <w:r w:rsidR="0025146F">
        <w:rPr>
          <w:vertAlign w:val="superscript"/>
        </w:rPr>
        <w:t>2</w:t>
      </w:r>
      <w:r w:rsidR="0025146F">
        <w:t xml:space="preserve">) </w:t>
      </w:r>
      <w:r w:rsidR="003B15EC">
        <w:t>and</w:t>
      </w:r>
      <w:r w:rsidR="0025146F">
        <w:t xml:space="preserve"> each territory only had a wolf kill available </w:t>
      </w:r>
      <w:r w:rsidR="009159E3">
        <w:t>for a mean</w:t>
      </w:r>
      <w:r w:rsidR="0025146F">
        <w:t xml:space="preserve"> of 3.1% of days (range = 0 – 25%, sd = 6.</w:t>
      </w:r>
      <w:r w:rsidR="00E226D5">
        <w:t>1</w:t>
      </w:r>
      <w:r w:rsidR="0025146F">
        <w:t xml:space="preserve">%). </w:t>
      </w:r>
      <w:r w:rsidR="003D1511">
        <w:t>W</w:t>
      </w:r>
      <w:r w:rsidR="0025146F" w:rsidRPr="00881902">
        <w:t>olf kills were only found</w:t>
      </w:r>
      <w:r w:rsidR="003D1511">
        <w:t xml:space="preserve"> outside of the territory</w:t>
      </w:r>
      <w:r w:rsidR="0025146F" w:rsidRPr="00881902">
        <w:t xml:space="preserve"> </w:t>
      </w:r>
      <w:r w:rsidR="003D1511">
        <w:t>on a mean</w:t>
      </w:r>
      <w:r w:rsidR="0025146F" w:rsidRPr="00881902">
        <w:t xml:space="preserve"> of </w:t>
      </w:r>
      <w:r w:rsidR="0025146F">
        <w:t>9.5</w:t>
      </w:r>
      <w:r w:rsidR="0025146F" w:rsidRPr="00881902">
        <w:t xml:space="preserve">% of days (range = </w:t>
      </w:r>
      <w:r w:rsidR="0025146F">
        <w:t>1.8</w:t>
      </w:r>
      <w:r w:rsidR="0025146F" w:rsidRPr="00881902">
        <w:t xml:space="preserve"> – </w:t>
      </w:r>
      <w:r w:rsidR="0025146F">
        <w:t>33.3</w:t>
      </w:r>
      <w:r w:rsidR="0025146F" w:rsidRPr="00881902">
        <w:t xml:space="preserve">%, sd = </w:t>
      </w:r>
      <w:r w:rsidR="0025146F">
        <w:t>7.7</w:t>
      </w:r>
      <w:r w:rsidR="0025146F" w:rsidRPr="00881902">
        <w:t>%</w:t>
      </w:r>
      <w:r w:rsidR="00F03E51">
        <w:t xml:space="preserve">, </w:t>
      </w:r>
      <w:r w:rsidR="005E43D6">
        <w:t>Fig. 2</w:t>
      </w:r>
      <w:r w:rsidR="0025146F" w:rsidRPr="00881902">
        <w:t>).</w:t>
      </w:r>
      <w:r w:rsidR="00F34B40">
        <w:t xml:space="preserve"> Most extraterritorial trips</w:t>
      </w:r>
      <w:r w:rsidR="0025146F" w:rsidRPr="00881902">
        <w:t xml:space="preserve"> </w:t>
      </w:r>
      <w:r w:rsidR="00F34B40">
        <w:t>(</w:t>
      </w:r>
      <w:r w:rsidR="0025146F" w:rsidRPr="00881902">
        <w:t>6</w:t>
      </w:r>
      <w:r w:rsidR="0025146F">
        <w:t>8</w:t>
      </w:r>
      <w:r w:rsidR="0025146F" w:rsidRPr="00881902">
        <w:t>.</w:t>
      </w:r>
      <w:r w:rsidR="0025146F">
        <w:t>5</w:t>
      </w:r>
      <w:r w:rsidR="0025146F" w:rsidRPr="00881902">
        <w:t>%</w:t>
      </w:r>
      <w:r w:rsidR="00F34B40">
        <w:t>)</w:t>
      </w:r>
      <w:r w:rsidR="0025146F" w:rsidRPr="00881902">
        <w:t xml:space="preserve"> </w:t>
      </w:r>
      <w:r w:rsidR="00E82100">
        <w:t>with a</w:t>
      </w:r>
      <w:r w:rsidR="00F34B40">
        <w:t xml:space="preserve"> </w:t>
      </w:r>
      <w:r w:rsidR="0025146F" w:rsidRPr="00881902">
        <w:t xml:space="preserve">wolf kill involved the raven investigating the hunting areas as well (range = </w:t>
      </w:r>
      <w:r w:rsidR="0025146F">
        <w:t>16.7</w:t>
      </w:r>
      <w:r w:rsidR="0025146F" w:rsidRPr="00881902">
        <w:t xml:space="preserve"> – 100%, sd = 3</w:t>
      </w:r>
      <w:r w:rsidR="0025146F">
        <w:t>3.2</w:t>
      </w:r>
      <w:r w:rsidR="0025146F" w:rsidRPr="00881902">
        <w:t>%</w:t>
      </w:r>
      <w:r w:rsidR="00F03E51">
        <w:t xml:space="preserve">, </w:t>
      </w:r>
      <w:r w:rsidR="005E43D6">
        <w:t>Fig. 2</w:t>
      </w:r>
      <w:r w:rsidR="0025146F" w:rsidRPr="00881902">
        <w:t xml:space="preserve">). </w:t>
      </w:r>
      <w:r w:rsidR="0039731E">
        <w:t>In addition to</w:t>
      </w:r>
      <w:r w:rsidR="00DB5EDF">
        <w:t xml:space="preserve"> the two main carrion resources available on the landscape, ravens also visited various anthropogenic subsidies. Ravens spent some time at the landfill and sewage treatment ponds in Gardiner</w:t>
      </w:r>
      <w:r w:rsidR="002B78B6">
        <w:t>,</w:t>
      </w:r>
      <w:r w:rsidR="00DB5EDF">
        <w:t xml:space="preserve"> an average </w:t>
      </w:r>
      <w:r w:rsidR="00DB5EDF" w:rsidRPr="00CF308F">
        <w:t>of 15.2%</w:t>
      </w:r>
      <w:r w:rsidR="00DB5EDF">
        <w:t xml:space="preserve"> of trips to the hunting regions throughout the winter (range = 0 – 60%, sd = 17.3%</w:t>
      </w:r>
      <w:r w:rsidR="00C15833">
        <w:t>, Fig. 1</w:t>
      </w:r>
      <w:r w:rsidR="00DB5EDF">
        <w:t xml:space="preserve">). </w:t>
      </w:r>
    </w:p>
    <w:p w14:paraId="45DC8C8C" w14:textId="11D48EB1" w:rsidR="003F5F93" w:rsidRDefault="009724F7" w:rsidP="00271D58">
      <w:pPr>
        <w:spacing w:line="480" w:lineRule="auto"/>
      </w:pPr>
      <w:r>
        <w:rPr>
          <w:i/>
          <w:iCs/>
        </w:rPr>
        <w:t>Foraging m</w:t>
      </w:r>
      <w:r w:rsidR="003F5F93" w:rsidRPr="009D4E3E">
        <w:rPr>
          <w:i/>
          <w:iCs/>
        </w:rPr>
        <w:t>ovement decisi</w:t>
      </w:r>
      <w:r>
        <w:rPr>
          <w:i/>
          <w:iCs/>
        </w:rPr>
        <w:t>ons</w:t>
      </w:r>
    </w:p>
    <w:p w14:paraId="6435F46C" w14:textId="1EDC42CE" w:rsidR="00AD3FE3" w:rsidRDefault="00801666" w:rsidP="00271D58">
      <w:pPr>
        <w:spacing w:line="480" w:lineRule="auto"/>
        <w:ind w:firstLine="720"/>
      </w:pPr>
      <w:r>
        <w:t>F</w:t>
      </w:r>
      <w:r w:rsidR="00FC25A4">
        <w:t>ood availability and weather conditions</w:t>
      </w:r>
      <w:r>
        <w:t xml:space="preserve"> both impacted </w:t>
      </w:r>
      <w:r w:rsidR="00140A52">
        <w:t xml:space="preserve">a </w:t>
      </w:r>
      <w:r>
        <w:t>raven</w:t>
      </w:r>
      <w:r w:rsidR="00F74C0B">
        <w:t>’s</w:t>
      </w:r>
      <w:r>
        <w:t xml:space="preserve"> </w:t>
      </w:r>
      <w:r w:rsidR="00624B25">
        <w:t xml:space="preserve">decision to leave </w:t>
      </w:r>
      <w:r w:rsidR="00EB109C">
        <w:t>its</w:t>
      </w:r>
      <w:r w:rsidR="00624B25">
        <w:t xml:space="preserve"> </w:t>
      </w:r>
      <w:r w:rsidR="00A44D05">
        <w:t>territory</w:t>
      </w:r>
      <w:r w:rsidR="00FC25A4">
        <w:t xml:space="preserve">. </w:t>
      </w:r>
      <w:r w:rsidR="00AD4CEB">
        <w:t>A</w:t>
      </w:r>
      <w:r w:rsidR="00560500">
        <w:t xml:space="preserve"> </w:t>
      </w:r>
      <w:r w:rsidR="00AD4CEB">
        <w:t xml:space="preserve">wolf kill within </w:t>
      </w:r>
      <w:r w:rsidR="00C56F99">
        <w:t xml:space="preserve">1 km of </w:t>
      </w:r>
      <w:r w:rsidR="00AD4CEB">
        <w:t xml:space="preserve">a raven’s territory decreased the chance of it </w:t>
      </w:r>
      <w:r w:rsidR="002B649A">
        <w:t xml:space="preserve">leaving </w:t>
      </w:r>
      <w:r w:rsidR="00AD4CEB">
        <w:t xml:space="preserve">its territory </w:t>
      </w:r>
      <w:r w:rsidR="001F4A47">
        <w:t>(</w:t>
      </w:r>
      <w:r w:rsidR="007C7AA2" w:rsidRPr="007C7AA2">
        <w:t>-0.</w:t>
      </w:r>
      <w:r w:rsidR="00A616C0">
        <w:t>79651</w:t>
      </w:r>
      <w:r w:rsidR="0001029D">
        <w:t>, SE =</w:t>
      </w:r>
      <w:r w:rsidR="0001029D" w:rsidRPr="0001029D">
        <w:t xml:space="preserve"> </w:t>
      </w:r>
      <w:r w:rsidR="007C7AA2" w:rsidRPr="007C7AA2">
        <w:t>0.</w:t>
      </w:r>
      <w:r w:rsidR="00A616C0">
        <w:t>35631</w:t>
      </w:r>
      <w:r w:rsidR="0001029D">
        <w:t xml:space="preserve">, p </w:t>
      </w:r>
      <w:r w:rsidR="00C67B47">
        <w:t>&lt;</w:t>
      </w:r>
      <w:r w:rsidR="0001029D">
        <w:t xml:space="preserve"> </w:t>
      </w:r>
      <w:r w:rsidR="0001029D" w:rsidRPr="0001029D">
        <w:t>0.0</w:t>
      </w:r>
      <w:r w:rsidR="00A616C0">
        <w:t>5</w:t>
      </w:r>
      <w:r w:rsidR="00F74C0B">
        <w:t xml:space="preserve">, </w:t>
      </w:r>
      <w:r w:rsidR="00E86FB1">
        <w:t xml:space="preserve">Table </w:t>
      </w:r>
      <w:r w:rsidR="00012DB4">
        <w:t>1</w:t>
      </w:r>
      <w:r w:rsidR="002D01C2">
        <w:t xml:space="preserve">, Fig. </w:t>
      </w:r>
      <w:r w:rsidR="00DB45BB">
        <w:t>4</w:t>
      </w:r>
      <w:r w:rsidR="009462E6">
        <w:t>, 5</w:t>
      </w:r>
      <w:r w:rsidR="00AD4CEB">
        <w:t>)</w:t>
      </w:r>
      <w:r w:rsidR="00D91BAE">
        <w:t>. The availability of hunter</w:t>
      </w:r>
      <w:r w:rsidR="00C76587">
        <w:t>-</w:t>
      </w:r>
      <w:r w:rsidR="009F53DB">
        <w:t>created</w:t>
      </w:r>
      <w:r w:rsidR="00D91BAE">
        <w:t xml:space="preserve"> </w:t>
      </w:r>
      <w:r w:rsidR="00C20F9A">
        <w:t>carrion</w:t>
      </w:r>
      <w:r w:rsidR="00D91BAE">
        <w:t xml:space="preserve"> </w:t>
      </w:r>
      <w:r w:rsidR="00575693">
        <w:t>did not</w:t>
      </w:r>
      <w:r w:rsidR="00462342">
        <w:t xml:space="preserve"> impact</w:t>
      </w:r>
      <w:r w:rsidR="00DC3089">
        <w:t xml:space="preserve"> a</w:t>
      </w:r>
      <w:r w:rsidR="00462342">
        <w:t xml:space="preserve"> </w:t>
      </w:r>
      <w:r w:rsidR="006A28A0">
        <w:t>raven</w:t>
      </w:r>
      <w:r w:rsidR="00DC3089">
        <w:t>’s decision to leave its</w:t>
      </w:r>
      <w:r w:rsidR="006A28A0">
        <w:t xml:space="preserve"> territory</w:t>
      </w:r>
      <w:r w:rsidR="00575693">
        <w:t xml:space="preserve">, regardless of the metric of consideration </w:t>
      </w:r>
      <w:r w:rsidR="003B19AF">
        <w:t>(</w:t>
      </w:r>
      <w:r w:rsidR="00575693">
        <w:t xml:space="preserve">hunting season: </w:t>
      </w:r>
      <w:r w:rsidR="00575693" w:rsidRPr="00575693">
        <w:t>-0.</w:t>
      </w:r>
      <w:r w:rsidR="00A616C0">
        <w:t>21529</w:t>
      </w:r>
      <w:r w:rsidR="00F52F92">
        <w:t>, SE =</w:t>
      </w:r>
      <w:r w:rsidR="00F52F92" w:rsidRPr="00F52F92">
        <w:t xml:space="preserve"> </w:t>
      </w:r>
      <w:r w:rsidR="00575693" w:rsidRPr="00575693">
        <w:t>0.</w:t>
      </w:r>
      <w:r w:rsidR="00A616C0">
        <w:t>21283</w:t>
      </w:r>
      <w:r w:rsidR="00F52F92">
        <w:t xml:space="preserve">, p </w:t>
      </w:r>
      <w:r w:rsidR="00575693">
        <w:t>=</w:t>
      </w:r>
      <w:r w:rsidR="00F52F92">
        <w:t xml:space="preserve"> </w:t>
      </w:r>
      <w:r w:rsidR="00F52F92" w:rsidRPr="00F52F92">
        <w:t>0.</w:t>
      </w:r>
      <w:r w:rsidR="00A616C0">
        <w:t>31</w:t>
      </w:r>
      <w:r w:rsidR="009462E6">
        <w:t xml:space="preserve">, Fig. </w:t>
      </w:r>
      <w:r w:rsidR="001A20E1">
        <w:t xml:space="preserve">4, </w:t>
      </w:r>
      <w:r w:rsidR="009462E6">
        <w:t>5</w:t>
      </w:r>
      <w:r w:rsidR="00575693">
        <w:t>; hunting biomass:</w:t>
      </w:r>
      <w:r w:rsidR="008531AF">
        <w:t xml:space="preserve"> </w:t>
      </w:r>
      <w:r w:rsidR="00575693" w:rsidRPr="00575693">
        <w:t>-0.</w:t>
      </w:r>
      <w:r w:rsidR="00A616C0">
        <w:t>01258</w:t>
      </w:r>
      <w:r w:rsidR="00575693">
        <w:t xml:space="preserve">, SE = </w:t>
      </w:r>
      <w:r w:rsidR="00575693" w:rsidRPr="00575693">
        <w:t>0.</w:t>
      </w:r>
      <w:r w:rsidR="00A616C0">
        <w:t>08095</w:t>
      </w:r>
      <w:r w:rsidR="00575693">
        <w:t>, p = 0.</w:t>
      </w:r>
      <w:r w:rsidR="00A616C0">
        <w:t>88</w:t>
      </w:r>
      <w:r w:rsidR="00575693">
        <w:t xml:space="preserve">; </w:t>
      </w:r>
      <w:r w:rsidR="00E86FB1">
        <w:t xml:space="preserve">Table </w:t>
      </w:r>
      <w:r w:rsidR="00012DB4">
        <w:t>1</w:t>
      </w:r>
      <w:r w:rsidR="00587CFF">
        <w:t xml:space="preserve">, Fig. </w:t>
      </w:r>
      <w:r w:rsidR="00DB45BB">
        <w:t>4</w:t>
      </w:r>
      <w:r w:rsidR="006C6617">
        <w:t>)</w:t>
      </w:r>
      <w:r w:rsidR="003452C8">
        <w:t xml:space="preserve">. </w:t>
      </w:r>
      <w:r w:rsidR="00EE0914">
        <w:t>R</w:t>
      </w:r>
      <w:r w:rsidR="00A31CB1">
        <w:t xml:space="preserve">avens </w:t>
      </w:r>
      <w:r w:rsidR="00CF78F4">
        <w:t>left</w:t>
      </w:r>
      <w:r w:rsidR="00A31CB1">
        <w:t xml:space="preserve"> their territories more often </w:t>
      </w:r>
      <w:r w:rsidR="00914DD8">
        <w:t xml:space="preserve">when </w:t>
      </w:r>
      <w:r w:rsidR="004F1258">
        <w:t>snow depth was greater</w:t>
      </w:r>
      <w:r w:rsidR="00FE350C">
        <w:t xml:space="preserve"> (</w:t>
      </w:r>
      <w:r w:rsidR="00036F0A" w:rsidRPr="00036F0A">
        <w:t>0.</w:t>
      </w:r>
      <w:r w:rsidR="008548CC">
        <w:t>20464</w:t>
      </w:r>
      <w:r w:rsidR="009704B5">
        <w:t>, SE =</w:t>
      </w:r>
      <w:r w:rsidR="009704B5" w:rsidRPr="009704B5">
        <w:t xml:space="preserve"> </w:t>
      </w:r>
      <w:r w:rsidR="00036F0A" w:rsidRPr="00036F0A">
        <w:t>0.</w:t>
      </w:r>
      <w:r w:rsidR="008548CC">
        <w:t>10428</w:t>
      </w:r>
      <w:r w:rsidR="009704B5">
        <w:t xml:space="preserve">, p </w:t>
      </w:r>
      <w:r w:rsidR="00914DD8">
        <w:t>&lt;</w:t>
      </w:r>
      <w:r w:rsidR="009704B5">
        <w:t xml:space="preserve"> </w:t>
      </w:r>
      <w:r w:rsidR="009704B5" w:rsidRPr="009704B5">
        <w:t>0.</w:t>
      </w:r>
      <w:r w:rsidR="00EE0914">
        <w:t>05</w:t>
      </w:r>
      <w:r w:rsidR="00A24E07">
        <w:t xml:space="preserve">, </w:t>
      </w:r>
      <w:r w:rsidR="00E86FB1">
        <w:t xml:space="preserve">Table </w:t>
      </w:r>
      <w:r w:rsidR="00012DB4">
        <w:t>1</w:t>
      </w:r>
      <w:r w:rsidR="00FE350C">
        <w:t>)</w:t>
      </w:r>
      <w:r w:rsidR="004F1258">
        <w:t>.</w:t>
      </w:r>
      <w:r w:rsidR="00C20F5C">
        <w:t xml:space="preserve"> </w:t>
      </w:r>
      <w:r w:rsidR="008548CC">
        <w:t>R</w:t>
      </w:r>
      <w:r w:rsidR="002D2D53">
        <w:t xml:space="preserve">avens were less likely to leave </w:t>
      </w:r>
      <w:r w:rsidR="00B07209">
        <w:t xml:space="preserve">their territory </w:t>
      </w:r>
      <w:r w:rsidR="002D2D53">
        <w:t xml:space="preserve">during </w:t>
      </w:r>
      <w:r w:rsidR="00B07209">
        <w:t xml:space="preserve">March compared to November and December </w:t>
      </w:r>
      <w:r w:rsidR="001032ED">
        <w:t>(</w:t>
      </w:r>
      <w:r w:rsidR="00D4545F" w:rsidRPr="00D4545F">
        <w:t>-</w:t>
      </w:r>
      <w:r w:rsidR="00D4545F" w:rsidRPr="00D4545F">
        <w:lastRenderedPageBreak/>
        <w:t>0.</w:t>
      </w:r>
      <w:r w:rsidR="008548CC">
        <w:t>4603</w:t>
      </w:r>
      <w:r w:rsidR="001032ED">
        <w:t>, SE =</w:t>
      </w:r>
      <w:r w:rsidR="001032ED" w:rsidRPr="001032ED">
        <w:t xml:space="preserve"> </w:t>
      </w:r>
      <w:r w:rsidR="00D4545F" w:rsidRPr="00D4545F">
        <w:t>0.</w:t>
      </w:r>
      <w:r w:rsidR="008548CC">
        <w:t>21161</w:t>
      </w:r>
      <w:r w:rsidR="001032ED">
        <w:t xml:space="preserve">, p </w:t>
      </w:r>
      <w:r w:rsidR="00387CDF">
        <w:t>&lt;</w:t>
      </w:r>
      <w:r w:rsidR="001032ED">
        <w:t xml:space="preserve"> </w:t>
      </w:r>
      <w:r w:rsidR="001032ED" w:rsidRPr="001032ED">
        <w:t>0.</w:t>
      </w:r>
      <w:r w:rsidR="008548CC">
        <w:t>05</w:t>
      </w:r>
      <w:r w:rsidR="00B460DA">
        <w:t xml:space="preserve">, </w:t>
      </w:r>
      <w:r w:rsidR="00E86FB1">
        <w:t xml:space="preserve">Table </w:t>
      </w:r>
      <w:r w:rsidR="00012DB4">
        <w:t>1</w:t>
      </w:r>
      <w:r w:rsidR="002D2D53">
        <w:t>).</w:t>
      </w:r>
      <w:r w:rsidR="00FE262F">
        <w:t xml:space="preserve"> </w:t>
      </w:r>
      <w:r w:rsidR="00ED7606">
        <w:t>Th</w:t>
      </w:r>
      <w:r w:rsidR="00D038F9">
        <w:t>e</w:t>
      </w:r>
      <w:r w:rsidR="00ED7606">
        <w:t xml:space="preserve"> effect of</w:t>
      </w:r>
      <w:r w:rsidR="007C5734">
        <w:t xml:space="preserve"> </w:t>
      </w:r>
      <w:r w:rsidR="00CE06C5">
        <w:t xml:space="preserve">the </w:t>
      </w:r>
      <w:r w:rsidR="00912B3F">
        <w:t>study</w:t>
      </w:r>
      <w:r w:rsidR="007C5734">
        <w:t xml:space="preserve"> period</w:t>
      </w:r>
      <w:r w:rsidR="001B2892">
        <w:t xml:space="preserve"> was not </w:t>
      </w:r>
      <w:r w:rsidR="00C46B33">
        <w:t>complicated</w:t>
      </w:r>
      <w:r w:rsidR="001B2892">
        <w:t xml:space="preserve"> by the temperature during late and early winter</w:t>
      </w:r>
      <w:r w:rsidR="008E695D">
        <w:t xml:space="preserve"> </w:t>
      </w:r>
      <w:r w:rsidR="003405A6">
        <w:t>(</w:t>
      </w:r>
      <w:r w:rsidR="002A2287" w:rsidRPr="002A2287">
        <w:t>0.</w:t>
      </w:r>
      <w:r w:rsidR="00F75D97">
        <w:t>04887</w:t>
      </w:r>
      <w:r w:rsidR="005A3ECA">
        <w:t xml:space="preserve">, SE = </w:t>
      </w:r>
      <w:r w:rsidR="002A2287" w:rsidRPr="002A2287">
        <w:t>0.</w:t>
      </w:r>
      <w:r w:rsidR="00F75D97">
        <w:t>18312</w:t>
      </w:r>
      <w:r w:rsidR="005A3ECA">
        <w:t>, p = 0.</w:t>
      </w:r>
      <w:r w:rsidR="00F75D97">
        <w:t>79</w:t>
      </w:r>
      <w:r w:rsidR="005A3ECA">
        <w:t xml:space="preserve">, </w:t>
      </w:r>
      <w:r w:rsidR="00E86FB1">
        <w:t xml:space="preserve">Table </w:t>
      </w:r>
      <w:r w:rsidR="00012DB4">
        <w:t>1</w:t>
      </w:r>
      <w:r w:rsidR="005A3ECA">
        <w:t>)</w:t>
      </w:r>
      <w:r w:rsidR="001B2892">
        <w:t xml:space="preserve">. </w:t>
      </w:r>
      <w:r w:rsidR="002812C1">
        <w:t>The removal of the weather covariates from the model did lead to a positive impact of other ravens traveling from their territory</w:t>
      </w:r>
      <w:r w:rsidR="004C14D7">
        <w:t xml:space="preserve"> (0.17505, SE = 0.07947, p &lt; 0.05, Sup. Table </w:t>
      </w:r>
      <w:r w:rsidR="00012DB4">
        <w:t>2</w:t>
      </w:r>
      <w:r w:rsidR="004C14D7">
        <w:t>)</w:t>
      </w:r>
      <w:r w:rsidR="002812C1">
        <w:t>.</w:t>
      </w:r>
    </w:p>
    <w:p w14:paraId="0678CDC9" w14:textId="2FCDFE96" w:rsidR="004548F8" w:rsidRDefault="00C800C2" w:rsidP="00271D58">
      <w:pPr>
        <w:spacing w:line="480" w:lineRule="auto"/>
        <w:ind w:firstLine="720"/>
      </w:pPr>
      <w:r>
        <w:t xml:space="preserve">When a raven </w:t>
      </w:r>
      <w:r w:rsidR="00CF78F4">
        <w:t>left its</w:t>
      </w:r>
      <w:r>
        <w:t xml:space="preserve"> territory, </w:t>
      </w:r>
      <w:r w:rsidR="00235E91">
        <w:t>its</w:t>
      </w:r>
      <w:r>
        <w:t xml:space="preserve"> destination was </w:t>
      </w:r>
      <w:r w:rsidR="0076279E">
        <w:t>influenced</w:t>
      </w:r>
      <w:r>
        <w:t xml:space="preserve"> by </w:t>
      </w:r>
      <w:r w:rsidR="00B94A93">
        <w:t>many</w:t>
      </w:r>
      <w:r>
        <w:t xml:space="preserve"> factors. </w:t>
      </w:r>
      <w:r w:rsidR="00B2304C">
        <w:t>Ravens</w:t>
      </w:r>
      <w:r>
        <w:t xml:space="preserve"> were more likely to visit the hunting region</w:t>
      </w:r>
      <w:r w:rsidR="00D27BC4">
        <w:t>s</w:t>
      </w:r>
      <w:r>
        <w:t xml:space="preserve"> during the </w:t>
      </w:r>
      <w:commentRangeStart w:id="9"/>
      <w:r>
        <w:t>hunting season</w:t>
      </w:r>
      <w:r w:rsidR="00B63421">
        <w:t xml:space="preserve"> </w:t>
      </w:r>
      <w:commentRangeEnd w:id="9"/>
      <w:r w:rsidR="00A52329">
        <w:rPr>
          <w:rStyle w:val="CommentReference"/>
          <w:sz w:val="24"/>
          <w:szCs w:val="24"/>
        </w:rPr>
        <w:commentReference w:id="9"/>
      </w:r>
      <w:r w:rsidR="00B63421">
        <w:t>(</w:t>
      </w:r>
      <w:r w:rsidR="008C1A3E" w:rsidRPr="008C1A3E">
        <w:t>0.</w:t>
      </w:r>
      <w:r w:rsidR="009C09AC">
        <w:t>55666</w:t>
      </w:r>
      <w:r w:rsidR="00B63421">
        <w:t>,</w:t>
      </w:r>
      <w:r w:rsidR="00B63421" w:rsidRPr="00B63421">
        <w:t xml:space="preserve"> </w:t>
      </w:r>
      <w:r w:rsidR="00B63421">
        <w:t xml:space="preserve">SE = </w:t>
      </w:r>
      <w:r w:rsidR="008C1A3E" w:rsidRPr="008C1A3E">
        <w:t>0.</w:t>
      </w:r>
      <w:r w:rsidR="009C09AC">
        <w:t>19216</w:t>
      </w:r>
      <w:r w:rsidR="00B63421">
        <w:t xml:space="preserve">, p </w:t>
      </w:r>
      <w:r w:rsidR="00F13B28">
        <w:t>&lt;</w:t>
      </w:r>
      <w:r w:rsidR="00B63421">
        <w:t xml:space="preserve"> </w:t>
      </w:r>
      <w:r w:rsidR="00F13B28">
        <w:t>0.</w:t>
      </w:r>
      <w:r w:rsidR="008C1A3E">
        <w:t>01</w:t>
      </w:r>
      <w:r w:rsidR="009C3A71">
        <w:t xml:space="preserve">, </w:t>
      </w:r>
      <w:r w:rsidR="00E86FB1">
        <w:t xml:space="preserve">Table </w:t>
      </w:r>
      <w:r w:rsidR="00012DB4">
        <w:t>2</w:t>
      </w:r>
      <w:r w:rsidR="009B0D57">
        <w:t xml:space="preserve">, Fig. </w:t>
      </w:r>
      <w:r w:rsidR="00EC5FD1">
        <w:t>6</w:t>
      </w:r>
      <w:r w:rsidR="00B63421">
        <w:t>)</w:t>
      </w:r>
      <w:r w:rsidR="00270215">
        <w:t>, but they were not influenced by the actual amount of biomass available in hunting areas</w:t>
      </w:r>
      <w:r w:rsidR="00E33374">
        <w:t xml:space="preserve"> (</w:t>
      </w:r>
      <w:r w:rsidR="00FD7D8C" w:rsidRPr="00FD7D8C">
        <w:t>-0.</w:t>
      </w:r>
      <w:r w:rsidR="009C09AC">
        <w:t>08311</w:t>
      </w:r>
      <w:r w:rsidR="00E33374">
        <w:t>, SE =</w:t>
      </w:r>
      <w:r w:rsidR="00E33374" w:rsidRPr="00E33374">
        <w:t xml:space="preserve"> </w:t>
      </w:r>
      <w:r w:rsidR="00FD7D8C" w:rsidRPr="00FD7D8C">
        <w:t>0.</w:t>
      </w:r>
      <w:r w:rsidR="009C09AC">
        <w:t>08007</w:t>
      </w:r>
      <w:r w:rsidR="00E33374">
        <w:t xml:space="preserve">, p </w:t>
      </w:r>
      <w:r w:rsidR="00796AD9">
        <w:t>= 0.</w:t>
      </w:r>
      <w:r w:rsidR="00FC2701">
        <w:t>3</w:t>
      </w:r>
      <w:r w:rsidR="009C3A71">
        <w:t xml:space="preserve">, </w:t>
      </w:r>
      <w:r w:rsidR="00E86FB1">
        <w:t xml:space="preserve">Table </w:t>
      </w:r>
      <w:r w:rsidR="00012DB4">
        <w:t>2</w:t>
      </w:r>
      <w:r w:rsidR="00EC5FD1">
        <w:t>, Fig. 6</w:t>
      </w:r>
      <w:r w:rsidR="00E36F13">
        <w:t>)</w:t>
      </w:r>
      <w:r w:rsidR="00C656EE">
        <w:t xml:space="preserve">. </w:t>
      </w:r>
      <w:r w:rsidR="0093673B">
        <w:t xml:space="preserve">When a wolf kill was located outside of </w:t>
      </w:r>
      <w:r w:rsidR="00AD7EEB">
        <w:t>a raven’s</w:t>
      </w:r>
      <w:r w:rsidR="0093673B">
        <w:t xml:space="preserve"> territory, it </w:t>
      </w:r>
      <w:r w:rsidR="00790E94">
        <w:t xml:space="preserve">greatly reduced </w:t>
      </w:r>
      <w:r w:rsidR="0093673B">
        <w:t xml:space="preserve">the </w:t>
      </w:r>
      <w:r w:rsidR="00790E94">
        <w:t>likelihood</w:t>
      </w:r>
      <w:r w:rsidR="0093673B">
        <w:t xml:space="preserve"> of visiting the hunting area (</w:t>
      </w:r>
      <w:r w:rsidR="00FD7D8C" w:rsidRPr="00FD7D8C">
        <w:t>-</w:t>
      </w:r>
      <w:r w:rsidR="009C09AC">
        <w:t>2.24366</w:t>
      </w:r>
      <w:r w:rsidR="0093673B">
        <w:t>, SE = 0.</w:t>
      </w:r>
      <w:r w:rsidR="009C09AC">
        <w:t>35199</w:t>
      </w:r>
      <w:r w:rsidR="0093673B">
        <w:t>, p &lt; 0.001</w:t>
      </w:r>
      <w:r w:rsidR="009B0D57">
        <w:t xml:space="preserve">, </w:t>
      </w:r>
      <w:r w:rsidR="00012DB4">
        <w:t xml:space="preserve">Table </w:t>
      </w:r>
      <w:r w:rsidR="00092ED1">
        <w:t>2</w:t>
      </w:r>
      <w:r w:rsidR="00012DB4">
        <w:t xml:space="preserve">, </w:t>
      </w:r>
      <w:r w:rsidR="009B0D57">
        <w:t xml:space="preserve">Fig. </w:t>
      </w:r>
      <w:r w:rsidR="00EC5FD1">
        <w:t>6</w:t>
      </w:r>
      <w:r w:rsidR="00CE50B8">
        <w:t xml:space="preserve">). </w:t>
      </w:r>
      <w:r w:rsidR="004076BD">
        <w:t>Ravens with territories closer to the hunting region</w:t>
      </w:r>
      <w:r w:rsidR="00D27899">
        <w:t>s</w:t>
      </w:r>
      <w:r w:rsidR="004076BD">
        <w:t xml:space="preserve"> visited the hunting area more often</w:t>
      </w:r>
      <w:r w:rsidR="00BA0605">
        <w:t xml:space="preserve"> (</w:t>
      </w:r>
      <w:r w:rsidR="00522AA1" w:rsidRPr="00522AA1">
        <w:t>-1.</w:t>
      </w:r>
      <w:r w:rsidR="009C09AC">
        <w:t>7319</w:t>
      </w:r>
      <w:r w:rsidR="00BA0605">
        <w:t>, SE =</w:t>
      </w:r>
      <w:r w:rsidR="00BA0605" w:rsidRPr="00BA0605">
        <w:t xml:space="preserve"> 0.</w:t>
      </w:r>
      <w:r w:rsidR="009C09AC">
        <w:t>42184</w:t>
      </w:r>
      <w:r w:rsidR="00BA0605">
        <w:t xml:space="preserve">, p </w:t>
      </w:r>
      <w:r w:rsidR="00157CCA">
        <w:t>&lt;</w:t>
      </w:r>
      <w:r w:rsidR="00BA0605" w:rsidRPr="00BA0605">
        <w:t xml:space="preserve"> 0.00</w:t>
      </w:r>
      <w:r w:rsidR="00F83E88">
        <w:t>1</w:t>
      </w:r>
      <w:r w:rsidR="0068423C">
        <w:t xml:space="preserve">, </w:t>
      </w:r>
      <w:r w:rsidR="00E86FB1">
        <w:t xml:space="preserve">Table </w:t>
      </w:r>
      <w:r w:rsidR="00092ED1">
        <w:t>2</w:t>
      </w:r>
      <w:r w:rsidR="00EC5FD1">
        <w:t>, Fig. 6</w:t>
      </w:r>
      <w:r w:rsidR="00BA0605">
        <w:t>)</w:t>
      </w:r>
      <w:r w:rsidR="00B322B2">
        <w:t xml:space="preserve">. </w:t>
      </w:r>
      <w:commentRangeStart w:id="10"/>
      <w:r w:rsidR="00B322B2">
        <w:t xml:space="preserve">Ravens </w:t>
      </w:r>
      <w:r w:rsidR="006D5796">
        <w:t xml:space="preserve">made the same travel decisions as </w:t>
      </w:r>
      <w:r w:rsidR="00AB06AD">
        <w:t>other territorial ravens</w:t>
      </w:r>
      <w:r w:rsidR="00B322B2">
        <w:t xml:space="preserve"> </w:t>
      </w:r>
      <w:r w:rsidR="00C22B24">
        <w:t xml:space="preserve">after leaving their territory </w:t>
      </w:r>
      <w:r w:rsidR="00522AA1">
        <w:t>(</w:t>
      </w:r>
      <w:r w:rsidR="00522AA1" w:rsidRPr="00522AA1">
        <w:t>0.</w:t>
      </w:r>
      <w:r w:rsidR="009C09AC">
        <w:t>37658</w:t>
      </w:r>
      <w:r w:rsidR="00B322B2">
        <w:t>, SE =</w:t>
      </w:r>
      <w:r w:rsidR="00B322B2" w:rsidRPr="00B322B2">
        <w:t xml:space="preserve"> </w:t>
      </w:r>
      <w:r w:rsidR="004E6C3E" w:rsidRPr="004E6C3E">
        <w:t>0.</w:t>
      </w:r>
      <w:r w:rsidR="009C09AC">
        <w:t>08115</w:t>
      </w:r>
      <w:r w:rsidR="00B322B2">
        <w:t xml:space="preserve">, p </w:t>
      </w:r>
      <w:r w:rsidR="00B322B2" w:rsidRPr="00B322B2">
        <w:t xml:space="preserve">&lt; </w:t>
      </w:r>
      <w:r w:rsidR="00F83E88">
        <w:t>0.001</w:t>
      </w:r>
      <w:r w:rsidR="0068423C">
        <w:t xml:space="preserve"> </w:t>
      </w:r>
      <w:r w:rsidR="00E86FB1">
        <w:t xml:space="preserve">Table </w:t>
      </w:r>
      <w:r w:rsidR="00092ED1">
        <w:t>2</w:t>
      </w:r>
      <w:r w:rsidR="00EC5FD1">
        <w:t>, Fig. 6</w:t>
      </w:r>
      <w:r w:rsidR="00B322B2">
        <w:t>)</w:t>
      </w:r>
      <w:r w:rsidR="00332205">
        <w:t xml:space="preserve">. </w:t>
      </w:r>
      <w:commentRangeEnd w:id="10"/>
      <w:r w:rsidR="00191A71">
        <w:rPr>
          <w:rStyle w:val="CommentReference"/>
          <w:sz w:val="24"/>
          <w:szCs w:val="24"/>
        </w:rPr>
        <w:commentReference w:id="10"/>
      </w:r>
      <w:r w:rsidR="00332205">
        <w:t>Ravens</w:t>
      </w:r>
      <w:r w:rsidR="0076279E">
        <w:t>’</w:t>
      </w:r>
      <w:r w:rsidR="00332205">
        <w:t xml:space="preserve"> visit</w:t>
      </w:r>
      <w:r w:rsidR="0076279E">
        <w:t>s to</w:t>
      </w:r>
      <w:r w:rsidR="00332205">
        <w:t xml:space="preserve"> the hunting area </w:t>
      </w:r>
      <w:r w:rsidR="0076279E">
        <w:t>increased</w:t>
      </w:r>
      <w:r w:rsidR="00332205">
        <w:t xml:space="preserve"> </w:t>
      </w:r>
      <w:r w:rsidR="00147092">
        <w:t>as temperatures dropped</w:t>
      </w:r>
      <w:r w:rsidR="004E6C3E">
        <w:t xml:space="preserve"> (</w:t>
      </w:r>
      <w:r w:rsidR="004E6C3E" w:rsidRPr="004E6C3E">
        <w:t>-0.</w:t>
      </w:r>
      <w:r w:rsidR="009C09AC">
        <w:t>22064</w:t>
      </w:r>
      <w:r w:rsidR="004E6C3E">
        <w:t xml:space="preserve">, SE = </w:t>
      </w:r>
      <w:r w:rsidR="004E6C3E" w:rsidRPr="004E6C3E">
        <w:t>0.</w:t>
      </w:r>
      <w:r w:rsidR="009C09AC">
        <w:t>07779</w:t>
      </w:r>
      <w:r w:rsidR="004E6C3E">
        <w:t>, p &lt; 0.0</w:t>
      </w:r>
      <w:r w:rsidR="00FC2701">
        <w:t>1</w:t>
      </w:r>
      <w:r w:rsidR="00092ED1">
        <w:t>, Table 2</w:t>
      </w:r>
      <w:r w:rsidR="00464AA5">
        <w:t>, Fig. 6</w:t>
      </w:r>
      <w:r w:rsidR="004E6C3E">
        <w:t>) and</w:t>
      </w:r>
      <w:r w:rsidR="00332205">
        <w:t xml:space="preserve"> snow</w:t>
      </w:r>
      <w:r w:rsidR="00147092">
        <w:t xml:space="preserve"> depth increased</w:t>
      </w:r>
      <w:r w:rsidR="00332205">
        <w:t xml:space="preserve"> (</w:t>
      </w:r>
      <w:r w:rsidR="004E6C3E" w:rsidRPr="004E6C3E">
        <w:t>0.</w:t>
      </w:r>
      <w:r w:rsidR="009C09AC">
        <w:t>21748</w:t>
      </w:r>
      <w:r w:rsidR="00332205">
        <w:t>, SE =</w:t>
      </w:r>
      <w:r w:rsidR="00332205" w:rsidRPr="00332205">
        <w:t xml:space="preserve"> </w:t>
      </w:r>
      <w:r w:rsidR="004E6C3E" w:rsidRPr="004E6C3E">
        <w:t>0.</w:t>
      </w:r>
      <w:r w:rsidR="009C09AC">
        <w:t>09435</w:t>
      </w:r>
      <w:r w:rsidR="00332205">
        <w:t>,</w:t>
      </w:r>
      <w:r w:rsidR="0020135A">
        <w:t xml:space="preserve"> </w:t>
      </w:r>
      <w:r w:rsidR="00332205">
        <w:t xml:space="preserve">p </w:t>
      </w:r>
      <w:r w:rsidR="00D25FBF">
        <w:t>&lt;</w:t>
      </w:r>
      <w:r w:rsidR="00332205" w:rsidRPr="00332205">
        <w:t xml:space="preserve"> 0.0</w:t>
      </w:r>
      <w:r w:rsidR="00FC2701">
        <w:t>5</w:t>
      </w:r>
      <w:r w:rsidR="00907744">
        <w:t xml:space="preserve">, </w:t>
      </w:r>
      <w:r w:rsidR="00E86FB1">
        <w:t xml:space="preserve">Table </w:t>
      </w:r>
      <w:r w:rsidR="00092ED1">
        <w:t>2</w:t>
      </w:r>
      <w:r w:rsidR="00464AA5">
        <w:t>, Fig. 6</w:t>
      </w:r>
      <w:r w:rsidR="00332205">
        <w:t>).</w:t>
      </w:r>
    </w:p>
    <w:p w14:paraId="09713F19" w14:textId="77777777" w:rsidR="00E056DA" w:rsidRDefault="00E056DA" w:rsidP="00271D58">
      <w:pPr>
        <w:spacing w:line="480" w:lineRule="auto"/>
      </w:pPr>
    </w:p>
    <w:p w14:paraId="625369A3" w14:textId="1F31D5C6" w:rsidR="004A6BD4" w:rsidRDefault="004A6BD4" w:rsidP="00271D58">
      <w:pPr>
        <w:spacing w:line="480" w:lineRule="auto"/>
      </w:pPr>
      <w:r>
        <w:rPr>
          <w:b/>
          <w:bCs/>
        </w:rPr>
        <w:t>Discussion</w:t>
      </w:r>
    </w:p>
    <w:p w14:paraId="06DA612E" w14:textId="39E2554A" w:rsidR="001E4DC0" w:rsidRDefault="004A6BD4" w:rsidP="00271D58">
      <w:pPr>
        <w:spacing w:line="480" w:lineRule="auto"/>
      </w:pPr>
      <w:r>
        <w:tab/>
      </w:r>
      <w:r w:rsidR="00B060CC">
        <w:t>Organisms</w:t>
      </w:r>
      <w:r w:rsidR="00B7599F">
        <w:t xml:space="preserve"> </w:t>
      </w:r>
      <w:del w:id="11" w:author="John M. Marzluff" w:date="2026-02-09T09:16:00Z" w16du:dateUtc="2026-02-09T16:16:00Z">
        <w:r w:rsidR="00B7599F" w:rsidDel="000A35F5">
          <w:delText>are faced with</w:delText>
        </w:r>
      </w:del>
      <w:ins w:id="12" w:author="John M. Marzluff" w:date="2026-02-09T09:16:00Z" w16du:dateUtc="2026-02-09T16:16:00Z">
        <w:r w:rsidR="000A35F5">
          <w:t>face</w:t>
        </w:r>
      </w:ins>
      <w:r w:rsidR="00B7599F">
        <w:t xml:space="preserve"> thousands of critical decisions throughout their lives. </w:t>
      </w:r>
      <w:r w:rsidR="00485302">
        <w:t xml:space="preserve">Decisions are made on every scale. </w:t>
      </w:r>
      <w:r w:rsidR="00B7599F">
        <w:t>Macro-scale decisions</w:t>
      </w:r>
      <w:ins w:id="13" w:author="John M. Marzluff" w:date="2026-02-09T09:32:00Z" w16du:dateUtc="2026-02-09T16:32:00Z">
        <w:r w:rsidR="00191A71">
          <w:t>,</w:t>
        </w:r>
      </w:ins>
      <w:r w:rsidR="00B7599F">
        <w:t xml:space="preserve"> such as whether to disperse to a new area</w:t>
      </w:r>
      <w:ins w:id="14" w:author="John M. Marzluff" w:date="2026-02-09T09:32:00Z" w16du:dateUtc="2026-02-09T16:32:00Z">
        <w:r w:rsidR="00191A71">
          <w:t>,</w:t>
        </w:r>
      </w:ins>
      <w:r w:rsidR="00B7599F">
        <w:t xml:space="preserve"> </w:t>
      </w:r>
      <w:del w:id="15" w:author="John M. Marzluff" w:date="2026-02-09T09:17:00Z" w16du:dateUtc="2026-02-09T16:17:00Z">
        <w:r w:rsidR="00961CDF" w:rsidDel="000A35F5">
          <w:delText>can be</w:delText>
        </w:r>
      </w:del>
      <w:ins w:id="16" w:author="John M. Marzluff" w:date="2026-02-09T09:17:00Z" w16du:dateUtc="2026-02-09T16:17:00Z">
        <w:r w:rsidR="000A35F5">
          <w:t>are</w:t>
        </w:r>
      </w:ins>
      <w:r w:rsidR="00B7599F">
        <w:t xml:space="preserve"> made </w:t>
      </w:r>
      <w:del w:id="17" w:author="John M. Marzluff" w:date="2026-02-09T09:17:00Z" w16du:dateUtc="2026-02-09T16:17:00Z">
        <w:r w:rsidR="00B7599F" w:rsidDel="000A35F5">
          <w:delText xml:space="preserve">a few times </w:delText>
        </w:r>
      </w:del>
      <w:ins w:id="18" w:author="John M. Marzluff" w:date="2026-02-09T09:17:00Z" w16du:dateUtc="2026-02-09T16:17:00Z">
        <w:r w:rsidR="000A35F5">
          <w:t>infrequently</w:t>
        </w:r>
      </w:ins>
      <w:ins w:id="19" w:author="John M. Marzluff" w:date="2026-02-09T09:38:00Z" w16du:dateUtc="2026-02-09T16:38:00Z">
        <w:r w:rsidR="005A56A0">
          <w:t>. These choices</w:t>
        </w:r>
      </w:ins>
      <w:del w:id="20" w:author="John M. Marzluff" w:date="2026-02-09T09:38:00Z" w16du:dateUtc="2026-02-09T16:38:00Z">
        <w:r w:rsidR="00161CD9" w:rsidDel="005A56A0">
          <w:delText>and</w:delText>
        </w:r>
        <w:r w:rsidR="00B7599F" w:rsidDel="005A56A0">
          <w:delText xml:space="preserve"> </w:delText>
        </w:r>
      </w:del>
      <w:ins w:id="21" w:author="John M. Marzluff" w:date="2026-02-09T09:38:00Z" w16du:dateUtc="2026-02-09T16:38:00Z">
        <w:r w:rsidR="005A56A0">
          <w:t xml:space="preserve"> </w:t>
        </w:r>
      </w:ins>
      <w:ins w:id="22" w:author="John M. Marzluff" w:date="2026-02-09T09:37:00Z" w16du:dateUtc="2026-02-09T16:37:00Z">
        <w:r w:rsidR="005A56A0">
          <w:t>confer</w:t>
        </w:r>
      </w:ins>
      <w:del w:id="23" w:author="John M. Marzluff" w:date="2026-02-09T09:37:00Z" w16du:dateUtc="2026-02-09T16:37:00Z">
        <w:r w:rsidR="006F1B69" w:rsidDel="005A56A0">
          <w:delText>are</w:delText>
        </w:r>
      </w:del>
      <w:r w:rsidR="006F1B69">
        <w:t xml:space="preserve"> </w:t>
      </w:r>
      <w:del w:id="24" w:author="John M. Marzluff" w:date="2026-02-09T09:32:00Z" w16du:dateUtc="2026-02-09T16:32:00Z">
        <w:r w:rsidR="006F1B69" w:rsidDel="00191A71">
          <w:delText xml:space="preserve">heavy </w:delText>
        </w:r>
      </w:del>
      <w:ins w:id="25" w:author="John M. Marzluff" w:date="2026-02-09T09:32:00Z" w16du:dateUtc="2026-02-09T16:32:00Z">
        <w:r w:rsidR="00191A71">
          <w:t>h</w:t>
        </w:r>
        <w:r w:rsidR="00191A71">
          <w:t>igh</w:t>
        </w:r>
      </w:ins>
      <w:ins w:id="26" w:author="John M. Marzluff" w:date="2026-02-09T09:38:00Z" w16du:dateUtc="2026-02-09T16:38:00Z">
        <w:r w:rsidR="005A56A0">
          <w:t xml:space="preserve"> </w:t>
        </w:r>
      </w:ins>
      <w:r w:rsidR="006F1B69">
        <w:t>risk</w:t>
      </w:r>
      <w:ins w:id="27" w:author="John M. Marzluff" w:date="2026-02-09T09:37:00Z" w16du:dateUtc="2026-02-09T16:37:00Z">
        <w:r w:rsidR="005A56A0">
          <w:t xml:space="preserve"> and</w:t>
        </w:r>
      </w:ins>
      <w:ins w:id="28" w:author="John M. Marzluff" w:date="2026-02-09T09:20:00Z" w16du:dateUtc="2026-02-09T16:20:00Z">
        <w:r w:rsidR="000A35F5">
          <w:t xml:space="preserve"> h</w:t>
        </w:r>
      </w:ins>
      <w:ins w:id="29" w:author="John M. Marzluff" w:date="2026-02-09T09:32:00Z" w16du:dateUtc="2026-02-09T16:32:00Z">
        <w:r w:rsidR="00191A71">
          <w:t>igh</w:t>
        </w:r>
      </w:ins>
      <w:ins w:id="30" w:author="John M. Marzluff" w:date="2026-02-09T09:38:00Z" w16du:dateUtc="2026-02-09T16:38:00Z">
        <w:r w:rsidR="005A56A0">
          <w:t xml:space="preserve"> </w:t>
        </w:r>
      </w:ins>
      <w:del w:id="31" w:author="John M. Marzluff" w:date="2026-02-09T09:20:00Z" w16du:dateUtc="2026-02-09T16:20:00Z">
        <w:r w:rsidR="001066CE" w:rsidDel="000A35F5">
          <w:delText>-</w:delText>
        </w:r>
      </w:del>
      <w:r w:rsidR="006F1B69">
        <w:t xml:space="preserve">reward </w:t>
      </w:r>
      <w:del w:id="32" w:author="John M. Marzluff" w:date="2026-02-09T09:38:00Z" w16du:dateUtc="2026-02-09T16:38:00Z">
        <w:r w:rsidR="006F1B69" w:rsidDel="005A56A0">
          <w:delText>situations for an</w:delText>
        </w:r>
      </w:del>
      <w:ins w:id="33" w:author="John M. Marzluff" w:date="2026-02-09T09:38:00Z" w16du:dateUtc="2026-02-09T16:38:00Z">
        <w:r w:rsidR="005A56A0">
          <w:t>on an</w:t>
        </w:r>
      </w:ins>
      <w:r w:rsidR="006F1B69">
        <w:t xml:space="preserve"> </w:t>
      </w:r>
      <w:r w:rsidR="0026022E">
        <w:t>individual</w:t>
      </w:r>
      <w:r w:rsidR="00D17C8C">
        <w:t>’</w:t>
      </w:r>
      <w:r w:rsidR="0026022E">
        <w:t>s fitness</w:t>
      </w:r>
      <w:r w:rsidR="006F1B69">
        <w:t xml:space="preserve">, </w:t>
      </w:r>
      <w:r w:rsidR="004936F9">
        <w:t>potential</w:t>
      </w:r>
      <w:r w:rsidR="006F1B69">
        <w:t>ly</w:t>
      </w:r>
      <w:r w:rsidR="004936F9">
        <w:t xml:space="preserve"> reduc</w:t>
      </w:r>
      <w:r w:rsidR="006F1B69">
        <w:t xml:space="preserve">ing </w:t>
      </w:r>
      <w:r w:rsidR="004936F9">
        <w:t xml:space="preserve">competition and </w:t>
      </w:r>
      <w:r w:rsidR="006F1B69">
        <w:t xml:space="preserve">providing </w:t>
      </w:r>
      <w:r w:rsidR="004936F9">
        <w:t xml:space="preserve">new breeding opportunities </w:t>
      </w:r>
      <w:r w:rsidR="00A620D8">
        <w:lastRenderedPageBreak/>
        <w:fldChar w:fldCharType="begin"/>
      </w:r>
      <w:r w:rsidR="00492D11">
        <w:instrText xml:space="preserve"> ADDIN ZOTERO_ITEM CSL_CITATION {"citationID":"mcghizWP","properties":{"formattedCitation":"(Johnson and Gaines 1987, Bonte et al. 2014)","plainCitation":"(Johnson and Gaines 1987, Bonte et al. 2014)","noteIndex":0},"citationItems":[{"id":1187,"uris":["http://zotero.org/users/9968163/items/JEFP2UKR"],"itemData":{"id":1187,"type":"article-journal","abstract":"Three 0.8—ha fenced enclosures (X, Y, and Z) were used to determine the consequences of dispersal on the fitness of individual prairie voles, Microtus ochrogaster. Dispersers from enclosure X were marked and were either placed in a vacant enclosure (Z) or returned to their original enclosure (X) (frustrated dispersers). Enclosure Y contained a population of residents where all dispersers from that population were allowed to leave. The survival and reproduction of animals in all enclosures were monitored for 10 wk. Nine replicates of the experiment were performed over a 2—yr period. There was a greater proportion of subadults among dispersers than among residents. There were no differences in sex ratio or reproductive condition between dispersers and residents. Dispersers had the highest survival, followed by residents on enclosure X, and finally, frustrated dispersers. The reproductive activity of dispersers and frustrated dispersers was equal, and both were greater than that of residents on enclosure X. When survival and reproductive activity were combined into a general fitness index, dispersers had the highest relative fitness. Residents on enclosure X and frustrated dispersers had lower and approximately equal fitness. A comparison of the survival and reproductive activity of animals on enclosures X (where one—half of the dispersers were returned to the enclosure) and Y (where all dispersers were allowed to leave), indicated that only the survival of adult females on enclosure Y increased as a result of the reduced density on that enclosure. It was concluded that (1) dispersal into optimal habitat resulted in high survival and reproduction, (2) frustrated dispersal resulted in low survival, but once these animals became established, they showed high reproductive activity, and (3) females appeared to benefit most from living in a population when density was reduced by dispersal.","container-title":"Ecology","DOI":"10.2307/1938474","ISSN":"1939-9170","issue":"3","language":"en","license":"© 1987 by the Ecological Society of America","note":"_eprint: https://esajournals.onlinelibrary.wiley.com/doi/pdf/10.2307/1938474","page":"684-694","source":"Wiley Online Library","title":"The Selective Basis for Dispersal of the Prairie Vole, Microtus Ochrogaster","volume":"68","author":[{"family":"Johnson","given":"Michael L."},{"family":"Gaines","given":"Michael S."}],"issued":{"date-parts":[["1987"]]}}},{"id":1190,"uris":["http://zotero.org/users/9968163/items/JQGTVAY7"],"itemData":{"id":1190,"type":"article-journal","abstract":"Dispersal is essential for population persistence in transient environments. While costs of dispersal are ubiquitous, individual advantages of dispersal remain poorly understood. Not all individuals from a population disperse, and individual heterogeneity in costs and benefits of dispersal underlie phenotype-dependent dispersal strategies. Dispersing phenotypes are always expected to maximize their fitness by adaptive decision making relative to the alternative strategy of remaining philopatric. While this first principle is well acknowledged in theoretical ecology, empirical verification is extremely difficult, due to a plethora of experimental constraints. We studied fitness prospects of dispersal in a game theoretical context using the two-spotted spider mite Tetranychus urticae as a model species. We demonstrate that dispersing phenotypes represent those individuals able to maximize their fitness in a novel, less populated environment reached after dispersal. In contrast to philopatric phenotypes, successful dispersers performed better in a low density post-dispersal context, but worse in a high density philopatric context. They increased fitness about 450% relative to the strategy of remaining philopatric. The optimization of phenotype-dependent dispersal, thus, maximizes fitness.","container-title":"Ecology","DOI":"10.1890/13-2269.1","ISSN":"1939-9170","issue":"11","language":"en","license":"© 2014 by the Ecological Society of America","note":"_eprint: https://esajournals.onlinelibrary.wiley.com/doi/pdf/10.1890/13-2269.1","page":"3104-3111","source":"Wiley Online Library","title":"Fitness maximization by dispersal: evidence from an invasion experiment","title-short":"Fitness maximization by dispersal","volume":"95","author":[{"family":"Bonte","given":"D."},{"family":"De Roissart","given":"A."},{"family":"Wybouw","given":"N."},{"family":"Van Leeuwen","given":"T."}],"issued":{"date-parts":[["2014"]]}}}],"schema":"https://github.com/citation-style-language/schema/raw/master/csl-citation.json"} </w:instrText>
      </w:r>
      <w:r w:rsidR="00A620D8">
        <w:fldChar w:fldCharType="separate"/>
      </w:r>
      <w:r w:rsidR="00A620D8" w:rsidRPr="00A620D8">
        <w:rPr>
          <w:rFonts w:ascii="Aptos" w:hAnsi="Aptos"/>
        </w:rPr>
        <w:t>(Johnson and Gaines 1987, Bonte et al. 2014)</w:t>
      </w:r>
      <w:r w:rsidR="00A620D8">
        <w:fldChar w:fldCharType="end"/>
      </w:r>
      <w:r w:rsidR="0026022E">
        <w:t>.</w:t>
      </w:r>
      <w:r w:rsidR="00485302">
        <w:t xml:space="preserve"> </w:t>
      </w:r>
      <w:r w:rsidR="00961CDF">
        <w:t xml:space="preserve">Micro-scale decisions </w:t>
      </w:r>
      <w:del w:id="34" w:author="John M. Marzluff" w:date="2026-02-09T09:39:00Z" w16du:dateUtc="2026-02-09T16:39:00Z">
        <w:r w:rsidR="0092050A" w:rsidDel="005A56A0">
          <w:delText xml:space="preserve">allow </w:delText>
        </w:r>
      </w:del>
      <w:ins w:id="35" w:author="John M. Marzluff" w:date="2026-02-09T09:39:00Z" w16du:dateUtc="2026-02-09T16:39:00Z">
        <w:r w:rsidR="005A56A0">
          <w:t>enable</w:t>
        </w:r>
        <w:r w:rsidR="005A56A0">
          <w:t xml:space="preserve"> </w:t>
        </w:r>
      </w:ins>
      <w:r w:rsidR="0092050A">
        <w:t>individual</w:t>
      </w:r>
      <w:r w:rsidR="00C13230">
        <w:t>s</w:t>
      </w:r>
      <w:r w:rsidR="0092050A">
        <w:t xml:space="preserve"> to optimize efficiency</w:t>
      </w:r>
      <w:ins w:id="36" w:author="John M. Marzluff" w:date="2026-02-09T09:39:00Z" w16du:dateUtc="2026-02-09T16:39:00Z">
        <w:r w:rsidR="005A56A0">
          <w:t>, for example,</w:t>
        </w:r>
      </w:ins>
      <w:r w:rsidR="0092050A">
        <w:t xml:space="preserve"> </w:t>
      </w:r>
      <w:del w:id="37" w:author="John M. Marzluff" w:date="2026-02-09T09:39:00Z" w16du:dateUtc="2026-02-09T16:39:00Z">
        <w:r w:rsidR="00C13230" w:rsidDel="005A56A0">
          <w:delText xml:space="preserve">through actions </w:delText>
        </w:r>
        <w:r w:rsidR="00F34A42" w:rsidDel="005A56A0">
          <w:delText>like</w:delText>
        </w:r>
      </w:del>
      <w:ins w:id="38" w:author="John M. Marzluff" w:date="2026-02-09T09:39:00Z" w16du:dateUtc="2026-02-09T16:39:00Z">
        <w:r w:rsidR="005A56A0">
          <w:t>by</w:t>
        </w:r>
      </w:ins>
      <w:r w:rsidR="00C13230">
        <w:t xml:space="preserve"> reducing predation risk based on location within a herd</w:t>
      </w:r>
      <w:r w:rsidR="00F14959">
        <w:t xml:space="preserve"> </w:t>
      </w:r>
      <w:r w:rsidR="005C0A0D">
        <w:fldChar w:fldCharType="begin"/>
      </w:r>
      <w:r w:rsidR="00492D11">
        <w:instrText xml:space="preserve"> ADDIN ZOTERO_ITEM CSL_CITATION {"citationID":"unv9OV50","properties":{"formattedCitation":"(Morrell et al. 2011)","plainCitation":"(Morrell et al. 2011)","noteIndex":0},"citationItems":[{"id":1194,"uris":["http://zotero.org/users/9968163/items/QI8ZNDL4"],"itemData":{"id":1194,"type":"article-journal","container-title":"Behavioral Ecology","DOI":"10.1093/beheco/arq157","ISSN":"1045-2249, 1465-7279","issue":"1","journalAbbreviation":"Behavioral Ecology","language":"en","page":"16-22","source":"DOI.org (Crossref)","title":"Spatial positioning in the selfish herd","volume":"22","author":[{"family":"Morrell","given":"L. J."},{"family":"Ruxton","given":"G. D."},{"family":"James","given":"R."}],"issued":{"date-parts":[["2011",1,1]]}}}],"schema":"https://github.com/citation-style-language/schema/raw/master/csl-citation.json"} </w:instrText>
      </w:r>
      <w:r w:rsidR="005C0A0D">
        <w:fldChar w:fldCharType="separate"/>
      </w:r>
      <w:r w:rsidR="005C0A0D" w:rsidRPr="005C0A0D">
        <w:rPr>
          <w:rFonts w:ascii="Aptos" w:hAnsi="Aptos"/>
        </w:rPr>
        <w:t>(Morrell et al. 2011)</w:t>
      </w:r>
      <w:r w:rsidR="005C0A0D">
        <w:fldChar w:fldCharType="end"/>
      </w:r>
      <w:r w:rsidR="00F14959">
        <w:t>.</w:t>
      </w:r>
      <w:r w:rsidR="006A6016">
        <w:t xml:space="preserve"> At the daily level</w:t>
      </w:r>
      <w:r w:rsidR="00C66283">
        <w:t>,</w:t>
      </w:r>
      <w:r w:rsidR="006A6016">
        <w:t xml:space="preserve"> decisions about </w:t>
      </w:r>
      <w:del w:id="39" w:author="John M. Marzluff" w:date="2026-02-09T09:16:00Z" w16du:dateUtc="2026-02-09T16:16:00Z">
        <w:r w:rsidR="000A35F5" w:rsidDel="000A35F5">
          <w:delText xml:space="preserve">when, where, and what behavior to exhibit </w:delText>
        </w:r>
      </w:del>
      <w:ins w:id="40" w:author="John M. Marzluff" w:date="2026-02-09T09:16:00Z" w16du:dateUtc="2026-02-09T16:16:00Z">
        <w:r w:rsidR="000A35F5">
          <w:t xml:space="preserve">when, where, and what behavior to exhibit </w:t>
        </w:r>
      </w:ins>
      <w:del w:id="41" w:author="John M. Marzluff" w:date="2026-02-09T09:16:00Z" w16du:dateUtc="2026-02-09T16:16:00Z">
        <w:r w:rsidR="00AD0B79" w:rsidDel="000A35F5">
          <w:delText xml:space="preserve">timing, location, and behavior </w:delText>
        </w:r>
      </w:del>
      <w:r w:rsidR="00AD0B79">
        <w:t>allow an individual</w:t>
      </w:r>
      <w:r w:rsidR="00965EB8">
        <w:t xml:space="preserve"> to meet their immediate survival</w:t>
      </w:r>
      <w:r w:rsidR="00045A1F">
        <w:t xml:space="preserve"> </w:t>
      </w:r>
      <w:r w:rsidR="00924979">
        <w:t xml:space="preserve">needs </w:t>
      </w:r>
      <w:r w:rsidR="00045A1F">
        <w:fldChar w:fldCharType="begin"/>
      </w:r>
      <w:r w:rsidR="00045A1F">
        <w:instrText xml:space="preserve"> ADDIN ZOTERO_ITEM CSL_CITATION {"citationID":"0f4Hg4V1","properties":{"formattedCitation":"(Fortin et al. 2002)","plainCitation":"(Fortin et al. 2002)","noteIndex":0},"citationItems":[{"id":1205,"uris":["http://zotero.org/users/9968163/items/JHG74A5M"],"itemData":{"id":1205,"type":"article-journal","abstract":"Assessing the temporal scale under which gain is maximized is critical for the understanding of diet choice by animals. Classical foraging theory assumes that animals maximize long-term rates. Few studies have considered several temporal scales concurrently, however, weakening tests of rate-maximizing models. We used contingency models based on maximization of short-term vs. long-term energy intake by bison (Bison bison). Model predictions were tested against field observations conducted during six periods of 1998: two periods in the winter, one in the spring, and three in the summer. During most of the year, foraging characteristics and plant attributes suggested that intake rate of bison should be limited by ingestion time over short periods of time, and by digestive constraints over long periods of time. Diet predictions varied across temporal scales for four of the six sampling periods. Selecting Agropyron spp., rather than Carex atherodes, during these periods would result in an increase of daily energy intake by as much as 15 565 kJ (i.e., 7.4% of daily gains) but would necessitate a longer daily foraging time. We observed, instead, that bison preferred C. atherodes to Agropyron spp., suggesting that patterns of diet selection by bison were more consistent with maximization of short-term than of long-term energy intake. We thus provide some evidence that, contrary to established principles of classic optimality models, the foraging decisions of bison reduce potential long-term gains by maximizing short-term gains.","container-title":"Ecology","DOI":"10.1890/0012-9658(2002)083[0970:TTSOFD]2.0.CO;2","ISSN":"1939-9170","issue":"4","language":"en","license":"© 2002 by the Ecological Society of America","note":"_eprint: https://esajournals.onlinelibrary.wiley.com/doi/pdf/10.1890/0012-9658%282002%29083%5B0970%3ATTSOFD%5D2.0.CO%3B2","page":"970-982","source":"Wiley Online Library","title":"The Temporal Scale of Foraging Decisions in Bison","volume":"83","author":[{"family":"Fortin","given":"Daniel"},{"family":"Fryxell","given":"John M."},{"family":"Pilote","given":"Régis"}],"issued":{"date-parts":[["2002"]]}}}],"schema":"https://github.com/citation-style-language/schema/raw/master/csl-citation.json"} </w:instrText>
      </w:r>
      <w:r w:rsidR="00045A1F">
        <w:fldChar w:fldCharType="separate"/>
      </w:r>
      <w:r w:rsidR="00045A1F" w:rsidRPr="00045A1F">
        <w:rPr>
          <w:rFonts w:ascii="Aptos" w:hAnsi="Aptos"/>
        </w:rPr>
        <w:t>(Fortin et al. 2002)</w:t>
      </w:r>
      <w:r w:rsidR="00045A1F">
        <w:fldChar w:fldCharType="end"/>
      </w:r>
      <w:r w:rsidR="006A6016">
        <w:t>.</w:t>
      </w:r>
      <w:r w:rsidR="00C66283">
        <w:t xml:space="preserve"> These decisions </w:t>
      </w:r>
      <w:r w:rsidR="006F6A5F">
        <w:t>can be</w:t>
      </w:r>
      <w:r w:rsidR="00C66283">
        <w:t xml:space="preserve"> influenced by </w:t>
      </w:r>
      <w:r w:rsidR="00A344BB">
        <w:t>immediate environmental conditions</w:t>
      </w:r>
      <w:ins w:id="42" w:author="John M. Marzluff" w:date="2026-02-09T09:40:00Z" w16du:dateUtc="2026-02-09T16:40:00Z">
        <w:r w:rsidR="005A56A0">
          <w:t>,</w:t>
        </w:r>
      </w:ins>
      <w:r w:rsidR="00A344BB">
        <w:t xml:space="preserve"> such as weather</w:t>
      </w:r>
      <w:r w:rsidR="00492D11">
        <w:t xml:space="preserve"> and </w:t>
      </w:r>
      <w:r w:rsidR="00010381">
        <w:t>resource availability</w:t>
      </w:r>
      <w:r w:rsidR="006F6A5F">
        <w:t xml:space="preserve"> </w:t>
      </w:r>
      <w:r w:rsidR="006F6A5F">
        <w:fldChar w:fldCharType="begin"/>
      </w:r>
      <w:r w:rsidR="00010381">
        <w:instrText xml:space="preserve"> ADDIN ZOTERO_ITEM CSL_CITATION {"citationID":"1Qim9hzx","properties":{"formattedCitation":"(Grubb 1978, Peat and Goulson 2005)","plainCitation":"(Grubb 1978, Peat and Goulson 2005)","noteIndex":0},"citationItems":[{"id":1199,"uris":["http://zotero.org/users/9968163/items/I2ULE26U"],"itemData":{"id":1199,"type":"article-journal","abstract":"Foraging rates of birds wintering in an Ohio woodlot were dependent on proximate weather conditions. Increased wind velocity and decreased temperature resulted in increased time stationary (s/min), increased number of stops/min, and decreased distance travelled (m/min) for the Downy Woodpecker, Carolina Chickadee, Tufted Titmouse, and White-breasted Nuthatch. Wind velocity effects were heightened as temperature decreased. Analyses of avian community structure based on foraging behavior below the critical thermal environment are now suspect. Future studies of competition in winter must consider the impact of weather.","container-title":"The Auk","DOI":"10.1093/auk/95.2.370","ISSN":"1938-4254","issue":"2","journalAbbreviation":"Auk","page":"370-376","source":"Silverchair","title":"Weather-dependent Foraging Rates of Wintering Woodland Birds","volume":"95","author":[{"family":"Grubb","given":"Thomas C.","suffix":"Jr."}],"issued":{"date-parts":[["1978",4,1]]}}},{"id":1195,"uris":["http://zotero.org/users/9968163/items/H9ZLFIAC"],"itemData":{"id":1195,"type":"article-journal","abstract":"This study examines factors that affect foraging rate of free-flying bumblebees, Bombus terrestris, when collecting nectar, and also what factors determine whether they collect pollen or nectar. We show that nectar foraging rate (mass gathered per unit time) is positively correlated with worker size, in accordance with previous studies. It has been suggested that the greater foraging rate of large bees is due to their higher thermoregulatory capacity in cool conditions, but our data suggest that this is not so. Workers differing in size were not differentially affected by the weather. Regardless of size, naïve bees were poor foragers, often using more resources than they gathered. Foraging rate was not maximised until at least 30 trips had been made from the nest. Foraging rates were positively correlated with humidity, perhaps because nectar secretion rates were higher or evaporation of nectar lower at high humidity. Temperature, wind speed and cloud cover did not significantly influence foraging rate, within the summertime range that occurred during the study. Weather greatly influenced whether bees collected pollen or nectar. Pollen was preferably collected when it was warm, windy, and particularly when humidity was low; and preferably during the middle of the day. We suggest that bees collect pollen in dry conditions, and avoid collecting pollen when there is dew or rain-water droplets on the vegetation, which would make grooming pollen into the corbiculae difficult. Availability of sufficient dry days for pollen collection may be an important factor determining the success of bumblebee colonies.","container-title":"Behavioral Ecology and Sociobiology","DOI":"10.1007/s00265-005-0916-8","ISSN":"1432-0762","issue":"2","journalAbbreviation":"Behav Ecol Sociobiol","language":"en","page":"152-156","source":"Springer Link","title":"Effects of experience and weather on foraging rate and pollen versus nectar collection in the bumblebee, Bombus terrestris","volume":"58","author":[{"family":"Peat","given":"James"},{"family":"Goulson","given":"Dave"}],"issued":{"date-parts":[["2005",6,1]]}}}],"schema":"https://github.com/citation-style-language/schema/raw/master/csl-citation.json"} </w:instrText>
      </w:r>
      <w:r w:rsidR="006F6A5F">
        <w:fldChar w:fldCharType="separate"/>
      </w:r>
      <w:r w:rsidR="00010381" w:rsidRPr="00010381">
        <w:rPr>
          <w:rFonts w:ascii="Aptos" w:hAnsi="Aptos"/>
        </w:rPr>
        <w:t>(Grubb 1978, Peat and Goulson 2005)</w:t>
      </w:r>
      <w:r w:rsidR="006F6A5F">
        <w:fldChar w:fldCharType="end"/>
      </w:r>
      <w:ins w:id="43" w:author="John M. Marzluff" w:date="2026-02-09T09:40:00Z" w16du:dateUtc="2026-02-09T16:40:00Z">
        <w:r w:rsidR="005A56A0">
          <w:t>,</w:t>
        </w:r>
      </w:ins>
      <w:r w:rsidR="00A344BB">
        <w:t xml:space="preserve"> </w:t>
      </w:r>
      <w:r w:rsidR="00FB754E">
        <w:t>or</w:t>
      </w:r>
      <w:r w:rsidR="00A344BB">
        <w:t xml:space="preserve"> </w:t>
      </w:r>
      <w:ins w:id="44" w:author="John M. Marzluff" w:date="2026-02-09T09:40:00Z" w16du:dateUtc="2026-02-09T16:40:00Z">
        <w:r w:rsidR="005A56A0">
          <w:t>by</w:t>
        </w:r>
      </w:ins>
      <w:del w:id="45" w:author="John M. Marzluff" w:date="2026-02-09T09:40:00Z" w16du:dateUtc="2026-02-09T16:40:00Z">
        <w:r w:rsidR="00A344BB" w:rsidDel="005A56A0">
          <w:delText>more</w:delText>
        </w:r>
      </w:del>
      <w:r w:rsidR="00A344BB">
        <w:t xml:space="preserve"> cognitive processes</w:t>
      </w:r>
      <w:ins w:id="46" w:author="John M. Marzluff" w:date="2026-02-09T09:40:00Z" w16du:dateUtc="2026-02-09T16:40:00Z">
        <w:r w:rsidR="005A56A0">
          <w:t>,</w:t>
        </w:r>
      </w:ins>
      <w:r w:rsidR="00A344BB">
        <w:t xml:space="preserve"> such as memory</w:t>
      </w:r>
      <w:r w:rsidR="00492D11">
        <w:t xml:space="preserve"> </w:t>
      </w:r>
      <w:r w:rsidR="00492D11">
        <w:fldChar w:fldCharType="begin"/>
      </w:r>
      <w:r w:rsidR="00C13135">
        <w:instrText xml:space="preserve"> ADDIN ZOTERO_ITEM CSL_CITATION {"citationID":"dBWIEYH7","properties":{"formattedCitation":"(Noser and Byrne 2007, Polansky et al. 2015)","plainCitation":"(Noser and Byrne 2007, Polansky et al. 2015)","noteIndex":0},"citationItems":[{"id":1145,"uris":["http://zotero.org/users/9968163/items/JRVDYD5R"],"itemData":{"id":1145,"type":"article-journal","abstract":"The ability of animals to plan their foraging journeys and to approach resources in a goal-directed way may play a key role in cognitive evolution. Furthermore, optimal foraging theory assumes that animals are adapted to take least-effort routes between resources. Empirical evidence for these beliefs is largely lacking, however. We followed a group of chacma baboons over full days during a 16-month field study. We used GPS to investigate route linearity, travel speed and inter-resource distances, and the degree to which movement was guided by direct visual stimuli from the resources. During the dry season the study group travelled rapidly to sparse fruit sources and waterholes along linear paths over large distances. Inter-resource distances were larger than distances from which the resources could be seen. Seed resources, although situated closer to the sleeping site than fruit sources, were bypassed in the mornings and consumed predominantly in the afternoons, when movements were less linear, slower and shorter. During the rainy season, the animals left their sleeping sites earlier when visiting restricted and patchily distributed fig trees than when visiting abundant and evenly distributed fruit resources. However, travel speed and route linearity were not always associated with goal directedness, because the baboons approached the single sleeping site, presumably a vital resource, slowly and indirectly. Our results suggest that baboons plan their journeys, actively choosing between several out-of-sight resources and approaching them in an efficient, goal-directed way, characteristics commonly used as diagnostic for the presence of a cognitive map and episodic memory.","container-title":"Animal Behaviour","DOI":"10.1016/j.anbehav.2006.04.012","ISSN":"0003-3472","issue":"2","journalAbbreviation":"Animal Behaviour","page":"257-266","source":"ScienceDirect","title":"Travel routes and planning of visits to out-of-sight resources in wild chacma baboons, &lt;i&gt;Papio ursinus&lt;/i&gt;","volume":"73","author":[{"family":"Noser","given":"Rahel"},{"family":"Byrne","given":"Richard W."}],"issued":{"date-parts":[["2007",2,1]]}}},{"id":1147,"uris":["http://zotero.org/users/9968163/items/DGHD5DI8"],"itemData":{"id":1147,"type":"article-journal","abstract":"Spatial memory facilitates resource acquisition where resources are patchy, but how it influences movement behaviour of wide-ranging species remains to be resolved. We examined African elephant spatial memory reflected in movement decisions regarding access to perennial waterholes. State–space models of movement data revealed a rapid, highly directional movement behaviour almost exclusively associated with visiting perennial water. Behavioural change point (BCP) analyses demonstrated that these goal-oriented movements were initiated on average 4.59 km, and up to 49.97 km, from the visited waterhole, with the closest waterhole accessed 90% of the time. Distances of decision points increased when switching to different waterholes, during the dry season, or for female groups relative to males, while selection of the closest waterhole decreased when switching. Overall, our analyses indicated detailed spatial knowledge over large scales, enabling elephants to minimize travel distance through highly directional movement when accessing water. We discuss the likely cognitive and socioecological mechanisms driving these spatially precise movements that are most consistent with our findings. By applying modern analytic techniques to high-resolution movement data, this study illustrates emerging approaches for studying how cognition structures animal movement behaviour in different ecological and social contexts.","container-title":"Proceedings of the Royal Society B: Biological Sciences","DOI":"10.1098/rspb.2014.3042","ISSN":"0962-8452","issue":"1805","journalAbbreviation":"Proc Biol Sci","page":"20143042","source":"Silverchair","title":"Elucidating the significance of spatial memory on movement decisions by African savannah elephants using state–space models","volume":"282","author":[{"family":"Polansky","given":"Leo"},{"family":"Kilian","given":"Werner"},{"family":"Wittemyer","given":"George"}],"issued":{"date-parts":[["2015",4,22]]}}}],"schema":"https://github.com/citation-style-language/schema/raw/master/csl-citation.json"} </w:instrText>
      </w:r>
      <w:r w:rsidR="00492D11">
        <w:fldChar w:fldCharType="separate"/>
      </w:r>
      <w:r w:rsidR="00C13135" w:rsidRPr="00C13135">
        <w:rPr>
          <w:rFonts w:ascii="Aptos" w:hAnsi="Aptos"/>
        </w:rPr>
        <w:t>(Noser and Byrne 2007, Polansky et al. 2015)</w:t>
      </w:r>
      <w:r w:rsidR="00492D11">
        <w:fldChar w:fldCharType="end"/>
      </w:r>
      <w:r w:rsidR="00A344BB">
        <w:t xml:space="preserve">. </w:t>
      </w:r>
    </w:p>
    <w:p w14:paraId="3787376B" w14:textId="3FB9B65A" w:rsidR="00023B7D" w:rsidRDefault="005A56A0" w:rsidP="00271D58">
      <w:pPr>
        <w:spacing w:line="480" w:lineRule="auto"/>
        <w:ind w:firstLine="720"/>
        <w:rPr>
          <w:ins w:id="47" w:author="John M. Marzluff" w:date="2026-02-09T09:49:00Z" w16du:dateUtc="2026-02-09T16:49:00Z"/>
        </w:rPr>
      </w:pPr>
      <w:ins w:id="48" w:author="John M. Marzluff" w:date="2026-02-09T09:43:00Z" w16du:dateUtc="2026-02-09T16:43:00Z">
        <w:r>
          <w:t xml:space="preserve">Place-bound </w:t>
        </w:r>
      </w:ins>
      <w:ins w:id="49" w:author="Cameron Ho" w:date="2026-02-05T12:55:00Z" w16du:dateUtc="2026-02-05T20:55:00Z">
        <w:del w:id="50" w:author="John M. Marzluff" w:date="2026-02-09T09:43:00Z" w16du:dateUtc="2026-02-09T16:43:00Z">
          <w:r w:rsidR="00A52290" w:rsidDel="005A56A0">
            <w:delText>T</w:delText>
          </w:r>
        </w:del>
        <w:del w:id="51" w:author="John M. Marzluff" w:date="2026-02-09T09:44:00Z" w16du:dateUtc="2026-02-09T16:44:00Z">
          <w:r w:rsidR="00A52290" w:rsidDel="00023B7D">
            <w:delText xml:space="preserve">erritorial </w:delText>
          </w:r>
        </w:del>
        <w:r w:rsidR="00A52290">
          <w:t xml:space="preserve">ravens </w:t>
        </w:r>
      </w:ins>
      <w:ins w:id="52" w:author="John M. Marzluff" w:date="2026-02-09T09:44:00Z" w16du:dateUtc="2026-02-09T16:44:00Z">
        <w:r w:rsidR="00023B7D">
          <w:t xml:space="preserve">do not abandon territories </w:t>
        </w:r>
      </w:ins>
      <w:ins w:id="53" w:author="John M. Marzluff" w:date="2026-02-09T09:45:00Z" w16du:dateUtc="2026-02-09T16:45:00Z">
        <w:r w:rsidR="00023B7D">
          <w:t>to track distant resources, as some non-territorial ungulates do to track palatable foods</w:t>
        </w:r>
      </w:ins>
      <w:ins w:id="54" w:author="Cameron Ho" w:date="2026-02-05T12:55:00Z" w16du:dateUtc="2026-02-05T20:55:00Z">
        <w:del w:id="55" w:author="John M. Marzluff" w:date="2026-02-09T09:45:00Z" w16du:dateUtc="2026-02-09T16:45:00Z">
          <w:r w:rsidR="00A52290" w:rsidDel="00023B7D">
            <w:delText>were required to make foraging decisions on a daily bas</w:delText>
          </w:r>
        </w:del>
      </w:ins>
      <w:ins w:id="56" w:author="Cameron Ho" w:date="2026-02-06T11:47:00Z" w16du:dateUtc="2026-02-06T19:47:00Z">
        <w:del w:id="57" w:author="John M. Marzluff" w:date="2026-02-09T09:45:00Z" w16du:dateUtc="2026-02-09T16:45:00Z">
          <w:r w:rsidR="00157EF3" w:rsidDel="00023B7D">
            <w:delText>i</w:delText>
          </w:r>
        </w:del>
      </w:ins>
      <w:ins w:id="58" w:author="Cameron Ho" w:date="2026-02-05T12:55:00Z" w16du:dateUtc="2026-02-05T20:55:00Z">
        <w:del w:id="59" w:author="John M. Marzluff" w:date="2026-02-09T09:45:00Z" w16du:dateUtc="2026-02-09T16:45:00Z">
          <w:r w:rsidR="00A52290" w:rsidDel="00023B7D">
            <w:delText>s as returning to their territory prevented them from tracking resource availability by shifting their range, similar to ungulates tracking green up</w:delText>
          </w:r>
        </w:del>
        <w:r w:rsidR="00A52290">
          <w:t xml:space="preserve"> </w:t>
        </w:r>
        <w:r w:rsidR="00A52290">
          <w:fldChar w:fldCharType="begin"/>
        </w:r>
        <w:r w:rsidR="00A52290">
          <w:instrText xml:space="preserve"> ADDIN ZOTERO_ITEM CSL_CITATION {"citationID":"xIjMeUz3","properties":{"formattedCitation":"(Middleton et al. 2018)","plainCitation":"(Middleton et al. 2018)","noteIndex":0},"citationItems":[{"id":1202,"uris":["http://zotero.org/users/9968163/items/R95UXR8V"],"itemData":{"id":1202,"type":"article-journal","abstract":"Each spring, migratory herbivores around the world track or ‘surf’ green waves of newly emergent vegetation to distant summer or wet-season ranges. This foraging tactic may help explain the great abundance of migratory herbivores on many seasonal landscapes. However, the underlying fitness benefits of this life-history strategy remain poorly understood. A fundamental prediction of the green-wave hypothesis is that migratory herbivores obtain fitness benefits from surfing waves of newly emergent vegetation more closely than their resident counterparts. Here we evaluate whether this behavior increases body-fat levels – a critically important correlate of reproduction and survival for most ungulates – in elk Cervus elaphus of the Greater Yellowstone Ecosystem. Using satellite imagery and GPS tracking data, we found evidence that migrants (n = 23) indeed surfed the green wave, occupying sites 12.7 days closer to peak green-up than residents (n = 16). Importantly, individual variation in surfing may help account for up to 6 kg of variation in autumn body-fat levels. Our findings point to a pathway for anthropogenic changes to the green wave (e.g. climate change) or migrants’ ability to surf it (e.g. development) to impact migratory populations. To explore this possibility, we evaluated potential population-level consequences of constrained surfing with a heuristic model. If green-wave surfing deteriorates by 5–15 days from observed, our model predicts up to a 20% decrease in pregnancy rates, a 2.5% decrease in population growth, and a 30% decrease in abundance over 50 years. By linking green-wave surfing to fitness and illustrating potential effects on population growth, our study provides new insights into the evolution of migratory behavior and the prospects for the persistence of migratory ungulate populations in a changing world.","container-title":"Oikos","DOI":"10.1111/oik.05227","ISSN":"1600-0706","issue":"7","language":"en","license":"© 2017 The Authors","note":"_eprint: https://nsojournals.onlinelibrary.wiley.com/doi/pdf/10.1111/oik.05227","page":"1060-1068","source":"Wiley Online Library","title":"Green-wave surfing increases fat gain in a migratory ungulate","volume":"127","author":[{"family":"Middleton","given":"Arthur D."},{"family":"Merkle","given":"Jerod A."},{"family":"McWhirter","given":"Douglas E."},{"family":"Cook","given":"John G."},{"family":"Cook","given":"Rachel C."},{"family":"White","given":"P. J."},{"family":"Kauffman","given":"Matthew J."}],"issued":{"date-parts":[["2018"]]}}}],"schema":"https://github.com/citation-style-language/schema/raw/master/csl-citation.json"} </w:instrText>
        </w:r>
        <w:r w:rsidR="00A52290">
          <w:fldChar w:fldCharType="separate"/>
        </w:r>
        <w:r w:rsidR="00A52290" w:rsidRPr="00543893">
          <w:rPr>
            <w:rFonts w:ascii="Aptos" w:hAnsi="Aptos"/>
          </w:rPr>
          <w:t>(Middleton et al. 2018)</w:t>
        </w:r>
        <w:r w:rsidR="00A52290">
          <w:fldChar w:fldCharType="end"/>
        </w:r>
        <w:r w:rsidR="00A52290">
          <w:t xml:space="preserve">. Instead, </w:t>
        </w:r>
      </w:ins>
      <w:ins w:id="60" w:author="John M. Marzluff" w:date="2026-02-09T09:47:00Z" w16du:dateUtc="2026-02-09T16:47:00Z">
        <w:r w:rsidR="00023B7D">
          <w:t xml:space="preserve">as hypothesized, </w:t>
        </w:r>
      </w:ins>
      <w:ins w:id="61" w:author="Cameron Ho" w:date="2026-02-05T12:55:00Z" w16du:dateUtc="2026-02-05T20:55:00Z">
        <w:r w:rsidR="00A52290">
          <w:t xml:space="preserve">ravens </w:t>
        </w:r>
      </w:ins>
      <w:ins w:id="62" w:author="John M. Marzluff" w:date="2026-02-09T09:48:00Z" w16du:dateUtc="2026-02-09T16:48:00Z">
        <w:r w:rsidR="00023B7D">
          <w:t xml:space="preserve">used knowledge of local resources on a daily basis to decide when to </w:t>
        </w:r>
      </w:ins>
      <w:ins w:id="63" w:author="John M. Marzluff" w:date="2026-02-09T09:47:00Z" w16du:dateUtc="2026-02-09T16:47:00Z">
        <w:r w:rsidR="00023B7D">
          <w:t>commute from their territory</w:t>
        </w:r>
      </w:ins>
      <w:del w:id="64" w:author="John M. Marzluff" w:date="2026-02-09T09:48:00Z" w16du:dateUtc="2026-02-09T16:48:00Z">
        <w:r w:rsidR="00745D4D" w:rsidDel="00023B7D">
          <w:delText>met o</w:delText>
        </w:r>
        <w:r w:rsidR="00EA5A0A" w:rsidDel="00023B7D">
          <w:delText>u</w:delText>
        </w:r>
        <w:r w:rsidR="00745D4D" w:rsidDel="00023B7D">
          <w:delText>r expectations</w:delText>
        </w:r>
      </w:del>
      <w:ins w:id="65" w:author="Cameron Ho" w:date="2026-02-05T16:26:00Z" w16du:dateUtc="2026-02-06T00:26:00Z">
        <w:del w:id="66" w:author="John M. Marzluff" w:date="2026-02-09T09:48:00Z" w16du:dateUtc="2026-02-09T16:48:00Z">
          <w:r w:rsidR="00287E8F" w:rsidDel="00023B7D">
            <w:delText>,</w:delText>
          </w:r>
        </w:del>
      </w:ins>
      <w:del w:id="67" w:author="John M. Marzluff" w:date="2026-02-09T09:48:00Z" w16du:dateUtc="2026-02-09T16:48:00Z">
        <w:r w:rsidR="00745D4D" w:rsidDel="00023B7D">
          <w:delText xml:space="preserve"> and </w:delText>
        </w:r>
      </w:del>
      <w:ins w:id="68" w:author="Cameron Ho" w:date="2026-02-05T16:26:00Z" w16du:dateUtc="2026-02-06T00:26:00Z">
        <w:del w:id="69" w:author="John M. Marzluff" w:date="2026-02-09T09:48:00Z" w16du:dateUtc="2026-02-09T16:48:00Z">
          <w:r w:rsidR="00337A51" w:rsidDel="00023B7D">
            <w:delText xml:space="preserve">their movements were influenced </w:delText>
          </w:r>
        </w:del>
      </w:ins>
      <w:ins w:id="70" w:author="Cameron Ho" w:date="2026-02-05T12:55:00Z" w16du:dateUtc="2026-02-05T20:55:00Z">
        <w:del w:id="71" w:author="John M. Marzluff" w:date="2026-02-09T09:48:00Z" w16du:dateUtc="2026-02-09T16:48:00Z">
          <w:r w:rsidR="00A52290" w:rsidDel="00023B7D">
            <w:delText>sequentially b</w:delText>
          </w:r>
        </w:del>
      </w:ins>
      <w:ins w:id="72" w:author="Cameron Ho" w:date="2026-02-05T16:27:00Z" w16du:dateUtc="2026-02-06T00:27:00Z">
        <w:del w:id="73" w:author="John M. Marzluff" w:date="2026-02-09T09:48:00Z" w16du:dateUtc="2026-02-09T16:48:00Z">
          <w:r w:rsidR="00CD121C" w:rsidDel="00023B7D">
            <w:delText>y</w:delText>
          </w:r>
        </w:del>
      </w:ins>
      <w:del w:id="74" w:author="John M. Marzluff" w:date="2026-02-09T09:48:00Z" w16du:dateUtc="2026-02-09T16:48:00Z">
        <w:r w:rsidR="00A6392F" w:rsidDel="00023B7D">
          <w:delText xml:space="preserve"> the</w:delText>
        </w:r>
      </w:del>
      <w:ins w:id="75" w:author="Cameron Ho" w:date="2026-02-05T16:27:00Z" w16du:dateUtc="2026-02-06T00:27:00Z">
        <w:del w:id="76" w:author="John M. Marzluff" w:date="2026-02-09T09:48:00Z" w16du:dateUtc="2026-02-09T16:48:00Z">
          <w:r w:rsidR="0029442D" w:rsidDel="00023B7D">
            <w:delText>ir knowledge of the</w:delText>
          </w:r>
        </w:del>
      </w:ins>
      <w:ins w:id="77" w:author="Cameron Ho" w:date="2026-02-05T12:55:00Z" w16du:dateUtc="2026-02-05T20:55:00Z">
        <w:del w:id="78" w:author="John M. Marzluff" w:date="2026-02-09T09:48:00Z" w16du:dateUtc="2026-02-09T16:48:00Z">
          <w:r w:rsidR="00A52290" w:rsidDel="00023B7D">
            <w:delText xml:space="preserve"> resources available to them</w:delText>
          </w:r>
        </w:del>
        <w:r w:rsidR="00A52290">
          <w:t xml:space="preserve">. </w:t>
        </w:r>
      </w:ins>
      <w:r w:rsidR="00A52290">
        <w:t xml:space="preserve">Ravens </w:t>
      </w:r>
      <w:del w:id="79" w:author="Cameron Ho" w:date="2026-02-05T12:56:00Z" w16du:dateUtc="2026-02-05T20:56:00Z">
        <w:r w:rsidR="00A52290" w:rsidDel="00A52290">
          <w:delText xml:space="preserve">often </w:delText>
        </w:r>
      </w:del>
      <w:del w:id="80" w:author="John M. Marzluff" w:date="2026-02-09T09:49:00Z" w16du:dateUtc="2026-02-09T16:49:00Z">
        <w:r w:rsidR="00A52290" w:rsidDel="00023B7D">
          <w:delText>chose to stay</w:delText>
        </w:r>
      </w:del>
      <w:ins w:id="81" w:author="John M. Marzluff" w:date="2026-02-09T09:53:00Z" w16du:dateUtc="2026-02-09T16:53:00Z">
        <w:r w:rsidR="00023B7D">
          <w:t xml:space="preserve">remained </w:t>
        </w:r>
      </w:ins>
      <w:del w:id="82" w:author="John M. Marzluff" w:date="2026-02-09T09:53:00Z" w16du:dateUtc="2026-02-09T16:53:00Z">
        <w:r w:rsidR="00A52290" w:rsidDel="00023B7D">
          <w:delText xml:space="preserve"> </w:delText>
        </w:r>
      </w:del>
      <w:del w:id="83" w:author="Cameron Ho" w:date="2026-02-05T12:56:00Z" w16du:dateUtc="2026-02-05T20:56:00Z">
        <w:r w:rsidR="00A52290" w:rsidDel="00A52290">
          <w:delText>within their</w:delText>
        </w:r>
      </w:del>
      <w:ins w:id="84" w:author="Cameron Ho" w:date="2026-02-05T12:56:00Z" w16du:dateUtc="2026-02-05T20:56:00Z">
        <w:r w:rsidR="00A52290">
          <w:t>on</w:t>
        </w:r>
      </w:ins>
      <w:r w:rsidR="00A52290">
        <w:t xml:space="preserve"> </w:t>
      </w:r>
      <w:ins w:id="85" w:author="John M. Marzluff" w:date="2026-02-09T09:53:00Z" w16du:dateUtc="2026-02-09T16:53:00Z">
        <w:r w:rsidR="00023B7D">
          <w:t xml:space="preserve">their </w:t>
        </w:r>
      </w:ins>
      <w:r w:rsidR="00A52290">
        <w:t>territor</w:t>
      </w:r>
      <w:ins w:id="86" w:author="Cameron Ho" w:date="2026-02-05T12:56:00Z" w16du:dateUtc="2026-02-05T20:56:00Z">
        <w:r w:rsidR="00A52290">
          <w:t>y</w:t>
        </w:r>
      </w:ins>
      <w:del w:id="87" w:author="Cameron Ho" w:date="2026-02-05T12:56:00Z" w16du:dateUtc="2026-02-05T20:56:00Z">
        <w:r w:rsidR="00A52290" w:rsidDel="00A52290">
          <w:delText>ies</w:delText>
        </w:r>
      </w:del>
      <w:r w:rsidR="00A52290">
        <w:t xml:space="preserve"> </w:t>
      </w:r>
      <w:ins w:id="88" w:author="Cameron Ho" w:date="2026-02-05T12:56:00Z" w16du:dateUtc="2026-02-05T20:56:00Z">
        <w:r w:rsidR="00A52290">
          <w:t xml:space="preserve">more often </w:t>
        </w:r>
      </w:ins>
      <w:r w:rsidR="00A52290">
        <w:t>when a wolf kill was present</w:t>
      </w:r>
      <w:del w:id="89" w:author="John M. Marzluff" w:date="2026-02-09T09:49:00Z" w16du:dateUtc="2026-02-09T16:49:00Z">
        <w:r w:rsidR="00A52290" w:rsidDel="00023B7D">
          <w:delText xml:space="preserve"> </w:delText>
        </w:r>
      </w:del>
      <w:del w:id="90" w:author="Cameron Ho" w:date="2026-02-05T14:16:00Z" w16du:dateUtc="2026-02-05T22:16:00Z">
        <w:r w:rsidR="00A52290" w:rsidDel="009D1009">
          <w:delText>allowing them</w:delText>
        </w:r>
      </w:del>
      <w:del w:id="91" w:author="John M. Marzluff" w:date="2026-02-09T09:49:00Z" w16du:dateUtc="2026-02-09T16:49:00Z">
        <w:r w:rsidR="00A52290" w:rsidDel="00023B7D">
          <w:delText xml:space="preserve"> to exploit an</w:delText>
        </w:r>
      </w:del>
      <w:ins w:id="92" w:author="Cameron Ho" w:date="2026-02-05T12:57:00Z" w16du:dateUtc="2026-02-05T20:57:00Z">
        <w:del w:id="93" w:author="John M. Marzluff" w:date="2026-02-09T09:49:00Z" w16du:dateUtc="2026-02-09T16:49:00Z">
          <w:r w:rsidR="00A52290" w:rsidDel="00023B7D">
            <w:delText>the</w:delText>
          </w:r>
        </w:del>
      </w:ins>
      <w:del w:id="94" w:author="John M. Marzluff" w:date="2026-02-09T09:49:00Z" w16du:dateUtc="2026-02-09T16:49:00Z">
        <w:r w:rsidR="00A52290" w:rsidDel="00023B7D">
          <w:delText xml:space="preserve"> immediate resource</w:delText>
        </w:r>
      </w:del>
      <w:ins w:id="95" w:author="Cameron Ho" w:date="2026-02-05T12:57:00Z" w16du:dateUtc="2026-02-05T20:57:00Z">
        <w:r w:rsidR="00A52290">
          <w:t xml:space="preserve">, regardless of </w:t>
        </w:r>
      </w:ins>
      <w:ins w:id="96" w:author="John M. Marzluff" w:date="2026-02-09T09:51:00Z" w16du:dateUtc="2026-02-09T16:51:00Z">
        <w:r w:rsidR="00023B7D">
          <w:t>whet</w:t>
        </w:r>
      </w:ins>
      <w:ins w:id="97" w:author="John M. Marzluff" w:date="2026-02-09T09:52:00Z" w16du:dateUtc="2026-02-09T16:52:00Z">
        <w:r w:rsidR="00023B7D">
          <w:t>h</w:t>
        </w:r>
      </w:ins>
      <w:ins w:id="98" w:author="John M. Marzluff" w:date="2026-02-09T09:51:00Z" w16du:dateUtc="2026-02-09T16:51:00Z">
        <w:r w:rsidR="00023B7D">
          <w:t xml:space="preserve">er humans were hunting in distant areas or </w:t>
        </w:r>
      </w:ins>
      <w:ins w:id="99" w:author="John M. Marzluff" w:date="2026-02-09T09:52:00Z" w16du:dateUtc="2026-02-09T16:52:00Z">
        <w:r w:rsidR="00023B7D">
          <w:t xml:space="preserve">if such hunting produced large amounts of available offal </w:t>
        </w:r>
      </w:ins>
      <w:ins w:id="100" w:author="Cameron Ho" w:date="2026-02-05T12:57:00Z" w16du:dateUtc="2026-02-05T20:57:00Z">
        <w:del w:id="101" w:author="John M. Marzluff" w:date="2026-02-09T09:52:00Z" w16du:dateUtc="2026-02-09T16:52:00Z">
          <w:r w:rsidR="00A52290" w:rsidDel="00023B7D">
            <w:delText>hunting season or availability</w:delText>
          </w:r>
        </w:del>
      </w:ins>
      <w:del w:id="102" w:author="John M. Marzluff" w:date="2026-02-09T09:52:00Z" w16du:dateUtc="2026-02-09T16:52:00Z">
        <w:r w:rsidR="00161E66" w:rsidDel="00023B7D">
          <w:delText xml:space="preserve"> </w:delText>
        </w:r>
      </w:del>
      <w:r w:rsidR="00161E66">
        <w:t>(Fig. 5)</w:t>
      </w:r>
      <w:del w:id="103" w:author="Cameron Ho" w:date="2026-02-05T12:57:00Z" w16du:dateUtc="2026-02-05T20:57:00Z">
        <w:r w:rsidR="00A52290" w:rsidDel="00A52290">
          <w:delText xml:space="preserve"> as the local territorial ravens are often the first to locate the carcass </w:delText>
        </w:r>
        <w:r w:rsidR="00A52290" w:rsidDel="00A52290">
          <w:fldChar w:fldCharType="begin"/>
        </w:r>
        <w:r w:rsidR="00A52290" w:rsidDel="00A52290">
          <w:delInstrText xml:space="preserve"> ADDIN ZOTERO_ITEM CSL_CITATION {"citationID":"dErzQvpD","properties":{"formattedCitation":"(Heinrich and Marzluff 1995)","plainCitation":"(Heinrich and Marzluff 1995)","noteIndex":0},"citationItems":[{"id":80,"uris":["http://zotero.org/users/9968163/items/KA2C3FV2"],"itemData":{"id":80,"type":"article-journal","container-title":"American Scientist","ISSN":"0003-0996","issue":"4","page":"342-349","publisher":"Sigma Xi, The Scientific Research Society","source":"JSTOR","title":"Why Ravens Share","volume":"83","author":[{"family":"Heinrich","given":"Bernd"},{"family":"Marzluff","given":"John"}],"issued":{"date-parts":[["1995"]]}}}],"schema":"https://github.com/citation-style-language/schema/raw/master/csl-citation.json"} </w:delInstrText>
        </w:r>
        <w:r w:rsidR="00A52290" w:rsidDel="00A52290">
          <w:fldChar w:fldCharType="separate"/>
        </w:r>
        <w:r w:rsidR="00A52290" w:rsidRPr="00DD4206" w:rsidDel="00A52290">
          <w:rPr>
            <w:rFonts w:ascii="Aptos" w:hAnsi="Aptos"/>
          </w:rPr>
          <w:delText>(Heinrich and Marzluff 1995)</w:delText>
        </w:r>
        <w:r w:rsidR="00A52290" w:rsidDel="00A52290">
          <w:fldChar w:fldCharType="end"/>
        </w:r>
      </w:del>
      <w:r w:rsidR="00A52290">
        <w:t xml:space="preserve">. </w:t>
      </w:r>
      <w:ins w:id="104" w:author="John M. Marzluff" w:date="2026-02-09T09:55:00Z" w16du:dateUtc="2026-02-09T16:55:00Z">
        <w:r w:rsidR="00846DFE">
          <w:t>NO GO INTO THE OTHER DECISION….</w:t>
        </w:r>
      </w:ins>
      <w:ins w:id="105" w:author="John M. Marzluff" w:date="2026-02-09T09:54:00Z" w16du:dateUtc="2026-02-09T16:54:00Z">
        <w:r w:rsidR="00846DFE">
          <w:t>WHEN NEARBY WOLFKILLS WERE UNA</w:t>
        </w:r>
      </w:ins>
      <w:ins w:id="106" w:author="John M. Marzluff" w:date="2026-02-09T09:55:00Z" w16du:dateUtc="2026-02-09T16:55:00Z">
        <w:r w:rsidR="00846DFE">
          <w:t xml:space="preserve">VAILABLE, </w:t>
        </w:r>
      </w:ins>
      <w:ins w:id="107" w:author="John M. Marzluff" w:date="2026-02-09T09:54:00Z" w16du:dateUtc="2026-02-09T16:54:00Z">
        <w:r w:rsidR="00846DFE">
          <w:t>RAVENS COMMUTED FROM THEIR TERRITORY</w:t>
        </w:r>
      </w:ins>
      <w:ins w:id="108" w:author="John M. Marzluff" w:date="2026-02-09T10:00:00Z" w16du:dateUtc="2026-02-09T17:00:00Z">
        <w:r w:rsidR="00846DFE">
          <w:t xml:space="preserve"> to </w:t>
        </w:r>
      </w:ins>
      <w:ins w:id="109" w:author="John M. Marzluff" w:date="2026-02-09T10:01:00Z" w16du:dateUtc="2026-02-09T17:01:00Z">
        <w:r w:rsidR="00846DFE">
          <w:t>more distant</w:t>
        </w:r>
      </w:ins>
      <w:ins w:id="110" w:author="John M. Marzluff" w:date="2026-02-09T10:00:00Z" w16du:dateUtc="2026-02-09T17:00:00Z">
        <w:r w:rsidR="00846DFE">
          <w:t xml:space="preserve"> wolf kills, and</w:t>
        </w:r>
      </w:ins>
      <w:ins w:id="111" w:author="John M. Marzluff" w:date="2026-02-09T09:55:00Z" w16du:dateUtc="2026-02-09T16:55:00Z">
        <w:r w:rsidR="00846DFE">
          <w:t xml:space="preserve"> as hypothesized, </w:t>
        </w:r>
      </w:ins>
      <w:ins w:id="112" w:author="John M. Marzluff" w:date="2026-02-09T09:56:00Z" w16du:dateUtc="2026-02-09T16:56:00Z">
        <w:r w:rsidR="00846DFE">
          <w:t>it was hunting season</w:t>
        </w:r>
      </w:ins>
      <w:ins w:id="113" w:author="John M. Marzluff" w:date="2026-02-09T09:57:00Z" w16du:dateUtc="2026-02-09T16:57:00Z">
        <w:r w:rsidR="00846DFE">
          <w:t xml:space="preserve">, </w:t>
        </w:r>
      </w:ins>
      <w:ins w:id="114" w:author="John M. Marzluff" w:date="2026-02-09T09:58:00Z" w16du:dateUtc="2026-02-09T16:58:00Z">
        <w:r w:rsidR="00846DFE">
          <w:t>cold and snowy</w:t>
        </w:r>
      </w:ins>
      <w:ins w:id="115" w:author="John M. Marzluff" w:date="2026-02-09T10:00:00Z" w16du:dateUtc="2026-02-09T17:00:00Z">
        <w:r w:rsidR="00846DFE">
          <w:t>…</w:t>
        </w:r>
      </w:ins>
      <w:ins w:id="116" w:author="John M. Marzluff" w:date="2026-02-09T10:01:00Z" w16du:dateUtc="2026-02-09T17:01:00Z">
        <w:r w:rsidR="00846DFE">
          <w:t>MAKE the point, maybe right up front that occurrence of wolf kills influenced raven decisions (to stay on terr and when to leave).</w:t>
        </w:r>
      </w:ins>
    </w:p>
    <w:p w14:paraId="78BF01FD" w14:textId="7D58176A" w:rsidR="00A52290" w:rsidRDefault="00A52290" w:rsidP="00271D58">
      <w:pPr>
        <w:spacing w:line="480" w:lineRule="auto"/>
        <w:ind w:firstLine="720"/>
      </w:pPr>
      <w:commentRangeStart w:id="117"/>
      <w:del w:id="118" w:author="Cameron Ho" w:date="2026-02-05T12:57:00Z" w16du:dateUtc="2026-02-05T20:57:00Z">
        <w:r w:rsidDel="00A52290">
          <w:delText>However, this foraging opportunity</w:delText>
        </w:r>
      </w:del>
      <w:ins w:id="119" w:author="Cameron Ho" w:date="2026-02-05T12:57:00Z" w16du:dateUtc="2026-02-05T20:57:00Z">
        <w:r>
          <w:t>Wolf kills</w:t>
        </w:r>
      </w:ins>
      <w:r>
        <w:t xml:space="preserve"> also</w:t>
      </w:r>
      <w:del w:id="120" w:author="Cameron Ho" w:date="2026-02-05T12:58:00Z" w16du:dateUtc="2026-02-05T20:58:00Z">
        <w:r w:rsidDel="00A52290">
          <w:delText xml:space="preserve"> leads to a large </w:delText>
        </w:r>
      </w:del>
      <w:ins w:id="121" w:author="Cameron Ho" w:date="2026-02-05T12:58:00Z" w16du:dateUtc="2026-02-05T20:58:00Z">
        <w:r>
          <w:t xml:space="preserve"> result in an </w:t>
        </w:r>
      </w:ins>
      <w:r>
        <w:t>influx of other scavengers</w:t>
      </w:r>
      <w:del w:id="122" w:author="Cameron Ho" w:date="2026-02-05T12:58:00Z" w16du:dateUtc="2026-02-05T20:58:00Z">
        <w:r w:rsidDel="00A52290">
          <w:delText xml:space="preserve"> in the area, including ravens,</w:delText>
        </w:r>
      </w:del>
      <w:r>
        <w:t xml:space="preserve"> through spatial association with wolves and local enhancement </w:t>
      </w:r>
      <w:r>
        <w:fldChar w:fldCharType="begin"/>
      </w:r>
      <w:r>
        <w:instrText xml:space="preserve"> ADDIN ZOTERO_ITEM CSL_CITATION {"citationID":"9yALKR0G","properties":{"formattedCitation":"(Heinrich and Marzluff 1995, Stahler et al. 2002, Wilmers et al. 2003{\\i{}a})","plainCitation":"(Heinrich and Marzluff 1995, Stahler et al. 2002, Wilmers et al. 2003a)","noteIndex":0},"citationItems":[{"id":80,"uris":["http://zotero.org/users/9968163/items/KA2C3FV2"],"itemData":{"id":80,"type":"article-journal","container-title":"American Scientist","ISSN":"0003-0996","issue":"4","page":"342-349","publisher":"Sigma Xi, The Scientific Research Society","source":"JSTOR","title":"Why Ravens Share","volume":"83","author":[{"family":"Heinrich","given":"Bernd"},{"family":"Marzluff","given":"John"}],"issued":{"date-parts":[["1995"]]}}},{"id":61,"uris":["http://zotero.org/users/9968163/items/QBNZNE2M"],"itemData":{"id":61,"type":"article-journal","abstract":"One foraging strategy that scavengers can employ to discover unpredictable food sources is to associate directly with predators who inadvertently provide food. The common raven, a well known feeding generalist, is also a prominent scavenger of wolves' kills and is found to be in close association with this predator. We tested the hypothesis that ravens preferentially associate with wolves in winter as a kleptoparasitic foraging strategy. The presence, absence and behaviour of ravens was documented during winter observations of wolves, coyotes, Canis latrans, and elk, Cervus elaphus, as well as the landscape in the absence of these three species. Ravens were found to be in close association with wolves when they were travelling, resting and hunting prey. In comparison, ravens showed no significant association with coyotes, elk or areas on the landscape in the absence of wolves. We also compared ravens' discovery success of wolf-killed and nonwolf-killed carcasses and their behavioural response upon discovery. Ravens found all wolf kills almost immediately and remained at the carcass to feed alongside wolves after the death of the prey. In contrast, ravens were less successful discovering experimentally placed carcasses in the same study region, and did not land or feed despite the availability of fresh, exposed meat. Our results show that ravens' association with wolves is not just an incidental and proximate by-product of the presence of fresh meat. Instead, we show that ravens preferentially associate with wolves in both the presence and absence of food, resulting in the discovery of carcasses and suppression of ravens' innate fear of novel food sources. Through this mode of social foraging, ravens may experience increased foraging efficiency in the use of an otherwise spatially and temporally unpredictable food source.Copyright 2002 The Association for the Study of Animal Behaviour. Published by Elsevier Science Ltd. All rights reserved .","container-title":"Animal Behaviour","DOI":"10.1006/anbe.2002.3047","ISSN":"0003-3472","issue":"2","language":"en","page":"283-290","source":"ScienceDirect","title":"Common ravens, Corvus corax, preferentially associate with grey wolves, Canis lupus, as a foraging strategy in winter","volume":"64","author":[{"family":"Stahler","given":"Daniel"},{"family":"Heinrich","given":"Bernd"},{"family":"Smith","given":"Douglas"}],"issued":{"date-parts":[["2002",8,1]]}}},{"id":46,"uris":["http://zotero.org/users/9968163/items/9AZHVDTJ"],"itemData":{"id":46,"type":"article-journal","abstract":"1 The reintroduction of grey wolves Canis lupus (L.) to Yellowstone National Park provides a natural experiment in which to study the effects of a keystone predator on ecosystem function. 2 Grey wolves often provision scavengers with carrion by partially consuming their prey. 3 In order to examine how grey wolf foraging behaviour influences the availability of carrion to scavengers, we observed consumption of 57 wolf-killed elk Cervus elaphus (L.) and determined the percentage of edible biomass eaten by wolves from each carcass. 4 We found that the percentage of a carcass consumed by wolves increases as snow depth decreases and the ratio of wolf pack size to prey size and distance to the road increases. In addition, wolf packs of intermediate size provide the most carrion to scavengers. 5 Applying linear regression models to the years prior to reintroduction, we calculate carrion biomass availability had wolves been present, and contrast this to a previously published index of carrion availability. Our results demonstrate that wolves increase the time period over which carrion is available, and change the variability in scavenge from a late winter pulse dependent primarily on abiotic environmental conditions to one that is relatively constant across the winter and primarily dependent on wolf demographics. Wolves also decrease the year-to-year and month-to-month variation in carrion availability. 6 By transferring the availability of carrion from the highly productive late winter, to the less productive early winter and from highly productive years to less productive ones, wolves provide a temporal subsidy to scavengers.","container-title":"Journal of Animal Ecology","DOI":"10.1046/j.1365-2656.2003.00766.x","ISSN":"1365-2656","issue":"6","language":"en","note":"_eprint: https://onlinelibrary.wiley.com/doi/pdf/10.1046/j.1365-2656.2003.00766.x","page":"909-916","source":"Wiley Online Library","title":"Trophic facilitation by introduced top predators: grey wolf subsidies to scavengers in Yellowstone National Park","title-short":"Trophic facilitation by introduced top predators","volume":"72","author":[{"family":"Wilmers","given":"Christopher C."},{"family":"Crabtree","given":"Robert L."},{"family":"Smith","given":"Douglas W."},{"family":"Murphy","given":"Kerry M."},{"family":"Getz","given":"Wayne M."}],"issued":{"date-parts":[["2003"]]}}}],"schema":"https://github.com/citation-style-language/schema/raw/master/csl-citation.json"} </w:instrText>
      </w:r>
      <w:r>
        <w:fldChar w:fldCharType="separate"/>
      </w:r>
      <w:r w:rsidRPr="00624677">
        <w:rPr>
          <w:rFonts w:ascii="Aptos" w:hAnsi="Aptos" w:cs="Times New Roman"/>
          <w:kern w:val="0"/>
        </w:rPr>
        <w:t>(Heinrich and Marzluff 1995, Stahler et al. 2002, Wilmers et al. 2003</w:t>
      </w:r>
      <w:r w:rsidRPr="00624677">
        <w:rPr>
          <w:rFonts w:ascii="Aptos" w:hAnsi="Aptos" w:cs="Times New Roman"/>
          <w:i/>
          <w:iCs/>
          <w:kern w:val="0"/>
        </w:rPr>
        <w:t>a</w:t>
      </w:r>
      <w:r w:rsidRPr="00624677">
        <w:rPr>
          <w:rFonts w:ascii="Aptos" w:hAnsi="Aptos" w:cs="Times New Roman"/>
          <w:kern w:val="0"/>
        </w:rPr>
        <w:t>)</w:t>
      </w:r>
      <w:r>
        <w:fldChar w:fldCharType="end"/>
      </w:r>
      <w:r>
        <w:t xml:space="preserve">. </w:t>
      </w:r>
      <w:del w:id="123" w:author="Cameron Ho" w:date="2026-02-05T12:58:00Z" w16du:dateUtc="2026-02-05T20:58:00Z">
        <w:r w:rsidDel="00A52290">
          <w:delText>T</w:delText>
        </w:r>
      </w:del>
      <w:ins w:id="124" w:author="Cameron Ho" w:date="2026-02-05T12:58:00Z" w16du:dateUtc="2026-02-05T20:58:00Z">
        <w:r>
          <w:t>In addition to its own foraging, a t</w:t>
        </w:r>
      </w:ins>
      <w:r>
        <w:t>erritorial raven</w:t>
      </w:r>
      <w:del w:id="125" w:author="Cameron Ho" w:date="2026-02-05T12:59:00Z" w16du:dateUtc="2026-02-05T20:59:00Z">
        <w:r w:rsidDel="00A52290">
          <w:delText>s</w:delText>
        </w:r>
      </w:del>
      <w:r>
        <w:t xml:space="preserve"> may</w:t>
      </w:r>
      <w:del w:id="126" w:author="Cameron Ho" w:date="2026-02-05T12:59:00Z" w16du:dateUtc="2026-02-05T20:59:00Z">
        <w:r w:rsidDel="00A52290">
          <w:delText xml:space="preserve"> be</w:delText>
        </w:r>
      </w:del>
      <w:r>
        <w:t xml:space="preserve"> stay</w:t>
      </w:r>
      <w:del w:id="127" w:author="Cameron Ho" w:date="2026-02-05T12:59:00Z" w16du:dateUtc="2026-02-05T20:59:00Z">
        <w:r w:rsidDel="00A52290">
          <w:delText>ing on territory</w:delText>
        </w:r>
      </w:del>
      <w:r>
        <w:t xml:space="preserve"> to maintain possession of </w:t>
      </w:r>
      <w:del w:id="128" w:author="Cameron Ho" w:date="2026-02-05T12:59:00Z" w16du:dateUtc="2026-02-05T20:59:00Z">
        <w:r w:rsidDel="00A52290">
          <w:delText xml:space="preserve">their </w:delText>
        </w:r>
      </w:del>
      <w:ins w:id="129" w:author="Cameron Ho" w:date="2026-02-05T12:59:00Z" w16du:dateUtc="2026-02-05T20:59:00Z">
        <w:r>
          <w:t xml:space="preserve">its </w:t>
        </w:r>
      </w:ins>
      <w:r>
        <w:t>territory. Ravens are social creatures</w:t>
      </w:r>
      <w:ins w:id="130" w:author="Cameron Ho" w:date="2026-02-06T11:48:00Z" w16du:dateUtc="2026-02-06T19:48:00Z">
        <w:r w:rsidR="00157EF3">
          <w:t>,</w:t>
        </w:r>
      </w:ins>
      <w:r>
        <w:t xml:space="preserve"> and dominant individuals will spend time at food resources displaying to other conspecifics </w:t>
      </w:r>
      <w:r>
        <w:fldChar w:fldCharType="begin"/>
      </w:r>
      <w:r>
        <w:instrText xml:space="preserve"> ADDIN ZOTERO_ITEM CSL_CITATION {"citationID":"dfIro1Ms","properties":{"formattedCitation":"(Heinrich and Marzluff 1995)","plainCitation":"(Heinrich and Marzluff 1995)","noteIndex":0},"citationItems":[{"id":80,"uris":["http://zotero.org/users/9968163/items/KA2C3FV2"],"itemData":{"id":80,"type":"article-journal","container-title":"American Scientist","ISSN":"0003-0996","issue":"4","page":"342-349","publisher":"Sigma Xi, The Scientific Research Society","source":"JSTOR","title":"Why Ravens Share","volume":"83","author":[{"family":"Heinrich","given":"Bernd"},{"family":"Marzluff","given":"John"}],"issued":{"date-parts":[["1995"]]}}}],"schema":"https://github.com/citation-style-language/schema/raw/master/csl-citation.json"} </w:instrText>
      </w:r>
      <w:r>
        <w:fldChar w:fldCharType="separate"/>
      </w:r>
      <w:r w:rsidRPr="00462376">
        <w:rPr>
          <w:rFonts w:ascii="Aptos" w:hAnsi="Aptos"/>
        </w:rPr>
        <w:t>(Heinrich and Marzluff 1995)</w:t>
      </w:r>
      <w:r>
        <w:fldChar w:fldCharType="end"/>
      </w:r>
      <w:r>
        <w:t xml:space="preserve">. It is </w:t>
      </w:r>
      <w:r>
        <w:lastRenderedPageBreak/>
        <w:t xml:space="preserve">currently unknown through what mechanisms ravens claim or lose ownership of territories, although usurpation and conflict is a common method in other avian species </w:t>
      </w:r>
      <w:r>
        <w:fldChar w:fldCharType="begin"/>
      </w:r>
      <w:r>
        <w:instrText xml:space="preserve"> ADDIN ZOTERO_ITEM CSL_CITATION {"citationID":"AlKF06Wf","properties":{"formattedCitation":"(Arcese 1989, Piper et al. 2000)","plainCitation":"(Arcese 1989, Piper et al. 2000)","noteIndex":0},"citationItems":[{"id":1127,"uris":["http://zotero.org/users/9968163/items/A2IHFURL"],"itemData":{"id":1127,"type":"article-journal","abstract":"Male song sparrows,Melospiza melodia, contested for territories year-round in a non-migratory population. Over 5 years, most settlers were yearlings, but many were older floaters that had previously owned a territory. Most turnovers occurred when floaters evicted territory owners from all or part of their territories. This finding contrasts with the assumptions of most models of dispersal and habitat settlement, i.e. that owners are always dominant to floaters, and that floaters gain territories only after an owner's death. Territory owners often evicted neighbours in the breeding period, when they were also likely to gain access to additional females. Floaters usually gained territories just prior to breeding and as breeding began. These patterns are consistent with the idea that male territory defence primarily serves to provide access to females. Middle-aged males more often expanded their territories and regained them after being evicted than 1- or 4-year-old males. Birds that floated as yearlings were more likely to float after owning a territory as an adult than were birds that gained a territory before April of their first breeding season. Individual differences in competitive ability persist throughout life, but vary with age. Factors that affect patterns of aggressive versus passive territory acquisition between populations include: migratory tendency, habitat saturation, length of the breeding period, the potential to breed outside the natal population, the relative survival rates of territory owners versus floaters, and the mortality rate of territory owners in the absence of challenges by floaters. An understanding of the territorial system is crucial to predicting patterns of dispersal and habitat distribution.","container-title":"Animal Behaviour","DOI":"10.1016/0003-3472(89)90005-5","ISSN":"0003-3472","journalAbbreviation":"Animal Behaviour","page":"45-55","source":"ScienceDirect","title":"Territory acquisition and loss in male song sparrows","volume":"37","author":[{"family":"Arcese","given":"Peter"}],"issued":{"date-parts":[["1989",1,1]]}}},{"id":1118,"uris":["http://zotero.org/users/9968163/items/R3EW52ZD"],"itemData":{"id":1118,"type":"article-journal","abstract":"We examined patterns of territory acquisition and reconnaissance in common loons, Gavia immer, from northern Wisconsin. Among all territory acquisitions, 41.5% occurred through passive occupation of territories left vacant after the death or desertion of a previous resident, 17% constituted founding of new territories and the remaining 41.5% came about through take-over: either usurpation of defended territories or appropriation of territories before the seasonal return of previous owners. Take-overs occurred in both sexes, but individuals acted alone, never in pairs. Displaced breeders usually took refuge on undefended lakes near their former territories; about half of these loons later regained former territories through passive occupation or took possession of new territories elsewhere. As predicted by the reconnaissance hypothesis, usurpations occurred most often in territories that had produced chicks during the previous 12 months, suggesting that loons use the presence or absence of chicks as a cue for territorial usurpation. Large individuals of both sexes held onto territories longer than small individuals, an indication that body size might be correlated with fighting ability. In terms of life history, loons appear to locate good territories through reconnaissance, usurp them in a subsequent year and recover from displacements by reclaiming their original territories or new ones.","container-title":"Animal Behaviour","DOI":"10.1006/anbe.1999.1295","ISSN":"0003-3472","issue":"2","journalAbbreviation":"Animal Behaviour","page":"385-394","source":"ScienceDirect","title":"Territory acquisition in loons: the importance of take-over","title-short":"Territory acquisition in loons","volume":"59","author":[{"family":"Piper","given":"Walter H."},{"family":"Tischler","given":"Keren B."},{"family":"Klich","given":"Margaret"}],"issued":{"date-parts":[["2000",2,1]]}}}],"schema":"https://github.com/citation-style-language/schema/raw/master/csl-citation.json"} </w:instrText>
      </w:r>
      <w:r>
        <w:fldChar w:fldCharType="separate"/>
      </w:r>
      <w:r w:rsidRPr="00D71176">
        <w:rPr>
          <w:rFonts w:ascii="Aptos" w:hAnsi="Aptos"/>
        </w:rPr>
        <w:t>(Arcese 1989, Piper et al. 2000)</w:t>
      </w:r>
      <w:r>
        <w:fldChar w:fldCharType="end"/>
      </w:r>
      <w:r>
        <w:t xml:space="preserve">. As a non-migratory species that remains on their territory all year </w:t>
      </w:r>
      <w:r>
        <w:fldChar w:fldCharType="begin"/>
      </w:r>
      <w:r>
        <w:instrText xml:space="preserve"> ADDIN ZOTERO_ITEM CSL_CITATION {"citationID":"EQihucmy","properties":{"formattedCitation":"(Heinrich 1988)","plainCitation":"(Heinrich 1988)","noteIndex":0},"citationItems":[{"id":78,"uris":["http://zotero.org/users/9968163/items/SABQUNDV"],"itemData":{"id":78,"type":"article-journal","abstract":"Large animal carcasses provide a highly clumped rich source of food for ravens that should be worth defending, yet in the forests of Maine and Vermont ravens commonly feed in groups. Ravens discover baits flying singly or in pairs, but after a bait is discovered they usually arrive in groups. In contrast, the maximum number of blue jays and crows eventually attending a bait is close to those discovering it. Unlike in crows and jays, two patterns of bait use are seen in ravens: baits are used by mated resident pairs or by large crowds (sometimes exceeding 40 individuals). This pattern is unrelated to bait size from at least 9 kg to 400 kg. Eightytwo of 91 individually marked ravens from 4 feeding crowds were juveniles and/or non-breeders. Observations of the marked ravens for parts of two winters indicate that the non-breeders are vagrant and/or they range over at least 1800 km2 in their foraging. Most of the over 135 baits (totalling nearly 8 t of meat) distributed over 50 km were discovered by ravens within a week, and most were consumed by crowds of ravens. The vagrants coming in crowds have (unlike the territorial adults) specific vocalizations in the bait vicinity that are a powerful recruitment stimulus in playback experiments. Vagrants sometimes feed alone, but in the presence of territorial adults they feed only in groups. Resident adults chase or attack vagrants, but mildly tolerate them (and even join them) when they come in large groups. I conclude from my observations that the feeding crowds of ravens consist primarily of juvenile non-breeding vagrants who (unlike some resident adults) roost communally and who vigorously recruit each other in part to neutralize the aggressiveness of resident adults defending prized food bonanzas. The ravens' recruitment results in a sharing that reduces the temporal patchiness of extremely rare food bonanzas, and it permits the non-territorial vagrants to specialize on carcasses in the winter.","container-title":"Behavioral Ecology and Sociobiology","ISSN":"0340-5443","issue":"3","page":"141-156","publisher":"Springer","source":"JSTOR","title":"Winter Foraging at Carcasses by Three Sympatric Corvids, with Emphasis on Recruitment by the Raven, Corvus corax","volume":"23","author":[{"family":"Heinrich","given":"B."}],"issued":{"date-parts":[["1988"]]}}}],"schema":"https://github.com/citation-style-language/schema/raw/master/csl-citation.json"} </w:instrText>
      </w:r>
      <w:r>
        <w:fldChar w:fldCharType="separate"/>
      </w:r>
      <w:r w:rsidRPr="00492D11">
        <w:rPr>
          <w:rFonts w:ascii="Aptos" w:hAnsi="Aptos"/>
        </w:rPr>
        <w:t>(Heinrich 1988)</w:t>
      </w:r>
      <w:r>
        <w:fldChar w:fldCharType="end"/>
      </w:r>
      <w:r>
        <w:t xml:space="preserve">, physical presence, visual displays, and vocalizations can all assist the territory owner in retaining possession of the space </w:t>
      </w:r>
      <w:r>
        <w:fldChar w:fldCharType="begin"/>
      </w:r>
      <w:r>
        <w:instrText xml:space="preserve"> ADDIN ZOTERO_ITEM CSL_CITATION {"citationID":"D4dNlAc1","properties":{"formattedCitation":"(Peek 1972, Piper et al. 2000)","plainCitation":"(Peek 1972, Piper et al. 2000)","noteIndex":0},"citationItems":[{"id":1134,"uris":["http://zotero.org/users/9968163/items/TAXG88MS"],"itemData":{"id":1134,"type":"article-journal","abstract":"Both muted and epaulet-coloured male red-winged blackbirds were less successful than normals in maintaining territory. This suggests that vocal and visual display are necessary for normal territory maintenance in this species. Decreased success was indicated by loss of territory or increased frequency of trespassing by conspecific males. A seasonal difference was noted in the ability of experimental males to maintain their territories. It is suggested that the observed results were probably due to the effects of muting and epaulet-colouration upon advertising song and song-spread and bill-up displays. A three-level territorial defence system is proposed for this species.","container-title":"Animal Behaviour","DOI":"10.1016/S0003-3472(72)80180-5","ISSN":"00033472","issue":"1","journalAbbreviation":"Animal Behaviour","language":"en","license":"https://www.elsevier.com/tdm/userlicense/1.0/","page":"112-118","source":"DOI.org (Crossref)","title":"An experimental study of the territorial function of vocal and visual display in the male red-winged blackbird (Agelaius phoeniceus)","volume":"20","author":[{"family":"Peek","given":"Frank W."}],"issued":{"date-parts":[["1972",2]]}}},{"id":1118,"uris":["http://zotero.org/users/9968163/items/R3EW52ZD"],"itemData":{"id":1118,"type":"article-journal","abstract":"We examined patterns of territory acquisition and reconnaissance in common loons, Gavia immer, from northern Wisconsin. Among all territory acquisitions, 41.5% occurred through passive occupation of territories left vacant after the death or desertion of a previous resident, 17% constituted founding of new territories and the remaining 41.5% came about through take-over: either usurpation of defended territories or appropriation of territories before the seasonal return of previous owners. Take-overs occurred in both sexes, but individuals acted alone, never in pairs. Displaced breeders usually took refuge on undefended lakes near their former territories; about half of these loons later regained former territories through passive occupation or took possession of new territories elsewhere. As predicted by the reconnaissance hypothesis, usurpations occurred most often in territories that had produced chicks during the previous 12 months, suggesting that loons use the presence or absence of chicks as a cue for territorial usurpation. Large individuals of both sexes held onto territories longer than small individuals, an indication that body size might be correlated with fighting ability. In terms of life history, loons appear to locate good territories through reconnaissance, usurp them in a subsequent year and recover from displacements by reclaiming their original territories or new ones.","container-title":"Animal Behaviour","DOI":"10.1006/anbe.1999.1295","ISSN":"0003-3472","issue":"2","journalAbbreviation":"Animal Behaviour","page":"385-394","source":"ScienceDirect","title":"Territory acquisition in loons: the importance of take-over","title-short":"Territory acquisition in loons","volume":"59","author":[{"family":"Piper","given":"Walter H."},{"family":"Tischler","given":"Keren B."},{"family":"Klich","given":"Margaret"}],"issued":{"date-parts":[["2000",2,1]]}}}],"schema":"https://github.com/citation-style-language/schema/raw/master/csl-citation.json"} </w:instrText>
      </w:r>
      <w:r>
        <w:fldChar w:fldCharType="separate"/>
      </w:r>
      <w:r w:rsidRPr="006E4F38">
        <w:rPr>
          <w:rFonts w:ascii="Aptos" w:hAnsi="Aptos"/>
        </w:rPr>
        <w:t>(Peek 1972, Piper et al. 2000)</w:t>
      </w:r>
      <w:r>
        <w:fldChar w:fldCharType="end"/>
      </w:r>
      <w:r>
        <w:t xml:space="preserve">. </w:t>
      </w:r>
      <w:commentRangeEnd w:id="117"/>
      <w:r w:rsidR="00846DFE">
        <w:rPr>
          <w:rStyle w:val="CommentReference"/>
          <w:sz w:val="24"/>
          <w:szCs w:val="24"/>
        </w:rPr>
        <w:commentReference w:id="117"/>
      </w:r>
    </w:p>
    <w:p w14:paraId="52BC4B62" w14:textId="601EB151" w:rsidR="00A52290" w:rsidDel="00A52290" w:rsidRDefault="00A52290" w:rsidP="00271D58">
      <w:pPr>
        <w:spacing w:line="480" w:lineRule="auto"/>
        <w:ind w:firstLine="720"/>
        <w:rPr>
          <w:moveFrom w:id="131" w:author="Cameron Ho" w:date="2026-02-05T13:00:00Z" w16du:dateUtc="2026-02-05T21:00:00Z"/>
        </w:rPr>
      </w:pPr>
      <w:moveFromRangeStart w:id="132" w:author="Cameron Ho" w:date="2026-02-05T13:00:00Z" w:name="move221188816"/>
      <w:commentRangeStart w:id="133"/>
      <w:moveFrom w:id="134" w:author="Cameron Ho" w:date="2026-02-05T13:00:00Z" w16du:dateUtc="2026-02-05T21:00:00Z">
        <w:r w:rsidDel="00A52290">
          <w:t xml:space="preserve">Our results support the idea that movement decisions are at least partially driven by breeding behaviors by showing reduced extraterritorial movements in March compared to November and December. During this late winter period just prior to the start of the breeding season in April, we observed ravens performing active pre-breeding season behaviors such as </w:t>
        </w:r>
        <w:commentRangeStart w:id="135"/>
        <w:r w:rsidDel="00A52290">
          <w:t>nest building</w:t>
        </w:r>
        <w:commentRangeEnd w:id="135"/>
        <w:r w:rsidDel="00A52290">
          <w:rPr>
            <w:rStyle w:val="CommentReference"/>
            <w:sz w:val="24"/>
            <w:szCs w:val="24"/>
          </w:rPr>
          <w:commentReference w:id="135"/>
        </w:r>
        <w:r w:rsidDel="00A52290">
          <w:t xml:space="preserve">. This decision requires a raven to have foraged efficiently during a resource deficient period (winter) and be in good condition to forgo foraging as it is unlikely that there will be a carrion source in its territory. Ravens that bred earlier in the Greater Yellowstone Ecosystem were shown to have greater nesting success </w:t>
        </w:r>
        <w:r w:rsidDel="00A52290">
          <w:fldChar w:fldCharType="begin"/>
        </w:r>
        <w:r w:rsidDel="00A52290">
          <w:instrText xml:space="preserve"> ADDIN ZOTERO_ITEM CSL_CITATION {"citationID":"xakAKS9d","properties":{"formattedCitation":"(Dunk et al. 1997)","plainCitation":"(Dunk et al. 1997)","noteIndex":0},"citationItems":[{"id":1172,"uris":["http://zotero.org/users/9968163/items/2SMLQQCT"],"itemData":{"id":1172,"type":"article-journal","container-title":"The Auk","DOI":"10.2307/4089073","ISSN":"0004-8038","issue":"1","page":"116-120","publisher":"American Ornithological Society","source":"JSTOR","title":"Nest-Site Selection and Reproductive Success in Common Ravens","volume":"114","author":[{"family":"Dunk","given":"Jeffrey R."},{"family":"Smith","given":"Roger N."},{"family":"Cain","given":"Steven L."}],"issued":{"date-parts":[["1997"]]}}}],"schema":"https://github.com/citation-style-language/schema/raw/master/csl-citation.json"} </w:instrText>
        </w:r>
        <w:r w:rsidDel="00A52290">
          <w:fldChar w:fldCharType="separate"/>
        </w:r>
        <w:r w:rsidRPr="009A5E06" w:rsidDel="00A52290">
          <w:rPr>
            <w:rFonts w:ascii="Aptos" w:hAnsi="Aptos"/>
          </w:rPr>
          <w:t>(Dunk et al. 1997)</w:t>
        </w:r>
        <w:r w:rsidDel="00A52290">
          <w:fldChar w:fldCharType="end"/>
        </w:r>
        <w:r w:rsidDel="00A52290">
          <w:t xml:space="preserve">.  Being able to complete pre-breeding season tasks early is important as mistiming the initiation of breeding can result in lower success due to a lack of critical food sources </w:t>
        </w:r>
        <w:r w:rsidDel="00A52290">
          <w:fldChar w:fldCharType="begin"/>
        </w:r>
        <w:r w:rsidDel="00A52290">
          <w:instrText xml:space="preserve"> ADDIN ZOTERO_ITEM CSL_CITATION {"citationID":"aRBLdrtc","properties":{"formattedCitation":"(Visser et al. 2006)","plainCitation":"(Visser et al. 2006)","noteIndex":0},"citationItems":[{"id":1174,"uris":["http://zotero.org/users/9968163/items/P5ZD83LU"],"itemData":{"id":1174,"type":"article-journal","abstract":"Timing of reproduction has major fitness consequences, which can only be understood when the phenology of the food for the offspring is quantified. For insectivorous birds, like great tits (Parus major), synchronisation of their offspring needs and abundance of caterpillars is the main selection pressure. We measured caterpillar biomass over a 20-year period and showed that the annual peak date is correlated with temperatures from 8 March to 17 May. Laying dates also correlate with temperatures, but over an earlier period (16 March – 20 April). However, as we would predict from a reliable cue used by birds to time their reproduction, also the food peak correlates with these temperatures. Moreover, the slopes of the phenology of the birds and caterpillar biomass, when regressed against the temperatures in this earlier period, do not differ. The major difference is that due to climate change, the relationship between the timing of the food peak and the temperatures over the 16 March – 20 April period is changing, while this is not so for great tit laying dates. As a consequence, the synchrony between offspring needs and the caterpillar biomass has been disrupted in the recent warm decades. This may have severe consequences as we show that both the number of fledglings as well as their fledging weight is affected by this synchrony. We use the descriptive models for both the caterpillar biomass peak as for the great tit laying dates to predict shifts in caterpillar and bird phenology 2005–2100, using an IPCC climate scenario. The birds will start breeding earlier and this advancement is predicted to be at the same rate as the advancement of the food peak, and hence they will not reduce the amount of the current mistiming of about 10 days.","container-title":"Oecologia","DOI":"10.1007/s00442-005-0299-6","ISSN":"1432-1939","issue":"1","journalAbbreviation":"Oecologia","language":"en","page":"164-172","source":"Springer Link","title":"Shifts in caterpillar biomass phenology due to climate change and its impact on the breeding biology of an insectivorous bird","volume":"147","author":[{"family":"Visser","given":"Marcel E."},{"family":"Holleman","given":"Leonard J. M."},{"family":"Gienapp","given":"Phillip"}],"issued":{"date-parts":[["2006",2,1]]}}}],"schema":"https://github.com/citation-style-language/schema/raw/master/csl-citation.json"} </w:instrText>
        </w:r>
        <w:r w:rsidDel="00A52290">
          <w:fldChar w:fldCharType="separate"/>
        </w:r>
        <w:r w:rsidRPr="007B0FC5" w:rsidDel="00A52290">
          <w:rPr>
            <w:rFonts w:ascii="Aptos" w:hAnsi="Aptos"/>
          </w:rPr>
          <w:t>(Visser et al. 2006)</w:t>
        </w:r>
        <w:r w:rsidDel="00A52290">
          <w:fldChar w:fldCharType="end"/>
        </w:r>
        <w:r w:rsidDel="00A52290">
          <w:t xml:space="preserve">. Ravens in Yellowstone heavily utilize insects outbreaks such as grasshoppers and salmonflies during the summer breeding season, which allows them to provide a protein dense food to growing chicks </w:t>
        </w:r>
        <w:r w:rsidDel="00A52290">
          <w:fldChar w:fldCharType="begin"/>
        </w:r>
        <w:r w:rsidDel="00A52290">
          <w:instrText xml:space="preserve"> ADDIN ZOTERO_ITEM CSL_CITATION {"citationID":"SRcnjzYt","properties":{"formattedCitation":"(Ho et al. 2023)","plainCitation":"(Ho et al. 2023)","noteIndex":0},"citationItems":[{"id":880,"uris":["http://zotero.org/users/9968163/items/Y2CXWCS8"],"itemData":{"id":880,"type":"article-journal","abstract":"&lt;p&gt;Anthropogenic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Del="00A52290">
          <w:fldChar w:fldCharType="separate"/>
        </w:r>
        <w:r w:rsidRPr="005351A9" w:rsidDel="00A52290">
          <w:rPr>
            <w:rFonts w:ascii="Aptos" w:hAnsi="Aptos"/>
          </w:rPr>
          <w:t>(Ho et al. 2023)</w:t>
        </w:r>
        <w:r w:rsidDel="00A52290">
          <w:fldChar w:fldCharType="end"/>
        </w:r>
        <w:r w:rsidDel="00A52290">
          <w:t xml:space="preserve">. </w:t>
        </w:r>
      </w:moveFrom>
    </w:p>
    <w:moveFromRangeEnd w:id="132"/>
    <w:p w14:paraId="1CA4CDD7" w14:textId="129811A1" w:rsidR="00A52290" w:rsidRDefault="00A52290" w:rsidP="00271D58">
      <w:pPr>
        <w:spacing w:line="480" w:lineRule="auto"/>
        <w:ind w:firstLine="720"/>
      </w:pPr>
      <w:del w:id="136" w:author="Cameron Ho" w:date="2026-02-05T13:00:00Z" w16du:dateUtc="2026-02-05T21:00:00Z">
        <w:r w:rsidDel="00A52290">
          <w:delText xml:space="preserve">Ravens did not consider potential resources in the hunting area when deciding whether to stay within their territory that day. </w:delText>
        </w:r>
      </w:del>
      <w:r>
        <w:t xml:space="preserve">Once </w:t>
      </w:r>
      <w:del w:id="137" w:author="Cameron Ho" w:date="2026-02-05T13:00:00Z" w16du:dateUtc="2026-02-05T21:00:00Z">
        <w:r w:rsidDel="00A52290">
          <w:delText xml:space="preserve">they did leave their </w:delText>
        </w:r>
      </w:del>
      <w:ins w:id="138" w:author="Cameron Ho" w:date="2026-02-05T13:00:00Z" w16du:dateUtc="2026-02-05T21:00:00Z">
        <w:r>
          <w:t xml:space="preserve">outside the </w:t>
        </w:r>
      </w:ins>
      <w:r>
        <w:t xml:space="preserve">territory, a raven </w:t>
      </w:r>
      <w:r w:rsidR="006F4927">
        <w:t>has a greater</w:t>
      </w:r>
      <w:r>
        <w:t xml:space="preserve"> chance of traveling to the hunting area during the hunting season</w:t>
      </w:r>
      <w:ins w:id="139" w:author="Cameron Ho" w:date="2026-02-05T13:00:00Z" w16du:dateUtc="2026-02-05T21:00:00Z">
        <w:r>
          <w:t xml:space="preserve"> (Fig. </w:t>
        </w:r>
      </w:ins>
      <w:r w:rsidR="002436C4">
        <w:t>7</w:t>
      </w:r>
      <w:ins w:id="140" w:author="Cameron Ho" w:date="2026-02-05T13:00:00Z" w16du:dateUtc="2026-02-05T21:00:00Z">
        <w:r>
          <w:t>)</w:t>
        </w:r>
      </w:ins>
      <w:ins w:id="141" w:author="Cameron Ho" w:date="2026-02-05T13:08:00Z" w16du:dateUtc="2026-02-05T21:08:00Z">
        <w:r w:rsidR="00C93391">
          <w:t xml:space="preserve">. </w:t>
        </w:r>
      </w:ins>
      <w:commentRangeEnd w:id="133"/>
      <w:r w:rsidR="007E2A97">
        <w:rPr>
          <w:rStyle w:val="CommentReference"/>
          <w:sz w:val="24"/>
          <w:szCs w:val="24"/>
        </w:rPr>
        <w:commentReference w:id="133"/>
      </w:r>
      <w:ins w:id="142" w:author="Cameron Ho" w:date="2026-02-05T13:09:00Z" w16du:dateUtc="2026-02-05T21:09:00Z">
        <w:r w:rsidR="00EA7474">
          <w:t xml:space="preserve">Territory holders tend to be dominant individuals and would be able to gain access to contested resources. </w:t>
        </w:r>
      </w:ins>
      <w:ins w:id="143" w:author="Cameron Ho" w:date="2026-02-05T13:08:00Z" w16du:dateUtc="2026-02-05T21:08:00Z">
        <w:r w:rsidR="00C93391">
          <w:t xml:space="preserve">However, </w:t>
        </w:r>
      </w:ins>
      <w:ins w:id="144" w:author="Cameron Ho" w:date="2026-02-05T13:09:00Z" w16du:dateUtc="2026-02-05T21:09:00Z">
        <w:r w:rsidR="00C93391">
          <w:t>contrary</w:t>
        </w:r>
      </w:ins>
      <w:ins w:id="145" w:author="Cameron Ho" w:date="2026-02-05T13:08:00Z" w16du:dateUtc="2026-02-05T21:08:00Z">
        <w:r w:rsidR="00C93391">
          <w:t xml:space="preserve"> to our prediction,</w:t>
        </w:r>
      </w:ins>
      <w:del w:id="146" w:author="Cameron Ho" w:date="2026-02-05T13:08:00Z" w16du:dateUtc="2026-02-05T21:08:00Z">
        <w:r w:rsidDel="00C93391">
          <w:delText xml:space="preserve"> but were not basing </w:delText>
        </w:r>
      </w:del>
      <w:ins w:id="147" w:author="Cameron Ho" w:date="2026-02-05T13:09:00Z" w16du:dateUtc="2026-02-05T21:09:00Z">
        <w:r w:rsidR="00C93391">
          <w:t xml:space="preserve"> </w:t>
        </w:r>
      </w:ins>
      <w:r>
        <w:t xml:space="preserve">this decision </w:t>
      </w:r>
      <w:ins w:id="148" w:author="Cameron Ho" w:date="2026-02-05T13:09:00Z" w16du:dateUtc="2026-02-05T21:09:00Z">
        <w:r w:rsidR="00C93391">
          <w:t xml:space="preserve">was not influenced by </w:t>
        </w:r>
      </w:ins>
      <w:del w:id="149" w:author="Cameron Ho" w:date="2026-02-05T13:09:00Z" w16du:dateUtc="2026-02-05T21:09:00Z">
        <w:r w:rsidDel="00C93391">
          <w:delText xml:space="preserve">on </w:delText>
        </w:r>
      </w:del>
      <w:r>
        <w:t xml:space="preserve">the amount of available biomass. </w:t>
      </w:r>
      <w:del w:id="150" w:author="Cameron Ho" w:date="2026-02-05T13:01:00Z" w16du:dateUtc="2026-02-05T21:01:00Z">
        <w:r w:rsidDel="00A52290">
          <w:delText xml:space="preserve">Hunter kills often have greater raven numbers than wolf kills </w:delText>
        </w:r>
        <w:r w:rsidDel="00A52290">
          <w:fldChar w:fldCharType="begin"/>
        </w:r>
        <w:r w:rsidDel="00A52290">
          <w:delInstrText xml:space="preserve"> ADDIN ZOTERO_ITEM CSL_CITATION {"citationID":"rxih3MjT","properties":{"formattedCitation":"(Wilmers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delInstrText>
        </w:r>
        <w:r w:rsidDel="00A52290">
          <w:fldChar w:fldCharType="separate"/>
        </w:r>
        <w:r w:rsidRPr="009521E1" w:rsidDel="00A52290">
          <w:rPr>
            <w:rFonts w:ascii="Aptos" w:hAnsi="Aptos" w:cs="Times New Roman"/>
            <w:kern w:val="0"/>
          </w:rPr>
          <w:delText>(Wilmers et al. 2003</w:delText>
        </w:r>
        <w:r w:rsidRPr="009521E1" w:rsidDel="00A52290">
          <w:rPr>
            <w:rFonts w:ascii="Aptos" w:hAnsi="Aptos" w:cs="Times New Roman"/>
            <w:i/>
            <w:iCs/>
            <w:kern w:val="0"/>
          </w:rPr>
          <w:delText>b</w:delText>
        </w:r>
        <w:r w:rsidRPr="009521E1" w:rsidDel="00A52290">
          <w:rPr>
            <w:rFonts w:ascii="Aptos" w:hAnsi="Aptos" w:cs="Times New Roman"/>
            <w:kern w:val="0"/>
          </w:rPr>
          <w:delText>)</w:delText>
        </w:r>
        <w:r w:rsidDel="00A52290">
          <w:fldChar w:fldCharType="end"/>
        </w:r>
        <w:r w:rsidDel="00A52290">
          <w:delText>, so the expectation would be for a territorial raven to face heavy competition regardless of the amount of hunter carrion available that day. Given that t</w:delText>
        </w:r>
      </w:del>
      <w:del w:id="151" w:author="Cameron Ho" w:date="2026-02-05T13:09:00Z" w16du:dateUtc="2026-02-05T21:09:00Z">
        <w:r w:rsidDel="00EA7474">
          <w:delText>erritory holders tend to be dominant individuals</w:delText>
        </w:r>
      </w:del>
      <w:del w:id="152" w:author="Cameron Ho" w:date="2026-02-05T13:01:00Z" w16du:dateUtc="2026-02-05T21:01:00Z">
        <w:r w:rsidDel="000A08F3">
          <w:delText xml:space="preserve">, they </w:delText>
        </w:r>
      </w:del>
      <w:del w:id="153" w:author="Cameron Ho" w:date="2026-02-05T13:09:00Z" w16du:dateUtc="2026-02-05T21:09:00Z">
        <w:r w:rsidDel="00EA7474">
          <w:delText xml:space="preserve">would be able to gain access to contested resources. </w:delText>
        </w:r>
      </w:del>
      <w:r>
        <w:t xml:space="preserve">The distance between a raven’s territory and the hunting area would </w:t>
      </w:r>
      <w:del w:id="154" w:author="Cameron Ho" w:date="2026-02-05T13:09:00Z" w16du:dateUtc="2026-02-05T21:09:00Z">
        <w:r w:rsidDel="00EA7474">
          <w:delText xml:space="preserve">also </w:delText>
        </w:r>
      </w:del>
      <w:r>
        <w:t xml:space="preserve">preclude them from having </w:t>
      </w:r>
      <w:del w:id="155" w:author="Cameron Ho" w:date="2026-02-05T13:10:00Z" w16du:dateUtc="2026-02-05T21:10:00Z">
        <w:r w:rsidDel="00A10F28">
          <w:delText xml:space="preserve">accurate </w:delText>
        </w:r>
      </w:del>
      <w:r>
        <w:t>daily information about carrion availability</w:t>
      </w:r>
      <w:del w:id="156" w:author="Cameron Ho" w:date="2026-02-05T13:10:00Z" w16du:dateUtc="2026-02-05T21:10:00Z">
        <w:r w:rsidDel="00A10F28">
          <w:delText xml:space="preserve"> on any day</w:delText>
        </w:r>
      </w:del>
      <w:r>
        <w:t xml:space="preserve">. Only </w:t>
      </w:r>
      <w:del w:id="157" w:author="Cameron Ho" w:date="2026-02-05T13:01:00Z" w16du:dateUtc="2026-02-05T21:01:00Z">
        <w:r w:rsidDel="000A08F3">
          <w:delText>a single</w:delText>
        </w:r>
      </w:del>
      <w:ins w:id="158" w:author="Cameron Ho" w:date="2026-02-05T13:01:00Z" w16du:dateUtc="2026-02-05T21:01:00Z">
        <w:r w:rsidR="000A08F3">
          <w:t>one</w:t>
        </w:r>
      </w:ins>
      <w:r>
        <w:t xml:space="preserve"> tagged raven in our sample group is within the potential range to stay on territory and hear gunshots from the hunting area, which ravens can learned to associate with a potential successful harvest </w:t>
      </w:r>
      <w:r>
        <w:fldChar w:fldCharType="begin"/>
      </w:r>
      <w:r>
        <w:instrText xml:space="preserve"> ADDIN ZOTERO_ITEM CSL_CITATION {"citationID":"Jaahs0Cs","properties":{"formattedCitation":"(White 2005)","plainCitation":"(White 2005)","noteIndex":0},"citationItems":[{"id":87,"uris":["http://zotero.org/users/9968163/items/4AXU568S"],"itemData":{"id":87,"type":"article-journal","abstract":"We have long known that corvids are adaptively flexible in behavior, but have rarely tested their flexibility and creativity in solving problems outside the laboratory. Through a carefully controlled experiment conducted in the wild, I have found that Common Ravens (Corvus corax) fly toward gunshot sounds, presumably in order to locate animal gut piles left by hunters. This is the first conclusive evidence of any scavenger species pursuing gunshots. Furthermore, ravens exhibited this behavior only when gunshots were fired from within forested habitat, when the shots may be most valuable to them for locating gut piles. Interestingly, raven behaviors suggest that they may have learned the usefulness of gunshots by substituting them for other previously known sounds already used to locate food in the wild.","container-title":"Ecology","DOI":"10.1890/03-3185","ISSN":"1939-9170","issue":"4","language":"en","note":"_eprint: https://onlinelibrary.wiley.com/doi/pdf/10.1890/03-3185","page":"1057-1060","source":"Wiley Online Library","title":"Hunters Ring Dinner Bell for Ravens: Experimental Evidence of a Unique Foraging Strategy","title-short":"Hunters Ring Dinner Bell for Ravens","volume":"86","author":[{"family":"White","given":"Crow"}],"issued":{"date-parts":[["2005"]]}}}],"schema":"https://github.com/citation-style-language/schema/raw/master/csl-citation.json"} </w:instrText>
      </w:r>
      <w:r>
        <w:fldChar w:fldCharType="separate"/>
      </w:r>
      <w:r w:rsidRPr="00ED3671">
        <w:rPr>
          <w:rFonts w:ascii="Aptos" w:hAnsi="Aptos"/>
        </w:rPr>
        <w:t>(White 2005)</w:t>
      </w:r>
      <w:r>
        <w:fldChar w:fldCharType="end"/>
      </w:r>
      <w:r>
        <w:t>. Most ravens were thus making decisions based on information from recent visits, memory of previous years</w:t>
      </w:r>
      <w:ins w:id="159" w:author="Cameron Ho" w:date="2026-02-05T13:02:00Z" w16du:dateUtc="2026-02-05T21:02:00Z">
        <w:r w:rsidR="000A08F3">
          <w:t xml:space="preserve"> (Figs. </w:t>
        </w:r>
      </w:ins>
      <w:r w:rsidR="00FC30E9">
        <w:t>8, 9</w:t>
      </w:r>
      <w:ins w:id="160" w:author="Cameron Ho" w:date="2026-02-05T13:02:00Z" w16du:dateUtc="2026-02-05T21:02:00Z">
        <w:r w:rsidR="000A08F3">
          <w:t>)</w:t>
        </w:r>
      </w:ins>
      <w:r>
        <w:t xml:space="preserve">, and other daily proxies </w:t>
      </w:r>
      <w:ins w:id="161" w:author="Cameron Ho" w:date="2026-02-05T13:02:00Z" w16du:dateUtc="2026-02-05T21:02:00Z">
        <w:r w:rsidR="000A08F3">
          <w:t>such as temperature and snow depth</w:t>
        </w:r>
      </w:ins>
      <w:ins w:id="162" w:author="Cameron Ho" w:date="2026-02-05T14:22:00Z" w16du:dateUtc="2026-02-05T22:22:00Z">
        <w:r w:rsidR="00112A0F">
          <w:t>.</w:t>
        </w:r>
      </w:ins>
      <w:del w:id="163" w:author="Cameron Ho" w:date="2026-02-05T13:02:00Z" w16du:dateUtc="2026-02-05T21:02:00Z">
        <w:r w:rsidDel="000A08F3">
          <w:delText xml:space="preserve">(Fig. 8, 9). We showed these proxies included weather conditions such as daily temperature and snow depth, which increased chances of leaving the territory and visiting the hunting area when deeper. Snow may indicate to ravens when ungulate populations are migrating out of the park </w:delText>
        </w:r>
        <w:r w:rsidDel="000A08F3">
          <w:fldChar w:fldCharType="begin"/>
        </w:r>
        <w:r w:rsidDel="000A08F3">
          <w:delInstrText xml:space="preserve"> ADDIN ZOTERO_ITEM CSL_CITATION {"citationID":"XugPhJ6u","properties":{"formattedCitation":"(Geremia et al. 2011, Rickbeil et al. 2019)","plainCitation":"(Geremia et al. 2011, Rickbeil et al. 2019)","noteIndex":0},"citationItems":[{"id":1135,"uris":["http://zotero.org/users/9968163/items/XRAFAX8C"],"itemData":{"id":1135,"type":"article-journal","abstract":"Long distance migrations by ungulate species often surpass the boundaries of preservation areas where conflicts with various publics lead to management actions that can threaten populations. We chose the partially migratory bison (Bison bison) population in Yellowstone National Park as an example of integrating science into management policies to better conserve migratory ungulates. Approximately 60% of these bison have been exposed to bovine brucellosis and thousands of migrants exiting the park boundary have been culled during the past two decades to reduce the risk of disease transmission to cattle. Data were assimilated using models representing competing hypotheses of bison migration during 1990–2009 in a hierarchal Bayesian framework. Migration differed at the scale of herds, but a single unifying logistic model was useful for predicting migrations by both herds. Migration beyond the northern park boundary was affected by herd size, accumulated snow water equivalent, and aboveground dried biomass. Migration beyond the western park boundary was less influenced by these predictors and process model performance suggested an important control on recent migrations was excluded. Simulations of migrations over the next decade suggest that allowing increased numbers of bison beyond park boundaries during severe climate conditions may be the only means of avoiding episodic, large-scale reductions to the Yellowstone bison population in the foreseeable future. This research is an example of how long distance migration dynamics can be incorporated into improved management policies.","container-title":"PLOS ONE","DOI":"10.1371/journal.pone.0016848","ISSN":"1932-6203","issue":"2","journalAbbreviation":"PLOS ONE","language":"en","page":"e16848","publisher":"Public Library of Science","source":"PLoS Journals","title":"Predicting Bison Migration out of Yellowstone National Park Using Bayesian Models","volume":"6","author":[{"family":"Geremia","given":"Chris"},{"family":"White","given":"P. J."},{"family":"Wallen","given":"Rick L."},{"family":"Watson","given":"Fred G. R."},{"family":"Treanor","given":"John J."},{"family":"Borkowski","given":"John"},{"family":"Potter","given":"Christopher S."},{"family":"Crabtree","given":"Robert L."}],"issued":{"date-parts":[["2011",2,14]]}}},{"id":1005,"uris":["http://zotero.org/users/9968163/items/FXXECLRG"],"itemData":{"id":1005,"type":"article-journal","abstract":"Migration is an effective behavioral strategy for prolonging access to seasonal resources and may be a resilient strategy for ungulates experiencing changing climatic conditions. In the Greater Yellowstone Ecosystem (GYE), elk are the primary ungulate, with approximately 20,000 individuals migrating to exploit seasonal gradients in forage while also avoiding energetically costly snow conditions. How climate-induced changes in plant phenology and snow accumulation are influencing elk migration timing is unknown. We present the most complete record of elk migration across the GYE, spanning 9 herds and 414 individuals from 2001 to 2017, to evaluate the drivers of migration timing and test for temporal shifts. The timing of elk departure from winter range involved a trade-off between current and anticipated forage conditions, while snow melt governed summer range arrival date. Timing of elk departure from summer range and arrival on winter range were both influenced by snow accumulation and exposure to hunting. At the GYE scale, spring and fall migration timing changed through time, most notably with winter range arrival dates becoming almost 50 days later since 2001. Predicted herd-level changes in migration timing largely agreed with observed GYE-wide changes—except for predicted winter range arrival dates which did not reflect the magnitude of change detected in the elk telemetry data. Snow melt, snow accumulation, and spring green-up dates all changed through time, with different herds experiencing different rates and directions of change. We conclude that elk migration is plastic, is a direct response to environmental cues, and that these environmental cues are not changing in a consistent manner across the GYE. The impacts of changing elk migration timing on predator–prey dynamics, carnivore–livestock conflict, disease ecology, and harvest management across the GYE are likely to be significant and complex.","container-title":"Global Change Biology","DOI":"10.1111/gcb.14629","ISSN":"1365-2486","issue":"7","language":"en","license":"© 2019 John Wiley &amp; Sons Ltd","note":"_eprint: https://onlinelibrary.wiley.com/doi/pdf/10.1111/gcb.14629","page":"2368-2381","source":"Wiley Online Library","title":"Plasticity in elk migration timing is a response to changing environmental conditions","volume":"25","author":[{"family":"Rickbeil","given":"Gregory J. M."},{"family":"Merkle","given":"Jerod A."},{"family":"Anderson","given":"Greg"},{"family":"Atwood","given":"M. Paul"},{"family":"Beckmann","given":"Jon P."},{"family":"Cole","given":"Eric K."},{"family":"Courtemanch","given":"Alyson B."},{"family":"Dewey","given":"Sarah"},{"family":"Gustine","given":"David D."},{"family":"Kauffman","given":"Matthew J."},{"family":"McWhirter","given":"Douglas E."},{"family":"Mong","given":"Tony"},{"family":"Proffitt","given":"Kelly"},{"family":"White","given":"Patrick J."},{"family":"Middleton","given":"Arthur D."}],"issued":{"date-parts":[["2019"]]}}}],"schema":"https://github.com/citation-style-language/schema/raw/master/csl-citation.json"} </w:delInstrText>
        </w:r>
        <w:r w:rsidDel="000A08F3">
          <w:fldChar w:fldCharType="separate"/>
        </w:r>
        <w:r w:rsidRPr="00CA7563" w:rsidDel="000A08F3">
          <w:rPr>
            <w:rFonts w:ascii="Aptos" w:hAnsi="Aptos"/>
          </w:rPr>
          <w:delText>(Geremia et al. 2011, Rickbeil et al. 2019)</w:delText>
        </w:r>
        <w:r w:rsidDel="000A08F3">
          <w:fldChar w:fldCharType="end"/>
        </w:r>
        <w:r w:rsidDel="000A08F3">
          <w:delText xml:space="preserve">, placing them on lands where they are available to be hunted. Hunters are also more efficient with snow on the ground as it allows them to more easily track ungulate movement. This tracking of weather patterns to optimize foraging movement efficiency is similar to gray-cheeked mangabeys in Uganda considering recent weather patterns effects on the maturation of fruit </w:delText>
        </w:r>
        <w:r w:rsidDel="000A08F3">
          <w:fldChar w:fldCharType="begin"/>
        </w:r>
        <w:r w:rsidDel="000A08F3">
          <w:delInstrText xml:space="preserve"> ADDIN ZOTERO_ITEM CSL_CITATION {"citationID":"RKCMj6UP","properties":{"formattedCitation":"(Janmaat et al. 2006)","plainCitation":"(Janmaat et al. 2006)","noteIndex":0},"citationItems":[{"id":1121,"uris":["http://zotero.org/users/9968163/items/TRJDVAP8"],"itemData":{"id":1121,"type":"article-journal","abstract":"Temperature and solar radiation are known to influence maturation of fruits and insect larvae inside them 1, 2, 3, 4, 5, 6, 7, 8. We investigated whether gray-cheeked mangabeys (Lophocebus albigena johnstonii) of Kibale Forest, Uganda, take these weather variables into account when searching for ripe figs or unripe figs containing insect larvae. We predicted that monkeys would be more likely to revisit a tree with fruit after several days of warm and sunny weather compared to a cooler and more cloudy period. We preselected 80 target fig trees and monitored whether they contained ripe, unripe, or no fruit. We followed one habituated monkey group from dawn to dusk for three continuous observation periods totalling 210 days. Whenever the group came within a 100 m circle of a previously visited target tree for a second time, we noted whether or not individuals proceeded to the trunk, i.e., whether they “revisited” or simply “bypassed” the tree. We found that average daily maximum temperature was significantly higher for days preceding revisits than bypasses. The probability of a revisit was additionally influenced by solar radiation experienced on the day of reapproach. These effects were found only for trees that carried fruit at the previous visit but not for trees that had carried none. We concluded that these nonhuman primates were capable of taking into account past weather conditions when searching for food. We discuss the implication of these findings for theories of primate cognitive evolution.","container-title":"Current Biology","DOI":"10.1016/j.cub.2006.04.031","ISSN":"0960-9822","issue":"12","journalAbbreviation":"Current Biology","page":"1232-1237","source":"ScienceDirect","title":"Primates Take Weather into Account when Searching for Fruits","volume":"16","author":[{"family":"Janmaat","given":"Karline R. L."},{"family":"Byrne","given":"Richard W."},{"family":"Zuberbühler","given":"Klaus"}],"issued":{"date-parts":[["2006",6,20]]}}}],"schema":"https://github.com/citation-style-language/schema/raw/master/csl-citation.json"} </w:delInstrText>
        </w:r>
        <w:r w:rsidDel="000A08F3">
          <w:fldChar w:fldCharType="separate"/>
        </w:r>
        <w:r w:rsidRPr="0003139C" w:rsidDel="000A08F3">
          <w:rPr>
            <w:rFonts w:ascii="Aptos" w:hAnsi="Aptos"/>
          </w:rPr>
          <w:delText>(Janmaat et al. 2006)</w:delText>
        </w:r>
        <w:r w:rsidDel="000A08F3">
          <w:fldChar w:fldCharType="end"/>
        </w:r>
        <w:r w:rsidDel="000A08F3">
          <w:delText>.</w:delText>
        </w:r>
      </w:del>
      <w:r>
        <w:t xml:space="preserve"> </w:t>
      </w:r>
    </w:p>
    <w:p w14:paraId="7A3DFF2D" w14:textId="59BCFB4A" w:rsidR="00517F18" w:rsidRDefault="00A52290" w:rsidP="00271D58">
      <w:pPr>
        <w:spacing w:line="480" w:lineRule="auto"/>
        <w:ind w:firstLine="720"/>
        <w:rPr>
          <w:ins w:id="164" w:author="Cameron Ho" w:date="2026-02-05T16:30:00Z" w16du:dateUtc="2026-02-06T00:30:00Z"/>
        </w:rPr>
      </w:pPr>
      <w:commentRangeStart w:id="165"/>
      <w:del w:id="166" w:author="Cameron Ho" w:date="2026-02-05T13:03:00Z" w16du:dateUtc="2026-02-05T21:03:00Z">
        <w:r w:rsidDel="000A08F3">
          <w:delText xml:space="preserve">The amount of hunter biomass available did not alter a raven’s perception of wolf kills, making their movement a linear decision-making process with the immediate resource taking precedence. This includes wolf kills that were found outside of the territory. </w:delText>
        </w:r>
      </w:del>
      <w:del w:id="167" w:author="Cameron Ho" w:date="2026-02-05T16:29:00Z" w16du:dateUtc="2026-02-06T00:29:00Z">
        <w:r w:rsidDel="00850770">
          <w:delText>When a raven decided to leave its territory, it was</w:delText>
        </w:r>
      </w:del>
      <w:ins w:id="168" w:author="Cameron Ho" w:date="2026-02-05T16:29:00Z" w16du:dateUtc="2026-02-06T00:29:00Z">
        <w:r w:rsidR="00850770">
          <w:t>A raven leaving its territory was</w:t>
        </w:r>
      </w:ins>
      <w:r>
        <w:t xml:space="preserve"> unlikely </w:t>
      </w:r>
      <w:del w:id="169" w:author="Cameron Ho" w:date="2026-02-06T11:49:00Z" w16du:dateUtc="2026-02-06T19:49:00Z">
        <w:r w:rsidDel="007F2552">
          <w:delText xml:space="preserve">that </w:delText>
        </w:r>
      </w:del>
      <w:del w:id="170" w:author="Cameron Ho" w:date="2026-02-05T16:29:00Z" w16du:dateUtc="2026-02-06T00:29:00Z">
        <w:r w:rsidDel="00850770">
          <w:delText xml:space="preserve">they were leaving with the </w:delText>
        </w:r>
      </w:del>
      <w:del w:id="171" w:author="Cameron Ho" w:date="2026-02-05T14:22:00Z" w16du:dateUtc="2026-02-05T22:22:00Z">
        <w:r w:rsidDel="00112A0F">
          <w:delText>purpose</w:delText>
        </w:r>
      </w:del>
      <w:ins w:id="172" w:author="Cameron Ho" w:date="2026-02-05T16:29:00Z" w16du:dateUtc="2026-02-06T00:29:00Z">
        <w:r w:rsidR="00850770">
          <w:t xml:space="preserve"> to have </w:t>
        </w:r>
      </w:ins>
      <w:del w:id="173" w:author="Cameron Ho" w:date="2026-02-05T14:22:00Z" w16du:dateUtc="2026-02-05T22:22:00Z">
        <w:r w:rsidDel="00112A0F">
          <w:delText xml:space="preserve"> </w:delText>
        </w:r>
      </w:del>
      <w:ins w:id="174" w:author="Cameron Ho" w:date="2026-02-05T16:29:00Z" w16du:dateUtc="2026-02-06T00:29:00Z">
        <w:r w:rsidR="009B67E3">
          <w:t>the intent</w:t>
        </w:r>
      </w:ins>
      <w:ins w:id="175" w:author="Cameron Ho" w:date="2026-02-05T14:22:00Z" w16du:dateUtc="2026-02-05T22:22:00Z">
        <w:r w:rsidR="00112A0F">
          <w:t xml:space="preserve"> </w:t>
        </w:r>
      </w:ins>
      <w:r>
        <w:t>of locating a previously unknown</w:t>
      </w:r>
      <w:del w:id="176" w:author="Cameron Ho" w:date="2026-02-06T11:49:00Z" w16du:dateUtc="2026-02-06T19:49:00Z">
        <w:r w:rsidDel="007F2552">
          <w:delText>,</w:delText>
        </w:r>
      </w:del>
      <w:r>
        <w:t xml:space="preserve"> </w:t>
      </w:r>
      <w:del w:id="177" w:author="Cameron Ho" w:date="2026-02-05T16:30:00Z" w16du:dateUtc="2026-02-06T00:30:00Z">
        <w:r w:rsidDel="00C30E36">
          <w:delText>naturally occurring carcass</w:delText>
        </w:r>
      </w:del>
      <w:ins w:id="178" w:author="Cameron Ho" w:date="2026-02-05T16:30:00Z" w16du:dateUtc="2026-02-06T00:30:00Z">
        <w:r w:rsidR="00C30E36">
          <w:t>wolf kill</w:t>
        </w:r>
      </w:ins>
      <w:r>
        <w:t xml:space="preserve">. All wolf kills that were visited outside of territories, except for one, are within the travel corridor ravens take to reach the Gardiner hunting regions (Fig 1). </w:t>
      </w:r>
      <w:commentRangeEnd w:id="165"/>
      <w:r w:rsidR="007E2A97">
        <w:rPr>
          <w:rStyle w:val="CommentReference"/>
          <w:sz w:val="24"/>
          <w:szCs w:val="24"/>
        </w:rPr>
        <w:commentReference w:id="165"/>
      </w:r>
      <w:commentRangeStart w:id="179"/>
      <w:ins w:id="180" w:author="Cameron Ho" w:date="2026-02-05T14:03:00Z" w16du:dateUtc="2026-02-05T22:03:00Z">
        <w:r w:rsidR="006372E2">
          <w:t xml:space="preserve">Ravens traveled to the hunting area </w:t>
        </w:r>
      </w:ins>
      <w:ins w:id="181" w:author="Cameron Ho" w:date="2026-02-05T14:14:00Z" w16du:dateUtc="2026-02-05T22:14:00Z">
        <w:r w:rsidR="003432DA">
          <w:t>efficiently</w:t>
        </w:r>
      </w:ins>
      <w:ins w:id="182" w:author="Cameron Ho" w:date="2026-02-06T11:50:00Z" w16du:dateUtc="2026-02-06T19:50:00Z">
        <w:r w:rsidR="00A84E40">
          <w:t>,</w:t>
        </w:r>
      </w:ins>
      <w:ins w:id="183" w:author="Cameron Ho" w:date="2026-02-05T14:03:00Z" w16du:dateUtc="2026-02-05T22:03:00Z">
        <w:r w:rsidR="006372E2">
          <w:t xml:space="preserve"> with individuals farther from the hunting area having a </w:t>
        </w:r>
      </w:ins>
      <w:ins w:id="184" w:author="Cameron Ho" w:date="2026-02-06T11:50:00Z" w16du:dateUtc="2026-02-06T19:50:00Z">
        <w:r w:rsidR="00A84E40">
          <w:t>longer</w:t>
        </w:r>
      </w:ins>
      <w:ins w:id="185" w:author="Cameron Ho" w:date="2026-02-05T14:03:00Z" w16du:dateUtc="2026-02-05T22:03:00Z">
        <w:r w:rsidR="006372E2">
          <w:t xml:space="preserve"> </w:t>
        </w:r>
      </w:ins>
      <w:ins w:id="186" w:author="Cameron Ho" w:date="2026-02-05T14:04:00Z" w16du:dateUtc="2026-02-05T22:04:00Z">
        <w:r w:rsidR="00A53474">
          <w:t>time between the last point in their territory and the first point in the hunting area (</w:t>
        </w:r>
      </w:ins>
      <w:ins w:id="187" w:author="Cameron Ho" w:date="2026-02-06T12:47:00Z" w16du:dateUtc="2026-02-06T20:47:00Z">
        <w:r w:rsidR="00002AD7">
          <w:t>Sup</w:t>
        </w:r>
        <w:r w:rsidR="00CB49DE">
          <w:t>.</w:t>
        </w:r>
        <w:r w:rsidR="00002AD7">
          <w:t xml:space="preserve"> </w:t>
        </w:r>
      </w:ins>
      <w:ins w:id="188" w:author="Cameron Ho" w:date="2026-02-05T14:04:00Z" w16du:dateUtc="2026-02-05T22:04:00Z">
        <w:r w:rsidR="00A53474">
          <w:t xml:space="preserve">Fig. </w:t>
        </w:r>
      </w:ins>
      <w:ins w:id="189" w:author="Cameron Ho" w:date="2026-02-06T12:47:00Z" w16du:dateUtc="2026-02-06T20:47:00Z">
        <w:r w:rsidR="00002AD7">
          <w:t>2</w:t>
        </w:r>
      </w:ins>
      <w:ins w:id="190" w:author="Cameron Ho" w:date="2026-02-05T14:04:00Z" w16du:dateUtc="2026-02-05T22:04:00Z">
        <w:r w:rsidR="00A53474">
          <w:t>)</w:t>
        </w:r>
        <w:r w:rsidR="00417C6C">
          <w:t xml:space="preserve">, </w:t>
        </w:r>
      </w:ins>
      <w:ins w:id="191" w:author="Cameron Ho" w:date="2026-02-05T14:05:00Z" w16du:dateUtc="2026-02-05T22:05:00Z">
        <w:r w:rsidR="00E40B74">
          <w:t xml:space="preserve">which we interpret as </w:t>
        </w:r>
      </w:ins>
      <w:ins w:id="192" w:author="Cameron Ho" w:date="2026-02-05T14:04:00Z" w16du:dateUtc="2026-02-05T22:04:00Z">
        <w:r w:rsidR="00417C6C">
          <w:t>litt</w:t>
        </w:r>
      </w:ins>
      <w:ins w:id="193" w:author="Cameron Ho" w:date="2026-02-05T14:05:00Z" w16du:dateUtc="2026-02-05T22:05:00Z">
        <w:r w:rsidR="008733D6">
          <w:t xml:space="preserve">le time spent </w:t>
        </w:r>
      </w:ins>
      <w:ins w:id="194" w:author="Cameron Ho" w:date="2026-02-05T14:04:00Z" w16du:dateUtc="2026-02-05T22:04:00Z">
        <w:r w:rsidR="00417C6C">
          <w:t>searching for alternative resources</w:t>
        </w:r>
        <w:r w:rsidR="00A53474">
          <w:t xml:space="preserve">. </w:t>
        </w:r>
      </w:ins>
      <w:commentRangeEnd w:id="179"/>
      <w:r w:rsidR="007E2A97">
        <w:rPr>
          <w:rStyle w:val="CommentReference"/>
          <w:sz w:val="24"/>
          <w:szCs w:val="24"/>
        </w:rPr>
        <w:commentReference w:id="179"/>
      </w:r>
      <w:del w:id="195" w:author="Cameron Ho" w:date="2026-02-05T14:03:00Z" w16du:dateUtc="2026-02-05T22:03:00Z">
        <w:r w:rsidDel="006372E2">
          <w:delText xml:space="preserve">Territorial ravens in the northern range </w:delText>
        </w:r>
      </w:del>
      <w:del w:id="196" w:author="Cameron Ho" w:date="2026-02-05T13:53:00Z" w16du:dateUtc="2026-02-05T21:53:00Z">
        <w:r w:rsidDel="006372E2">
          <w:delText xml:space="preserve">frequently </w:delText>
        </w:r>
      </w:del>
      <w:del w:id="197" w:author="Cameron Ho" w:date="2026-02-05T14:03:00Z" w16du:dateUtc="2026-02-05T22:03:00Z">
        <w:r w:rsidDel="006372E2">
          <w:delText>travel the ~35 km commuting distance to the hunting areas</w:delText>
        </w:r>
      </w:del>
      <w:del w:id="198" w:author="Cameron Ho" w:date="2026-02-05T13:53:00Z" w16du:dateUtc="2026-02-05T21:53:00Z">
        <w:r w:rsidDel="006372E2">
          <w:delText xml:space="preserve"> while uploading 0 or 1 intermediate travel points which indicates direct, non-stop flight</w:delText>
        </w:r>
      </w:del>
      <w:del w:id="199" w:author="Cameron Ho" w:date="2026-02-05T14:03:00Z" w16du:dateUtc="2026-02-05T22:03:00Z">
        <w:r w:rsidDel="006372E2">
          <w:delText xml:space="preserve">. </w:delText>
        </w:r>
      </w:del>
      <w:r>
        <w:t xml:space="preserve">The presence of the newly located resource during </w:t>
      </w:r>
      <w:del w:id="200" w:author="Cameron Ho" w:date="2026-02-05T13:52:00Z" w16du:dateUtc="2026-02-05T21:52:00Z">
        <w:r w:rsidDel="007F2AD1">
          <w:delText xml:space="preserve">transit </w:delText>
        </w:r>
      </w:del>
      <w:ins w:id="201" w:author="Cameron Ho" w:date="2026-02-05T13:52:00Z" w16du:dateUtc="2026-02-05T21:52:00Z">
        <w:r w:rsidR="007F2AD1">
          <w:t xml:space="preserve">travel </w:t>
        </w:r>
      </w:ins>
      <w:r>
        <w:t xml:space="preserve">likely altered their plan but was likely </w:t>
      </w:r>
      <w:r>
        <w:lastRenderedPageBreak/>
        <w:t xml:space="preserve">not the intended destination. This sort of route planning between distant, known resources </w:t>
      </w:r>
      <w:del w:id="202" w:author="Cameron Ho" w:date="2026-02-05T16:23:00Z" w16du:dateUtc="2026-02-06T00:23:00Z">
        <w:r w:rsidDel="00C13135">
          <w:delText xml:space="preserve">has been documented in primates </w:delText>
        </w:r>
        <w:r w:rsidDel="00C13135">
          <w:fldChar w:fldCharType="begin"/>
        </w:r>
        <w:r w:rsidDel="00C13135">
          <w:delInstrText xml:space="preserve"> ADDIN ZOTERO_ITEM CSL_CITATION {"citationID":"MXMmI4Bk","properties":{"formattedCitation":"(Noser and Byrne 2007)","plainCitation":"(Noser and Byrne 2007)","noteIndex":0},"citationItems":[{"id":1145,"uris":["http://zotero.org/users/9968163/items/JRVDYD5R"],"itemData":{"id":1145,"type":"article-journal","abstract":"The ability of animals to plan their foraging journeys and to approach resources in a goal-directed way may play a key role in cognitive evolution. Furthermore, optimal foraging theory assumes that animals are adapted to take least-effort routes between resources. Empirical evidence for these beliefs is largely lacking, however. We followed a group of chacma baboons over full days during a 16-month field study. We used GPS to investigate route linearity, travel speed and inter-resource distances, and the degree to which movement was guided by direct visual stimuli from the resources. During the dry season the study group travelled rapidly to sparse fruit sources and waterholes along linear paths over large distances. Inter-resource distances were larger than distances from which the resources could be seen. Seed resources, although situated closer to the sleeping site than fruit sources, were bypassed in the mornings and consumed predominantly in the afternoons, when movements were less linear, slower and shorter. During the rainy season, the animals left their sleeping sites earlier when visiting restricted and patchily distributed fig trees than when visiting abundant and evenly distributed fruit resources. However, travel speed and route linearity were not always associated with goal directedness, because the baboons approached the single sleeping site, presumably a vital resource, slowly and indirectly. Our results suggest that baboons plan their journeys, actively choosing between several out-of-sight resources and approaching them in an efficient, goal-directed way, characteristics commonly used as diagnostic for the presence of a cognitive map and episodic memory.","container-title":"Animal Behaviour","DOI":"10.1016/j.anbehav.2006.04.012","ISSN":"0003-3472","issue":"2","journalAbbreviation":"Animal Behaviour","page":"257-266","source":"ScienceDirect","title":"Travel routes and planning of visits to out-of-sight resources in wild chacma baboons, &lt;i&gt;Papio ursinus&lt;/i&gt;","volume":"73","author":[{"family":"Noser","given":"Rahel"},{"family":"Byrne","given":"Richard W."}],"issued":{"date-parts":[["2007",2,1]]}}}],"schema":"https://github.com/citation-style-language/schema/raw/master/csl-citation.json"} </w:delInstrText>
        </w:r>
        <w:r w:rsidDel="00C13135">
          <w:fldChar w:fldCharType="separate"/>
        </w:r>
        <w:r w:rsidRPr="00A9686F" w:rsidDel="00C13135">
          <w:rPr>
            <w:rFonts w:ascii="Aptos" w:hAnsi="Aptos"/>
          </w:rPr>
          <w:delText>(Noser and Byrne 2007)</w:delText>
        </w:r>
        <w:r w:rsidDel="00C13135">
          <w:fldChar w:fldCharType="end"/>
        </w:r>
        <w:r w:rsidDel="00C13135">
          <w:delText xml:space="preserve">, elephants </w:delText>
        </w:r>
        <w:r w:rsidDel="00C13135">
          <w:fldChar w:fldCharType="begin"/>
        </w:r>
        <w:r w:rsidDel="00C13135">
          <w:delInstrText xml:space="preserve"> ADDIN ZOTERO_ITEM CSL_CITATION {"citationID":"UYREaobF","properties":{"formattedCitation":"(Polansky et al. 2015)","plainCitation":"(Polansky et al. 2015)","noteIndex":0},"citationItems":[{"id":1147,"uris":["http://zotero.org/users/9968163/items/DGHD5DI8"],"itemData":{"id":1147,"type":"article-journal","abstract":"Spatial memory facilitates resource acquisition where resources are patchy, but how it influences movement behaviour of wide-ranging species remains to be resolved. We examined African elephant spatial memory reflected in movement decisions regarding access to perennial waterholes. State–space models of movement data revealed a rapid, highly directional movement behaviour almost exclusively associated with visiting perennial water. Behavioural change point (BCP) analyses demonstrated that these goal-oriented movements were initiated on average 4.59 km, and up to 49.97 km, from the visited waterhole, with the closest waterhole accessed 90% of the time. Distances of decision points increased when switching to different waterholes, during the dry season, or for female groups relative to males, while selection of the closest waterhole decreased when switching. Overall, our analyses indicated detailed spatial knowledge over large scales, enabling elephants to minimize travel distance through highly directional movement when accessing water. We discuss the likely cognitive and socioecological mechanisms driving these spatially precise movements that are most consistent with our findings. By applying modern analytic techniques to high-resolution movement data, this study illustrates emerging approaches for studying how cognition structures animal movement behaviour in different ecological and social contexts.","container-title":"Proceedings of the Royal Society B: Biological Sciences","DOI":"10.1098/rspb.2014.3042","ISSN":"0962-8452","issue":"1805","journalAbbreviation":"Proc Biol Sci","page":"20143042","source":"Silverchair","title":"Elucidating the significance of spatial memory on movement decisions by African savannah elephants using state–space models","volume":"282","author":[{"family":"Polansky","given":"Leo"},{"family":"Kilian","given":"Werner"},{"family":"Wittemyer","given":"George"}],"issued":{"date-parts":[["2015",4,22]]}}}],"schema":"https://github.com/citation-style-language/schema/raw/master/csl-citation.json"} </w:delInstrText>
        </w:r>
        <w:r w:rsidDel="00C13135">
          <w:fldChar w:fldCharType="separate"/>
        </w:r>
        <w:r w:rsidRPr="00C979DD" w:rsidDel="00C13135">
          <w:rPr>
            <w:rFonts w:ascii="Aptos" w:hAnsi="Aptos"/>
          </w:rPr>
          <w:delText>(Polansky et al. 2015)</w:delText>
        </w:r>
        <w:r w:rsidDel="00C13135">
          <w:fldChar w:fldCharType="end"/>
        </w:r>
        <w:r w:rsidDel="00C13135">
          <w:delText xml:space="preserve">, and </w:delText>
        </w:r>
      </w:del>
      <w:r>
        <w:t xml:space="preserve">is likely performed by ravens (Loretto et al. </w:t>
      </w:r>
      <w:r>
        <w:rPr>
          <w:i/>
          <w:iCs/>
        </w:rPr>
        <w:t>in press</w:t>
      </w:r>
      <w:r>
        <w:t xml:space="preserve">). </w:t>
      </w:r>
    </w:p>
    <w:p w14:paraId="79795F68" w14:textId="17428036" w:rsidR="00A52290" w:rsidRDefault="00517F18" w:rsidP="00271D58">
      <w:pPr>
        <w:spacing w:line="480" w:lineRule="auto"/>
        <w:ind w:firstLine="720"/>
        <w:rPr>
          <w:ins w:id="203" w:author="Cameron Ho" w:date="2026-02-05T13:00:00Z" w16du:dateUtc="2026-02-05T21:00:00Z"/>
        </w:rPr>
      </w:pPr>
      <w:ins w:id="204" w:author="Cameron Ho" w:date="2026-02-05T16:31:00Z" w16du:dateUtc="2026-02-06T00:31:00Z">
        <w:del w:id="205" w:author="John M. Marzluff" w:date="2026-02-09T10:08:00Z" w16du:dateUtc="2026-02-09T17:08:00Z">
          <w:r w:rsidDel="007E2A97">
            <w:delText xml:space="preserve">The largest </w:delText>
          </w:r>
        </w:del>
      </w:ins>
      <w:ins w:id="206" w:author="Cameron Ho" w:date="2026-02-05T16:32:00Z" w16du:dateUtc="2026-02-06T00:32:00Z">
        <w:del w:id="207" w:author="John M. Marzluff" w:date="2026-02-09T10:08:00Z" w16du:dateUtc="2026-02-09T17:08:00Z">
          <w:r w:rsidDel="007E2A97">
            <w:delText>subversion of our expectations</w:delText>
          </w:r>
        </w:del>
      </w:ins>
      <w:ins w:id="208" w:author="John M. Marzluff" w:date="2026-02-09T10:08:00Z" w16du:dateUtc="2026-02-09T17:08:00Z">
        <w:r w:rsidR="007E2A97">
          <w:t>We were surprised to observe ravens often leaving</w:t>
        </w:r>
      </w:ins>
      <w:ins w:id="209" w:author="John M. Marzluff" w:date="2026-02-09T10:09:00Z" w16du:dateUtc="2026-02-09T17:09:00Z">
        <w:r w:rsidR="007E2A97">
          <w:t xml:space="preserve"> nearby wolf kills to exploit distant</w:t>
        </w:r>
      </w:ins>
      <w:ins w:id="210" w:author="Cameron Ho" w:date="2026-02-05T16:32:00Z" w16du:dateUtc="2026-02-06T00:32:00Z">
        <w:r>
          <w:t xml:space="preserve"> </w:t>
        </w:r>
      </w:ins>
      <w:ins w:id="211" w:author="John M. Marzluff" w:date="2026-02-09T10:09:00Z" w16du:dateUtc="2026-02-09T17:09:00Z">
        <w:r w:rsidR="007E2A97">
          <w:t>human hunting areas……</w:t>
        </w:r>
      </w:ins>
      <w:ins w:id="212" w:author="Cameron Ho" w:date="2026-02-05T16:32:00Z" w16du:dateUtc="2026-02-06T00:32:00Z">
        <w:r>
          <w:t xml:space="preserve">was that despite wolf kills lowering the </w:t>
        </w:r>
      </w:ins>
      <w:ins w:id="213" w:author="Cameron Ho" w:date="2026-02-06T11:51:00Z" w16du:dateUtc="2026-02-06T19:51:00Z">
        <w:r w:rsidR="00935155">
          <w:t>chance</w:t>
        </w:r>
      </w:ins>
      <w:ins w:id="214" w:author="Cameron Ho" w:date="2026-02-05T16:32:00Z" w16du:dateUtc="2026-02-06T00:32:00Z">
        <w:r>
          <w:t xml:space="preserve"> of </w:t>
        </w:r>
      </w:ins>
      <w:ins w:id="215" w:author="Cameron Ho" w:date="2026-02-06T11:51:00Z" w16du:dateUtc="2026-02-06T19:51:00Z">
        <w:r w:rsidR="00935155">
          <w:t xml:space="preserve">attempting to </w:t>
        </w:r>
      </w:ins>
      <w:ins w:id="216" w:author="Cameron Ho" w:date="2026-02-05T16:32:00Z" w16du:dateUtc="2026-02-06T00:32:00Z">
        <w:r>
          <w:t>locat</w:t>
        </w:r>
      </w:ins>
      <w:ins w:id="217" w:author="Cameron Ho" w:date="2026-02-06T11:51:00Z" w16du:dateUtc="2026-02-06T19:51:00Z">
        <w:r w:rsidR="00935155">
          <w:t>e</w:t>
        </w:r>
      </w:ins>
      <w:ins w:id="218" w:author="Cameron Ho" w:date="2026-02-05T16:32:00Z" w16du:dateUtc="2026-02-06T00:32:00Z">
        <w:r>
          <w:t xml:space="preserve"> another food source, ravens </w:t>
        </w:r>
      </w:ins>
      <w:ins w:id="219" w:author="Cameron Ho" w:date="2026-02-05T16:33:00Z" w16du:dateUtc="2026-02-06T00:33:00Z">
        <w:r>
          <w:t>still often chose to leave current resources in favor of the hunting regions (Figs. 6, 8)</w:t>
        </w:r>
      </w:ins>
      <w:ins w:id="220" w:author="Cameron Ho" w:date="2026-02-06T11:51:00Z" w16du:dateUtc="2026-02-06T19:51:00Z">
        <w:r w:rsidR="00935155">
          <w:t>.</w:t>
        </w:r>
      </w:ins>
      <w:ins w:id="221" w:author="Cameron Ho" w:date="2026-02-05T16:35:00Z" w16du:dateUtc="2026-02-06T00:35:00Z">
        <w:r w:rsidR="005C5666">
          <w:t xml:space="preserve"> </w:t>
        </w:r>
      </w:ins>
      <w:ins w:id="222" w:author="Cameron Ho" w:date="2026-02-06T11:52:00Z" w16du:dateUtc="2026-02-06T19:52:00Z">
        <w:r w:rsidR="00935155">
          <w:t>R</w:t>
        </w:r>
      </w:ins>
      <w:ins w:id="223" w:author="Cameron Ho" w:date="2026-02-05T16:35:00Z" w16du:dateUtc="2026-02-06T00:35:00Z">
        <w:r w:rsidR="005C5666">
          <w:t>avens on territory with an active kill still choosing to leave a predicted</w:t>
        </w:r>
      </w:ins>
      <w:ins w:id="224" w:author="Cameron Ho" w:date="2026-02-06T11:52:00Z" w16du:dateUtc="2026-02-06T19:52:00Z">
        <w:r w:rsidR="00935155">
          <w:t xml:space="preserve"> </w:t>
        </w:r>
        <w:commentRangeStart w:id="225"/>
        <w:r w:rsidR="00935155" w:rsidRPr="00935155">
          <w:rPr>
            <w:highlight w:val="yellow"/>
            <w:rPrChange w:id="226" w:author="Cameron Ho" w:date="2026-02-06T11:52:00Z" w16du:dateUtc="2026-02-06T19:52:00Z">
              <w:rPr/>
            </w:rPrChange>
          </w:rPr>
          <w:t>91%</w:t>
        </w:r>
        <w:r w:rsidR="00935155">
          <w:t xml:space="preserve"> of the time</w:t>
        </w:r>
      </w:ins>
      <w:commentRangeEnd w:id="225"/>
      <w:r w:rsidR="007E2A97">
        <w:rPr>
          <w:rStyle w:val="CommentReference"/>
          <w:sz w:val="24"/>
          <w:szCs w:val="24"/>
        </w:rPr>
        <w:commentReference w:id="225"/>
      </w:r>
      <w:ins w:id="227" w:author="Cameron Ho" w:date="2026-02-05T16:34:00Z" w16du:dateUtc="2026-02-06T00:34:00Z">
        <w:r w:rsidR="002736DC">
          <w:t>.</w:t>
        </w:r>
        <w:r w:rsidR="003710C2">
          <w:t xml:space="preserve"> Our assumptions about how long biomass remained available wolves abandoned a carcass may play a role in this.</w:t>
        </w:r>
      </w:ins>
      <w:ins w:id="228" w:author="Cameron Ho" w:date="2026-02-05T16:32:00Z" w16du:dateUtc="2026-02-06T00:32:00Z">
        <w:r>
          <w:t xml:space="preserve"> </w:t>
        </w:r>
      </w:ins>
      <w:r w:rsidR="00A52290">
        <w:t>The presence of dependable, alternative anthropogenic resources within close proximity of the hunting regions</w:t>
      </w:r>
      <w:ins w:id="229" w:author="Cameron Ho" w:date="2026-02-06T11:53:00Z" w16du:dateUtc="2026-02-06T19:53:00Z">
        <w:r w:rsidR="00B10F78">
          <w:t>,</w:t>
        </w:r>
      </w:ins>
      <w:r w:rsidR="00A52290" w:rsidRPr="00167186">
        <w:t xml:space="preserve"> </w:t>
      </w:r>
      <w:r w:rsidR="00A52290">
        <w:t xml:space="preserve">such as the Gardiner landfill and sewage treatment ponds (Fig. 1), buffers the risk for ravens in deciding to commute by providing an alternative foraging location that is still calorie efficient. </w:t>
      </w:r>
    </w:p>
    <w:p w14:paraId="36FC7C5C" w14:textId="5B089D82" w:rsidR="00A52290" w:rsidDel="00C55C1B" w:rsidRDefault="00A52290" w:rsidP="00236122">
      <w:pPr>
        <w:spacing w:line="480" w:lineRule="auto"/>
        <w:ind w:firstLine="720"/>
        <w:rPr>
          <w:del w:id="230" w:author="Cameron Ho" w:date="2026-02-05T13:07:00Z" w16du:dateUtc="2026-02-05T21:07:00Z"/>
        </w:rPr>
      </w:pPr>
      <w:moveToRangeStart w:id="231" w:author="Cameron Ho" w:date="2026-02-05T13:00:00Z" w:name="move221188816"/>
      <w:moveTo w:id="232" w:author="Cameron Ho" w:date="2026-02-05T13:00:00Z" w16du:dateUtc="2026-02-05T21:00:00Z">
        <w:r>
          <w:t xml:space="preserve">Our results support the idea that movement decisions are at least partially driven by breeding behaviors by showing reduced extraterritorial movements in March compared to November and December. During this late winter period just prior to the start of the breeding season in April, we observed ravens performing active pre-breeding season behaviors </w:t>
        </w:r>
        <w:del w:id="233" w:author="Cameron Ho" w:date="2026-02-06T11:54:00Z" w16du:dateUtc="2026-02-06T19:54:00Z">
          <w:r w:rsidDel="00813F8B">
            <w:delText xml:space="preserve">such as </w:delText>
          </w:r>
        </w:del>
      </w:moveTo>
      <w:ins w:id="234" w:author="Cameron Ho" w:date="2026-02-06T11:54:00Z" w16du:dateUtc="2026-02-06T19:54:00Z">
        <w:r w:rsidR="00813F8B">
          <w:t xml:space="preserve">(e.g. </w:t>
        </w:r>
      </w:ins>
      <w:commentRangeStart w:id="235"/>
      <w:moveTo w:id="236" w:author="Cameron Ho" w:date="2026-02-05T13:00:00Z" w16du:dateUtc="2026-02-05T21:00:00Z">
        <w:r>
          <w:t>nest building</w:t>
        </w:r>
        <w:commentRangeEnd w:id="235"/>
        <w:r>
          <w:rPr>
            <w:rStyle w:val="CommentReference"/>
            <w:sz w:val="24"/>
            <w:szCs w:val="24"/>
          </w:rPr>
          <w:commentReference w:id="235"/>
        </w:r>
      </w:moveTo>
      <w:ins w:id="237" w:author="Cameron Ho" w:date="2026-02-06T11:54:00Z" w16du:dateUtc="2026-02-06T19:54:00Z">
        <w:r w:rsidR="00813F8B">
          <w:t>)</w:t>
        </w:r>
      </w:ins>
      <w:moveTo w:id="238" w:author="Cameron Ho" w:date="2026-02-05T13:00:00Z" w16du:dateUtc="2026-02-05T21:00:00Z">
        <w:r>
          <w:t xml:space="preserve">. </w:t>
        </w:r>
        <w:del w:id="239" w:author="Cameron Ho" w:date="2026-02-05T14:20:00Z" w16du:dateUtc="2026-02-05T22:20:00Z">
          <w:r w:rsidDel="00C55C1B">
            <w:delText xml:space="preserve">This decision requires a raven to have foraged efficiently during a resource deficient period (winter) and be in good condition to forgo foraging as it is unlikely that there will be a carrion source in its territory. </w:delText>
          </w:r>
        </w:del>
        <w:r>
          <w:t xml:space="preserve">Ravens that bred earlier in the Greater Yellowstone Ecosystem were shown to have greater nesting success </w:t>
        </w:r>
        <w:r>
          <w:fldChar w:fldCharType="begin"/>
        </w:r>
        <w:r>
          <w:instrText xml:space="preserve"> ADDIN ZOTERO_ITEM CSL_CITATION {"citationID":"xakAKS9d","properties":{"formattedCitation":"(Dunk et al. 1997)","plainCitation":"(Dunk et al. 1997)","noteIndex":0},"citationItems":[{"id":1172,"uris":["http://zotero.org/users/9968163/items/2SMLQQCT"],"itemData":{"id":1172,"type":"article-journal","container-title":"The Auk","DOI":"10.2307/4089073","ISSN":"0004-8038","issue":"1","page":"116-120","publisher":"American Ornithological Society","source":"JSTOR","title":"Nest-Site Selection and Reproductive Success in Common Ravens","volume":"114","author":[{"family":"Dunk","given":"Jeffrey R."},{"family":"Smith","given":"Roger N."},{"family":"Cain","given":"Steven L."}],"issued":{"date-parts":[["1997"]]}}}],"schema":"https://github.com/citation-style-language/schema/raw/master/csl-citation.json"} </w:instrText>
        </w:r>
        <w:r>
          <w:fldChar w:fldCharType="separate"/>
        </w:r>
        <w:r w:rsidRPr="009A5E06">
          <w:rPr>
            <w:rFonts w:ascii="Aptos" w:hAnsi="Aptos"/>
          </w:rPr>
          <w:t>(Dunk et al. 1997)</w:t>
        </w:r>
        <w:r>
          <w:fldChar w:fldCharType="end"/>
        </w:r>
      </w:moveTo>
      <w:ins w:id="240" w:author="Cameron Ho" w:date="2026-02-05T14:20:00Z" w16du:dateUtc="2026-02-05T22:20:00Z">
        <w:r w:rsidR="00C55C1B">
          <w:t xml:space="preserve"> </w:t>
        </w:r>
      </w:ins>
      <w:moveTo w:id="241" w:author="Cameron Ho" w:date="2026-02-05T13:00:00Z" w16du:dateUtc="2026-02-05T21:00:00Z">
        <w:del w:id="242" w:author="Cameron Ho" w:date="2026-02-05T14:20:00Z" w16du:dateUtc="2026-02-05T22:20:00Z">
          <w:r w:rsidDel="00C55C1B">
            <w:delText xml:space="preserve">.  Being able to complete pre-breeding season tasks early is important </w:delText>
          </w:r>
        </w:del>
        <w:r>
          <w:t xml:space="preserve">as mistiming the initiation of breeding can result in lower success due to a lack of critical food sources </w:t>
        </w:r>
        <w:r>
          <w:fldChar w:fldCharType="begin"/>
        </w:r>
        <w:r>
          <w:instrText xml:space="preserve"> ADDIN ZOTERO_ITEM CSL_CITATION {"citationID":"aRBLdrtc","properties":{"formattedCitation":"(Visser et al. 2006)","plainCitation":"(Visser et al. 2006)","noteIndex":0},"citationItems":[{"id":1174,"uris":["http://zotero.org/users/9968163/items/P5ZD83LU"],"itemData":{"id":1174,"type":"article-journal","abstract":"Timing of reproduction has major fitness consequences, which can only be understood when the phenology of the food for the offspring is quantified. For insectivorous birds, like great tits (Parus major), synchronisation of their offspring needs and abundance of caterpillars is the main selection pressure. We measured caterpillar biomass over a 20-year period and showed that the annual peak date is correlated with temperatures from 8 March to 17 May. Laying dates also correlate with temperatures, but over an earlier period (16 March – 20 April). However, as we would predict from a reliable cue used by birds to time their reproduction, also the food peak correlates with these temperatures. Moreover, the slopes of the phenology of the birds and caterpillar biomass, when regressed against the temperatures in this earlier period, do not differ. The major difference is that due to climate change, the relationship between the timing of the food peak and the temperatures over the 16 March – 20 April period is changing, while this is not so for great tit laying dates. As a consequence, the synchrony between offspring needs and the caterpillar biomass has been disrupted in the recent warm decades. This may have severe consequences as we show that both the number of fledglings as well as their fledging weight is affected by this synchrony. We use the descriptive models for both the caterpillar biomass peak as for the great tit laying dates to predict shifts in caterpillar and bird phenology 2005–2100, using an IPCC climate scenario. The birds will start breeding earlier and this advancement is predicted to be at the same rate as the advancement of the food peak, and hence they will not reduce the amount of the current mistiming of about 10 days.","container-title":"Oecologia","DOI":"10.1007/s00442-005-0299-6","ISSN":"1432-1939","issue":"1","journalAbbreviation":"Oecologia","language":"en","page":"164-172","source":"Springer Link","title":"Shifts in caterpillar biomass phenology due to climate change and its impact on the breeding biology of an insectivorous bird","volume":"147","author":[{"family":"Visser","given":"Marcel E."},{"family":"Holleman","given":"Leonard J. M."},{"family":"Gienapp","given":"Phillip"}],"issued":{"date-parts":[["2006",2,1]]}}}],"schema":"https://github.com/citation-style-language/schema/raw/master/csl-citation.json"} </w:instrText>
        </w:r>
        <w:r>
          <w:fldChar w:fldCharType="separate"/>
        </w:r>
        <w:r w:rsidRPr="007B0FC5">
          <w:rPr>
            <w:rFonts w:ascii="Aptos" w:hAnsi="Aptos"/>
          </w:rPr>
          <w:t>(Visser et al. 2006)</w:t>
        </w:r>
        <w:r>
          <w:fldChar w:fldCharType="end"/>
        </w:r>
        <w:r>
          <w:t>. Ravens in Yellowstone heavily utilize insect</w:t>
        </w:r>
        <w:del w:id="243" w:author="Cameron Ho" w:date="2026-02-06T11:54:00Z" w16du:dateUtc="2026-02-06T19:54:00Z">
          <w:r w:rsidDel="00E431F9">
            <w:delText>s</w:delText>
          </w:r>
        </w:del>
        <w:r>
          <w:t xml:space="preserve"> outbreaks</w:t>
        </w:r>
      </w:moveTo>
      <w:ins w:id="244" w:author="Cameron Ho" w:date="2026-02-06T11:54:00Z" w16du:dateUtc="2026-02-06T19:54:00Z">
        <w:r w:rsidR="00667278">
          <w:t xml:space="preserve"> (e.g.</w:t>
        </w:r>
      </w:ins>
      <w:moveTo w:id="245" w:author="Cameron Ho" w:date="2026-02-05T13:00:00Z" w16du:dateUtc="2026-02-05T21:00:00Z">
        <w:del w:id="246" w:author="Cameron Ho" w:date="2026-02-06T11:54:00Z" w16du:dateUtc="2026-02-06T19:54:00Z">
          <w:r w:rsidDel="00667278">
            <w:delText xml:space="preserve"> such as</w:delText>
          </w:r>
        </w:del>
        <w:r>
          <w:t xml:space="preserve"> grasshoppers and salmonflies</w:t>
        </w:r>
      </w:moveTo>
      <w:ins w:id="247" w:author="Cameron Ho" w:date="2026-02-06T11:54:00Z" w16du:dateUtc="2026-02-06T19:54:00Z">
        <w:r w:rsidR="00667278">
          <w:t>)</w:t>
        </w:r>
      </w:ins>
      <w:moveTo w:id="248" w:author="Cameron Ho" w:date="2026-02-05T13:00:00Z" w16du:dateUtc="2026-02-05T21:00:00Z">
        <w:r>
          <w:t xml:space="preserve"> during the summer breeding season, which allows them to provide a protein</w:t>
        </w:r>
      </w:moveTo>
      <w:ins w:id="249" w:author="Cameron Ho" w:date="2026-02-06T11:54:00Z" w16du:dateUtc="2026-02-06T19:54:00Z">
        <w:r w:rsidR="00BB73C4">
          <w:t>-</w:t>
        </w:r>
      </w:ins>
      <w:moveTo w:id="250" w:author="Cameron Ho" w:date="2026-02-05T13:00:00Z" w16du:dateUtc="2026-02-05T21:00:00Z">
        <w:del w:id="251" w:author="Cameron Ho" w:date="2026-02-06T11:54:00Z" w16du:dateUtc="2026-02-06T19:54:00Z">
          <w:r w:rsidDel="00BB73C4">
            <w:delText xml:space="preserve"> </w:delText>
          </w:r>
        </w:del>
        <w:r>
          <w:t xml:space="preserve">dense food to growing chicks </w:t>
        </w:r>
        <w:r>
          <w:fldChar w:fldCharType="begin"/>
        </w:r>
        <w:r>
          <w:instrText xml:space="preserve"> ADDIN ZOTERO_ITEM CSL_CITATION {"citationID":"SRcnjzYt","properties":{"formattedCitation":"(Ho et al. 2023)","plainCitation":"(Ho et al. 2023)","noteIndex":0},"citationItems":[{"id":880,"uris":["http://zotero.org/users/9968163/items/Y2CXWCS8"],"itemData":{"id":880,"type":"article-journal","abstract":"&lt;p&gt;Anthropogenic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fldChar w:fldCharType="separate"/>
        </w:r>
        <w:r w:rsidRPr="005351A9">
          <w:rPr>
            <w:rFonts w:ascii="Aptos" w:hAnsi="Aptos"/>
          </w:rPr>
          <w:t>(Ho et al. 2023)</w:t>
        </w:r>
        <w:r>
          <w:fldChar w:fldCharType="end"/>
        </w:r>
        <w:r>
          <w:t xml:space="preserve">. </w:t>
        </w:r>
      </w:moveTo>
    </w:p>
    <w:p w14:paraId="0E0A9878" w14:textId="77777777" w:rsidR="00C55C1B" w:rsidRDefault="00C55C1B" w:rsidP="00271D58">
      <w:pPr>
        <w:spacing w:line="480" w:lineRule="auto"/>
        <w:ind w:firstLine="720"/>
        <w:rPr>
          <w:ins w:id="252" w:author="Cameron Ho" w:date="2026-02-05T14:20:00Z" w16du:dateUtc="2026-02-05T22:20:00Z"/>
          <w:moveTo w:id="253" w:author="Cameron Ho" w:date="2026-02-05T13:00:00Z" w16du:dateUtc="2026-02-05T21:00:00Z"/>
        </w:rPr>
      </w:pPr>
    </w:p>
    <w:moveToRangeEnd w:id="231"/>
    <w:p w14:paraId="4394217F" w14:textId="77777777" w:rsidR="00A52290" w:rsidDel="00236122" w:rsidRDefault="00A52290">
      <w:pPr>
        <w:spacing w:line="480" w:lineRule="auto"/>
        <w:rPr>
          <w:del w:id="254" w:author="Cameron Ho" w:date="2026-02-05T14:14:00Z" w16du:dateUtc="2026-02-05T22:14:00Z"/>
        </w:rPr>
        <w:pPrChange w:id="255" w:author="Cameron Ho" w:date="2026-02-05T14:14:00Z" w16du:dateUtc="2026-02-05T22:14:00Z">
          <w:pPr>
            <w:spacing w:line="480" w:lineRule="auto"/>
            <w:ind w:firstLine="720"/>
          </w:pPr>
        </w:pPrChange>
      </w:pPr>
      <w:commentRangeStart w:id="256"/>
    </w:p>
    <w:p w14:paraId="404E22B9" w14:textId="73ED1518" w:rsidR="00A52290" w:rsidRDefault="00A52290" w:rsidP="00236122">
      <w:pPr>
        <w:spacing w:line="480" w:lineRule="auto"/>
        <w:ind w:firstLine="720"/>
      </w:pPr>
      <w:r>
        <w:t xml:space="preserve">One phenomenon we potentially overlooked in this analysis is if raven movement decisions are impacted by the anticipation of a temporally available resource such as hunting. The MTFWP rifle hunting season, while </w:t>
      </w:r>
      <w:r w:rsidR="00235EEB">
        <w:t>not on</w:t>
      </w:r>
      <w:r>
        <w:t xml:space="preserve"> the same day each year, is relatively consistent in its start date regardless of weather conditions (</w:t>
      </w:r>
      <w:r w:rsidR="00605D66">
        <w:t xml:space="preserve">Sup. </w:t>
      </w:r>
      <w:r>
        <w:t xml:space="preserve">Table 1).  This could allow a raven to remember the approximate start date of the resource and begin investigating the area in anticipation of the resource. Since we had to limit our analysis to within the MTFWP season due to limitation in the data about wolf kills, this period is not included. Simulation studies have shown the potential benefits generalist foragers can receive when using various forms of temporal memory </w:t>
      </w:r>
      <w:r>
        <w:fldChar w:fldCharType="begin"/>
      </w:r>
      <w:r>
        <w:instrText xml:space="preserve"> ADDIN ZOTERO_ITEM CSL_CITATION {"citationID":"0nmy7eKu","properties":{"formattedCitation":"(Robira et al. 2021)","plainCitation":"(Robira et al. 2021)","noteIndex":0},"citationItems":[{"id":1175,"uris":["http://zotero.org/users/9968163/items/DKCPSE88"],"itemData":{"id":1175,"type":"article-journal","abstract":"Cognitive abilities enabling animals that feed on ephemeral but yearly renewable resources to infer when resources are available may have been favoured by natural selection, but the magnitude of the benefits brought by these abilities remains poorly known. Using computer simulations, we compared the efficiencies of three main types of foragers with different abilities to process temporal information, in spatially and/or temporally homogeneous or heterogeneous environments. One was endowed with a sampling memory, which stores recent experience about the availability of the different food types. The other two were endowed with a chronological or associative memory, which stores long-term temporal information about absolute times of these availabilities or delays between them, respectively. To determine the range of possible efficiencies, we also simulated a forager without temporal cognition but which simply targeted the closest and possibly empty food sources, and a perfectly prescient forager, able to know at any time which food source was effectively providing food. The sampling, associative and chronological foragers were far more efficient than the forager without temporal cognition in temporally predictable environments, and interestingly, their efficiencies increased with the level of temporal heterogeneity. The use of a long-term temporal memory results in a foraging efficiency up to 1.16 times better (chronological memory) or 1.14 times worse (associative memory) than the use of a simple sampling memory. Our results thus show that, for everyday foraging, a long-term temporal memory did not provide a clear benefit over a simple short-term memory that keeps track of the current resource availability. Long-term temporal memories may therefore have emerged in contexts where short-term temporal cognition is useless, i.e. when the anticipation of future environmental changes is strongly needed.","container-title":"Royal Society Open Science","DOI":"10.1098/rsos.210809","ISSN":"2054-5703","issue":"9","journalAbbreviation":"R Soc Open Sci.","page":"210809","source":"Silverchair","title":"Foraging efficiency in temporally predictable environments: is a long-term temporal memory really advantageous?","title-short":"Foraging efficiency in temporally predictable environments","volume":"8","author":[{"family":"Robira","given":"Benjamin"},{"family":"Benhamou","given":"Simon"},{"family":"Masi","given":"Shelly"},{"family":"Llaurens","given":"Violaine"},{"family":"Riotte-Lambert","given":"Louise"}],"issued":{"date-parts":[["2021",9,22]]}}}],"schema":"https://github.com/citation-style-language/schema/raw/master/csl-citation.json"} </w:instrText>
      </w:r>
      <w:r>
        <w:fldChar w:fldCharType="separate"/>
      </w:r>
      <w:r w:rsidRPr="00CB6940">
        <w:rPr>
          <w:rFonts w:ascii="Aptos" w:hAnsi="Aptos"/>
        </w:rPr>
        <w:t>(Robira et al. 2021)</w:t>
      </w:r>
      <w:r>
        <w:fldChar w:fldCharType="end"/>
      </w:r>
      <w:r>
        <w:t>, although studies showing real</w:t>
      </w:r>
      <w:r w:rsidR="004A58A8">
        <w:t>-</w:t>
      </w:r>
      <w:r>
        <w:t xml:space="preserve">world examples are scarce. The biological capacity for the memory of temporal events </w:t>
      </w:r>
      <w:r w:rsidR="0021210D">
        <w:t>is</w:t>
      </w:r>
      <w:r>
        <w:t xml:space="preserve"> shown through </w:t>
      </w:r>
      <w:r w:rsidR="00F17C11">
        <w:t xml:space="preserve">caching behaviors in </w:t>
      </w:r>
      <w:r w:rsidR="00BC0E81">
        <w:t>other corvids</w:t>
      </w:r>
      <w:r>
        <w:t xml:space="preserve"> </w:t>
      </w:r>
      <w:r>
        <w:fldChar w:fldCharType="begin"/>
      </w:r>
      <w:r w:rsidR="00F17C11">
        <w:instrText xml:space="preserve"> ADDIN ZOTERO_ITEM CSL_CITATION {"citationID":"MkTtde88","properties":{"formattedCitation":"(Clayton and Dickinson 1998, Clayton et al. 2001)","plainCitation":"(Clayton and Dickinson 1998, Clayton et al. 2001)","noteIndex":0},"citationItems":[{"id":1213,"uris":["http://zotero.org/users/9968163/items/VF3CXWF5"],"itemData":{"id":1213,"type":"article-journal","abstract":"The recollection of past experiences allows us to recall what a particular event was, and where and when it occurred1,2, a form of memory that is thought to be unique to humans3. It is known, however, that food-storing birds remember the spatial location4,5,6 and contents6,7,8,9 of their caches. Furthermore, food-storing animals adapt their caching and recovery strategies to the perishability of food stores10,11,12,13, which suggests that they are sensitive to temporal factors. Here we show that scrub jays (Aphelocoma coerulescens) remember ‘when’ food items are stored by allowing them to recover perishable ‘wax worms’ (wax-moth larvae) and non-perishable peanuts which they had previously cached in visuospatially distinct sites. Jays searched preferentially for fresh wax worms, their favoured food, when allowed to recover them shortly after caching. However, they rapidly learned to avoid searching for worms after a longer interval during which the worms had decayed. The recovery preference of jays demonstrates memory of where and when particular food items were cached, thereby fulfilling the behavioural criteria for episodic-like memory in non-human animals.","container-title":"Nature","DOI":"10.1038/26216","ISSN":"1476-4687","issue":"6699","language":"en","license":"1998 Macmillan Magazines Ltd.","page":"272-274","publisher":"Nature Publishing Group","source":"www.nature.com","title":"Episodic-like memory during cache recovery by scrub jays","volume":"395","author":[{"family":"Clayton","given":"Nicola S."},{"family":"Dickinson","given":"Anthony"}],"issued":{"date-parts":[["1998",9]]}}},{"id":1215,"uris":["http://zotero.org/users/9968163/items/82HAWF2D"],"itemData":{"id":1215,"type":"article-journal","abstract":"Four experiments examined whether food-storing scrub jays remember when and where they cached different foods. The scrub jays cached and recovered perishable and nonperishable foods in visuospatially distinct and trial-unique cache sites. They rapidly learned to avoid searching for foods that had perished by the time of recovery, while continuing to search for the same foods after shorter retention intervals when the foods were still fresh. The temporal control of searching at recovery was also observed when the familiarity of cache sites did not provide any information about the time of caching and when the same food was cached in distinct sites at different times. The authors argue that the jays formed an integrated memory for the location and time of caching of particular foods. (PsycInfo Database Record (c) 2025 APA, all rights reserved)","container-title":"Journal of Experimental Psychology: Animal Behavior Processes","DOI":"10.1037/0097-7403.27.1.17","ISSN":"1939-2184","issue":"1","page":"17-29","publisher":"American Psychological Association","publisher-place":"US","source":"APA PsycNet","title":"Scrub jays (Aphelocoma coerulescens) form integrated memories of the multiple features of caching episodes","volume":"27","author":[{"family":"Clayton","given":"Nicola S."},{"family":"Yu","given":"Kara Shirley"},{"family":"Dickinson","given":"Anthony"}],"issued":{"date-parts":[["2001"]]}}}],"schema":"https://github.com/citation-style-language/schema/raw/master/csl-citation.json"} </w:instrText>
      </w:r>
      <w:r>
        <w:fldChar w:fldCharType="separate"/>
      </w:r>
      <w:r w:rsidR="00F17C11" w:rsidRPr="00F17C11">
        <w:rPr>
          <w:rFonts w:ascii="Aptos" w:hAnsi="Aptos"/>
        </w:rPr>
        <w:t>(Clayton and Dickinson 1998, Clayton et al. 2001)</w:t>
      </w:r>
      <w:r>
        <w:fldChar w:fldCharType="end"/>
      </w:r>
      <w:r>
        <w:t xml:space="preserve">. A qualitative examination showed a potential use of pre-emptive </w:t>
      </w:r>
      <w:r w:rsidR="00E8250A">
        <w:t>movement</w:t>
      </w:r>
      <w:r w:rsidR="004A7D38">
        <w:t xml:space="preserve"> using temporal recall</w:t>
      </w:r>
      <w:r>
        <w:t xml:space="preserve"> from territorial ravens in Yellowstone in regard to the </w:t>
      </w:r>
      <w:r w:rsidR="00F6273D">
        <w:t xml:space="preserve">initiation of the </w:t>
      </w:r>
      <w:r>
        <w:t>MTFWP hunting season (Fig</w:t>
      </w:r>
      <w:r w:rsidR="00B87CB9">
        <w:t>s.</w:t>
      </w:r>
      <w:r>
        <w:t xml:space="preserve"> </w:t>
      </w:r>
      <w:r w:rsidR="00FC30E9">
        <w:t>8, 9</w:t>
      </w:r>
      <w:r>
        <w:t xml:space="preserve">). </w:t>
      </w:r>
      <w:commentRangeEnd w:id="256"/>
      <w:r w:rsidR="00FC6B7C">
        <w:rPr>
          <w:rStyle w:val="CommentReference"/>
          <w:sz w:val="24"/>
          <w:szCs w:val="24"/>
        </w:rPr>
        <w:commentReference w:id="256"/>
      </w:r>
    </w:p>
    <w:p w14:paraId="1096FC7C" w14:textId="7EC52F7B" w:rsidR="00A52290" w:rsidRDefault="00A52290" w:rsidP="00271D58">
      <w:pPr>
        <w:spacing w:line="480" w:lineRule="auto"/>
        <w:ind w:firstLine="720"/>
      </w:pPr>
      <w:r>
        <w:t xml:space="preserve">Ravens did not consider the productivity of their territories when making movement decisions, despite their ability to remember this attribute at a broader spatial scale (Loretto et al. </w:t>
      </w:r>
      <w:r>
        <w:rPr>
          <w:i/>
          <w:iCs/>
        </w:rPr>
        <w:t>in press</w:t>
      </w:r>
      <w:r>
        <w:t xml:space="preserve">). Localized kills are apparent to the local </w:t>
      </w:r>
      <w:r w:rsidR="00FB1391">
        <w:t>territory holders</w:t>
      </w:r>
      <w:r w:rsidR="004317D9">
        <w:t>,</w:t>
      </w:r>
      <w:r>
        <w:t xml:space="preserve"> and wolf hunting activity most often occurs at dawn and dusk due to wolves’ crepuscular nature. Since territorial ravens often spend the first few hours after sunrise within their territory preening and performing pair-bonding activities</w:t>
      </w:r>
      <w:r w:rsidR="008F5765">
        <w:t xml:space="preserve"> </w:t>
      </w:r>
      <w:r>
        <w:t xml:space="preserve">most wolf kills </w:t>
      </w:r>
      <w:r w:rsidR="008F5765">
        <w:t>will</w:t>
      </w:r>
      <w:r>
        <w:t xml:space="preserve"> have occurred</w:t>
      </w:r>
      <w:r w:rsidR="0091576A">
        <w:t xml:space="preserve"> early in the day</w:t>
      </w:r>
      <w:r>
        <w:t xml:space="preserve">. </w:t>
      </w:r>
    </w:p>
    <w:p w14:paraId="0B60DC65" w14:textId="6363EAF8" w:rsidR="00A52290" w:rsidRDefault="00A52290" w:rsidP="00271D58">
      <w:pPr>
        <w:spacing w:line="480" w:lineRule="auto"/>
        <w:ind w:firstLine="720"/>
      </w:pPr>
      <w:r>
        <w:t>Despite being social creatures that have the ability to share and receive information about potential food resource</w:t>
      </w:r>
      <w:r w:rsidR="0037036A">
        <w:t>s</w:t>
      </w:r>
      <w:r>
        <w:t xml:space="preserve"> </w:t>
      </w:r>
      <w:r>
        <w:fldChar w:fldCharType="begin"/>
      </w:r>
      <w:r>
        <w:instrText xml:space="preserve"> ADDIN ZOTERO_ITEM CSL_CITATION {"citationID":"yE9vXQzD","properties":{"formattedCitation":"(Marzluff et al. 1996)","plainCitation":"(Marzluff et al. 1996)","noteIndex":0},"citationItems":[{"id":63,"uris":["http://zotero.org/users/9968163/items/Z8LZESEZ"],"itemData":{"id":63,"type":"article-journal","abstract":"Vagrant, non-breeding common ravens, Corvus corax, inhabiting the forested mountains of Maine are specialized to feed on rich but ephemeral carcasses of large mammals during the harsh winter months. The foraging and roosting behaviour of free-ranging ravens were studied during the winters of 1988–1990. Ravens quickly assembled at carcasses, and into communal roosts. Six lines of evidence indicate that these roosts function as information centres. (1) Roosts comprised both knowledgeable and naive foragers. (2) Departures from roosts were highly synchronized, with most members departing in one direction. (3) Direction of departure often changed from day to day. (4) Birds made naive of food sources (by being withheld from the wild and then allowed to join roosts) followed roost-mates to new feeding sites, whereas control birds held and released outside of roosts rarely found the local food bonanzas. (5) Birds made knowledgeable of food sources (by being released at new carcasses) joined roosts and led roost-mates to the food on three of 20 occasions. (6) The same individuals switched leader and follower roles depending upon their knowledge of feeding opportunities. Although ravens may form roosts at traditional areas (near stable food sources) that are used for many years, the ravens in Maine frequently shifted roost sites to be near newly discovered carcasses. Information exchange at roosts principally occurred on the night of, or the night before, the roost shift. Social soaring displays assembled birds from a wide area and were associated with mass movements to new roosts formed at nearby food.","container-title":"Animal Behaviour","DOI":"10.1006/anbe.1996.0008","ISSN":"00033472","issue":"1","language":"en","page":"89-103","source":"DOI.org (Crossref)","title":"Raven roosts are mobile information centres","volume":"51","author":[{"family":"Marzluff","given":"John M."},{"family":"Heinrich","given":"Bernd"},{"family":"Marzluff","given":"Colleen S."}],"issued":{"date-parts":[["1996",1]]}}}],"schema":"https://github.com/citation-style-language/schema/raw/master/csl-citation.json"} </w:instrText>
      </w:r>
      <w:r>
        <w:fldChar w:fldCharType="separate"/>
      </w:r>
      <w:r w:rsidRPr="002435EA">
        <w:rPr>
          <w:rFonts w:ascii="Aptos" w:hAnsi="Aptos"/>
        </w:rPr>
        <w:t>(Marzluff et al. 1996)</w:t>
      </w:r>
      <w:r>
        <w:fldChar w:fldCharType="end"/>
      </w:r>
      <w:r>
        <w:t xml:space="preserve">, </w:t>
      </w:r>
      <w:r w:rsidR="0089788B">
        <w:t xml:space="preserve">a </w:t>
      </w:r>
      <w:r>
        <w:t>raven</w:t>
      </w:r>
      <w:r w:rsidRPr="004B0A8E">
        <w:t xml:space="preserve"> </w:t>
      </w:r>
      <w:r>
        <w:t>deciding whether to</w:t>
      </w:r>
      <w:r w:rsidR="00BA7ECA">
        <w:t xml:space="preserve"> leave </w:t>
      </w:r>
      <w:r w:rsidR="0089788B">
        <w:t>its</w:t>
      </w:r>
      <w:r w:rsidR="00BA7ECA">
        <w:t xml:space="preserve"> </w:t>
      </w:r>
      <w:r w:rsidR="00BA7ECA">
        <w:lastRenderedPageBreak/>
        <w:t>territor</w:t>
      </w:r>
      <w:r w:rsidR="0089788B">
        <w:t>y</w:t>
      </w:r>
      <w:r>
        <w:t xml:space="preserve"> w</w:t>
      </w:r>
      <w:r w:rsidR="0089788B">
        <w:t>as</w:t>
      </w:r>
      <w:r>
        <w:t xml:space="preserve"> not influenced by the movement of other territorial ravens.</w:t>
      </w:r>
      <w:r w:rsidR="00A267E6">
        <w:t xml:space="preserve"> Ravens are instead responding to the same climactic covariates when making </w:t>
      </w:r>
      <w:r w:rsidR="00EF74A5">
        <w:t>this</w:t>
      </w:r>
      <w:r w:rsidR="00A267E6">
        <w:t xml:space="preserve"> decision.</w:t>
      </w:r>
      <w:r>
        <w:t xml:space="preserve"> This decision was</w:t>
      </w:r>
      <w:r w:rsidR="001C2619">
        <w:t xml:space="preserve"> instead</w:t>
      </w:r>
      <w:r>
        <w:t xml:space="preserve"> based on factors that each raven could interpret independently</w:t>
      </w:r>
      <w:r w:rsidR="0037036A">
        <w:t>,</w:t>
      </w:r>
      <w:r>
        <w:t xml:space="preserve"> such as active kills within their territory or weather conditions. Once a raven left its territory, it often travel</w:t>
      </w:r>
      <w:r w:rsidR="001F17D3">
        <w:t>ed</w:t>
      </w:r>
      <w:r>
        <w:t xml:space="preserve"> in concert with conspecifics. </w:t>
      </w:r>
    </w:p>
    <w:p w14:paraId="1DF3BCC6" w14:textId="60F5115B" w:rsidR="00A52290" w:rsidRDefault="00A52290" w:rsidP="00271D58">
      <w:pPr>
        <w:spacing w:line="480" w:lineRule="auto"/>
        <w:ind w:firstLine="720"/>
      </w:pPr>
      <w:r>
        <w:t xml:space="preserve">Our results suggest that the breeding population of common ravens within Yellowstone National Park utilize recreational hunting as a supplementary </w:t>
      </w:r>
      <w:r w:rsidR="00432933">
        <w:t>resource</w:t>
      </w:r>
      <w:r>
        <w:t xml:space="preserve"> </w:t>
      </w:r>
      <w:r w:rsidR="00432933">
        <w:t>on days when they do not encounter any naturally o</w:t>
      </w:r>
      <w:r>
        <w:t xml:space="preserve">ccurring carrion. As a foraging generalist, their ability to forage efficiently based on daily changes in food availability allows them to be successful. Since movement decisions are not influenced by the amount of biomass made available by hunters, it is unlikely that efforts to reduce its availability would be effective at preventing the exploitation of the resource. Other studies have shown moderate success in using supplemental feeding within protected areas to reduce movements outside the protected area for large avian scavengers </w:t>
      </w:r>
      <w:r>
        <w:fldChar w:fldCharType="begin"/>
      </w:r>
      <w:r>
        <w:instrText xml:space="preserve"> ADDIN ZOTERO_ITEM CSL_CITATION {"citationID":"HZyvfh1L","properties":{"formattedCitation":"(L\\uc0\\u243{}pez-Peinado et al. 2023)","plainCitation":"(López-Peinado et al. 2023)","noteIndex":0},"citationItems":[{"id":883,"uris":["http://zotero.org/users/9968163/items/XBURZLPT"],"itemData":{"id":883,"type":"article-journal","abstract":"The conservation and management of mobile species, populations and dynamic habitats, presents significant challenges since such species face diverse threats during various stages of their life cycle. Protected areas (PAs) are essential tools in conservation efforts, aiming to preserve native species and their habitats. However, larger mobile animals, such as the Bonelli's eagle (Aquila fasciata), may require much larger areas outside PAs for essential life moments, including foraging, resting, and wintering. As a result, the efficacy of PAs in conserving such species may be questionable. We designed an experiment in an eastern Spain PA that is home to nesting Bonelli's eagles to determine if increasing food availability through experimental feeding within the PA could result in an effective reduction of space use outside the protected area by the eagles and lead to reduce death risk. Over the period of 2016 to 2021, we tracked 10 Bonelli's eagles from six different territories using GPS-GSM transmitters. We evaluated their space use before, during, and after the feeding experiment. Our results indicate that the availability of food within PAs restricted the eagles' movement, resulting in a higher concentration of locations inside the PAs. The eagles spent less time outside the PAs when they were fed and less time in highly human-dominated habitats. Consequently, this reduced mortality risks that were higher outside the PAs. Our findings suggest that management decisions aimed at increasing food availability within PAs, could be critical in conserving endangered species populations such as the Bonelli's eagle in Mediterranean landscapes.","container-title":"Biological Conservation","DOI":"10.1016/j.biocon.2023.110259","ISSN":"0006-3207","journalAbbreviation":"Biological Conservation","page":"110259","source":"ScienceDirect","title":"Experimental food subsidies keep eagles inside protected areas: implications for conservation and resource management","title-short":"Experimental food subsidies keep eagles inside protected areas","volume":"286","author":[{"family":"López-Peinado","given":"Andrés"},{"family":"Singh","given":"Navinder J."},{"family":"Urios","given":"Vicente"},{"family":"López-López","given":"Pascual"}],"issued":{"date-parts":[["2023",10,1]]}}}],"schema":"https://github.com/citation-style-language/schema/raw/master/csl-citation.json"} </w:instrText>
      </w:r>
      <w:r>
        <w:fldChar w:fldCharType="separate"/>
      </w:r>
      <w:r w:rsidRPr="00C15F59">
        <w:rPr>
          <w:rFonts w:ascii="Aptos" w:hAnsi="Aptos" w:cs="Times New Roman"/>
          <w:kern w:val="0"/>
        </w:rPr>
        <w:t>(López-Peinado et al. 2023)</w:t>
      </w:r>
      <w:r>
        <w:fldChar w:fldCharType="end"/>
      </w:r>
      <w:r>
        <w:t xml:space="preserve">. However, until the resource is either eliminated or an alternative resource is available on a daily scale, ravens will likely continue to return to recreational hunting areas on days </w:t>
      </w:r>
      <w:r w:rsidR="003A77DC">
        <w:t>when</w:t>
      </w:r>
      <w:r>
        <w:t xml:space="preserve"> no other foraging opportunity is available. At small scales, the removal of a landfill site can eliminate the presence of ravens </w:t>
      </w:r>
      <w:r>
        <w:fldChar w:fldCharType="begin"/>
      </w:r>
      <w:r>
        <w:instrText xml:space="preserve"> ADDIN ZOTERO_ITEM CSL_CITATION {"citationID":"qkzjuj5P","properties":{"formattedCitation":"(Marzluff et al. 2021)","plainCitation":"(Marzluff et al. 2021)","noteIndex":0},"citationItems":[{"id":972,"uris":["http://zotero.org/users/9968163/items/W246K25Z"],"itemData":{"id":972,"type":"article-journal","abstract":"Common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W."},{"family":"Restani","given":"Marco"}],"issued":{"date-parts":[["2021"]]}}}],"schema":"https://github.com/citation-style-language/schema/raw/master/csl-citation.json"} </w:instrText>
      </w:r>
      <w:r>
        <w:fldChar w:fldCharType="separate"/>
      </w:r>
      <w:r w:rsidRPr="00EA3D45">
        <w:rPr>
          <w:rFonts w:ascii="Aptos" w:hAnsi="Aptos"/>
        </w:rPr>
        <w:t>(Marzluff et al. 2021)</w:t>
      </w:r>
      <w:r>
        <w:fldChar w:fldCharType="end"/>
      </w:r>
      <w:r>
        <w:t>. This continued usage of anthropogenic resources buffers raven populations against any decreases in natural carrion availability. Increasing the availability of natural carrion through the recovery of carnivore populations will only reduce the time spent outside of the protected area and in anthropogenic areas.</w:t>
      </w:r>
    </w:p>
    <w:p w14:paraId="30FCE66E" w14:textId="4B895094" w:rsidR="004548F8" w:rsidRDefault="004548F8" w:rsidP="00271D58">
      <w:pPr>
        <w:spacing w:line="480" w:lineRule="auto"/>
      </w:pPr>
      <w:r>
        <w:lastRenderedPageBreak/>
        <w:br w:type="page"/>
      </w:r>
    </w:p>
    <w:p w14:paraId="131FE7EC" w14:textId="3AD36E99" w:rsidR="001F1C61" w:rsidRDefault="000B625C" w:rsidP="00271D58">
      <w:pPr>
        <w:spacing w:line="480" w:lineRule="auto"/>
      </w:pPr>
      <w:r>
        <w:rPr>
          <w:noProof/>
        </w:rPr>
        <w:lastRenderedPageBreak/>
        <w:drawing>
          <wp:inline distT="0" distB="0" distL="0" distR="0" wp14:anchorId="5C46C7E9" wp14:editId="4AE0C530">
            <wp:extent cx="5936615" cy="4544060"/>
            <wp:effectExtent l="0" t="0" r="6985" b="8890"/>
            <wp:docPr id="1867973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6615" cy="4544060"/>
                    </a:xfrm>
                    <a:prstGeom prst="rect">
                      <a:avLst/>
                    </a:prstGeom>
                    <a:noFill/>
                    <a:ln>
                      <a:noFill/>
                    </a:ln>
                  </pic:spPr>
                </pic:pic>
              </a:graphicData>
            </a:graphic>
          </wp:inline>
        </w:drawing>
      </w:r>
    </w:p>
    <w:p w14:paraId="0700560F" w14:textId="57D1A8D6" w:rsidR="001F1C61" w:rsidRDefault="001F1C61" w:rsidP="00271D58">
      <w:pPr>
        <w:spacing w:line="480" w:lineRule="auto"/>
      </w:pPr>
      <w:r>
        <w:t xml:space="preserve">Figure 1. </w:t>
      </w:r>
      <w:r w:rsidR="003950B2">
        <w:t>Map of Yellowstone National Park</w:t>
      </w:r>
      <w:r w:rsidR="00A92ABF">
        <w:t xml:space="preserve"> showing the locations of tagged raven territories as colored polygons inside the boundaries</w:t>
      </w:r>
      <w:r w:rsidR="003950B2">
        <w:t xml:space="preserve">. </w:t>
      </w:r>
      <w:r w:rsidR="006F14B1">
        <w:t xml:space="preserve">The </w:t>
      </w:r>
      <w:r w:rsidR="003950B2">
        <w:t>MTFWP (red) and bison (blue) hunting region</w:t>
      </w:r>
      <w:r w:rsidR="006F14B1">
        <w:t>s</w:t>
      </w:r>
      <w:r w:rsidR="003950B2">
        <w:t xml:space="preserve"> are highlighted outside the north-western boundary of the national park.</w:t>
      </w:r>
      <w:r w:rsidR="000C2178">
        <w:t xml:space="preserve"> </w:t>
      </w:r>
      <w:r w:rsidR="00EB29BA">
        <w:t>The MTFWP region was used during the duration of the rifle hunting season. The bison region was used after the end of the MTFWP rifle hunting season and ran until the end of the winter</w:t>
      </w:r>
      <w:r w:rsidR="00A52F50">
        <w:t xml:space="preserve"> study period</w:t>
      </w:r>
      <w:r w:rsidR="00EB29BA">
        <w:t xml:space="preserve"> (March 30)</w:t>
      </w:r>
      <w:r w:rsidR="0026562B">
        <w:t xml:space="preserve">. </w:t>
      </w:r>
      <w:r w:rsidR="0054282C">
        <w:t>The landfill and water treatment pond within the hunting regions utilized by ravens is located at the star.</w:t>
      </w:r>
    </w:p>
    <w:p w14:paraId="0117B1CB" w14:textId="5A17CFA5" w:rsidR="00BA0A3B" w:rsidRDefault="00E46DA3" w:rsidP="00271D58">
      <w:pPr>
        <w:spacing w:line="480" w:lineRule="auto"/>
      </w:pPr>
      <w:r>
        <w:rPr>
          <w:noProof/>
        </w:rPr>
        <w:lastRenderedPageBreak/>
        <w:drawing>
          <wp:inline distT="0" distB="0" distL="0" distR="0" wp14:anchorId="0310E9F2" wp14:editId="00D82A3D">
            <wp:extent cx="5937250" cy="7683500"/>
            <wp:effectExtent l="0" t="0" r="6350" b="0"/>
            <wp:docPr id="1622680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7250" cy="7683500"/>
                    </a:xfrm>
                    <a:prstGeom prst="rect">
                      <a:avLst/>
                    </a:prstGeom>
                    <a:noFill/>
                    <a:ln>
                      <a:noFill/>
                    </a:ln>
                  </pic:spPr>
                </pic:pic>
              </a:graphicData>
            </a:graphic>
          </wp:inline>
        </w:drawing>
      </w:r>
    </w:p>
    <w:p w14:paraId="04F4BAE4" w14:textId="3F38F820" w:rsidR="00693715" w:rsidRDefault="00BE73EC" w:rsidP="00271D58">
      <w:pPr>
        <w:spacing w:line="480" w:lineRule="auto"/>
      </w:pPr>
      <w:r>
        <w:lastRenderedPageBreak/>
        <w:t>Supplementa</w:t>
      </w:r>
      <w:r w:rsidR="009E2781">
        <w:t>ry</w:t>
      </w:r>
      <w:r>
        <w:t xml:space="preserve"> </w:t>
      </w:r>
      <w:r w:rsidR="00BA0A3B">
        <w:t xml:space="preserve">Figure </w:t>
      </w:r>
      <w:r>
        <w:t>1</w:t>
      </w:r>
      <w:r w:rsidR="00BA0A3B">
        <w:t>.</w:t>
      </w:r>
      <w:r w:rsidR="00C54500">
        <w:t xml:space="preserve"> Maps showing the MTFWP hunting region (A) and the bison hunting region (B) compared to </w:t>
      </w:r>
      <w:r w:rsidR="00AE2C83">
        <w:t>a heatmap of the</w:t>
      </w:r>
      <w:r w:rsidR="00C54500">
        <w:t xml:space="preserve"> raven GPS points outside of the Yellowstone National Park during </w:t>
      </w:r>
      <w:r w:rsidR="008F3D6B">
        <w:t xml:space="preserve">(A) </w:t>
      </w:r>
      <w:r w:rsidR="00C54500">
        <w:t xml:space="preserve">November and </w:t>
      </w:r>
      <w:r w:rsidR="008F3D6B">
        <w:t xml:space="preserve">(B) </w:t>
      </w:r>
      <w:r w:rsidR="00C54500">
        <w:t>March</w:t>
      </w:r>
      <w:r w:rsidR="00646E8E">
        <w:t>,</w:t>
      </w:r>
      <w:r w:rsidR="00C54500">
        <w:t xml:space="preserve"> respectively. </w:t>
      </w:r>
      <w:r w:rsidR="008A5885">
        <w:t>Warmer colors indicate higher point densities.</w:t>
      </w:r>
    </w:p>
    <w:p w14:paraId="60019CE0" w14:textId="77777777" w:rsidR="00E86FB1" w:rsidRDefault="00E86FB1" w:rsidP="00271D58">
      <w:pPr>
        <w:spacing w:line="480" w:lineRule="auto"/>
      </w:pPr>
    </w:p>
    <w:p w14:paraId="1B9A4540" w14:textId="447369D4" w:rsidR="00E86FB1" w:rsidRDefault="006A2833" w:rsidP="00271D58">
      <w:pPr>
        <w:spacing w:line="480" w:lineRule="auto"/>
      </w:pPr>
      <w:r>
        <w:t xml:space="preserve">Supplementary </w:t>
      </w:r>
      <w:r w:rsidR="00E86FB1">
        <w:t>Table 1. Shows the start and end dates for the MTFWP and bison hunting season</w:t>
      </w:r>
      <w:r w:rsidR="002540AB">
        <w:t>s</w:t>
      </w:r>
      <w:r w:rsidR="00EA382B">
        <w:t xml:space="preserve"> for a given winter (e.g. winter of 2019 is from November 2019 – March 2020)</w:t>
      </w:r>
      <w:r w:rsidR="00AE3286">
        <w:t>.</w:t>
      </w:r>
    </w:p>
    <w:tbl>
      <w:tblPr>
        <w:tblStyle w:val="TableGrid"/>
        <w:tblW w:w="0" w:type="auto"/>
        <w:tblLook w:val="04A0" w:firstRow="1" w:lastRow="0" w:firstColumn="1" w:lastColumn="0" w:noHBand="0" w:noVBand="1"/>
      </w:tblPr>
      <w:tblGrid>
        <w:gridCol w:w="1870"/>
        <w:gridCol w:w="1870"/>
        <w:gridCol w:w="1870"/>
        <w:gridCol w:w="1870"/>
      </w:tblGrid>
      <w:tr w:rsidR="00F13A04" w14:paraId="7416D52E" w14:textId="77777777" w:rsidTr="00BD4AB2">
        <w:tc>
          <w:tcPr>
            <w:tcW w:w="1870" w:type="dxa"/>
          </w:tcPr>
          <w:p w14:paraId="4E80B5A1" w14:textId="77777777" w:rsidR="00F13A04" w:rsidRDefault="00F13A04" w:rsidP="00271D58">
            <w:pPr>
              <w:spacing w:line="480" w:lineRule="auto"/>
            </w:pPr>
          </w:p>
        </w:tc>
        <w:tc>
          <w:tcPr>
            <w:tcW w:w="3740" w:type="dxa"/>
            <w:gridSpan w:val="2"/>
          </w:tcPr>
          <w:p w14:paraId="278FDFFC" w14:textId="52060735" w:rsidR="00F13A04" w:rsidRDefault="00F13A04" w:rsidP="00271D58">
            <w:pPr>
              <w:spacing w:line="480" w:lineRule="auto"/>
              <w:jc w:val="center"/>
            </w:pPr>
            <w:r>
              <w:t>MTFWP</w:t>
            </w:r>
          </w:p>
        </w:tc>
        <w:tc>
          <w:tcPr>
            <w:tcW w:w="1870" w:type="dxa"/>
          </w:tcPr>
          <w:p w14:paraId="55908543" w14:textId="10330D26" w:rsidR="00F13A04" w:rsidRDefault="00F13A04" w:rsidP="00271D58">
            <w:pPr>
              <w:spacing w:line="480" w:lineRule="auto"/>
              <w:jc w:val="center"/>
            </w:pPr>
            <w:r>
              <w:t>Bison</w:t>
            </w:r>
          </w:p>
        </w:tc>
      </w:tr>
      <w:tr w:rsidR="00F13A04" w14:paraId="13AA7338" w14:textId="77777777" w:rsidTr="00F13A04">
        <w:tc>
          <w:tcPr>
            <w:tcW w:w="1870" w:type="dxa"/>
          </w:tcPr>
          <w:p w14:paraId="1AD6CF98" w14:textId="07DA308D" w:rsidR="00F13A04" w:rsidRDefault="00F13A04" w:rsidP="00271D58">
            <w:pPr>
              <w:spacing w:line="480" w:lineRule="auto"/>
            </w:pPr>
            <w:r>
              <w:t>Winter of</w:t>
            </w:r>
          </w:p>
        </w:tc>
        <w:tc>
          <w:tcPr>
            <w:tcW w:w="1870" w:type="dxa"/>
          </w:tcPr>
          <w:p w14:paraId="3DE6C752" w14:textId="22493BDA" w:rsidR="00F13A04" w:rsidRDefault="00F13A04" w:rsidP="00271D58">
            <w:pPr>
              <w:spacing w:line="480" w:lineRule="auto"/>
              <w:jc w:val="center"/>
            </w:pPr>
            <w:r>
              <w:t>Start date</w:t>
            </w:r>
          </w:p>
        </w:tc>
        <w:tc>
          <w:tcPr>
            <w:tcW w:w="1870" w:type="dxa"/>
          </w:tcPr>
          <w:p w14:paraId="59796B1B" w14:textId="69F8A6D4" w:rsidR="00F13A04" w:rsidRDefault="00F13A04" w:rsidP="00271D58">
            <w:pPr>
              <w:spacing w:line="480" w:lineRule="auto"/>
              <w:jc w:val="center"/>
            </w:pPr>
            <w:r>
              <w:t>End date</w:t>
            </w:r>
          </w:p>
        </w:tc>
        <w:tc>
          <w:tcPr>
            <w:tcW w:w="1870" w:type="dxa"/>
          </w:tcPr>
          <w:p w14:paraId="220ECE3E" w14:textId="456013A6" w:rsidR="00F13A04" w:rsidRDefault="00F13A04" w:rsidP="00271D58">
            <w:pPr>
              <w:spacing w:line="480" w:lineRule="auto"/>
              <w:jc w:val="center"/>
            </w:pPr>
            <w:r>
              <w:t>Start date</w:t>
            </w:r>
          </w:p>
        </w:tc>
      </w:tr>
      <w:tr w:rsidR="00F13A04" w14:paraId="756966F1" w14:textId="77777777" w:rsidTr="00F13A04">
        <w:tc>
          <w:tcPr>
            <w:tcW w:w="1870" w:type="dxa"/>
          </w:tcPr>
          <w:p w14:paraId="0D12DCCD" w14:textId="5A979782" w:rsidR="00F13A04" w:rsidRDefault="00F13A04" w:rsidP="00271D58">
            <w:pPr>
              <w:spacing w:line="480" w:lineRule="auto"/>
            </w:pPr>
            <w:r>
              <w:t>2019</w:t>
            </w:r>
          </w:p>
        </w:tc>
        <w:tc>
          <w:tcPr>
            <w:tcW w:w="1870" w:type="dxa"/>
          </w:tcPr>
          <w:p w14:paraId="27AD5374" w14:textId="612C00A1" w:rsidR="00F13A04" w:rsidRDefault="006C5601" w:rsidP="00271D58">
            <w:pPr>
              <w:spacing w:line="480" w:lineRule="auto"/>
            </w:pPr>
            <w:r>
              <w:t>10/26/2019</w:t>
            </w:r>
          </w:p>
        </w:tc>
        <w:tc>
          <w:tcPr>
            <w:tcW w:w="1870" w:type="dxa"/>
          </w:tcPr>
          <w:p w14:paraId="3F675EB6" w14:textId="19C25A5F" w:rsidR="00F13A04" w:rsidRDefault="006C5601" w:rsidP="00271D58">
            <w:pPr>
              <w:spacing w:line="480" w:lineRule="auto"/>
            </w:pPr>
            <w:r>
              <w:t>12/1/2019</w:t>
            </w:r>
          </w:p>
        </w:tc>
        <w:tc>
          <w:tcPr>
            <w:tcW w:w="1870" w:type="dxa"/>
          </w:tcPr>
          <w:p w14:paraId="7BA93039" w14:textId="5BF15112" w:rsidR="00F13A04" w:rsidRDefault="00F13A04" w:rsidP="00271D58">
            <w:pPr>
              <w:spacing w:line="480" w:lineRule="auto"/>
            </w:pPr>
            <w:r>
              <w:t>2/23/2020</w:t>
            </w:r>
          </w:p>
        </w:tc>
      </w:tr>
      <w:tr w:rsidR="00F13A04" w14:paraId="77B8D8DF" w14:textId="77777777" w:rsidTr="00F13A04">
        <w:tc>
          <w:tcPr>
            <w:tcW w:w="1870" w:type="dxa"/>
          </w:tcPr>
          <w:p w14:paraId="679F2695" w14:textId="556B27D6" w:rsidR="00F13A04" w:rsidRDefault="00F13A04" w:rsidP="00271D58">
            <w:pPr>
              <w:spacing w:line="480" w:lineRule="auto"/>
            </w:pPr>
            <w:r>
              <w:t>2020</w:t>
            </w:r>
          </w:p>
        </w:tc>
        <w:tc>
          <w:tcPr>
            <w:tcW w:w="1870" w:type="dxa"/>
          </w:tcPr>
          <w:p w14:paraId="5F9805DB" w14:textId="1B0C5B4E" w:rsidR="00F13A04" w:rsidRDefault="006C5601" w:rsidP="00271D58">
            <w:pPr>
              <w:spacing w:line="480" w:lineRule="auto"/>
            </w:pPr>
            <w:r>
              <w:t>10/24/2020</w:t>
            </w:r>
          </w:p>
        </w:tc>
        <w:tc>
          <w:tcPr>
            <w:tcW w:w="1870" w:type="dxa"/>
          </w:tcPr>
          <w:p w14:paraId="662599B1" w14:textId="681620AD" w:rsidR="00F13A04" w:rsidRDefault="006C5601" w:rsidP="00271D58">
            <w:pPr>
              <w:spacing w:line="480" w:lineRule="auto"/>
            </w:pPr>
            <w:r>
              <w:t>11/29/2020</w:t>
            </w:r>
          </w:p>
        </w:tc>
        <w:tc>
          <w:tcPr>
            <w:tcW w:w="1870" w:type="dxa"/>
          </w:tcPr>
          <w:p w14:paraId="4B861429" w14:textId="26D9DFCB" w:rsidR="00F13A04" w:rsidRDefault="00F13A04" w:rsidP="00271D58">
            <w:pPr>
              <w:spacing w:line="480" w:lineRule="auto"/>
            </w:pPr>
            <w:r>
              <w:t>1/25/2021</w:t>
            </w:r>
          </w:p>
        </w:tc>
      </w:tr>
      <w:tr w:rsidR="00F13A04" w14:paraId="1B76BE5F" w14:textId="77777777" w:rsidTr="00F13A04">
        <w:tc>
          <w:tcPr>
            <w:tcW w:w="1870" w:type="dxa"/>
          </w:tcPr>
          <w:p w14:paraId="0964D954" w14:textId="322D6A60" w:rsidR="00F13A04" w:rsidRDefault="00F13A04" w:rsidP="00271D58">
            <w:pPr>
              <w:spacing w:line="480" w:lineRule="auto"/>
            </w:pPr>
            <w:r>
              <w:t>2021</w:t>
            </w:r>
          </w:p>
        </w:tc>
        <w:tc>
          <w:tcPr>
            <w:tcW w:w="1870" w:type="dxa"/>
          </w:tcPr>
          <w:p w14:paraId="7CF217CB" w14:textId="0164A0D4" w:rsidR="00F13A04" w:rsidRDefault="006C5601" w:rsidP="00271D58">
            <w:pPr>
              <w:spacing w:line="480" w:lineRule="auto"/>
            </w:pPr>
            <w:r>
              <w:t>10/23/2021</w:t>
            </w:r>
          </w:p>
        </w:tc>
        <w:tc>
          <w:tcPr>
            <w:tcW w:w="1870" w:type="dxa"/>
          </w:tcPr>
          <w:p w14:paraId="6E87D45C" w14:textId="1DBBC73C" w:rsidR="00F13A04" w:rsidRDefault="006C5601" w:rsidP="00271D58">
            <w:pPr>
              <w:spacing w:line="480" w:lineRule="auto"/>
            </w:pPr>
            <w:r>
              <w:t>11/28/2021</w:t>
            </w:r>
          </w:p>
        </w:tc>
        <w:tc>
          <w:tcPr>
            <w:tcW w:w="1870" w:type="dxa"/>
          </w:tcPr>
          <w:p w14:paraId="6BEAB2F3" w14:textId="51D85B1B" w:rsidR="00F13A04" w:rsidRDefault="00F13A04" w:rsidP="00271D58">
            <w:pPr>
              <w:spacing w:line="480" w:lineRule="auto"/>
            </w:pPr>
            <w:r>
              <w:t>3/22/2022</w:t>
            </w:r>
          </w:p>
        </w:tc>
      </w:tr>
      <w:tr w:rsidR="00F13A04" w14:paraId="2BCCD30C" w14:textId="77777777" w:rsidTr="00F13A04">
        <w:tc>
          <w:tcPr>
            <w:tcW w:w="1870" w:type="dxa"/>
          </w:tcPr>
          <w:p w14:paraId="3572014D" w14:textId="14236B86" w:rsidR="00F13A04" w:rsidRDefault="00F13A04" w:rsidP="00271D58">
            <w:pPr>
              <w:spacing w:line="480" w:lineRule="auto"/>
            </w:pPr>
            <w:r>
              <w:t>2022</w:t>
            </w:r>
          </w:p>
        </w:tc>
        <w:tc>
          <w:tcPr>
            <w:tcW w:w="1870" w:type="dxa"/>
          </w:tcPr>
          <w:p w14:paraId="71A8C90D" w14:textId="06BD50D8" w:rsidR="00F13A04" w:rsidRDefault="006C5601" w:rsidP="00271D58">
            <w:pPr>
              <w:spacing w:line="480" w:lineRule="auto"/>
            </w:pPr>
            <w:r>
              <w:t>10/22/2022</w:t>
            </w:r>
          </w:p>
        </w:tc>
        <w:tc>
          <w:tcPr>
            <w:tcW w:w="1870" w:type="dxa"/>
          </w:tcPr>
          <w:p w14:paraId="7335EF01" w14:textId="096CA32C" w:rsidR="00F13A04" w:rsidRDefault="006C5601" w:rsidP="00271D58">
            <w:pPr>
              <w:spacing w:line="480" w:lineRule="auto"/>
            </w:pPr>
            <w:r>
              <w:t>11/27/2022</w:t>
            </w:r>
          </w:p>
        </w:tc>
        <w:tc>
          <w:tcPr>
            <w:tcW w:w="1870" w:type="dxa"/>
          </w:tcPr>
          <w:p w14:paraId="771F0028" w14:textId="259879C4" w:rsidR="00F13A04" w:rsidRDefault="00F13A04" w:rsidP="00271D58">
            <w:pPr>
              <w:spacing w:line="480" w:lineRule="auto"/>
            </w:pPr>
            <w:r>
              <w:t>12/8/2022</w:t>
            </w:r>
          </w:p>
        </w:tc>
      </w:tr>
      <w:tr w:rsidR="00F13A04" w14:paraId="0B752CAC" w14:textId="77777777" w:rsidTr="00F13A04">
        <w:tc>
          <w:tcPr>
            <w:tcW w:w="1870" w:type="dxa"/>
          </w:tcPr>
          <w:p w14:paraId="1398BDE8" w14:textId="131DE6BF" w:rsidR="00F13A04" w:rsidRDefault="00F13A04" w:rsidP="00271D58">
            <w:pPr>
              <w:spacing w:line="480" w:lineRule="auto"/>
            </w:pPr>
            <w:r>
              <w:t>2023</w:t>
            </w:r>
          </w:p>
        </w:tc>
        <w:tc>
          <w:tcPr>
            <w:tcW w:w="1870" w:type="dxa"/>
          </w:tcPr>
          <w:p w14:paraId="65BA3762" w14:textId="5D5165A8" w:rsidR="00F13A04" w:rsidRDefault="006C5601" w:rsidP="00271D58">
            <w:pPr>
              <w:spacing w:line="480" w:lineRule="auto"/>
            </w:pPr>
            <w:r>
              <w:t>10/21/2023</w:t>
            </w:r>
          </w:p>
        </w:tc>
        <w:tc>
          <w:tcPr>
            <w:tcW w:w="1870" w:type="dxa"/>
          </w:tcPr>
          <w:p w14:paraId="33EB9D18" w14:textId="52848A26" w:rsidR="00F13A04" w:rsidRDefault="006C5601" w:rsidP="00271D58">
            <w:pPr>
              <w:spacing w:line="480" w:lineRule="auto"/>
            </w:pPr>
            <w:r>
              <w:t>11/26/2023</w:t>
            </w:r>
          </w:p>
        </w:tc>
        <w:tc>
          <w:tcPr>
            <w:tcW w:w="1870" w:type="dxa"/>
          </w:tcPr>
          <w:p w14:paraId="70F66A2C" w14:textId="0022692F" w:rsidR="00F13A04" w:rsidRDefault="00F13A04" w:rsidP="00271D58">
            <w:pPr>
              <w:spacing w:line="480" w:lineRule="auto"/>
            </w:pPr>
            <w:r>
              <w:t>3/24/2024</w:t>
            </w:r>
          </w:p>
        </w:tc>
      </w:tr>
    </w:tbl>
    <w:p w14:paraId="5217CC10" w14:textId="77777777" w:rsidR="00F13A04" w:rsidRDefault="00F13A04" w:rsidP="00271D58">
      <w:pPr>
        <w:spacing w:line="480" w:lineRule="auto"/>
      </w:pPr>
    </w:p>
    <w:p w14:paraId="49C45867" w14:textId="77777777" w:rsidR="00693715" w:rsidRDefault="00693715" w:rsidP="00FD75AB">
      <w:pPr>
        <w:spacing w:line="480" w:lineRule="auto"/>
      </w:pPr>
      <w:r>
        <w:br w:type="page"/>
      </w:r>
    </w:p>
    <w:p w14:paraId="1159582F" w14:textId="4FFC922A" w:rsidR="005C4B00" w:rsidRDefault="00E70651" w:rsidP="00271D58">
      <w:pPr>
        <w:spacing w:line="480" w:lineRule="auto"/>
      </w:pPr>
      <w:r w:rsidRPr="00E70651">
        <w:rPr>
          <w:noProof/>
        </w:rPr>
        <w:lastRenderedPageBreak/>
        <w:drawing>
          <wp:inline distT="0" distB="0" distL="0" distR="0" wp14:anchorId="2780285B" wp14:editId="7A98EF64">
            <wp:extent cx="5648325" cy="4067175"/>
            <wp:effectExtent l="0" t="0" r="9525" b="9525"/>
            <wp:docPr id="3421084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08429"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648325" cy="4067175"/>
                    </a:xfrm>
                    <a:prstGeom prst="rect">
                      <a:avLst/>
                    </a:prstGeom>
                  </pic:spPr>
                </pic:pic>
              </a:graphicData>
            </a:graphic>
          </wp:inline>
        </w:drawing>
      </w:r>
    </w:p>
    <w:p w14:paraId="54029743" w14:textId="7A859FEE" w:rsidR="005C4B00" w:rsidRDefault="005C4B00" w:rsidP="00271D58">
      <w:pPr>
        <w:spacing w:line="480" w:lineRule="auto"/>
      </w:pPr>
      <w:commentRangeStart w:id="257"/>
      <w:r>
        <w:t xml:space="preserve">Figure </w:t>
      </w:r>
      <w:r w:rsidR="005E43D6">
        <w:t>2</w:t>
      </w:r>
      <w:r>
        <w:t xml:space="preserve">. </w:t>
      </w:r>
      <w:commentRangeEnd w:id="257"/>
      <w:r w:rsidR="005C6E5F">
        <w:rPr>
          <w:rStyle w:val="CommentReference"/>
          <w:sz w:val="24"/>
          <w:szCs w:val="24"/>
        </w:rPr>
        <w:commentReference w:id="257"/>
      </w:r>
      <w:r w:rsidR="003C7E7C">
        <w:t>T</w:t>
      </w:r>
      <w:r>
        <w:t xml:space="preserve">he proportion of </w:t>
      </w:r>
      <w:r w:rsidR="003C7E7C">
        <w:t>decision days</w:t>
      </w:r>
      <w:r>
        <w:t xml:space="preserve"> </w:t>
      </w:r>
      <w:r w:rsidR="00C064A0">
        <w:t>on which</w:t>
      </w:r>
      <w:r>
        <w:t xml:space="preserve"> each raven made a</w:t>
      </w:r>
      <w:r w:rsidR="007234E2">
        <w:t xml:space="preserve"> particular</w:t>
      </w:r>
      <w:r>
        <w:t xml:space="preserve"> movement decision. </w:t>
      </w:r>
      <w:r w:rsidR="003500BE">
        <w:t xml:space="preserve">If a raven decided to leave its territory, its decision was one of two results. </w:t>
      </w:r>
      <w:r w:rsidR="00964A8E">
        <w:t>The “other” category is used to encapsulate all extra-territorial movements that did not result in a visit to the hunting regions.</w:t>
      </w:r>
      <w:r w:rsidR="003500BE">
        <w:t xml:space="preserve"> The “hunting” category is used to show a raven visited the Gardiner hunting regions to forage for hunter</w:t>
      </w:r>
      <w:r w:rsidR="00C76587">
        <w:t>-</w:t>
      </w:r>
      <w:r w:rsidR="003500BE">
        <w:t>created carrion.</w:t>
      </w:r>
      <w:r w:rsidR="00964A8E">
        <w:t xml:space="preserve"> </w:t>
      </w:r>
      <w:r w:rsidR="007D3108">
        <w:t xml:space="preserve">Instances where a wolf kill was </w:t>
      </w:r>
      <w:r w:rsidR="008228BE">
        <w:t>active in their</w:t>
      </w:r>
      <w:r w:rsidR="00C72FE0">
        <w:t xml:space="preserve"> territory </w:t>
      </w:r>
      <w:r w:rsidR="007D3108">
        <w:t>(territory) or visited</w:t>
      </w:r>
      <w:r w:rsidR="005632C0">
        <w:t xml:space="preserve"> outside their territory</w:t>
      </w:r>
      <w:r w:rsidR="007D3108">
        <w:t xml:space="preserve"> (other/hunting) are denoted by the striped area. </w:t>
      </w:r>
      <w:r>
        <w:t>The total number of decision days for each raven is displayed on the righ</w:t>
      </w:r>
      <w:r w:rsidR="00862912">
        <w:t>t</w:t>
      </w:r>
      <w:r>
        <w:t xml:space="preserve">-hand side of the plot. </w:t>
      </w:r>
    </w:p>
    <w:p w14:paraId="357AD578" w14:textId="0CA09158" w:rsidR="005C4B00" w:rsidRDefault="005C4B00" w:rsidP="00271D58">
      <w:pPr>
        <w:spacing w:line="480" w:lineRule="auto"/>
      </w:pPr>
    </w:p>
    <w:p w14:paraId="698C8359" w14:textId="57B1BC6C" w:rsidR="005B684D" w:rsidRDefault="00E46DA3" w:rsidP="00271D58">
      <w:pPr>
        <w:spacing w:line="480" w:lineRule="auto"/>
      </w:pPr>
      <w:r>
        <w:rPr>
          <w:noProof/>
        </w:rPr>
        <w:lastRenderedPageBreak/>
        <w:drawing>
          <wp:inline distT="0" distB="0" distL="0" distR="0" wp14:anchorId="6DE3709F" wp14:editId="43F3F3AE">
            <wp:extent cx="5937250" cy="7683500"/>
            <wp:effectExtent l="0" t="0" r="6350" b="0"/>
            <wp:docPr id="405314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7250" cy="7683500"/>
                    </a:xfrm>
                    <a:prstGeom prst="rect">
                      <a:avLst/>
                    </a:prstGeom>
                    <a:noFill/>
                    <a:ln>
                      <a:noFill/>
                    </a:ln>
                  </pic:spPr>
                </pic:pic>
              </a:graphicData>
            </a:graphic>
          </wp:inline>
        </w:drawing>
      </w:r>
    </w:p>
    <w:p w14:paraId="09F7C48B" w14:textId="2632483B" w:rsidR="00BD1086" w:rsidRDefault="004548F8" w:rsidP="00271D58">
      <w:pPr>
        <w:spacing w:line="480" w:lineRule="auto"/>
      </w:pPr>
      <w:r>
        <w:lastRenderedPageBreak/>
        <w:t xml:space="preserve">Figure </w:t>
      </w:r>
      <w:r w:rsidR="005E43D6">
        <w:t>3</w:t>
      </w:r>
      <w:r>
        <w:t xml:space="preserve">. </w:t>
      </w:r>
      <w:r w:rsidR="005B2D5A">
        <w:t>Map A shows the GPS movements of 3 common ravens at varying distances from the hunting region</w:t>
      </w:r>
      <w:r w:rsidR="00D27899">
        <w:t>s</w:t>
      </w:r>
      <w:r w:rsidR="005B2D5A">
        <w:t xml:space="preserve">. </w:t>
      </w:r>
      <w:r w:rsidR="006F6231">
        <w:t>Map B shows the GPS movements of these 3 ravens when they decide to leave their territory</w:t>
      </w:r>
      <w:r w:rsidR="003E669B">
        <w:t>, but do not end up visiting the hunting regions</w:t>
      </w:r>
      <w:r w:rsidR="006F6231">
        <w:t>. Each raven</w:t>
      </w:r>
      <w:r w:rsidR="0008712D">
        <w:t>’</w:t>
      </w:r>
      <w:r w:rsidR="006F6231">
        <w:t xml:space="preserve">s territory is shown as a polygon with a red border in their color. </w:t>
      </w:r>
    </w:p>
    <w:p w14:paraId="0C066F0E" w14:textId="77777777" w:rsidR="00BD1086" w:rsidRDefault="00BD1086" w:rsidP="00FD75AB">
      <w:pPr>
        <w:spacing w:line="480" w:lineRule="auto"/>
      </w:pPr>
      <w:r>
        <w:br w:type="page"/>
      </w:r>
    </w:p>
    <w:p w14:paraId="41E29542" w14:textId="464143F8" w:rsidR="00216BBD" w:rsidRDefault="00E86FB1" w:rsidP="00271D58">
      <w:pPr>
        <w:spacing w:line="480" w:lineRule="auto"/>
      </w:pPr>
      <w:r>
        <w:lastRenderedPageBreak/>
        <w:t xml:space="preserve">Table </w:t>
      </w:r>
      <w:r w:rsidR="00874023">
        <w:t>1</w:t>
      </w:r>
      <w:r w:rsidR="00216BBD">
        <w:t>. Model results from the binomial generalized linear mixed model look</w:t>
      </w:r>
      <w:r w:rsidR="00F65D1C">
        <w:t>ing</w:t>
      </w:r>
      <w:r w:rsidR="00216BBD">
        <w:t xml:space="preserve"> at the impact of covariates on the probability of ravens leaving their territory daily</w:t>
      </w:r>
      <w:r w:rsidR="0089063E">
        <w:t xml:space="preserve"> (n</w:t>
      </w:r>
      <w:r w:rsidR="001D2EB1">
        <w:t xml:space="preserve"> = 2</w:t>
      </w:r>
      <w:r w:rsidR="001E7F0D">
        <w:t>095</w:t>
      </w:r>
      <w:r w:rsidR="0089063E">
        <w:t>)</w:t>
      </w:r>
      <w:r w:rsidR="001D2EB1">
        <w:t>.</w:t>
      </w:r>
    </w:p>
    <w:tbl>
      <w:tblPr>
        <w:tblStyle w:val="TableGrid"/>
        <w:tblW w:w="0" w:type="auto"/>
        <w:tblLook w:val="04A0" w:firstRow="1" w:lastRow="0" w:firstColumn="1" w:lastColumn="0" w:noHBand="0" w:noVBand="1"/>
      </w:tblPr>
      <w:tblGrid>
        <w:gridCol w:w="2337"/>
        <w:gridCol w:w="2337"/>
        <w:gridCol w:w="2338"/>
        <w:gridCol w:w="2338"/>
      </w:tblGrid>
      <w:tr w:rsidR="00C44ABC" w14:paraId="5FEC1E5D" w14:textId="77777777" w:rsidTr="00C44ABC">
        <w:tc>
          <w:tcPr>
            <w:tcW w:w="2337" w:type="dxa"/>
          </w:tcPr>
          <w:p w14:paraId="7C6A9DB7" w14:textId="77777777" w:rsidR="00C44ABC" w:rsidRDefault="00C44ABC" w:rsidP="00271D58">
            <w:pPr>
              <w:spacing w:line="480" w:lineRule="auto"/>
            </w:pPr>
          </w:p>
        </w:tc>
        <w:tc>
          <w:tcPr>
            <w:tcW w:w="2337" w:type="dxa"/>
          </w:tcPr>
          <w:p w14:paraId="21317F80" w14:textId="7E2C599F" w:rsidR="00C44ABC" w:rsidRDefault="00C6562A" w:rsidP="00271D58">
            <w:pPr>
              <w:spacing w:line="480" w:lineRule="auto"/>
            </w:pPr>
            <w:r>
              <w:t>Estimate</w:t>
            </w:r>
          </w:p>
        </w:tc>
        <w:tc>
          <w:tcPr>
            <w:tcW w:w="2338" w:type="dxa"/>
          </w:tcPr>
          <w:p w14:paraId="02F51B75" w14:textId="68CB558A" w:rsidR="00C44ABC" w:rsidRDefault="00C6562A" w:rsidP="00271D58">
            <w:pPr>
              <w:spacing w:line="480" w:lineRule="auto"/>
            </w:pPr>
            <w:r>
              <w:t>Standard Error</w:t>
            </w:r>
          </w:p>
        </w:tc>
        <w:tc>
          <w:tcPr>
            <w:tcW w:w="2338" w:type="dxa"/>
          </w:tcPr>
          <w:p w14:paraId="102B15B3" w14:textId="0E4C2324" w:rsidR="00C44ABC" w:rsidRDefault="00C6562A" w:rsidP="00271D58">
            <w:pPr>
              <w:spacing w:line="480" w:lineRule="auto"/>
            </w:pPr>
            <w:r>
              <w:t>p-value</w:t>
            </w:r>
          </w:p>
        </w:tc>
      </w:tr>
      <w:tr w:rsidR="00C44ABC" w14:paraId="26FE6E3E" w14:textId="77777777" w:rsidTr="00C44ABC">
        <w:tc>
          <w:tcPr>
            <w:tcW w:w="2337" w:type="dxa"/>
          </w:tcPr>
          <w:p w14:paraId="0055B852" w14:textId="1C7E06C8" w:rsidR="00C44ABC" w:rsidRDefault="00C44ABC" w:rsidP="00271D58">
            <w:pPr>
              <w:spacing w:line="480" w:lineRule="auto"/>
            </w:pPr>
            <w:r>
              <w:t>Intercept</w:t>
            </w:r>
          </w:p>
        </w:tc>
        <w:tc>
          <w:tcPr>
            <w:tcW w:w="2337" w:type="dxa"/>
          </w:tcPr>
          <w:p w14:paraId="738CCFCB" w14:textId="0A692258" w:rsidR="00C44ABC" w:rsidRDefault="001E7F0D" w:rsidP="00271D58">
            <w:pPr>
              <w:spacing w:line="480" w:lineRule="auto"/>
            </w:pPr>
            <w:r>
              <w:t>3.18873</w:t>
            </w:r>
          </w:p>
        </w:tc>
        <w:tc>
          <w:tcPr>
            <w:tcW w:w="2338" w:type="dxa"/>
          </w:tcPr>
          <w:p w14:paraId="7C0C8CD0" w14:textId="461C9B9D" w:rsidR="00C44ABC" w:rsidRDefault="00CC7A09" w:rsidP="00271D58">
            <w:pPr>
              <w:spacing w:line="480" w:lineRule="auto"/>
            </w:pPr>
            <w:r>
              <w:t>0.</w:t>
            </w:r>
            <w:r w:rsidR="001E7F0D">
              <w:t>45039</w:t>
            </w:r>
          </w:p>
        </w:tc>
        <w:tc>
          <w:tcPr>
            <w:tcW w:w="2338" w:type="dxa"/>
          </w:tcPr>
          <w:p w14:paraId="08830FB6" w14:textId="08397F89" w:rsidR="00C44ABC" w:rsidRDefault="001E7F0D" w:rsidP="00271D58">
            <w:pPr>
              <w:spacing w:line="480" w:lineRule="auto"/>
            </w:pPr>
            <w:r>
              <w:t>1.44</w:t>
            </w:r>
            <w:r w:rsidR="00E93F21">
              <w:t>e-12</w:t>
            </w:r>
          </w:p>
        </w:tc>
      </w:tr>
      <w:tr w:rsidR="00C44ABC" w14:paraId="6EBFDDAA" w14:textId="77777777" w:rsidTr="00C44ABC">
        <w:tc>
          <w:tcPr>
            <w:tcW w:w="2337" w:type="dxa"/>
          </w:tcPr>
          <w:p w14:paraId="09D8120D" w14:textId="2811C8C5" w:rsidR="00C44ABC" w:rsidRDefault="00CC7A09" w:rsidP="00271D58">
            <w:pPr>
              <w:spacing w:line="480" w:lineRule="auto"/>
            </w:pPr>
            <w:r>
              <w:t>Wolf</w:t>
            </w:r>
            <w:r w:rsidR="00C44ABC">
              <w:t xml:space="preserve"> </w:t>
            </w:r>
            <w:r w:rsidR="00162C02">
              <w:t>k</w:t>
            </w:r>
            <w:r w:rsidR="00C44ABC">
              <w:t>ill</w:t>
            </w:r>
          </w:p>
        </w:tc>
        <w:tc>
          <w:tcPr>
            <w:tcW w:w="2337" w:type="dxa"/>
          </w:tcPr>
          <w:p w14:paraId="413921D0" w14:textId="4BF05858" w:rsidR="00C44ABC" w:rsidRDefault="00CC7A09" w:rsidP="00271D58">
            <w:pPr>
              <w:spacing w:line="480" w:lineRule="auto"/>
            </w:pPr>
            <w:r>
              <w:t>-0.</w:t>
            </w:r>
            <w:r w:rsidR="001E7F0D">
              <w:t>79651</w:t>
            </w:r>
          </w:p>
        </w:tc>
        <w:tc>
          <w:tcPr>
            <w:tcW w:w="2338" w:type="dxa"/>
          </w:tcPr>
          <w:p w14:paraId="47D2FF08" w14:textId="3812EAD7" w:rsidR="00C44ABC" w:rsidRDefault="005B0B91" w:rsidP="00271D58">
            <w:pPr>
              <w:spacing w:line="480" w:lineRule="auto"/>
            </w:pPr>
            <w:r>
              <w:t>0.</w:t>
            </w:r>
            <w:r w:rsidR="001E7F0D">
              <w:t>35631</w:t>
            </w:r>
          </w:p>
        </w:tc>
        <w:tc>
          <w:tcPr>
            <w:tcW w:w="2338" w:type="dxa"/>
          </w:tcPr>
          <w:p w14:paraId="048EA0EA" w14:textId="54592870" w:rsidR="00C44ABC" w:rsidRDefault="005B0B91" w:rsidP="00271D58">
            <w:pPr>
              <w:spacing w:line="480" w:lineRule="auto"/>
            </w:pPr>
            <w:r>
              <w:t>0.</w:t>
            </w:r>
            <w:r w:rsidR="001E7F0D">
              <w:t>0254</w:t>
            </w:r>
          </w:p>
        </w:tc>
      </w:tr>
      <w:tr w:rsidR="00C44ABC" w14:paraId="60081384" w14:textId="77777777" w:rsidTr="00C44ABC">
        <w:tc>
          <w:tcPr>
            <w:tcW w:w="2337" w:type="dxa"/>
          </w:tcPr>
          <w:p w14:paraId="51A7A67D" w14:textId="13793E7C" w:rsidR="00C44ABC" w:rsidRDefault="00D422D3" w:rsidP="00271D58">
            <w:pPr>
              <w:spacing w:line="480" w:lineRule="auto"/>
            </w:pPr>
            <w:r>
              <w:t xml:space="preserve">Hunting </w:t>
            </w:r>
            <w:r w:rsidR="00162C02">
              <w:t>b</w:t>
            </w:r>
            <w:r>
              <w:t>iomass</w:t>
            </w:r>
          </w:p>
        </w:tc>
        <w:tc>
          <w:tcPr>
            <w:tcW w:w="2337" w:type="dxa"/>
          </w:tcPr>
          <w:p w14:paraId="27AADA42" w14:textId="08801CC1" w:rsidR="00C44ABC" w:rsidRDefault="00CC7A09" w:rsidP="00271D58">
            <w:pPr>
              <w:spacing w:line="480" w:lineRule="auto"/>
            </w:pPr>
            <w:r>
              <w:t>-0.</w:t>
            </w:r>
            <w:r w:rsidR="001E7F0D">
              <w:t>01258</w:t>
            </w:r>
          </w:p>
        </w:tc>
        <w:tc>
          <w:tcPr>
            <w:tcW w:w="2338" w:type="dxa"/>
          </w:tcPr>
          <w:p w14:paraId="6083EF70" w14:textId="234FCCBC" w:rsidR="00C44ABC" w:rsidRDefault="005B0B91" w:rsidP="00271D58">
            <w:pPr>
              <w:spacing w:line="480" w:lineRule="auto"/>
            </w:pPr>
            <w:r>
              <w:t>0.</w:t>
            </w:r>
            <w:r w:rsidR="001E7F0D">
              <w:t>08095</w:t>
            </w:r>
          </w:p>
        </w:tc>
        <w:tc>
          <w:tcPr>
            <w:tcW w:w="2338" w:type="dxa"/>
          </w:tcPr>
          <w:p w14:paraId="4085973F" w14:textId="487CF013" w:rsidR="00C44ABC" w:rsidRDefault="005B0B91" w:rsidP="00271D58">
            <w:pPr>
              <w:spacing w:line="480" w:lineRule="auto"/>
            </w:pPr>
            <w:r>
              <w:t>0.</w:t>
            </w:r>
            <w:r w:rsidR="001E7F0D">
              <w:t>8765</w:t>
            </w:r>
          </w:p>
        </w:tc>
      </w:tr>
      <w:tr w:rsidR="00CA37B7" w14:paraId="5181A760" w14:textId="77777777" w:rsidTr="00C44ABC">
        <w:tc>
          <w:tcPr>
            <w:tcW w:w="2337" w:type="dxa"/>
          </w:tcPr>
          <w:p w14:paraId="68F3E955" w14:textId="1C427083" w:rsidR="00CA37B7" w:rsidRDefault="00CA37B7" w:rsidP="00271D58">
            <w:pPr>
              <w:spacing w:line="480" w:lineRule="auto"/>
            </w:pPr>
            <w:r>
              <w:t xml:space="preserve">Hunting </w:t>
            </w:r>
            <w:r w:rsidR="00162C02">
              <w:t>s</w:t>
            </w:r>
            <w:r>
              <w:t>eason</w:t>
            </w:r>
          </w:p>
        </w:tc>
        <w:tc>
          <w:tcPr>
            <w:tcW w:w="2337" w:type="dxa"/>
          </w:tcPr>
          <w:p w14:paraId="704B59C3" w14:textId="119F21CE" w:rsidR="00CA37B7" w:rsidRDefault="00E93F21" w:rsidP="00271D58">
            <w:pPr>
              <w:spacing w:line="480" w:lineRule="auto"/>
            </w:pPr>
            <w:r>
              <w:t>-0.</w:t>
            </w:r>
            <w:r w:rsidR="001E7F0D">
              <w:t>21529</w:t>
            </w:r>
          </w:p>
        </w:tc>
        <w:tc>
          <w:tcPr>
            <w:tcW w:w="2338" w:type="dxa"/>
          </w:tcPr>
          <w:p w14:paraId="15BF7FA9" w14:textId="3B037DC5" w:rsidR="00CA37B7" w:rsidRDefault="00CA37B7" w:rsidP="00271D58">
            <w:pPr>
              <w:spacing w:line="480" w:lineRule="auto"/>
            </w:pPr>
            <w:r>
              <w:t>0.</w:t>
            </w:r>
            <w:r w:rsidR="001E7F0D">
              <w:t>21283</w:t>
            </w:r>
          </w:p>
        </w:tc>
        <w:tc>
          <w:tcPr>
            <w:tcW w:w="2338" w:type="dxa"/>
          </w:tcPr>
          <w:p w14:paraId="6E912692" w14:textId="34267B65" w:rsidR="00CA37B7" w:rsidRDefault="00CA37B7" w:rsidP="00271D58">
            <w:pPr>
              <w:spacing w:line="480" w:lineRule="auto"/>
            </w:pPr>
            <w:r>
              <w:t>0.</w:t>
            </w:r>
            <w:r w:rsidR="001E7F0D">
              <w:t>3117</w:t>
            </w:r>
          </w:p>
        </w:tc>
      </w:tr>
      <w:tr w:rsidR="00C44ABC" w14:paraId="65F5F7EF" w14:textId="77777777" w:rsidTr="00C44ABC">
        <w:tc>
          <w:tcPr>
            <w:tcW w:w="2337" w:type="dxa"/>
          </w:tcPr>
          <w:p w14:paraId="30E1A1AB" w14:textId="0E33E0C1" w:rsidR="00C44ABC" w:rsidRDefault="00C44ABC" w:rsidP="00271D58">
            <w:pPr>
              <w:spacing w:line="480" w:lineRule="auto"/>
            </w:pPr>
            <w:r>
              <w:t xml:space="preserve">Kill </w:t>
            </w:r>
            <w:r w:rsidR="00162C02">
              <w:t>d</w:t>
            </w:r>
            <w:r>
              <w:t>ensity</w:t>
            </w:r>
          </w:p>
        </w:tc>
        <w:tc>
          <w:tcPr>
            <w:tcW w:w="2337" w:type="dxa"/>
          </w:tcPr>
          <w:p w14:paraId="5B03FA7B" w14:textId="302593E3" w:rsidR="00C44ABC" w:rsidRDefault="00CA37B7" w:rsidP="00271D58">
            <w:pPr>
              <w:spacing w:line="480" w:lineRule="auto"/>
            </w:pPr>
            <w:r>
              <w:t>0.</w:t>
            </w:r>
            <w:r w:rsidR="001E7F0D">
              <w:t>14646</w:t>
            </w:r>
          </w:p>
        </w:tc>
        <w:tc>
          <w:tcPr>
            <w:tcW w:w="2338" w:type="dxa"/>
          </w:tcPr>
          <w:p w14:paraId="42AD26F6" w14:textId="135DBFA6" w:rsidR="00C44ABC" w:rsidRDefault="00CA37B7" w:rsidP="00271D58">
            <w:pPr>
              <w:spacing w:line="480" w:lineRule="auto"/>
            </w:pPr>
            <w:r>
              <w:t>0.</w:t>
            </w:r>
            <w:r w:rsidR="001E7F0D">
              <w:t>4478</w:t>
            </w:r>
          </w:p>
        </w:tc>
        <w:tc>
          <w:tcPr>
            <w:tcW w:w="2338" w:type="dxa"/>
          </w:tcPr>
          <w:p w14:paraId="07BC82E3" w14:textId="03AA77BA" w:rsidR="00C44ABC" w:rsidRDefault="005B0B91" w:rsidP="00271D58">
            <w:pPr>
              <w:spacing w:line="480" w:lineRule="auto"/>
            </w:pPr>
            <w:r>
              <w:t>0.</w:t>
            </w:r>
            <w:r w:rsidR="001E7F0D">
              <w:t>7436</w:t>
            </w:r>
          </w:p>
        </w:tc>
      </w:tr>
      <w:tr w:rsidR="00C44ABC" w14:paraId="227CD5A3" w14:textId="77777777" w:rsidTr="00C44ABC">
        <w:tc>
          <w:tcPr>
            <w:tcW w:w="2337" w:type="dxa"/>
          </w:tcPr>
          <w:p w14:paraId="283571E1" w14:textId="79FC81F9" w:rsidR="00C44ABC" w:rsidRDefault="00C44ABC" w:rsidP="00271D58">
            <w:pPr>
              <w:spacing w:line="480" w:lineRule="auto"/>
            </w:pPr>
            <w:r>
              <w:t>Distance</w:t>
            </w:r>
          </w:p>
        </w:tc>
        <w:tc>
          <w:tcPr>
            <w:tcW w:w="2337" w:type="dxa"/>
          </w:tcPr>
          <w:p w14:paraId="255E875A" w14:textId="34AAB573" w:rsidR="00C44ABC" w:rsidRDefault="00CA37B7" w:rsidP="00271D58">
            <w:pPr>
              <w:spacing w:line="480" w:lineRule="auto"/>
            </w:pPr>
            <w:r>
              <w:t>-0.</w:t>
            </w:r>
            <w:r w:rsidR="001E7F0D">
              <w:t>26946</w:t>
            </w:r>
          </w:p>
        </w:tc>
        <w:tc>
          <w:tcPr>
            <w:tcW w:w="2338" w:type="dxa"/>
          </w:tcPr>
          <w:p w14:paraId="367B4D88" w14:textId="3497F5E1" w:rsidR="00C44ABC" w:rsidRDefault="00CA37B7" w:rsidP="00271D58">
            <w:pPr>
              <w:spacing w:line="480" w:lineRule="auto"/>
            </w:pPr>
            <w:r>
              <w:t>0.</w:t>
            </w:r>
            <w:r w:rsidR="001E7F0D">
              <w:t>40568</w:t>
            </w:r>
          </w:p>
        </w:tc>
        <w:tc>
          <w:tcPr>
            <w:tcW w:w="2338" w:type="dxa"/>
          </w:tcPr>
          <w:p w14:paraId="335A18F9" w14:textId="7B65FCAB" w:rsidR="00C44ABC" w:rsidRDefault="005B0B91" w:rsidP="00271D58">
            <w:pPr>
              <w:spacing w:line="480" w:lineRule="auto"/>
            </w:pPr>
            <w:r>
              <w:t>0.</w:t>
            </w:r>
            <w:r w:rsidR="001E7F0D">
              <w:t>5065</w:t>
            </w:r>
          </w:p>
        </w:tc>
      </w:tr>
      <w:tr w:rsidR="00C44ABC" w14:paraId="57E80A54" w14:textId="77777777" w:rsidTr="00C44ABC">
        <w:tc>
          <w:tcPr>
            <w:tcW w:w="2337" w:type="dxa"/>
          </w:tcPr>
          <w:p w14:paraId="0BCEC305" w14:textId="3C86780B" w:rsidR="00C44ABC" w:rsidRDefault="00C44ABC" w:rsidP="00271D58">
            <w:pPr>
              <w:spacing w:line="480" w:lineRule="auto"/>
            </w:pPr>
            <w:r>
              <w:t xml:space="preserve">Study </w:t>
            </w:r>
            <w:r w:rsidR="00162C02">
              <w:t>p</w:t>
            </w:r>
            <w:r>
              <w:t>eriod</w:t>
            </w:r>
          </w:p>
        </w:tc>
        <w:tc>
          <w:tcPr>
            <w:tcW w:w="2337" w:type="dxa"/>
          </w:tcPr>
          <w:p w14:paraId="161C516A" w14:textId="3364B53D" w:rsidR="00C44ABC" w:rsidRDefault="00CA37B7" w:rsidP="00271D58">
            <w:pPr>
              <w:spacing w:line="480" w:lineRule="auto"/>
            </w:pPr>
            <w:r>
              <w:t>-0.</w:t>
            </w:r>
            <w:r w:rsidR="001E7F0D">
              <w:t>4603</w:t>
            </w:r>
          </w:p>
        </w:tc>
        <w:tc>
          <w:tcPr>
            <w:tcW w:w="2338" w:type="dxa"/>
          </w:tcPr>
          <w:p w14:paraId="576C04A2" w14:textId="147312DE" w:rsidR="00C44ABC" w:rsidRDefault="00CA37B7" w:rsidP="00271D58">
            <w:pPr>
              <w:spacing w:line="480" w:lineRule="auto"/>
            </w:pPr>
            <w:r>
              <w:t>0.</w:t>
            </w:r>
            <w:r w:rsidR="001E7F0D">
              <w:t>21161</w:t>
            </w:r>
          </w:p>
        </w:tc>
        <w:tc>
          <w:tcPr>
            <w:tcW w:w="2338" w:type="dxa"/>
          </w:tcPr>
          <w:p w14:paraId="65FA8C5F" w14:textId="57B11658" w:rsidR="00C44ABC" w:rsidRDefault="005B0B91" w:rsidP="00271D58">
            <w:pPr>
              <w:spacing w:line="480" w:lineRule="auto"/>
            </w:pPr>
            <w:r>
              <w:t>0.</w:t>
            </w:r>
            <w:r w:rsidR="001E7F0D">
              <w:t>0296</w:t>
            </w:r>
          </w:p>
        </w:tc>
      </w:tr>
      <w:tr w:rsidR="00C44ABC" w14:paraId="16577648" w14:textId="77777777" w:rsidTr="00C44ABC">
        <w:tc>
          <w:tcPr>
            <w:tcW w:w="2337" w:type="dxa"/>
          </w:tcPr>
          <w:p w14:paraId="7BE10EFB" w14:textId="1F0CD10C" w:rsidR="00C44ABC" w:rsidRDefault="00C44ABC" w:rsidP="00271D58">
            <w:pPr>
              <w:spacing w:line="480" w:lineRule="auto"/>
            </w:pPr>
            <w:r>
              <w:t xml:space="preserve">Max </w:t>
            </w:r>
            <w:r w:rsidR="00162C02">
              <w:t>t</w:t>
            </w:r>
            <w:r>
              <w:t>emp</w:t>
            </w:r>
            <w:r w:rsidR="00EF36D1">
              <w:t>erature</w:t>
            </w:r>
          </w:p>
        </w:tc>
        <w:tc>
          <w:tcPr>
            <w:tcW w:w="2337" w:type="dxa"/>
          </w:tcPr>
          <w:p w14:paraId="0408A48E" w14:textId="6CD74F13" w:rsidR="00C44ABC" w:rsidRDefault="00CA37B7" w:rsidP="00271D58">
            <w:pPr>
              <w:spacing w:line="480" w:lineRule="auto"/>
            </w:pPr>
            <w:r>
              <w:t>-0.</w:t>
            </w:r>
            <w:r w:rsidR="001E7F0D">
              <w:t>11708</w:t>
            </w:r>
          </w:p>
        </w:tc>
        <w:tc>
          <w:tcPr>
            <w:tcW w:w="2338" w:type="dxa"/>
          </w:tcPr>
          <w:p w14:paraId="5A9D8851" w14:textId="6836B1CD" w:rsidR="00C44ABC" w:rsidRDefault="005B0B91" w:rsidP="00271D58">
            <w:pPr>
              <w:spacing w:line="480" w:lineRule="auto"/>
            </w:pPr>
            <w:r>
              <w:t>0.</w:t>
            </w:r>
            <w:r w:rsidR="001E7F0D">
              <w:t>15752</w:t>
            </w:r>
          </w:p>
        </w:tc>
        <w:tc>
          <w:tcPr>
            <w:tcW w:w="2338" w:type="dxa"/>
          </w:tcPr>
          <w:p w14:paraId="6883761F" w14:textId="1F0EE692" w:rsidR="00C44ABC" w:rsidRDefault="005B0B91" w:rsidP="00271D58">
            <w:pPr>
              <w:spacing w:line="480" w:lineRule="auto"/>
            </w:pPr>
            <w:r>
              <w:t>0.</w:t>
            </w:r>
            <w:r w:rsidR="001E7F0D">
              <w:t>4573</w:t>
            </w:r>
          </w:p>
        </w:tc>
      </w:tr>
      <w:tr w:rsidR="00C44ABC" w14:paraId="1C800EA4" w14:textId="77777777" w:rsidTr="00C44ABC">
        <w:tc>
          <w:tcPr>
            <w:tcW w:w="2337" w:type="dxa"/>
          </w:tcPr>
          <w:p w14:paraId="346154AA" w14:textId="4E76AEDF" w:rsidR="00C44ABC" w:rsidRDefault="00C44ABC" w:rsidP="00271D58">
            <w:pPr>
              <w:spacing w:line="480" w:lineRule="auto"/>
            </w:pPr>
            <w:r>
              <w:t xml:space="preserve">Snow </w:t>
            </w:r>
            <w:r w:rsidR="00162C02">
              <w:t>d</w:t>
            </w:r>
            <w:r>
              <w:t>epth</w:t>
            </w:r>
          </w:p>
        </w:tc>
        <w:tc>
          <w:tcPr>
            <w:tcW w:w="2337" w:type="dxa"/>
          </w:tcPr>
          <w:p w14:paraId="14F9D38E" w14:textId="7E90075C" w:rsidR="00C44ABC" w:rsidRDefault="00CA37B7" w:rsidP="00271D58">
            <w:pPr>
              <w:spacing w:line="480" w:lineRule="auto"/>
            </w:pPr>
            <w:r>
              <w:t>0.</w:t>
            </w:r>
            <w:r w:rsidR="001E7F0D">
              <w:t>20464</w:t>
            </w:r>
          </w:p>
        </w:tc>
        <w:tc>
          <w:tcPr>
            <w:tcW w:w="2338" w:type="dxa"/>
          </w:tcPr>
          <w:p w14:paraId="4F35A13D" w14:textId="7CA58363" w:rsidR="00C44ABC" w:rsidRDefault="005B0B91" w:rsidP="00271D58">
            <w:pPr>
              <w:spacing w:line="480" w:lineRule="auto"/>
            </w:pPr>
            <w:r>
              <w:t>0.</w:t>
            </w:r>
            <w:r w:rsidR="001E7F0D">
              <w:t>10428</w:t>
            </w:r>
          </w:p>
        </w:tc>
        <w:tc>
          <w:tcPr>
            <w:tcW w:w="2338" w:type="dxa"/>
          </w:tcPr>
          <w:p w14:paraId="577772E8" w14:textId="1B46D39D" w:rsidR="00C44ABC" w:rsidRDefault="005B0B91" w:rsidP="00271D58">
            <w:pPr>
              <w:spacing w:line="480" w:lineRule="auto"/>
            </w:pPr>
            <w:r>
              <w:t>0.</w:t>
            </w:r>
            <w:r w:rsidR="001E7F0D">
              <w:t>0497</w:t>
            </w:r>
          </w:p>
        </w:tc>
      </w:tr>
      <w:tr w:rsidR="00C44ABC" w14:paraId="44ACFA90" w14:textId="77777777" w:rsidTr="00C44ABC">
        <w:tc>
          <w:tcPr>
            <w:tcW w:w="2337" w:type="dxa"/>
          </w:tcPr>
          <w:p w14:paraId="77BE73AE" w14:textId="297C320A" w:rsidR="00C44ABC" w:rsidRDefault="00C44ABC" w:rsidP="00271D58">
            <w:pPr>
              <w:spacing w:line="480" w:lineRule="auto"/>
            </w:pPr>
            <w:r>
              <w:t xml:space="preserve">Proportion </w:t>
            </w:r>
            <w:r w:rsidR="00162C02">
              <w:t>t</w:t>
            </w:r>
            <w:r>
              <w:t>raveling</w:t>
            </w:r>
          </w:p>
        </w:tc>
        <w:tc>
          <w:tcPr>
            <w:tcW w:w="2337" w:type="dxa"/>
          </w:tcPr>
          <w:p w14:paraId="6068CCB3" w14:textId="75D7781B" w:rsidR="00C44ABC" w:rsidRDefault="00CC7A09" w:rsidP="00271D58">
            <w:pPr>
              <w:spacing w:line="480" w:lineRule="auto"/>
            </w:pPr>
            <w:r>
              <w:t>0.</w:t>
            </w:r>
            <w:r w:rsidR="001E7F0D">
              <w:t>12784</w:t>
            </w:r>
          </w:p>
        </w:tc>
        <w:tc>
          <w:tcPr>
            <w:tcW w:w="2338" w:type="dxa"/>
          </w:tcPr>
          <w:p w14:paraId="2F81DDD9" w14:textId="56779359" w:rsidR="00C44ABC" w:rsidRDefault="005B0B91" w:rsidP="00271D58">
            <w:pPr>
              <w:spacing w:line="480" w:lineRule="auto"/>
            </w:pPr>
            <w:r>
              <w:t>0.</w:t>
            </w:r>
            <w:r w:rsidR="001E7F0D">
              <w:t>08201</w:t>
            </w:r>
          </w:p>
        </w:tc>
        <w:tc>
          <w:tcPr>
            <w:tcW w:w="2338" w:type="dxa"/>
          </w:tcPr>
          <w:p w14:paraId="24289A1C" w14:textId="276372D6" w:rsidR="00C44ABC" w:rsidRDefault="005B0B91" w:rsidP="00271D58">
            <w:pPr>
              <w:spacing w:line="480" w:lineRule="auto"/>
            </w:pPr>
            <w:r>
              <w:t>0.</w:t>
            </w:r>
            <w:r w:rsidR="001E7F0D">
              <w:t>119</w:t>
            </w:r>
          </w:p>
        </w:tc>
      </w:tr>
      <w:tr w:rsidR="00CC7A09" w14:paraId="2F112E44" w14:textId="77777777" w:rsidTr="00C44ABC">
        <w:tc>
          <w:tcPr>
            <w:tcW w:w="2337" w:type="dxa"/>
          </w:tcPr>
          <w:p w14:paraId="61A46E31" w14:textId="463D40AB" w:rsidR="00CC7A09" w:rsidRDefault="00CC7A09" w:rsidP="00271D58">
            <w:pPr>
              <w:spacing w:line="480" w:lineRule="auto"/>
            </w:pPr>
            <w:r>
              <w:t xml:space="preserve">Wolf </w:t>
            </w:r>
            <w:r w:rsidR="00162C02">
              <w:t>k</w:t>
            </w:r>
            <w:r>
              <w:t xml:space="preserve">ill * </w:t>
            </w:r>
            <w:r w:rsidR="00162C02">
              <w:t>h</w:t>
            </w:r>
            <w:r>
              <w:t>unting Biomass</w:t>
            </w:r>
          </w:p>
        </w:tc>
        <w:tc>
          <w:tcPr>
            <w:tcW w:w="2337" w:type="dxa"/>
          </w:tcPr>
          <w:p w14:paraId="7C243234" w14:textId="5778462D" w:rsidR="00CC7A09" w:rsidRDefault="00E93F21" w:rsidP="00271D58">
            <w:pPr>
              <w:spacing w:line="480" w:lineRule="auto"/>
            </w:pPr>
            <w:r>
              <w:t>-0.</w:t>
            </w:r>
            <w:r w:rsidR="001E7F0D">
              <w:t>17153</w:t>
            </w:r>
          </w:p>
        </w:tc>
        <w:tc>
          <w:tcPr>
            <w:tcW w:w="2338" w:type="dxa"/>
          </w:tcPr>
          <w:p w14:paraId="13A6DE05" w14:textId="16C04422" w:rsidR="00CC7A09" w:rsidRDefault="005B0B91" w:rsidP="00271D58">
            <w:pPr>
              <w:spacing w:line="480" w:lineRule="auto"/>
            </w:pPr>
            <w:r>
              <w:t>0.</w:t>
            </w:r>
            <w:r w:rsidR="001E7F0D">
              <w:t>38091</w:t>
            </w:r>
          </w:p>
        </w:tc>
        <w:tc>
          <w:tcPr>
            <w:tcW w:w="2338" w:type="dxa"/>
          </w:tcPr>
          <w:p w14:paraId="03A0134D" w14:textId="5498F4CE" w:rsidR="00CC7A09" w:rsidRDefault="005B0B91" w:rsidP="00271D58">
            <w:pPr>
              <w:spacing w:line="480" w:lineRule="auto"/>
            </w:pPr>
            <w:r>
              <w:t>0.</w:t>
            </w:r>
            <w:r w:rsidR="001E7F0D">
              <w:t>6525</w:t>
            </w:r>
          </w:p>
        </w:tc>
      </w:tr>
      <w:tr w:rsidR="00C44ABC" w14:paraId="75C749E7" w14:textId="77777777" w:rsidTr="00C44ABC">
        <w:tc>
          <w:tcPr>
            <w:tcW w:w="2337" w:type="dxa"/>
          </w:tcPr>
          <w:p w14:paraId="6B165D4F" w14:textId="737490B6" w:rsidR="00C44ABC" w:rsidRDefault="00C44ABC" w:rsidP="00271D58">
            <w:pPr>
              <w:spacing w:line="480" w:lineRule="auto"/>
            </w:pPr>
            <w:r>
              <w:t xml:space="preserve">Study </w:t>
            </w:r>
            <w:r w:rsidR="00162C02">
              <w:t>p</w:t>
            </w:r>
            <w:r>
              <w:t xml:space="preserve">eriod * Max </w:t>
            </w:r>
            <w:r w:rsidR="00162C02">
              <w:t>t</w:t>
            </w:r>
            <w:r>
              <w:t>emp</w:t>
            </w:r>
          </w:p>
        </w:tc>
        <w:tc>
          <w:tcPr>
            <w:tcW w:w="2337" w:type="dxa"/>
          </w:tcPr>
          <w:p w14:paraId="54068D05" w14:textId="17E879FF" w:rsidR="00C44ABC" w:rsidRDefault="00CC7A09" w:rsidP="00271D58">
            <w:pPr>
              <w:spacing w:line="480" w:lineRule="auto"/>
            </w:pPr>
            <w:r>
              <w:t>0.</w:t>
            </w:r>
            <w:r w:rsidR="001E7F0D">
              <w:t>04887</w:t>
            </w:r>
          </w:p>
        </w:tc>
        <w:tc>
          <w:tcPr>
            <w:tcW w:w="2338" w:type="dxa"/>
          </w:tcPr>
          <w:p w14:paraId="1A5CD342" w14:textId="7ADA69E5" w:rsidR="00C44ABC" w:rsidRDefault="005B0B91" w:rsidP="00271D58">
            <w:pPr>
              <w:spacing w:line="480" w:lineRule="auto"/>
            </w:pPr>
            <w:r>
              <w:t>0.</w:t>
            </w:r>
            <w:r w:rsidR="001E7F0D">
              <w:t>18312</w:t>
            </w:r>
          </w:p>
        </w:tc>
        <w:tc>
          <w:tcPr>
            <w:tcW w:w="2338" w:type="dxa"/>
          </w:tcPr>
          <w:p w14:paraId="762147AA" w14:textId="3E92911E" w:rsidR="00C44ABC" w:rsidRDefault="005B0B91" w:rsidP="00271D58">
            <w:pPr>
              <w:spacing w:line="480" w:lineRule="auto"/>
            </w:pPr>
            <w:r>
              <w:t>0.</w:t>
            </w:r>
            <w:r w:rsidR="001E7F0D">
              <w:t>7896</w:t>
            </w:r>
          </w:p>
        </w:tc>
      </w:tr>
    </w:tbl>
    <w:p w14:paraId="27585055" w14:textId="77777777" w:rsidR="00C64BBA" w:rsidRDefault="00C64BBA" w:rsidP="00271D58">
      <w:pPr>
        <w:spacing w:line="480" w:lineRule="auto"/>
      </w:pPr>
    </w:p>
    <w:p w14:paraId="025903E7" w14:textId="2A13EF18" w:rsidR="00BD1086" w:rsidRDefault="00BD1086" w:rsidP="00FD75AB">
      <w:pPr>
        <w:spacing w:line="480" w:lineRule="auto"/>
      </w:pPr>
      <w:r>
        <w:br w:type="page"/>
      </w:r>
    </w:p>
    <w:p w14:paraId="7DA49340" w14:textId="101C7B6B" w:rsidR="00FC1747" w:rsidRDefault="00FC1747" w:rsidP="00FC1747">
      <w:pPr>
        <w:spacing w:line="480" w:lineRule="auto"/>
      </w:pPr>
      <w:r>
        <w:lastRenderedPageBreak/>
        <w:t>Supplementa</w:t>
      </w:r>
      <w:r w:rsidR="00026839">
        <w:t>ry</w:t>
      </w:r>
      <w:r>
        <w:t xml:space="preserve"> Table </w:t>
      </w:r>
      <w:r w:rsidR="00874023">
        <w:t>2</w:t>
      </w:r>
      <w:r>
        <w:t xml:space="preserve">. Model results from </w:t>
      </w:r>
      <w:r w:rsidR="004D1CFA">
        <w:t>a</w:t>
      </w:r>
      <w:r>
        <w:t xml:space="preserve"> binomial generalized linear mixed model looking at the impact of all covariates except for max temperature and snow depth on the probability of ravens leaving their territory daily (n = 2095).</w:t>
      </w:r>
    </w:p>
    <w:tbl>
      <w:tblPr>
        <w:tblStyle w:val="TableGrid"/>
        <w:tblW w:w="0" w:type="auto"/>
        <w:tblLook w:val="04A0" w:firstRow="1" w:lastRow="0" w:firstColumn="1" w:lastColumn="0" w:noHBand="0" w:noVBand="1"/>
      </w:tblPr>
      <w:tblGrid>
        <w:gridCol w:w="2337"/>
        <w:gridCol w:w="2337"/>
        <w:gridCol w:w="2338"/>
        <w:gridCol w:w="2338"/>
      </w:tblGrid>
      <w:tr w:rsidR="00FC1747" w14:paraId="47016A9F" w14:textId="77777777" w:rsidTr="0092756B">
        <w:tc>
          <w:tcPr>
            <w:tcW w:w="2337" w:type="dxa"/>
          </w:tcPr>
          <w:p w14:paraId="2DB2069F" w14:textId="77777777" w:rsidR="00FC1747" w:rsidRDefault="00FC1747" w:rsidP="0092756B">
            <w:pPr>
              <w:spacing w:line="480" w:lineRule="auto"/>
            </w:pPr>
          </w:p>
        </w:tc>
        <w:tc>
          <w:tcPr>
            <w:tcW w:w="2337" w:type="dxa"/>
          </w:tcPr>
          <w:p w14:paraId="21B4CBB8" w14:textId="77777777" w:rsidR="00FC1747" w:rsidRDefault="00FC1747" w:rsidP="0092756B">
            <w:pPr>
              <w:spacing w:line="480" w:lineRule="auto"/>
            </w:pPr>
            <w:r>
              <w:t>Estimate</w:t>
            </w:r>
          </w:p>
        </w:tc>
        <w:tc>
          <w:tcPr>
            <w:tcW w:w="2338" w:type="dxa"/>
          </w:tcPr>
          <w:p w14:paraId="2FF81009" w14:textId="77777777" w:rsidR="00FC1747" w:rsidRDefault="00FC1747" w:rsidP="0092756B">
            <w:pPr>
              <w:spacing w:line="480" w:lineRule="auto"/>
            </w:pPr>
            <w:r>
              <w:t>Standard Error</w:t>
            </w:r>
          </w:p>
        </w:tc>
        <w:tc>
          <w:tcPr>
            <w:tcW w:w="2338" w:type="dxa"/>
          </w:tcPr>
          <w:p w14:paraId="5A8BF9F7" w14:textId="77777777" w:rsidR="00FC1747" w:rsidRDefault="00FC1747" w:rsidP="0092756B">
            <w:pPr>
              <w:spacing w:line="480" w:lineRule="auto"/>
            </w:pPr>
            <w:r>
              <w:t>p-value</w:t>
            </w:r>
          </w:p>
        </w:tc>
      </w:tr>
      <w:tr w:rsidR="00FC1747" w14:paraId="0BAE8324" w14:textId="77777777" w:rsidTr="0092756B">
        <w:tc>
          <w:tcPr>
            <w:tcW w:w="2337" w:type="dxa"/>
          </w:tcPr>
          <w:p w14:paraId="1C643333" w14:textId="77777777" w:rsidR="00FC1747" w:rsidRDefault="00FC1747" w:rsidP="0092756B">
            <w:pPr>
              <w:spacing w:line="480" w:lineRule="auto"/>
            </w:pPr>
            <w:r>
              <w:t>Intercept</w:t>
            </w:r>
          </w:p>
        </w:tc>
        <w:tc>
          <w:tcPr>
            <w:tcW w:w="2337" w:type="dxa"/>
          </w:tcPr>
          <w:p w14:paraId="4B0CF269" w14:textId="77777777" w:rsidR="00FC1747" w:rsidRDefault="00FC1747" w:rsidP="0092756B">
            <w:pPr>
              <w:spacing w:line="480" w:lineRule="auto"/>
            </w:pPr>
            <w:r>
              <w:t>3.11445</w:t>
            </w:r>
          </w:p>
        </w:tc>
        <w:tc>
          <w:tcPr>
            <w:tcW w:w="2338" w:type="dxa"/>
          </w:tcPr>
          <w:p w14:paraId="4ABC798A" w14:textId="77777777" w:rsidR="00FC1747" w:rsidRDefault="00FC1747" w:rsidP="0092756B">
            <w:pPr>
              <w:spacing w:line="480" w:lineRule="auto"/>
            </w:pPr>
            <w:r>
              <w:t>0.4442</w:t>
            </w:r>
          </w:p>
        </w:tc>
        <w:tc>
          <w:tcPr>
            <w:tcW w:w="2338" w:type="dxa"/>
          </w:tcPr>
          <w:p w14:paraId="3B8F8357" w14:textId="77777777" w:rsidR="00FC1747" w:rsidRDefault="00FC1747" w:rsidP="0092756B">
            <w:pPr>
              <w:spacing w:line="480" w:lineRule="auto"/>
            </w:pPr>
            <w:r>
              <w:t>2.36e-12</w:t>
            </w:r>
          </w:p>
        </w:tc>
      </w:tr>
      <w:tr w:rsidR="00FC1747" w14:paraId="49A159B1" w14:textId="77777777" w:rsidTr="0092756B">
        <w:tc>
          <w:tcPr>
            <w:tcW w:w="2337" w:type="dxa"/>
          </w:tcPr>
          <w:p w14:paraId="40E9AA16" w14:textId="77777777" w:rsidR="00FC1747" w:rsidRDefault="00FC1747" w:rsidP="0092756B">
            <w:pPr>
              <w:spacing w:line="480" w:lineRule="auto"/>
            </w:pPr>
            <w:r>
              <w:t>Wolf kill</w:t>
            </w:r>
          </w:p>
        </w:tc>
        <w:tc>
          <w:tcPr>
            <w:tcW w:w="2337" w:type="dxa"/>
          </w:tcPr>
          <w:p w14:paraId="5F2ED5B2" w14:textId="77777777" w:rsidR="00FC1747" w:rsidRDefault="00FC1747" w:rsidP="0092756B">
            <w:pPr>
              <w:spacing w:line="480" w:lineRule="auto"/>
            </w:pPr>
            <w:r>
              <w:t>-0.81462</w:t>
            </w:r>
          </w:p>
        </w:tc>
        <w:tc>
          <w:tcPr>
            <w:tcW w:w="2338" w:type="dxa"/>
          </w:tcPr>
          <w:p w14:paraId="22C9075A" w14:textId="77777777" w:rsidR="00FC1747" w:rsidRDefault="00FC1747" w:rsidP="0092756B">
            <w:pPr>
              <w:spacing w:line="480" w:lineRule="auto"/>
            </w:pPr>
            <w:r>
              <w:t>0.35293</w:t>
            </w:r>
          </w:p>
        </w:tc>
        <w:tc>
          <w:tcPr>
            <w:tcW w:w="2338" w:type="dxa"/>
          </w:tcPr>
          <w:p w14:paraId="152BBA93" w14:textId="77777777" w:rsidR="00FC1747" w:rsidRDefault="00FC1747" w:rsidP="0092756B">
            <w:pPr>
              <w:spacing w:line="480" w:lineRule="auto"/>
            </w:pPr>
            <w:r>
              <w:t>0.021</w:t>
            </w:r>
          </w:p>
        </w:tc>
      </w:tr>
      <w:tr w:rsidR="00FC1747" w14:paraId="3A620E4F" w14:textId="77777777" w:rsidTr="0092756B">
        <w:tc>
          <w:tcPr>
            <w:tcW w:w="2337" w:type="dxa"/>
          </w:tcPr>
          <w:p w14:paraId="4DFAAF4B" w14:textId="77777777" w:rsidR="00FC1747" w:rsidRDefault="00FC1747" w:rsidP="0092756B">
            <w:pPr>
              <w:spacing w:line="480" w:lineRule="auto"/>
            </w:pPr>
            <w:r>
              <w:t>Hunting biomass</w:t>
            </w:r>
          </w:p>
        </w:tc>
        <w:tc>
          <w:tcPr>
            <w:tcW w:w="2337" w:type="dxa"/>
          </w:tcPr>
          <w:p w14:paraId="2523C1D7" w14:textId="77777777" w:rsidR="00FC1747" w:rsidRDefault="00FC1747" w:rsidP="0092756B">
            <w:pPr>
              <w:spacing w:line="480" w:lineRule="auto"/>
            </w:pPr>
            <w:r>
              <w:t>0.01868</w:t>
            </w:r>
          </w:p>
        </w:tc>
        <w:tc>
          <w:tcPr>
            <w:tcW w:w="2338" w:type="dxa"/>
          </w:tcPr>
          <w:p w14:paraId="67D016AA" w14:textId="77777777" w:rsidR="00FC1747" w:rsidRDefault="00FC1747" w:rsidP="0092756B">
            <w:pPr>
              <w:spacing w:line="480" w:lineRule="auto"/>
            </w:pPr>
            <w:r>
              <w:t>0.08244</w:t>
            </w:r>
          </w:p>
        </w:tc>
        <w:tc>
          <w:tcPr>
            <w:tcW w:w="2338" w:type="dxa"/>
          </w:tcPr>
          <w:p w14:paraId="3502757D" w14:textId="77777777" w:rsidR="00FC1747" w:rsidRDefault="00FC1747" w:rsidP="0092756B">
            <w:pPr>
              <w:spacing w:line="480" w:lineRule="auto"/>
            </w:pPr>
            <w:r>
              <w:t>0.8208</w:t>
            </w:r>
          </w:p>
        </w:tc>
      </w:tr>
      <w:tr w:rsidR="00FC1747" w14:paraId="57A9DA2C" w14:textId="77777777" w:rsidTr="0092756B">
        <w:tc>
          <w:tcPr>
            <w:tcW w:w="2337" w:type="dxa"/>
          </w:tcPr>
          <w:p w14:paraId="5ECBB4A1" w14:textId="77777777" w:rsidR="00FC1747" w:rsidRDefault="00FC1747" w:rsidP="0092756B">
            <w:pPr>
              <w:spacing w:line="480" w:lineRule="auto"/>
            </w:pPr>
            <w:r>
              <w:t>Hunting season</w:t>
            </w:r>
          </w:p>
        </w:tc>
        <w:tc>
          <w:tcPr>
            <w:tcW w:w="2337" w:type="dxa"/>
          </w:tcPr>
          <w:p w14:paraId="47DD6CB7" w14:textId="77777777" w:rsidR="00FC1747" w:rsidRDefault="00FC1747" w:rsidP="0092756B">
            <w:pPr>
              <w:spacing w:line="480" w:lineRule="auto"/>
            </w:pPr>
            <w:r>
              <w:t>-0.20295</w:t>
            </w:r>
          </w:p>
        </w:tc>
        <w:tc>
          <w:tcPr>
            <w:tcW w:w="2338" w:type="dxa"/>
          </w:tcPr>
          <w:p w14:paraId="14A0755C" w14:textId="77777777" w:rsidR="00FC1747" w:rsidRDefault="00FC1747" w:rsidP="0092756B">
            <w:pPr>
              <w:spacing w:line="480" w:lineRule="auto"/>
            </w:pPr>
            <w:r>
              <w:t>0.2064</w:t>
            </w:r>
          </w:p>
        </w:tc>
        <w:tc>
          <w:tcPr>
            <w:tcW w:w="2338" w:type="dxa"/>
          </w:tcPr>
          <w:p w14:paraId="6AC30BD5" w14:textId="77777777" w:rsidR="00FC1747" w:rsidRDefault="00FC1747" w:rsidP="0092756B">
            <w:pPr>
              <w:spacing w:line="480" w:lineRule="auto"/>
            </w:pPr>
            <w:r>
              <w:t>0.3255</w:t>
            </w:r>
          </w:p>
        </w:tc>
      </w:tr>
      <w:tr w:rsidR="00FC1747" w14:paraId="24BA5070" w14:textId="77777777" w:rsidTr="0092756B">
        <w:tc>
          <w:tcPr>
            <w:tcW w:w="2337" w:type="dxa"/>
          </w:tcPr>
          <w:p w14:paraId="2A23A420" w14:textId="77777777" w:rsidR="00FC1747" w:rsidRDefault="00FC1747" w:rsidP="0092756B">
            <w:pPr>
              <w:spacing w:line="480" w:lineRule="auto"/>
            </w:pPr>
            <w:r>
              <w:t>Kill density</w:t>
            </w:r>
          </w:p>
        </w:tc>
        <w:tc>
          <w:tcPr>
            <w:tcW w:w="2337" w:type="dxa"/>
          </w:tcPr>
          <w:p w14:paraId="345C26CF" w14:textId="77777777" w:rsidR="00FC1747" w:rsidRDefault="00FC1747" w:rsidP="0092756B">
            <w:pPr>
              <w:spacing w:line="480" w:lineRule="auto"/>
            </w:pPr>
            <w:r>
              <w:t>0.13564</w:t>
            </w:r>
          </w:p>
        </w:tc>
        <w:tc>
          <w:tcPr>
            <w:tcW w:w="2338" w:type="dxa"/>
          </w:tcPr>
          <w:p w14:paraId="4E499C1B" w14:textId="77777777" w:rsidR="00FC1747" w:rsidRDefault="00FC1747" w:rsidP="0092756B">
            <w:pPr>
              <w:spacing w:line="480" w:lineRule="auto"/>
            </w:pPr>
            <w:r>
              <w:t>0.45558</w:t>
            </w:r>
          </w:p>
        </w:tc>
        <w:tc>
          <w:tcPr>
            <w:tcW w:w="2338" w:type="dxa"/>
          </w:tcPr>
          <w:p w14:paraId="78F68787" w14:textId="77777777" w:rsidR="00FC1747" w:rsidRDefault="00FC1747" w:rsidP="0092756B">
            <w:pPr>
              <w:spacing w:line="480" w:lineRule="auto"/>
            </w:pPr>
            <w:r>
              <w:t>0.7659</w:t>
            </w:r>
          </w:p>
        </w:tc>
      </w:tr>
      <w:tr w:rsidR="00FC1747" w14:paraId="642E83D8" w14:textId="77777777" w:rsidTr="0092756B">
        <w:tc>
          <w:tcPr>
            <w:tcW w:w="2337" w:type="dxa"/>
          </w:tcPr>
          <w:p w14:paraId="1AAC9F0C" w14:textId="77777777" w:rsidR="00FC1747" w:rsidRDefault="00FC1747" w:rsidP="0092756B">
            <w:pPr>
              <w:spacing w:line="480" w:lineRule="auto"/>
            </w:pPr>
            <w:r>
              <w:t>Distance</w:t>
            </w:r>
          </w:p>
        </w:tc>
        <w:tc>
          <w:tcPr>
            <w:tcW w:w="2337" w:type="dxa"/>
          </w:tcPr>
          <w:p w14:paraId="6B5E5856" w14:textId="77777777" w:rsidR="00FC1747" w:rsidRDefault="00FC1747" w:rsidP="0092756B">
            <w:pPr>
              <w:spacing w:line="480" w:lineRule="auto"/>
            </w:pPr>
            <w:r>
              <w:t>-0.28869</w:t>
            </w:r>
          </w:p>
        </w:tc>
        <w:tc>
          <w:tcPr>
            <w:tcW w:w="2338" w:type="dxa"/>
          </w:tcPr>
          <w:p w14:paraId="1D6FD84D" w14:textId="77777777" w:rsidR="00FC1747" w:rsidRDefault="00FC1747" w:rsidP="0092756B">
            <w:pPr>
              <w:spacing w:line="480" w:lineRule="auto"/>
            </w:pPr>
            <w:r>
              <w:t>0.41214</w:t>
            </w:r>
          </w:p>
        </w:tc>
        <w:tc>
          <w:tcPr>
            <w:tcW w:w="2338" w:type="dxa"/>
          </w:tcPr>
          <w:p w14:paraId="66C9BB97" w14:textId="77777777" w:rsidR="00FC1747" w:rsidRDefault="00FC1747" w:rsidP="0092756B">
            <w:pPr>
              <w:spacing w:line="480" w:lineRule="auto"/>
            </w:pPr>
            <w:r>
              <w:t>0.4836</w:t>
            </w:r>
          </w:p>
        </w:tc>
      </w:tr>
      <w:tr w:rsidR="00FC1747" w14:paraId="6E5A9D03" w14:textId="77777777" w:rsidTr="0092756B">
        <w:tc>
          <w:tcPr>
            <w:tcW w:w="2337" w:type="dxa"/>
          </w:tcPr>
          <w:p w14:paraId="6784D633" w14:textId="77777777" w:rsidR="00FC1747" w:rsidRDefault="00FC1747" w:rsidP="0092756B">
            <w:pPr>
              <w:spacing w:line="480" w:lineRule="auto"/>
            </w:pPr>
            <w:r>
              <w:t>Study period</w:t>
            </w:r>
          </w:p>
        </w:tc>
        <w:tc>
          <w:tcPr>
            <w:tcW w:w="2337" w:type="dxa"/>
          </w:tcPr>
          <w:p w14:paraId="6E1A4F78" w14:textId="77777777" w:rsidR="00FC1747" w:rsidRDefault="00FC1747" w:rsidP="0092756B">
            <w:pPr>
              <w:spacing w:line="480" w:lineRule="auto"/>
            </w:pPr>
            <w:r>
              <w:t>-0.32356</w:t>
            </w:r>
          </w:p>
        </w:tc>
        <w:tc>
          <w:tcPr>
            <w:tcW w:w="2338" w:type="dxa"/>
          </w:tcPr>
          <w:p w14:paraId="0267B2D9" w14:textId="77777777" w:rsidR="00FC1747" w:rsidRDefault="00FC1747" w:rsidP="0092756B">
            <w:pPr>
              <w:spacing w:line="480" w:lineRule="auto"/>
            </w:pPr>
            <w:r>
              <w:t>0.18066</w:t>
            </w:r>
          </w:p>
        </w:tc>
        <w:tc>
          <w:tcPr>
            <w:tcW w:w="2338" w:type="dxa"/>
          </w:tcPr>
          <w:p w14:paraId="5F44D2DF" w14:textId="77777777" w:rsidR="00FC1747" w:rsidRDefault="00FC1747" w:rsidP="0092756B">
            <w:pPr>
              <w:spacing w:line="480" w:lineRule="auto"/>
            </w:pPr>
            <w:r>
              <w:t>0.0733</w:t>
            </w:r>
          </w:p>
        </w:tc>
      </w:tr>
      <w:tr w:rsidR="00FC1747" w14:paraId="674098D4" w14:textId="77777777" w:rsidTr="0092756B">
        <w:tc>
          <w:tcPr>
            <w:tcW w:w="2337" w:type="dxa"/>
          </w:tcPr>
          <w:p w14:paraId="2546716E" w14:textId="77777777" w:rsidR="00FC1747" w:rsidRDefault="00FC1747" w:rsidP="0092756B">
            <w:pPr>
              <w:spacing w:line="480" w:lineRule="auto"/>
            </w:pPr>
            <w:r>
              <w:t>Proportion traveling</w:t>
            </w:r>
          </w:p>
        </w:tc>
        <w:tc>
          <w:tcPr>
            <w:tcW w:w="2337" w:type="dxa"/>
          </w:tcPr>
          <w:p w14:paraId="1A7A4DD3" w14:textId="77777777" w:rsidR="00FC1747" w:rsidRDefault="00FC1747" w:rsidP="0092756B">
            <w:pPr>
              <w:spacing w:line="480" w:lineRule="auto"/>
            </w:pPr>
            <w:r>
              <w:t>0.17505</w:t>
            </w:r>
          </w:p>
        </w:tc>
        <w:tc>
          <w:tcPr>
            <w:tcW w:w="2338" w:type="dxa"/>
          </w:tcPr>
          <w:p w14:paraId="6108485B" w14:textId="77777777" w:rsidR="00FC1747" w:rsidRDefault="00FC1747" w:rsidP="0092756B">
            <w:pPr>
              <w:spacing w:line="480" w:lineRule="auto"/>
            </w:pPr>
            <w:r>
              <w:t>0.07947</w:t>
            </w:r>
          </w:p>
        </w:tc>
        <w:tc>
          <w:tcPr>
            <w:tcW w:w="2338" w:type="dxa"/>
          </w:tcPr>
          <w:p w14:paraId="15CCA773" w14:textId="77777777" w:rsidR="00FC1747" w:rsidRDefault="00FC1747" w:rsidP="0092756B">
            <w:pPr>
              <w:spacing w:line="480" w:lineRule="auto"/>
            </w:pPr>
            <w:r>
              <w:t>0.0276</w:t>
            </w:r>
          </w:p>
        </w:tc>
      </w:tr>
      <w:tr w:rsidR="00FC1747" w14:paraId="5F0987F5" w14:textId="77777777" w:rsidTr="0092756B">
        <w:tc>
          <w:tcPr>
            <w:tcW w:w="2337" w:type="dxa"/>
          </w:tcPr>
          <w:p w14:paraId="3433E3BE" w14:textId="77777777" w:rsidR="00FC1747" w:rsidRDefault="00FC1747" w:rsidP="0092756B">
            <w:pPr>
              <w:spacing w:line="480" w:lineRule="auto"/>
            </w:pPr>
            <w:r>
              <w:t>Wolf kill * hunting Biomass</w:t>
            </w:r>
          </w:p>
        </w:tc>
        <w:tc>
          <w:tcPr>
            <w:tcW w:w="2337" w:type="dxa"/>
          </w:tcPr>
          <w:p w14:paraId="45B4CAFD" w14:textId="77777777" w:rsidR="00FC1747" w:rsidRDefault="00FC1747" w:rsidP="0092756B">
            <w:pPr>
              <w:spacing w:line="480" w:lineRule="auto"/>
            </w:pPr>
            <w:r>
              <w:t>-0.15014</w:t>
            </w:r>
          </w:p>
        </w:tc>
        <w:tc>
          <w:tcPr>
            <w:tcW w:w="2338" w:type="dxa"/>
          </w:tcPr>
          <w:p w14:paraId="43DC1304" w14:textId="77777777" w:rsidR="00FC1747" w:rsidRDefault="00FC1747" w:rsidP="0092756B">
            <w:pPr>
              <w:spacing w:line="480" w:lineRule="auto"/>
            </w:pPr>
            <w:r>
              <w:t>0.36722</w:t>
            </w:r>
          </w:p>
        </w:tc>
        <w:tc>
          <w:tcPr>
            <w:tcW w:w="2338" w:type="dxa"/>
          </w:tcPr>
          <w:p w14:paraId="6CD268C0" w14:textId="77777777" w:rsidR="00FC1747" w:rsidRDefault="00FC1747" w:rsidP="0092756B">
            <w:pPr>
              <w:spacing w:line="480" w:lineRule="auto"/>
            </w:pPr>
            <w:r>
              <w:t>0.6827</w:t>
            </w:r>
          </w:p>
        </w:tc>
      </w:tr>
    </w:tbl>
    <w:p w14:paraId="2B55AAFA" w14:textId="77777777" w:rsidR="00FC1747" w:rsidRDefault="00FC1747" w:rsidP="00271D58">
      <w:pPr>
        <w:spacing w:line="480" w:lineRule="auto"/>
      </w:pPr>
    </w:p>
    <w:p w14:paraId="1D12B2AD" w14:textId="77777777" w:rsidR="00FC1747" w:rsidRDefault="00FC1747">
      <w:r>
        <w:br w:type="page"/>
      </w:r>
    </w:p>
    <w:p w14:paraId="380ADFAE" w14:textId="226C8596" w:rsidR="00967A53" w:rsidRDefault="00E86FB1" w:rsidP="00271D58">
      <w:pPr>
        <w:spacing w:line="480" w:lineRule="auto"/>
      </w:pPr>
      <w:r>
        <w:lastRenderedPageBreak/>
        <w:t xml:space="preserve">Table </w:t>
      </w:r>
      <w:r w:rsidR="00874023">
        <w:t>2</w:t>
      </w:r>
      <w:r w:rsidR="00967A53">
        <w:t>. Model results from the binomial generalized linear mixed model look</w:t>
      </w:r>
      <w:r w:rsidR="001C4179">
        <w:t>ing</w:t>
      </w:r>
      <w:r w:rsidR="00967A53">
        <w:t xml:space="preserve"> at the impact of covariates on the probability of ravens</w:t>
      </w:r>
      <w:r w:rsidR="00007B94">
        <w:t xml:space="preserve"> visiting the hunting areas surrounding Gardiner, MT when they choose to</w:t>
      </w:r>
      <w:r w:rsidR="00967A53">
        <w:t xml:space="preserve"> </w:t>
      </w:r>
      <w:r w:rsidR="003050D3">
        <w:t>leave</w:t>
      </w:r>
      <w:r w:rsidR="00967A53">
        <w:t xml:space="preserve"> their territory daily </w:t>
      </w:r>
      <w:r w:rsidR="00132026">
        <w:t>(</w:t>
      </w:r>
      <w:r w:rsidR="005D7598">
        <w:t>n = 1</w:t>
      </w:r>
      <w:r w:rsidR="002E3FC7">
        <w:t>633</w:t>
      </w:r>
      <w:r w:rsidR="00132026">
        <w:t>)</w:t>
      </w:r>
      <w:r w:rsidR="005D7598">
        <w:t>.</w:t>
      </w:r>
    </w:p>
    <w:tbl>
      <w:tblPr>
        <w:tblStyle w:val="TableGrid"/>
        <w:tblW w:w="0" w:type="auto"/>
        <w:tblLook w:val="04A0" w:firstRow="1" w:lastRow="0" w:firstColumn="1" w:lastColumn="0" w:noHBand="0" w:noVBand="1"/>
      </w:tblPr>
      <w:tblGrid>
        <w:gridCol w:w="2337"/>
        <w:gridCol w:w="2337"/>
        <w:gridCol w:w="2338"/>
        <w:gridCol w:w="2338"/>
      </w:tblGrid>
      <w:tr w:rsidR="00967A53" w14:paraId="410E1E1E" w14:textId="77777777" w:rsidTr="0037585F">
        <w:tc>
          <w:tcPr>
            <w:tcW w:w="2337" w:type="dxa"/>
          </w:tcPr>
          <w:p w14:paraId="1433E470" w14:textId="77777777" w:rsidR="00967A53" w:rsidRDefault="00967A53" w:rsidP="00271D58">
            <w:pPr>
              <w:spacing w:line="480" w:lineRule="auto"/>
            </w:pPr>
          </w:p>
        </w:tc>
        <w:tc>
          <w:tcPr>
            <w:tcW w:w="2337" w:type="dxa"/>
          </w:tcPr>
          <w:p w14:paraId="25CF6871" w14:textId="77777777" w:rsidR="00967A53" w:rsidRDefault="00967A53" w:rsidP="00271D58">
            <w:pPr>
              <w:spacing w:line="480" w:lineRule="auto"/>
            </w:pPr>
            <w:r>
              <w:t>Estimate</w:t>
            </w:r>
          </w:p>
        </w:tc>
        <w:tc>
          <w:tcPr>
            <w:tcW w:w="2338" w:type="dxa"/>
          </w:tcPr>
          <w:p w14:paraId="20E68308" w14:textId="77777777" w:rsidR="00967A53" w:rsidRDefault="00967A53" w:rsidP="00271D58">
            <w:pPr>
              <w:spacing w:line="480" w:lineRule="auto"/>
            </w:pPr>
            <w:r>
              <w:t>Standard Error</w:t>
            </w:r>
          </w:p>
        </w:tc>
        <w:tc>
          <w:tcPr>
            <w:tcW w:w="2338" w:type="dxa"/>
          </w:tcPr>
          <w:p w14:paraId="463D846D" w14:textId="77777777" w:rsidR="00967A53" w:rsidRDefault="00967A53" w:rsidP="00271D58">
            <w:pPr>
              <w:spacing w:line="480" w:lineRule="auto"/>
            </w:pPr>
            <w:r>
              <w:t>p-value</w:t>
            </w:r>
          </w:p>
        </w:tc>
      </w:tr>
      <w:tr w:rsidR="00967A53" w14:paraId="6B3C7555" w14:textId="77777777" w:rsidTr="0037585F">
        <w:tc>
          <w:tcPr>
            <w:tcW w:w="2337" w:type="dxa"/>
          </w:tcPr>
          <w:p w14:paraId="55A63A8A" w14:textId="77777777" w:rsidR="00967A53" w:rsidRDefault="00967A53" w:rsidP="00271D58">
            <w:pPr>
              <w:spacing w:line="480" w:lineRule="auto"/>
            </w:pPr>
            <w:r>
              <w:t>Intercept</w:t>
            </w:r>
          </w:p>
        </w:tc>
        <w:tc>
          <w:tcPr>
            <w:tcW w:w="2337" w:type="dxa"/>
          </w:tcPr>
          <w:p w14:paraId="6520B193" w14:textId="21F84B4B" w:rsidR="00967A53" w:rsidRDefault="00E93F21" w:rsidP="00271D58">
            <w:pPr>
              <w:spacing w:line="480" w:lineRule="auto"/>
            </w:pPr>
            <w:r>
              <w:t>0.</w:t>
            </w:r>
            <w:r w:rsidR="00BA4654">
              <w:t>58091</w:t>
            </w:r>
          </w:p>
        </w:tc>
        <w:tc>
          <w:tcPr>
            <w:tcW w:w="2338" w:type="dxa"/>
          </w:tcPr>
          <w:p w14:paraId="32492E64" w14:textId="255F64C5" w:rsidR="00967A53" w:rsidRDefault="00967A53" w:rsidP="00271D58">
            <w:pPr>
              <w:spacing w:line="480" w:lineRule="auto"/>
            </w:pPr>
            <w:r>
              <w:t>0.</w:t>
            </w:r>
            <w:r w:rsidR="00BA4654">
              <w:t>4146</w:t>
            </w:r>
          </w:p>
        </w:tc>
        <w:tc>
          <w:tcPr>
            <w:tcW w:w="2338" w:type="dxa"/>
          </w:tcPr>
          <w:p w14:paraId="3C8591F0" w14:textId="0B92D0BB" w:rsidR="00967A53" w:rsidRDefault="00D6755F" w:rsidP="00271D58">
            <w:pPr>
              <w:spacing w:line="480" w:lineRule="auto"/>
            </w:pPr>
            <w:r>
              <w:t>0.</w:t>
            </w:r>
            <w:r w:rsidR="00BA4654">
              <w:t>16118</w:t>
            </w:r>
          </w:p>
        </w:tc>
      </w:tr>
      <w:tr w:rsidR="00087FFA" w14:paraId="1FFBDA7A" w14:textId="77777777" w:rsidTr="0037585F">
        <w:tc>
          <w:tcPr>
            <w:tcW w:w="2337" w:type="dxa"/>
          </w:tcPr>
          <w:p w14:paraId="50B4FA6E" w14:textId="4903F6F3" w:rsidR="00087FFA" w:rsidRDefault="00087FFA" w:rsidP="00271D58">
            <w:pPr>
              <w:spacing w:line="480" w:lineRule="auto"/>
            </w:pPr>
            <w:r>
              <w:t>Visit kill</w:t>
            </w:r>
          </w:p>
        </w:tc>
        <w:tc>
          <w:tcPr>
            <w:tcW w:w="2337" w:type="dxa"/>
          </w:tcPr>
          <w:p w14:paraId="49F83F67" w14:textId="66CCE276" w:rsidR="00087FFA" w:rsidRDefault="00087FFA" w:rsidP="00271D58">
            <w:pPr>
              <w:spacing w:line="480" w:lineRule="auto"/>
            </w:pPr>
            <w:r>
              <w:t>-</w:t>
            </w:r>
            <w:r w:rsidR="00BA4654">
              <w:t>2.24366</w:t>
            </w:r>
          </w:p>
        </w:tc>
        <w:tc>
          <w:tcPr>
            <w:tcW w:w="2338" w:type="dxa"/>
          </w:tcPr>
          <w:p w14:paraId="53A52C68" w14:textId="430D3D0F" w:rsidR="00087FFA" w:rsidRDefault="00087FFA" w:rsidP="00271D58">
            <w:pPr>
              <w:spacing w:line="480" w:lineRule="auto"/>
            </w:pPr>
            <w:r>
              <w:t>0.</w:t>
            </w:r>
            <w:r w:rsidR="00BA4654">
              <w:t>35199</w:t>
            </w:r>
          </w:p>
        </w:tc>
        <w:tc>
          <w:tcPr>
            <w:tcW w:w="2338" w:type="dxa"/>
          </w:tcPr>
          <w:p w14:paraId="02A57165" w14:textId="79C4D1D3" w:rsidR="00087FFA" w:rsidRDefault="00BA4654" w:rsidP="00271D58">
            <w:pPr>
              <w:spacing w:line="480" w:lineRule="auto"/>
            </w:pPr>
            <w:r>
              <w:t>1.84</w:t>
            </w:r>
            <w:r w:rsidR="00087FFA">
              <w:t>e-</w:t>
            </w:r>
            <w:r>
              <w:t>10</w:t>
            </w:r>
          </w:p>
        </w:tc>
      </w:tr>
      <w:tr w:rsidR="00967A53" w14:paraId="06B12322" w14:textId="77777777" w:rsidTr="0037585F">
        <w:tc>
          <w:tcPr>
            <w:tcW w:w="2337" w:type="dxa"/>
          </w:tcPr>
          <w:p w14:paraId="209EA3C1" w14:textId="18CA2C35" w:rsidR="00967A53" w:rsidRDefault="00967A53" w:rsidP="00271D58">
            <w:pPr>
              <w:spacing w:line="480" w:lineRule="auto"/>
            </w:pPr>
            <w:r>
              <w:t xml:space="preserve">Hunting </w:t>
            </w:r>
            <w:r w:rsidR="00162C02">
              <w:t>b</w:t>
            </w:r>
            <w:r>
              <w:t>iomass</w:t>
            </w:r>
          </w:p>
        </w:tc>
        <w:tc>
          <w:tcPr>
            <w:tcW w:w="2337" w:type="dxa"/>
          </w:tcPr>
          <w:p w14:paraId="00FCD7B8" w14:textId="4CBD2597" w:rsidR="00967A53" w:rsidRDefault="00087FFA" w:rsidP="00271D58">
            <w:pPr>
              <w:spacing w:line="480" w:lineRule="auto"/>
            </w:pPr>
            <w:r>
              <w:t>-0.</w:t>
            </w:r>
            <w:r w:rsidR="00BA4654">
              <w:t>08311</w:t>
            </w:r>
          </w:p>
        </w:tc>
        <w:tc>
          <w:tcPr>
            <w:tcW w:w="2338" w:type="dxa"/>
          </w:tcPr>
          <w:p w14:paraId="7EEC4E95" w14:textId="78BF2E23" w:rsidR="00967A53" w:rsidRDefault="00967A53" w:rsidP="00271D58">
            <w:pPr>
              <w:spacing w:line="480" w:lineRule="auto"/>
            </w:pPr>
            <w:r>
              <w:t>0.</w:t>
            </w:r>
            <w:r w:rsidR="00BA4654">
              <w:t>08007</w:t>
            </w:r>
          </w:p>
        </w:tc>
        <w:tc>
          <w:tcPr>
            <w:tcW w:w="2338" w:type="dxa"/>
          </w:tcPr>
          <w:p w14:paraId="4A8FB8CB" w14:textId="7BE1E765" w:rsidR="00967A53" w:rsidRDefault="00967A53" w:rsidP="00271D58">
            <w:pPr>
              <w:spacing w:line="480" w:lineRule="auto"/>
            </w:pPr>
            <w:r>
              <w:t>0.</w:t>
            </w:r>
            <w:r w:rsidR="00BA4654">
              <w:t>29924</w:t>
            </w:r>
          </w:p>
        </w:tc>
      </w:tr>
      <w:tr w:rsidR="00CA37B7" w14:paraId="6C9EF4E9" w14:textId="77777777" w:rsidTr="0037585F">
        <w:tc>
          <w:tcPr>
            <w:tcW w:w="2337" w:type="dxa"/>
          </w:tcPr>
          <w:p w14:paraId="06CB1919" w14:textId="132F3272" w:rsidR="00CA37B7" w:rsidRDefault="00CA37B7" w:rsidP="00271D58">
            <w:pPr>
              <w:spacing w:line="480" w:lineRule="auto"/>
            </w:pPr>
            <w:r>
              <w:t>Hunting season</w:t>
            </w:r>
          </w:p>
        </w:tc>
        <w:tc>
          <w:tcPr>
            <w:tcW w:w="2337" w:type="dxa"/>
          </w:tcPr>
          <w:p w14:paraId="388E7FFE" w14:textId="78BF69C6" w:rsidR="00CA37B7" w:rsidRDefault="00087FFA" w:rsidP="00271D58">
            <w:pPr>
              <w:spacing w:line="480" w:lineRule="auto"/>
            </w:pPr>
            <w:r>
              <w:t>0.</w:t>
            </w:r>
            <w:r w:rsidR="00BA4654">
              <w:t>55666</w:t>
            </w:r>
          </w:p>
        </w:tc>
        <w:tc>
          <w:tcPr>
            <w:tcW w:w="2338" w:type="dxa"/>
          </w:tcPr>
          <w:p w14:paraId="4DD0F7AF" w14:textId="6FCCCA8B" w:rsidR="00CA37B7" w:rsidRDefault="00087FFA" w:rsidP="00271D58">
            <w:pPr>
              <w:spacing w:line="480" w:lineRule="auto"/>
            </w:pPr>
            <w:r>
              <w:t>0.</w:t>
            </w:r>
            <w:r w:rsidR="00BA4654">
              <w:t>19216</w:t>
            </w:r>
          </w:p>
        </w:tc>
        <w:tc>
          <w:tcPr>
            <w:tcW w:w="2338" w:type="dxa"/>
          </w:tcPr>
          <w:p w14:paraId="64BAC831" w14:textId="35905E8D" w:rsidR="00CA37B7" w:rsidRDefault="002E3FC7" w:rsidP="00271D58">
            <w:pPr>
              <w:spacing w:line="480" w:lineRule="auto"/>
            </w:pPr>
            <w:r>
              <w:t>0.003</w:t>
            </w:r>
            <w:r w:rsidR="00BA4654">
              <w:t>77</w:t>
            </w:r>
          </w:p>
        </w:tc>
      </w:tr>
      <w:tr w:rsidR="00967A53" w14:paraId="5A4589D0" w14:textId="77777777" w:rsidTr="0037585F">
        <w:tc>
          <w:tcPr>
            <w:tcW w:w="2337" w:type="dxa"/>
          </w:tcPr>
          <w:p w14:paraId="36165753" w14:textId="77777777" w:rsidR="00967A53" w:rsidRDefault="00967A53" w:rsidP="00271D58">
            <w:pPr>
              <w:spacing w:line="480" w:lineRule="auto"/>
            </w:pPr>
            <w:r>
              <w:t>Distance</w:t>
            </w:r>
          </w:p>
        </w:tc>
        <w:tc>
          <w:tcPr>
            <w:tcW w:w="2337" w:type="dxa"/>
          </w:tcPr>
          <w:p w14:paraId="1220E106" w14:textId="794BE9C4" w:rsidR="00967A53" w:rsidRDefault="00967A53" w:rsidP="00271D58">
            <w:pPr>
              <w:spacing w:line="480" w:lineRule="auto"/>
            </w:pPr>
            <w:r>
              <w:t>-</w:t>
            </w:r>
            <w:r w:rsidR="00D6755F">
              <w:t>1.</w:t>
            </w:r>
            <w:r w:rsidR="00BA4654">
              <w:t>7391</w:t>
            </w:r>
          </w:p>
        </w:tc>
        <w:tc>
          <w:tcPr>
            <w:tcW w:w="2338" w:type="dxa"/>
          </w:tcPr>
          <w:p w14:paraId="12655CCD" w14:textId="1462F30D" w:rsidR="00967A53" w:rsidRDefault="00967A53" w:rsidP="00271D58">
            <w:pPr>
              <w:spacing w:line="480" w:lineRule="auto"/>
            </w:pPr>
            <w:r>
              <w:t>0.</w:t>
            </w:r>
            <w:r w:rsidR="00BA4654">
              <w:t>42184</w:t>
            </w:r>
          </w:p>
        </w:tc>
        <w:tc>
          <w:tcPr>
            <w:tcW w:w="2338" w:type="dxa"/>
          </w:tcPr>
          <w:p w14:paraId="55A5F219" w14:textId="79D4CA84" w:rsidR="00967A53" w:rsidRDefault="00BA4654" w:rsidP="00271D58">
            <w:pPr>
              <w:spacing w:line="480" w:lineRule="auto"/>
            </w:pPr>
            <w:r>
              <w:t>3.75</w:t>
            </w:r>
            <w:r w:rsidR="00087FFA">
              <w:t>e-</w:t>
            </w:r>
            <w:r w:rsidR="002E3FC7">
              <w:t>5</w:t>
            </w:r>
          </w:p>
        </w:tc>
      </w:tr>
      <w:tr w:rsidR="002B4765" w14:paraId="44371D57" w14:textId="77777777" w:rsidTr="0037585F">
        <w:tc>
          <w:tcPr>
            <w:tcW w:w="2337" w:type="dxa"/>
          </w:tcPr>
          <w:p w14:paraId="737A416D" w14:textId="7897BD46" w:rsidR="002B4765" w:rsidRDefault="002B4765" w:rsidP="00271D58">
            <w:pPr>
              <w:spacing w:line="480" w:lineRule="auto"/>
            </w:pPr>
            <w:r>
              <w:t>Max temperature</w:t>
            </w:r>
          </w:p>
        </w:tc>
        <w:tc>
          <w:tcPr>
            <w:tcW w:w="2337" w:type="dxa"/>
          </w:tcPr>
          <w:p w14:paraId="342CF965" w14:textId="5052D96E" w:rsidR="002B4765" w:rsidRDefault="002B4765" w:rsidP="00271D58">
            <w:pPr>
              <w:spacing w:line="480" w:lineRule="auto"/>
            </w:pPr>
            <w:r>
              <w:t>-0.</w:t>
            </w:r>
            <w:r w:rsidR="00BA4654">
              <w:t>22064</w:t>
            </w:r>
          </w:p>
        </w:tc>
        <w:tc>
          <w:tcPr>
            <w:tcW w:w="2338" w:type="dxa"/>
          </w:tcPr>
          <w:p w14:paraId="3C6868D7" w14:textId="17E5A942" w:rsidR="002B4765" w:rsidRDefault="002B4765" w:rsidP="00271D58">
            <w:pPr>
              <w:spacing w:line="480" w:lineRule="auto"/>
            </w:pPr>
            <w:r>
              <w:t>0.</w:t>
            </w:r>
            <w:r w:rsidR="00BA4654">
              <w:t>07779</w:t>
            </w:r>
          </w:p>
        </w:tc>
        <w:tc>
          <w:tcPr>
            <w:tcW w:w="2338" w:type="dxa"/>
          </w:tcPr>
          <w:p w14:paraId="0C8ACF15" w14:textId="577E5A04" w:rsidR="002B4765" w:rsidRDefault="002B4765" w:rsidP="00271D58">
            <w:pPr>
              <w:spacing w:line="480" w:lineRule="auto"/>
            </w:pPr>
            <w:r>
              <w:t>0.</w:t>
            </w:r>
            <w:r w:rsidR="00BA4654">
              <w:t>00456</w:t>
            </w:r>
          </w:p>
        </w:tc>
      </w:tr>
      <w:tr w:rsidR="002B4765" w14:paraId="6502DE11" w14:textId="77777777" w:rsidTr="0037585F">
        <w:tc>
          <w:tcPr>
            <w:tcW w:w="2337" w:type="dxa"/>
          </w:tcPr>
          <w:p w14:paraId="470D9F81" w14:textId="7874008D" w:rsidR="002B4765" w:rsidRDefault="002B4765" w:rsidP="00271D58">
            <w:pPr>
              <w:spacing w:line="480" w:lineRule="auto"/>
            </w:pPr>
            <w:r>
              <w:t>Snow depth</w:t>
            </w:r>
          </w:p>
        </w:tc>
        <w:tc>
          <w:tcPr>
            <w:tcW w:w="2337" w:type="dxa"/>
          </w:tcPr>
          <w:p w14:paraId="70ACE3B0" w14:textId="6EB72AE5" w:rsidR="002B4765" w:rsidRDefault="002B4765" w:rsidP="00271D58">
            <w:pPr>
              <w:spacing w:line="480" w:lineRule="auto"/>
            </w:pPr>
            <w:r>
              <w:t>0.</w:t>
            </w:r>
            <w:r w:rsidR="00BA4654">
              <w:t>21748</w:t>
            </w:r>
          </w:p>
        </w:tc>
        <w:tc>
          <w:tcPr>
            <w:tcW w:w="2338" w:type="dxa"/>
          </w:tcPr>
          <w:p w14:paraId="33A7D03F" w14:textId="05A5DBD6" w:rsidR="002B4765" w:rsidRDefault="002B4765" w:rsidP="00271D58">
            <w:pPr>
              <w:spacing w:line="480" w:lineRule="auto"/>
            </w:pPr>
            <w:r>
              <w:t>0.</w:t>
            </w:r>
            <w:r w:rsidR="00BA4654">
              <w:t>09435</w:t>
            </w:r>
          </w:p>
        </w:tc>
        <w:tc>
          <w:tcPr>
            <w:tcW w:w="2338" w:type="dxa"/>
          </w:tcPr>
          <w:p w14:paraId="47ECDDB9" w14:textId="5E56FF60" w:rsidR="002B4765" w:rsidRDefault="002B4765" w:rsidP="00271D58">
            <w:pPr>
              <w:spacing w:line="480" w:lineRule="auto"/>
            </w:pPr>
            <w:r>
              <w:t>0.</w:t>
            </w:r>
            <w:r w:rsidR="00BA4654">
              <w:t>02117</w:t>
            </w:r>
          </w:p>
        </w:tc>
      </w:tr>
      <w:tr w:rsidR="002B4765" w14:paraId="398B8A97" w14:textId="77777777" w:rsidTr="0037585F">
        <w:tc>
          <w:tcPr>
            <w:tcW w:w="2337" w:type="dxa"/>
          </w:tcPr>
          <w:p w14:paraId="3A0E268A" w14:textId="287A24FE" w:rsidR="002B4765" w:rsidRDefault="002B4765" w:rsidP="00271D58">
            <w:pPr>
              <w:spacing w:line="480" w:lineRule="auto"/>
            </w:pPr>
            <w:r>
              <w:t>Proportion traveling</w:t>
            </w:r>
          </w:p>
        </w:tc>
        <w:tc>
          <w:tcPr>
            <w:tcW w:w="2337" w:type="dxa"/>
          </w:tcPr>
          <w:p w14:paraId="4BE95958" w14:textId="3086D89C" w:rsidR="002B4765" w:rsidRDefault="002B4765" w:rsidP="00271D58">
            <w:pPr>
              <w:spacing w:line="480" w:lineRule="auto"/>
            </w:pPr>
            <w:r>
              <w:t>0.</w:t>
            </w:r>
            <w:r w:rsidR="00BA4654">
              <w:t>37658</w:t>
            </w:r>
          </w:p>
        </w:tc>
        <w:tc>
          <w:tcPr>
            <w:tcW w:w="2338" w:type="dxa"/>
          </w:tcPr>
          <w:p w14:paraId="52155D4F" w14:textId="449A4F0D" w:rsidR="002B4765" w:rsidRDefault="002B4765" w:rsidP="00271D58">
            <w:pPr>
              <w:spacing w:line="480" w:lineRule="auto"/>
            </w:pPr>
            <w:r>
              <w:t>0.</w:t>
            </w:r>
            <w:r w:rsidR="00BA4654">
              <w:t>08115</w:t>
            </w:r>
          </w:p>
        </w:tc>
        <w:tc>
          <w:tcPr>
            <w:tcW w:w="2338" w:type="dxa"/>
          </w:tcPr>
          <w:p w14:paraId="18A97F76" w14:textId="27419253" w:rsidR="002B4765" w:rsidRDefault="00BA4654" w:rsidP="00271D58">
            <w:pPr>
              <w:spacing w:line="480" w:lineRule="auto"/>
            </w:pPr>
            <w:r>
              <w:t>3.47</w:t>
            </w:r>
            <w:r w:rsidR="002B4765">
              <w:t>e-6</w:t>
            </w:r>
          </w:p>
        </w:tc>
      </w:tr>
      <w:tr w:rsidR="002B4765" w14:paraId="151CC079" w14:textId="77777777" w:rsidTr="0037585F">
        <w:tc>
          <w:tcPr>
            <w:tcW w:w="2337" w:type="dxa"/>
          </w:tcPr>
          <w:p w14:paraId="26E2CED6" w14:textId="04A8F02A" w:rsidR="002B4765" w:rsidRDefault="002B4765" w:rsidP="00271D58">
            <w:pPr>
              <w:spacing w:line="480" w:lineRule="auto"/>
            </w:pPr>
            <w:r>
              <w:t>Visit kill * Hunting biomass</w:t>
            </w:r>
          </w:p>
        </w:tc>
        <w:tc>
          <w:tcPr>
            <w:tcW w:w="2337" w:type="dxa"/>
          </w:tcPr>
          <w:p w14:paraId="66259FF0" w14:textId="29E7F9B5" w:rsidR="002B4765" w:rsidRDefault="002B4765" w:rsidP="00271D58">
            <w:pPr>
              <w:spacing w:line="480" w:lineRule="auto"/>
            </w:pPr>
            <w:r>
              <w:t>-0.</w:t>
            </w:r>
            <w:r w:rsidR="00BA4654">
              <w:t>77337</w:t>
            </w:r>
          </w:p>
        </w:tc>
        <w:tc>
          <w:tcPr>
            <w:tcW w:w="2338" w:type="dxa"/>
          </w:tcPr>
          <w:p w14:paraId="4C759CDE" w14:textId="06D80B83" w:rsidR="002B4765" w:rsidRDefault="002B4765" w:rsidP="00271D58">
            <w:pPr>
              <w:spacing w:line="480" w:lineRule="auto"/>
            </w:pPr>
            <w:r>
              <w:t>0.</w:t>
            </w:r>
            <w:r w:rsidR="00BA4654">
              <w:t>49238</w:t>
            </w:r>
          </w:p>
        </w:tc>
        <w:tc>
          <w:tcPr>
            <w:tcW w:w="2338" w:type="dxa"/>
          </w:tcPr>
          <w:p w14:paraId="570FD2F4" w14:textId="43B43675" w:rsidR="002B4765" w:rsidRDefault="002B4765" w:rsidP="00271D58">
            <w:pPr>
              <w:spacing w:line="480" w:lineRule="auto"/>
            </w:pPr>
            <w:r>
              <w:t>0.</w:t>
            </w:r>
            <w:r w:rsidR="00BA4654">
              <w:t>11626</w:t>
            </w:r>
          </w:p>
        </w:tc>
      </w:tr>
    </w:tbl>
    <w:p w14:paraId="64715BE0" w14:textId="77777777" w:rsidR="002716ED" w:rsidRDefault="002716ED" w:rsidP="00271D58">
      <w:pPr>
        <w:spacing w:line="480" w:lineRule="auto"/>
      </w:pPr>
    </w:p>
    <w:p w14:paraId="30D870B3" w14:textId="77777777" w:rsidR="00BD1086" w:rsidRDefault="00BD1086" w:rsidP="00FD75AB">
      <w:pPr>
        <w:spacing w:line="480" w:lineRule="auto"/>
      </w:pPr>
      <w:r>
        <w:br w:type="page"/>
      </w:r>
    </w:p>
    <w:p w14:paraId="33F7ECAF" w14:textId="5B81A99E" w:rsidR="00487FF2" w:rsidRDefault="003B5E42" w:rsidP="00271D58">
      <w:pPr>
        <w:spacing w:line="480" w:lineRule="auto"/>
      </w:pPr>
      <w:r w:rsidRPr="003B5E42">
        <w:rPr>
          <w:noProof/>
        </w:rPr>
        <w:lastRenderedPageBreak/>
        <w:drawing>
          <wp:inline distT="0" distB="0" distL="0" distR="0" wp14:anchorId="1854F54E" wp14:editId="0E538230">
            <wp:extent cx="5410200" cy="3933825"/>
            <wp:effectExtent l="0" t="0" r="0" b="9525"/>
            <wp:docPr id="65890171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01714"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410200" cy="3933825"/>
                    </a:xfrm>
                    <a:prstGeom prst="rect">
                      <a:avLst/>
                    </a:prstGeom>
                  </pic:spPr>
                </pic:pic>
              </a:graphicData>
            </a:graphic>
          </wp:inline>
        </w:drawing>
      </w:r>
    </w:p>
    <w:p w14:paraId="398DD7D3" w14:textId="4F6643CE" w:rsidR="00827818" w:rsidRDefault="00827818" w:rsidP="00271D58">
      <w:pPr>
        <w:spacing w:line="480" w:lineRule="auto"/>
      </w:pPr>
      <w:r>
        <w:t xml:space="preserve">Figure </w:t>
      </w:r>
      <w:r w:rsidR="00DB45BB">
        <w:t>4</w:t>
      </w:r>
      <w:r>
        <w:t xml:space="preserve">. </w:t>
      </w:r>
      <w:r w:rsidR="007F39E4">
        <w:t>95%</w:t>
      </w:r>
      <w:r>
        <w:t xml:space="preserve"> confidence intervals for model parameters from the </w:t>
      </w:r>
      <w:r w:rsidR="002324CE">
        <w:t>territory</w:t>
      </w:r>
      <w:r w:rsidR="008C14A1">
        <w:t xml:space="preserve"> generalized linear mixed</w:t>
      </w:r>
      <w:r>
        <w:t xml:space="preserve"> model showing </w:t>
      </w:r>
      <w:r w:rsidR="00EA3E21">
        <w:t xml:space="preserve">the </w:t>
      </w:r>
      <w:r>
        <w:t>probability of</w:t>
      </w:r>
      <w:r w:rsidR="00531F60">
        <w:t xml:space="preserve"> </w:t>
      </w:r>
      <w:r w:rsidR="00436EBC">
        <w:t xml:space="preserve">a </w:t>
      </w:r>
      <w:r w:rsidR="00531F60">
        <w:t>raven</w:t>
      </w:r>
      <w:r>
        <w:t xml:space="preserve"> leaving </w:t>
      </w:r>
      <w:r w:rsidR="00436EBC">
        <w:t>its</w:t>
      </w:r>
      <w:r>
        <w:t xml:space="preserve"> territor</w:t>
      </w:r>
      <w:r w:rsidR="00531F60">
        <w:t>y</w:t>
      </w:r>
      <w:r w:rsidR="00162A6C">
        <w:t xml:space="preserve"> each day</w:t>
      </w:r>
      <w:r>
        <w:t xml:space="preserve">. </w:t>
      </w:r>
    </w:p>
    <w:p w14:paraId="095BEF06" w14:textId="5F2D96C5" w:rsidR="00683CD8" w:rsidRDefault="00CC24E5" w:rsidP="00271D58">
      <w:pPr>
        <w:spacing w:line="480" w:lineRule="auto"/>
      </w:pPr>
      <w:r w:rsidRPr="00CC24E5">
        <w:rPr>
          <w:noProof/>
        </w:rPr>
        <w:lastRenderedPageBreak/>
        <w:drawing>
          <wp:inline distT="0" distB="0" distL="0" distR="0" wp14:anchorId="72FDE139" wp14:editId="1555F2CC">
            <wp:extent cx="5943600" cy="4717415"/>
            <wp:effectExtent l="0" t="0" r="0" b="6985"/>
            <wp:docPr id="37562367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23677"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943600" cy="4717415"/>
                    </a:xfrm>
                    <a:prstGeom prst="rect">
                      <a:avLst/>
                    </a:prstGeom>
                  </pic:spPr>
                </pic:pic>
              </a:graphicData>
            </a:graphic>
          </wp:inline>
        </w:drawing>
      </w:r>
    </w:p>
    <w:p w14:paraId="5CD11639" w14:textId="4939F2C4" w:rsidR="00FD197A" w:rsidRDefault="00AC2A5C" w:rsidP="00271D58">
      <w:pPr>
        <w:spacing w:line="480" w:lineRule="auto"/>
      </w:pPr>
      <w:r>
        <w:t xml:space="preserve">Figure </w:t>
      </w:r>
      <w:r w:rsidR="0098608E">
        <w:t>5</w:t>
      </w:r>
      <w:r>
        <w:t xml:space="preserve">. </w:t>
      </w:r>
      <w:r w:rsidR="00A86FEA">
        <w:t>P</w:t>
      </w:r>
      <w:r>
        <w:t>redicted probability</w:t>
      </w:r>
      <w:r w:rsidR="00E605D6">
        <w:t xml:space="preserve"> and </w:t>
      </w:r>
      <w:r w:rsidR="00A86FEA">
        <w:t xml:space="preserve">bootstrapped </w:t>
      </w:r>
      <w:r w:rsidR="00E605D6">
        <w:t xml:space="preserve">95% </w:t>
      </w:r>
      <w:r w:rsidR="00885D96">
        <w:t>confidence</w:t>
      </w:r>
      <w:r w:rsidR="00E605D6">
        <w:t xml:space="preserve"> intervals</w:t>
      </w:r>
      <w:r w:rsidR="009348C5">
        <w:t xml:space="preserve"> (n = 1000)</w:t>
      </w:r>
      <w:r>
        <w:t xml:space="preserve"> </w:t>
      </w:r>
      <w:r w:rsidR="00432F6C">
        <w:t>of</w:t>
      </w:r>
      <w:r>
        <w:t xml:space="preserve"> ravens leaving their territory based on active wolf kills within their territories</w:t>
      </w:r>
      <w:r w:rsidR="006013A0">
        <w:t xml:space="preserve"> (p &lt; 0.05)</w:t>
      </w:r>
      <w:r>
        <w:t xml:space="preserve"> and the timing of the </w:t>
      </w:r>
      <w:r w:rsidR="00721C8A">
        <w:t>hunting season</w:t>
      </w:r>
      <w:r w:rsidR="006013A0">
        <w:t xml:space="preserve"> (p = </w:t>
      </w:r>
      <w:r w:rsidR="0098608E">
        <w:t>0.</w:t>
      </w:r>
      <w:r w:rsidR="006013A0">
        <w:t>31)</w:t>
      </w:r>
      <w:r w:rsidR="00721C8A">
        <w:t>.</w:t>
      </w:r>
      <w:r>
        <w:t xml:space="preserve"> </w:t>
      </w:r>
      <w:r w:rsidR="00AF47CC">
        <w:t>All other continuous scaled covariates are held at 0 and the study period was set to early.</w:t>
      </w:r>
    </w:p>
    <w:p w14:paraId="27820C18" w14:textId="51D457E0" w:rsidR="00AC2A5C" w:rsidRDefault="00F72221" w:rsidP="00271D58">
      <w:pPr>
        <w:spacing w:line="480" w:lineRule="auto"/>
      </w:pPr>
      <w:r w:rsidRPr="00F72221">
        <w:rPr>
          <w:noProof/>
        </w:rPr>
        <w:lastRenderedPageBreak/>
        <w:drawing>
          <wp:inline distT="0" distB="0" distL="0" distR="0" wp14:anchorId="5A3C1905" wp14:editId="4E98BD31">
            <wp:extent cx="5305425" cy="3438525"/>
            <wp:effectExtent l="0" t="0" r="9525" b="9525"/>
            <wp:docPr id="181278014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80140"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305425" cy="3438525"/>
                    </a:xfrm>
                    <a:prstGeom prst="rect">
                      <a:avLst/>
                    </a:prstGeom>
                  </pic:spPr>
                </pic:pic>
              </a:graphicData>
            </a:graphic>
          </wp:inline>
        </w:drawing>
      </w:r>
    </w:p>
    <w:p w14:paraId="3EEFD977" w14:textId="0ACE0B8B" w:rsidR="00FD197A" w:rsidRDefault="00FD197A" w:rsidP="00271D58">
      <w:pPr>
        <w:spacing w:line="480" w:lineRule="auto"/>
      </w:pPr>
      <w:r>
        <w:t xml:space="preserve">Figure </w:t>
      </w:r>
      <w:r w:rsidR="00EC5FD1">
        <w:t>6</w:t>
      </w:r>
      <w:r>
        <w:t xml:space="preserve">. </w:t>
      </w:r>
      <w:r w:rsidR="000F29D1">
        <w:t>95%</w:t>
      </w:r>
      <w:r>
        <w:t xml:space="preserve"> confidence intervals for model parameters from the </w:t>
      </w:r>
      <w:r w:rsidR="001F488B">
        <w:t xml:space="preserve">hunting </w:t>
      </w:r>
      <w:r w:rsidR="00836C93">
        <w:t xml:space="preserve">generalized linear mixed </w:t>
      </w:r>
      <w:r w:rsidR="001F488B">
        <w:t>model sh</w:t>
      </w:r>
      <w:r>
        <w:t>owing</w:t>
      </w:r>
      <w:r w:rsidR="00CA75A0">
        <w:t xml:space="preserve"> the</w:t>
      </w:r>
      <w:r>
        <w:t xml:space="preserve"> probability of ravens visiting the hunting regions </w:t>
      </w:r>
      <w:r w:rsidR="00D10E4D">
        <w:t xml:space="preserve">on days it has </w:t>
      </w:r>
      <w:r>
        <w:t>le</w:t>
      </w:r>
      <w:r w:rsidR="0001607D">
        <w:t xml:space="preserve">ft </w:t>
      </w:r>
      <w:r w:rsidR="00D10E4D">
        <w:t>its</w:t>
      </w:r>
      <w:r>
        <w:t xml:space="preserve"> territory.</w:t>
      </w:r>
    </w:p>
    <w:p w14:paraId="16B854B0" w14:textId="52D4B1F9" w:rsidR="00FD197A" w:rsidRDefault="00FD75AB" w:rsidP="00271D58">
      <w:pPr>
        <w:spacing w:line="480" w:lineRule="auto"/>
      </w:pPr>
      <w:r w:rsidRPr="00FD75AB">
        <w:rPr>
          <w:noProof/>
        </w:rPr>
        <w:lastRenderedPageBreak/>
        <w:drawing>
          <wp:inline distT="0" distB="0" distL="0" distR="0" wp14:anchorId="44BC7799" wp14:editId="6AB341FD">
            <wp:extent cx="5943600" cy="4695190"/>
            <wp:effectExtent l="0" t="0" r="0" b="0"/>
            <wp:docPr id="144641296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12960"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943600" cy="4695190"/>
                    </a:xfrm>
                    <a:prstGeom prst="rect">
                      <a:avLst/>
                    </a:prstGeom>
                  </pic:spPr>
                </pic:pic>
              </a:graphicData>
            </a:graphic>
          </wp:inline>
        </w:drawing>
      </w:r>
    </w:p>
    <w:p w14:paraId="1DF756C0" w14:textId="06CCB52D" w:rsidR="00575067" w:rsidRDefault="00575067" w:rsidP="00271D58">
      <w:pPr>
        <w:spacing w:line="480" w:lineRule="auto"/>
      </w:pPr>
      <w:r>
        <w:t xml:space="preserve">Figure </w:t>
      </w:r>
      <w:r w:rsidR="002436C4">
        <w:t>7</w:t>
      </w:r>
      <w:r>
        <w:t xml:space="preserve">. </w:t>
      </w:r>
      <w:r w:rsidR="00BE2204">
        <w:t>P</w:t>
      </w:r>
      <w:r>
        <w:t>redicted probability</w:t>
      </w:r>
      <w:r w:rsidR="009D2C41">
        <w:t xml:space="preserve"> and </w:t>
      </w:r>
      <w:r w:rsidR="00BE2204">
        <w:t xml:space="preserve">bootstrapped </w:t>
      </w:r>
      <w:r w:rsidR="009D2C41">
        <w:t xml:space="preserve">95% </w:t>
      </w:r>
      <w:r w:rsidR="002D0E89">
        <w:t>confidence</w:t>
      </w:r>
      <w:r w:rsidR="009D2C41">
        <w:t xml:space="preserve"> intervals</w:t>
      </w:r>
      <w:r w:rsidR="000E0389">
        <w:t xml:space="preserve"> (n = </w:t>
      </w:r>
      <w:r w:rsidR="00B2167C">
        <w:t>1000</w:t>
      </w:r>
      <w:r w:rsidR="000E0389">
        <w:t>)</w:t>
      </w:r>
      <w:r>
        <w:t xml:space="preserve"> </w:t>
      </w:r>
      <w:r w:rsidR="00717B2E">
        <w:t>of</w:t>
      </w:r>
      <w:r>
        <w:t xml:space="preserve"> ravens </w:t>
      </w:r>
      <w:r w:rsidR="00B61522">
        <w:t xml:space="preserve">visiting the hunting </w:t>
      </w:r>
      <w:r w:rsidR="00524D16">
        <w:t xml:space="preserve">regions based on </w:t>
      </w:r>
      <w:r>
        <w:t>the timing of the hunting season</w:t>
      </w:r>
      <w:r w:rsidR="003A5DAE">
        <w:t xml:space="preserve"> (p &lt; 0.01)</w:t>
      </w:r>
      <w:r w:rsidR="00B61522">
        <w:t xml:space="preserve"> and whether they located a wolf kill after leaving their territory</w:t>
      </w:r>
      <w:r w:rsidR="003A5DAE">
        <w:t xml:space="preserve"> (p &lt; 0.001)</w:t>
      </w:r>
      <w:r>
        <w:t xml:space="preserve">. </w:t>
      </w:r>
      <w:r w:rsidR="00F40C70">
        <w:t xml:space="preserve">All other continuous </w:t>
      </w:r>
      <w:r w:rsidR="00A91F46">
        <w:t xml:space="preserve">scaled </w:t>
      </w:r>
      <w:r w:rsidR="00F40C70">
        <w:t>covariates are held at 0.</w:t>
      </w:r>
    </w:p>
    <w:p w14:paraId="08D6C24D" w14:textId="6BF802EE" w:rsidR="0008367A" w:rsidRDefault="0008367A" w:rsidP="00FD75AB">
      <w:pPr>
        <w:spacing w:line="480" w:lineRule="auto"/>
      </w:pPr>
      <w:r>
        <w:br w:type="page"/>
      </w:r>
    </w:p>
    <w:p w14:paraId="443C4917" w14:textId="36D03F10" w:rsidR="00E6028F" w:rsidRDefault="00CA330C" w:rsidP="00FD75AB">
      <w:pPr>
        <w:spacing w:line="480" w:lineRule="auto"/>
      </w:pPr>
      <w:r w:rsidRPr="00CA330C">
        <w:rPr>
          <w:noProof/>
        </w:rPr>
        <w:lastRenderedPageBreak/>
        <w:drawing>
          <wp:inline distT="0" distB="0" distL="0" distR="0" wp14:anchorId="26810268" wp14:editId="375D092E">
            <wp:extent cx="5943600" cy="3208020"/>
            <wp:effectExtent l="0" t="0" r="0" b="0"/>
            <wp:docPr id="30543851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38513"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943600" cy="3208020"/>
                    </a:xfrm>
                    <a:prstGeom prst="rect">
                      <a:avLst/>
                    </a:prstGeom>
                  </pic:spPr>
                </pic:pic>
              </a:graphicData>
            </a:graphic>
          </wp:inline>
        </w:drawing>
      </w:r>
    </w:p>
    <w:p w14:paraId="1405EB79" w14:textId="3A09231A" w:rsidR="00DD642C" w:rsidRDefault="00E6028F" w:rsidP="00271D58">
      <w:pPr>
        <w:spacing w:line="480" w:lineRule="auto"/>
      </w:pPr>
      <w:commentRangeStart w:id="258"/>
      <w:r>
        <w:t xml:space="preserve">Figure </w:t>
      </w:r>
      <w:r w:rsidR="00FC30E9">
        <w:t>8</w:t>
      </w:r>
      <w:r>
        <w:t xml:space="preserve">. </w:t>
      </w:r>
      <w:r w:rsidR="00CC726B">
        <w:t>Plot shows the average</w:t>
      </w:r>
      <w:r w:rsidR="00F3526A">
        <w:t xml:space="preserve"> (between ravens)</w:t>
      </w:r>
      <w:r w:rsidR="00CC726B">
        <w:t xml:space="preserve"> proportion of days raven</w:t>
      </w:r>
      <w:r w:rsidR="00F2292E">
        <w:t>s</w:t>
      </w:r>
      <w:r w:rsidR="00CC726B">
        <w:t xml:space="preserve"> made each movement decision</w:t>
      </w:r>
      <w:r w:rsidR="00105BB9">
        <w:t xml:space="preserve"> during the fall/winter</w:t>
      </w:r>
      <w:r w:rsidR="00CC726B">
        <w:t xml:space="preserve">. </w:t>
      </w:r>
      <w:commentRangeEnd w:id="258"/>
      <w:r w:rsidR="005C6E5F">
        <w:rPr>
          <w:rStyle w:val="CommentReference"/>
          <w:sz w:val="24"/>
          <w:szCs w:val="24"/>
        </w:rPr>
        <w:commentReference w:id="258"/>
      </w:r>
    </w:p>
    <w:p w14:paraId="13D3DE53" w14:textId="77777777" w:rsidR="00DD642C" w:rsidRDefault="00DD642C" w:rsidP="00FD75AB">
      <w:pPr>
        <w:spacing w:line="480" w:lineRule="auto"/>
      </w:pPr>
      <w:r>
        <w:br w:type="page"/>
      </w:r>
    </w:p>
    <w:p w14:paraId="36AB436A" w14:textId="215462BB" w:rsidR="00F2292E" w:rsidRDefault="00E84B98" w:rsidP="00271D58">
      <w:pPr>
        <w:spacing w:line="480" w:lineRule="auto"/>
      </w:pPr>
      <w:r w:rsidRPr="00E84B98">
        <w:rPr>
          <w:noProof/>
        </w:rPr>
        <w:lastRenderedPageBreak/>
        <w:drawing>
          <wp:inline distT="0" distB="0" distL="0" distR="0" wp14:anchorId="3D5C5848" wp14:editId="356E2601">
            <wp:extent cx="5943600" cy="3208020"/>
            <wp:effectExtent l="0" t="0" r="0" b="0"/>
            <wp:docPr id="3214023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0230"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5943600" cy="3208020"/>
                    </a:xfrm>
                    <a:prstGeom prst="rect">
                      <a:avLst/>
                    </a:prstGeom>
                  </pic:spPr>
                </pic:pic>
              </a:graphicData>
            </a:graphic>
          </wp:inline>
        </w:drawing>
      </w:r>
    </w:p>
    <w:p w14:paraId="04A49CB6" w14:textId="39F8BE24" w:rsidR="00E17EE8" w:rsidRDefault="00DD642C" w:rsidP="00271D58">
      <w:pPr>
        <w:spacing w:line="480" w:lineRule="auto"/>
        <w:rPr>
          <w:ins w:id="259" w:author="Cameron Ho" w:date="2026-02-05T14:05:00Z" w16du:dateUtc="2026-02-05T22:05:00Z"/>
        </w:rPr>
      </w:pPr>
      <w:r>
        <w:t xml:space="preserve">Figure </w:t>
      </w:r>
      <w:r w:rsidR="00FC30E9">
        <w:t>9</w:t>
      </w:r>
      <w:r>
        <w:t>. Plot show</w:t>
      </w:r>
      <w:r w:rsidR="009D1C06">
        <w:t>s</w:t>
      </w:r>
      <w:r>
        <w:t xml:space="preserve"> the</w:t>
      </w:r>
      <w:r w:rsidR="009D1C06">
        <w:t xml:space="preserve"> average</w:t>
      </w:r>
      <w:r w:rsidR="00E069BC">
        <w:t xml:space="preserve"> (between years)</w:t>
      </w:r>
      <w:r>
        <w:t xml:space="preserve"> proportion of ravens that made a movement decision on each day during the early winter months.</w:t>
      </w:r>
      <w:ins w:id="260" w:author="Cameron Ho" w:date="2026-02-05T14:10:00Z" w16du:dateUtc="2026-02-05T22:10:00Z">
        <w:r w:rsidR="003E63AB">
          <w:t xml:space="preserve"> </w:t>
        </w:r>
      </w:ins>
      <w:ins w:id="261" w:author="Cameron Ho" w:date="2026-02-05T14:11:00Z" w16du:dateUtc="2026-02-05T22:11:00Z">
        <w:r w:rsidR="003E63AB">
          <w:t xml:space="preserve">In the months </w:t>
        </w:r>
      </w:ins>
      <w:ins w:id="262" w:author="Cameron Ho" w:date="2026-02-05T14:12:00Z" w16du:dateUtc="2026-02-05T22:12:00Z">
        <w:r w:rsidR="007D4654">
          <w:t>prior</w:t>
        </w:r>
      </w:ins>
      <w:ins w:id="263" w:author="Cameron Ho" w:date="2026-02-05T14:11:00Z" w16du:dateUtc="2026-02-05T22:11:00Z">
        <w:r w:rsidR="003E63AB">
          <w:t xml:space="preserve"> to the hunting season</w:t>
        </w:r>
      </w:ins>
      <w:ins w:id="264" w:author="Cameron Ho" w:date="2026-02-06T10:42:00Z" w16du:dateUtc="2026-02-06T18:42:00Z">
        <w:r w:rsidR="0001607D">
          <w:t>,</w:t>
        </w:r>
      </w:ins>
      <w:ins w:id="265" w:author="Cameron Ho" w:date="2026-02-05T14:11:00Z" w16du:dateUtc="2026-02-05T22:11:00Z">
        <w:r w:rsidR="003E63AB">
          <w:t xml:space="preserve"> very few trips were taken to the hunting regions</w:t>
        </w:r>
      </w:ins>
      <w:ins w:id="266" w:author="Cameron Ho" w:date="2026-02-05T14:12:00Z" w16du:dateUtc="2026-02-05T22:12:00Z">
        <w:r w:rsidR="004F0D3C">
          <w:t>. However, in the week preceding the MTFWP rifle hunting season</w:t>
        </w:r>
      </w:ins>
      <w:ins w:id="267" w:author="Cameron Ho" w:date="2026-02-05T14:13:00Z" w16du:dateUtc="2026-02-05T22:13:00Z">
        <w:r w:rsidR="00682151">
          <w:t xml:space="preserve"> (~ Oct 23)</w:t>
        </w:r>
      </w:ins>
      <w:ins w:id="268" w:author="Cameron Ho" w:date="2026-02-06T10:41:00Z" w16du:dateUtc="2026-02-06T18:41:00Z">
        <w:r w:rsidR="0001607D">
          <w:t>,</w:t>
        </w:r>
      </w:ins>
      <w:ins w:id="269" w:author="Cameron Ho" w:date="2026-02-05T14:12:00Z" w16du:dateUtc="2026-02-05T22:12:00Z">
        <w:r w:rsidR="004F0D3C">
          <w:t xml:space="preserve"> we see more consistent visits to the hunting regions.</w:t>
        </w:r>
      </w:ins>
      <w:del w:id="270" w:author="Cameron Ho" w:date="2026-02-05T14:10:00Z" w16du:dateUtc="2026-02-05T22:10:00Z">
        <w:r w:rsidDel="003E63AB">
          <w:delText xml:space="preserve"> </w:delText>
        </w:r>
      </w:del>
      <w:ins w:id="271" w:author="Cameron Ho" w:date="2026-02-05T14:11:00Z" w16du:dateUtc="2026-02-05T22:11:00Z">
        <w:r w:rsidR="004F0D3C">
          <w:t xml:space="preserve"> </w:t>
        </w:r>
      </w:ins>
    </w:p>
    <w:p w14:paraId="3C7B5833" w14:textId="77777777" w:rsidR="00E17EE8" w:rsidRDefault="00E17EE8" w:rsidP="00FD75AB">
      <w:pPr>
        <w:spacing w:line="480" w:lineRule="auto"/>
        <w:rPr>
          <w:ins w:id="272" w:author="Cameron Ho" w:date="2026-02-05T14:05:00Z" w16du:dateUtc="2026-02-05T22:05:00Z"/>
        </w:rPr>
      </w:pPr>
      <w:ins w:id="273" w:author="Cameron Ho" w:date="2026-02-05T14:05:00Z" w16du:dateUtc="2026-02-05T22:05:00Z">
        <w:r>
          <w:br w:type="page"/>
        </w:r>
      </w:ins>
    </w:p>
    <w:p w14:paraId="69179523" w14:textId="252E491E" w:rsidR="00355E53" w:rsidRDefault="00E17EE8" w:rsidP="00271D58">
      <w:pPr>
        <w:spacing w:line="480" w:lineRule="auto"/>
      </w:pPr>
      <w:ins w:id="274" w:author="Cameron Ho" w:date="2026-02-05T14:05:00Z" w16du:dateUtc="2026-02-05T22:05:00Z">
        <w:r w:rsidRPr="00E17EE8">
          <w:rPr>
            <w:noProof/>
          </w:rPr>
          <w:lastRenderedPageBreak/>
          <w:drawing>
            <wp:inline distT="0" distB="0" distL="0" distR="0" wp14:anchorId="7BB7D5A4" wp14:editId="568BFB4C">
              <wp:extent cx="5410200" cy="3324225"/>
              <wp:effectExtent l="0" t="0" r="0" b="9525"/>
              <wp:docPr id="21872262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22628"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5410200" cy="3324225"/>
                      </a:xfrm>
                      <a:prstGeom prst="rect">
                        <a:avLst/>
                      </a:prstGeom>
                    </pic:spPr>
                  </pic:pic>
                </a:graphicData>
              </a:graphic>
            </wp:inline>
          </w:drawing>
        </w:r>
      </w:ins>
    </w:p>
    <w:p w14:paraId="62CD237E" w14:textId="4B988703" w:rsidR="00DD642C" w:rsidRDefault="00E816BA" w:rsidP="00FD75AB">
      <w:pPr>
        <w:spacing w:line="480" w:lineRule="auto"/>
      </w:pPr>
      <w:r>
        <w:t xml:space="preserve">Supplementary </w:t>
      </w:r>
      <w:ins w:id="275" w:author="Cameron Ho" w:date="2026-02-05T14:05:00Z" w16du:dateUtc="2026-02-05T22:05:00Z">
        <w:r w:rsidR="00E17EE8">
          <w:t>Fig</w:t>
        </w:r>
      </w:ins>
      <w:ins w:id="276" w:author="Cameron Ho" w:date="2026-02-05T14:06:00Z" w16du:dateUtc="2026-02-05T22:06:00Z">
        <w:r w:rsidR="00E17EE8">
          <w:t xml:space="preserve">ure </w:t>
        </w:r>
      </w:ins>
      <w:r w:rsidR="00915D49">
        <w:t>2</w:t>
      </w:r>
      <w:ins w:id="277" w:author="Cameron Ho" w:date="2026-02-05T14:06:00Z" w16du:dateUtc="2026-02-05T22:06:00Z">
        <w:r w:rsidR="00E17EE8">
          <w:t xml:space="preserve">. </w:t>
        </w:r>
      </w:ins>
      <w:ins w:id="278" w:author="Cameron Ho" w:date="2026-02-05T14:07:00Z" w16du:dateUtc="2026-02-05T22:07:00Z">
        <w:r w:rsidR="00C41BF5">
          <w:t>Plot showing the average commute times f</w:t>
        </w:r>
      </w:ins>
      <w:ins w:id="279" w:author="Cameron Ho" w:date="2026-02-05T14:08:00Z" w16du:dateUtc="2026-02-05T22:08:00Z">
        <w:r w:rsidR="00C41BF5">
          <w:t xml:space="preserve">or ravens between their territories and the Gardiner hunting regions. </w:t>
        </w:r>
      </w:ins>
      <w:ins w:id="280" w:author="Cameron Ho" w:date="2026-02-05T14:17:00Z" w16du:dateUtc="2026-02-05T22:17:00Z">
        <w:r w:rsidR="0027144A">
          <w:t>Commute times were calculated as the time difference between the last point with</w:t>
        </w:r>
      </w:ins>
      <w:r w:rsidR="00A51C4C">
        <w:t>in a</w:t>
      </w:r>
      <w:ins w:id="281" w:author="Cameron Ho" w:date="2026-02-05T14:17:00Z" w16du:dateUtc="2026-02-05T22:17:00Z">
        <w:r w:rsidR="0027144A">
          <w:t xml:space="preserve"> raven</w:t>
        </w:r>
      </w:ins>
      <w:r w:rsidR="007063EE">
        <w:t>’</w:t>
      </w:r>
      <w:ins w:id="282" w:author="Cameron Ho" w:date="2026-02-05T14:17:00Z" w16du:dateUtc="2026-02-05T22:17:00Z">
        <w:r w:rsidR="0027144A">
          <w:t xml:space="preserve">s territory and the first point </w:t>
        </w:r>
      </w:ins>
      <w:r w:rsidR="007D4D0B">
        <w:t>in</w:t>
      </w:r>
      <w:ins w:id="283" w:author="Cameron Ho" w:date="2026-02-05T14:17:00Z" w16du:dateUtc="2026-02-05T22:17:00Z">
        <w:r w:rsidR="0027144A">
          <w:t xml:space="preserve"> the </w:t>
        </w:r>
      </w:ins>
      <w:r w:rsidR="00B36976">
        <w:t>date</w:t>
      </w:r>
      <w:ins w:id="284" w:author="Cameron Ho" w:date="2026-02-06T10:41:00Z" w16du:dateUtc="2026-02-06T18:41:00Z">
        <w:r w:rsidR="0001607D">
          <w:t>-</w:t>
        </w:r>
      </w:ins>
      <w:ins w:id="285" w:author="Cameron Ho" w:date="2026-02-05T14:17:00Z" w16du:dateUtc="2026-02-05T22:17:00Z">
        <w:r w:rsidR="00481F7E">
          <w:t xml:space="preserve">appropriate </w:t>
        </w:r>
        <w:r w:rsidR="0027144A">
          <w:t>hunting regi</w:t>
        </w:r>
        <w:r w:rsidR="00481F7E">
          <w:t xml:space="preserve">on. </w:t>
        </w:r>
      </w:ins>
      <w:ins w:id="286" w:author="Cameron Ho" w:date="2026-02-05T14:09:00Z" w16du:dateUtc="2026-02-05T22:09:00Z">
        <w:r w:rsidR="0090298B">
          <w:t>GPS fixes were taken at 30-minute or 1-hour inte</w:t>
        </w:r>
      </w:ins>
      <w:ins w:id="287" w:author="Cameron Ho" w:date="2026-02-05T14:10:00Z" w16du:dateUtc="2026-02-05T22:10:00Z">
        <w:r w:rsidR="0090298B">
          <w:t xml:space="preserve">rvals with the potential for missed fixes, so these values are likely inflated. </w:t>
        </w:r>
      </w:ins>
    </w:p>
    <w:sectPr w:rsidR="00DD642C" w:rsidSect="00BC5679">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meron Ho" w:date="2026-01-30T18:20:00Z" w:initials="CH">
    <w:p w14:paraId="0515E4BC" w14:textId="77777777" w:rsidR="00414B8F" w:rsidRDefault="00414B8F" w:rsidP="00414B8F">
      <w:pPr>
        <w:pStyle w:val="CommentText"/>
      </w:pPr>
      <w:r>
        <w:rPr>
          <w:rStyle w:val="CommentReference"/>
        </w:rPr>
        <w:annotationRef/>
      </w:r>
      <w:r>
        <w:t>Im aware, zotero formatting</w:t>
      </w:r>
    </w:p>
  </w:comment>
  <w:comment w:id="1" w:author="Cameron Ho" w:date="2026-01-31T10:32:00Z" w:initials="CH">
    <w:p w14:paraId="3FE05EA9" w14:textId="77777777" w:rsidR="00E8223F" w:rsidRDefault="00952858" w:rsidP="00E8223F">
      <w:pPr>
        <w:pStyle w:val="CommentText"/>
      </w:pPr>
      <w:r>
        <w:rPr>
          <w:rStyle w:val="CommentReference"/>
        </w:rPr>
        <w:annotationRef/>
      </w:r>
      <w:r w:rsidR="00E8223F">
        <w:t>Alternatively we can say this year had no bison hunting at all, but it was late in march anyways</w:t>
      </w:r>
    </w:p>
  </w:comment>
  <w:comment w:id="2" w:author="Cameron Ho" w:date="2026-01-28T11:37:00Z" w:initials="CH">
    <w:p w14:paraId="43C12D61" w14:textId="77777777" w:rsidR="00200ABD" w:rsidRDefault="008D6E93" w:rsidP="00200ABD">
      <w:pPr>
        <w:pStyle w:val="CommentText"/>
      </w:pPr>
      <w:r>
        <w:rPr>
          <w:rStyle w:val="CommentReference"/>
        </w:rPr>
        <w:annotationRef/>
      </w:r>
      <w:r w:rsidR="00200ABD">
        <w:t>There are also protections for bull elk, but unlike deer some tags are given still. Because I can’t determine how many tags are given each year it is hard to say how large the decrease in take is since it will be lower, but won’t be 0</w:t>
      </w:r>
    </w:p>
  </w:comment>
  <w:comment w:id="3" w:author="Cameron Ho" w:date="2026-01-30T11:44:00Z" w:initials="CH">
    <w:p w14:paraId="01728E70" w14:textId="77777777" w:rsidR="00475DB8" w:rsidRDefault="00475DB8" w:rsidP="00475DB8">
      <w:pPr>
        <w:pStyle w:val="CommentText"/>
      </w:pPr>
      <w:r>
        <w:rPr>
          <w:rStyle w:val="CommentReference"/>
        </w:rPr>
        <w:annotationRef/>
      </w:r>
      <w:r>
        <w:t>Fix citation when I don’t need Zotero anymore</w:t>
      </w:r>
    </w:p>
  </w:comment>
  <w:comment w:id="4" w:author="Cameron Ho" w:date="2026-01-30T11:49:00Z" w:initials="CH">
    <w:p w14:paraId="595D0579" w14:textId="77777777" w:rsidR="00E75A43" w:rsidRDefault="0052639E" w:rsidP="00E75A43">
      <w:pPr>
        <w:pStyle w:val="CommentText"/>
      </w:pPr>
      <w:r>
        <w:rPr>
          <w:rStyle w:val="CommentReference"/>
        </w:rPr>
        <w:annotationRef/>
      </w:r>
      <w:r w:rsidR="00E75A43">
        <w:t xml:space="preserve">Model results change when not including the rollover.  </w:t>
      </w:r>
    </w:p>
    <w:p w14:paraId="60A7C933" w14:textId="77777777" w:rsidR="00E75A43" w:rsidRDefault="00E75A43" w:rsidP="00E75A43">
      <w:pPr>
        <w:pStyle w:val="CommentText"/>
      </w:pPr>
    </w:p>
    <w:p w14:paraId="1FDE85FE" w14:textId="77777777" w:rsidR="00E75A43" w:rsidRDefault="00E75A43" w:rsidP="00E75A43">
      <w:pPr>
        <w:pStyle w:val="CommentText"/>
      </w:pPr>
      <w:r>
        <w:t xml:space="preserve">Part1: both hunting biomass and hunting season are significant  </w:t>
      </w:r>
    </w:p>
    <w:p w14:paraId="36C71A4B" w14:textId="77777777" w:rsidR="00E75A43" w:rsidRDefault="00E75A43" w:rsidP="00E75A43">
      <w:pPr>
        <w:pStyle w:val="CommentText"/>
      </w:pPr>
      <w:r>
        <w:t xml:space="preserve">I think this version isn’t good though. It has the hunting season effect being negative so that ravens are less likely to go to the hunting area during the hunting season.  </w:t>
      </w:r>
    </w:p>
    <w:p w14:paraId="0A43FA3A" w14:textId="77777777" w:rsidR="00E75A43" w:rsidRDefault="00E75A43" w:rsidP="00E75A43">
      <w:pPr>
        <w:pStyle w:val="CommentText"/>
      </w:pPr>
      <w:r>
        <w:t>Plus, of course biomass carries over between days. Its just a matter of deciding by how much.</w:t>
      </w:r>
    </w:p>
  </w:comment>
  <w:comment w:id="5" w:author="Cameron Ho" w:date="2026-01-28T11:32:00Z" w:initials="CH">
    <w:p w14:paraId="1DD8ADF9" w14:textId="77777777" w:rsidR="003935CA" w:rsidRDefault="003935CA" w:rsidP="003935CA">
      <w:pPr>
        <w:pStyle w:val="CommentText"/>
      </w:pPr>
      <w:r>
        <w:rPr>
          <w:rStyle w:val="CommentReference"/>
        </w:rPr>
        <w:annotationRef/>
      </w:r>
      <w:r>
        <w:t>Include citation in bib</w:t>
      </w:r>
    </w:p>
  </w:comment>
  <w:comment w:id="6" w:author="Cameron Ho" w:date="2026-01-28T11:18:00Z" w:initials="CH">
    <w:p w14:paraId="1C96E361" w14:textId="77777777" w:rsidR="003935CA" w:rsidRDefault="003935CA" w:rsidP="003935CA">
      <w:pPr>
        <w:pStyle w:val="CommentText"/>
      </w:pPr>
      <w:r>
        <w:rPr>
          <w:rStyle w:val="CommentReference"/>
        </w:rPr>
        <w:annotationRef/>
      </w:r>
      <w:r>
        <w:t>Average number of days ravens show up after wolves leave the carcass during my observations of wolf kills was 1.2 days (1.08 sd). Im rounding down since I tried both versions and 2 days had a much weaker effect.</w:t>
      </w:r>
    </w:p>
  </w:comment>
  <w:comment w:id="7" w:author="Cameron Ho" w:date="2025-10-17T20:51:00Z" w:initials="CH">
    <w:p w14:paraId="03E6AA84" w14:textId="77777777" w:rsidR="00A46821" w:rsidRDefault="00A46821" w:rsidP="00A46821">
      <w:pPr>
        <w:pStyle w:val="CommentText"/>
      </w:pPr>
      <w:r>
        <w:rPr>
          <w:rStyle w:val="CommentReference"/>
        </w:rPr>
        <w:annotationRef/>
      </w:r>
      <w:r>
        <w:t xml:space="preserve">Development Core Team, R. (2021). R: a language and environment for statistical computing (Vienna, Austria: R Foundation for Statistical Computing). Available at: </w:t>
      </w:r>
      <w:hyperlink r:id="rId1" w:history="1">
        <w:r w:rsidRPr="00102BFF">
          <w:rPr>
            <w:rStyle w:val="Hyperlink"/>
          </w:rPr>
          <w:t>https://www.R-project.org/</w:t>
        </w:r>
      </w:hyperlink>
      <w:r>
        <w:t>.</w:t>
      </w:r>
    </w:p>
  </w:comment>
  <w:comment w:id="8" w:author="Cameron Ho" w:date="2026-01-30T19:52:00Z" w:initials="CH">
    <w:p w14:paraId="535C4CC6" w14:textId="67590A1F" w:rsidR="001C48B6" w:rsidRDefault="001C48B6" w:rsidP="001C48B6">
      <w:pPr>
        <w:pStyle w:val="CommentText"/>
      </w:pPr>
      <w:r>
        <w:rPr>
          <w:rStyle w:val="CommentReference"/>
        </w:rPr>
        <w:annotationRef/>
      </w:r>
      <w:r>
        <w:t xml:space="preserve">For both models, I have to restrict it to this time periods because of the wolf kills. </w:t>
      </w:r>
    </w:p>
    <w:p w14:paraId="16FA30C2" w14:textId="77777777" w:rsidR="001C48B6" w:rsidRDefault="001C48B6" w:rsidP="001C48B6">
      <w:pPr>
        <w:pStyle w:val="CommentText"/>
      </w:pPr>
    </w:p>
    <w:p w14:paraId="172D3A60" w14:textId="77777777" w:rsidR="001C48B6" w:rsidRDefault="001C48B6" w:rsidP="001C48B6">
      <w:pPr>
        <w:pStyle w:val="CommentText"/>
      </w:pPr>
      <w:r>
        <w:t xml:space="preserve">But the covariate for study period is about nesting behavior. The hypothesis is that territory defense and nest building will keep ravens on territory, which would happen more in March since it is right before the active breeding season. </w:t>
      </w:r>
    </w:p>
    <w:p w14:paraId="3D253BAF" w14:textId="77777777" w:rsidR="001C48B6" w:rsidRDefault="001C48B6" w:rsidP="001C48B6">
      <w:pPr>
        <w:pStyle w:val="CommentText"/>
      </w:pPr>
    </w:p>
    <w:p w14:paraId="24C6D939" w14:textId="77777777" w:rsidR="001C48B6" w:rsidRDefault="001C48B6" w:rsidP="001C48B6">
      <w:pPr>
        <w:pStyle w:val="CommentText"/>
      </w:pPr>
      <w:r>
        <w:t>The 2</w:t>
      </w:r>
      <w:r>
        <w:rPr>
          <w:vertAlign w:val="superscript"/>
        </w:rPr>
        <w:t>nd</w:t>
      </w:r>
      <w:r>
        <w:t xml:space="preserve"> model wont have this covariate since the raven has already left its territory</w:t>
      </w:r>
    </w:p>
  </w:comment>
  <w:comment w:id="9" w:author="Cameron Ho" w:date="2026-01-31T14:57:00Z" w:initials="CH">
    <w:p w14:paraId="5F3342A4" w14:textId="77777777" w:rsidR="00A52329" w:rsidRDefault="00A52329" w:rsidP="00A52329">
      <w:pPr>
        <w:pStyle w:val="CommentText"/>
      </w:pPr>
      <w:r>
        <w:rPr>
          <w:rStyle w:val="CommentReference"/>
        </w:rPr>
        <w:annotationRef/>
      </w:r>
      <w:r>
        <w:t>I did not add anything to separate seasonality in the second model (like study_period in the first model). However the hunting season is not true for the entirety of march in every year. It is based on the timing of actual bison take hunting season part of methods)</w:t>
      </w:r>
    </w:p>
  </w:comment>
  <w:comment w:id="10" w:author="John M. Marzluff" w:date="2026-02-09T09:31:00Z" w:initials="JM">
    <w:p w14:paraId="27534FBC" w14:textId="77777777" w:rsidR="00191A71" w:rsidRDefault="00191A71" w:rsidP="00191A71">
      <w:r>
        <w:rPr>
          <w:rStyle w:val="CommentReference"/>
        </w:rPr>
        <w:annotationRef/>
      </w:r>
      <w:r>
        <w:rPr>
          <w:sz w:val="20"/>
          <w:szCs w:val="20"/>
        </w:rPr>
        <w:t>This needs to be stated more directly. The variable is the proportion of other ravens leaving territory. So, it seems there was consistency in decision making, we don't know that the birds followed each other, or based decisions on each others actions, just that they did the same thing, right?? AND in discussion you can cite the marzluff et al roosting paper where we suggest unknowing ravens follow knowing ones to food to speculate that some birds may be following each other, though we just know they make similar decisions..</w:t>
      </w:r>
    </w:p>
  </w:comment>
  <w:comment w:id="117" w:author="John M. Marzluff" w:date="2026-02-09T10:03:00Z" w:initials="JM">
    <w:p w14:paraId="7379C7F0" w14:textId="77777777" w:rsidR="00846DFE" w:rsidRDefault="00846DFE" w:rsidP="00846DFE">
      <w:r>
        <w:rPr>
          <w:rStyle w:val="CommentReference"/>
        </w:rPr>
        <w:annotationRef/>
      </w:r>
      <w:r>
        <w:rPr>
          <w:sz w:val="20"/>
          <w:szCs w:val="20"/>
        </w:rPr>
        <w:t>I am not sure this is needed at all, stay focused on decisions, but maybe start prior paragraph with why they stay on terr (or as I said, why they are place-bound).</w:t>
      </w:r>
    </w:p>
  </w:comment>
  <w:comment w:id="135" w:author="Cameron Ho" w:date="2026-01-12T13:09:00Z" w:initials="CH">
    <w:p w14:paraId="2A9DC69B" w14:textId="77777777" w:rsidR="00A52290" w:rsidRDefault="00A52290" w:rsidP="00A52290">
      <w:pPr>
        <w:pStyle w:val="CommentText"/>
      </w:pPr>
      <w:r>
        <w:rPr>
          <w:rStyle w:val="CommentReference"/>
        </w:rPr>
        <w:annotationRef/>
      </w:r>
      <w:r>
        <w:t xml:space="preserve">Observations of ravens carrying sticks. High bridge ravens starting to centralize. Bob Landis videos of confluence ravens nest building in March. </w:t>
      </w:r>
    </w:p>
  </w:comment>
  <w:comment w:id="133" w:author="John M. Marzluff" w:date="2026-02-09T10:05:00Z" w:initials="JM">
    <w:p w14:paraId="27B52DCA" w14:textId="77777777" w:rsidR="007E2A97" w:rsidRDefault="007E2A97" w:rsidP="007E2A97">
      <w:r>
        <w:rPr>
          <w:rStyle w:val="CommentReference"/>
        </w:rPr>
        <w:annotationRef/>
      </w:r>
      <w:r>
        <w:rPr>
          <w:sz w:val="20"/>
          <w:szCs w:val="20"/>
        </w:rPr>
        <w:t>If you say this above as I suggest, then this paragraph could focus on why commute at all, and how do they know about distant events.</w:t>
      </w:r>
    </w:p>
  </w:comment>
  <w:comment w:id="165" w:author="John M. Marzluff" w:date="2026-02-09T10:06:00Z" w:initials="JM">
    <w:p w14:paraId="012F063F" w14:textId="77777777" w:rsidR="007E2A97" w:rsidRDefault="007E2A97" w:rsidP="007E2A97">
      <w:r>
        <w:rPr>
          <w:rStyle w:val="CommentReference"/>
        </w:rPr>
        <w:annotationRef/>
      </w:r>
      <w:r>
        <w:rPr>
          <w:sz w:val="20"/>
          <w:szCs w:val="20"/>
        </w:rPr>
        <w:t>put this idea above where I suggested that you might focus on the important of local and more distant wolf kills</w:t>
      </w:r>
    </w:p>
  </w:comment>
  <w:comment w:id="179" w:author="John M. Marzluff" w:date="2026-02-09T10:07:00Z" w:initials="JM">
    <w:p w14:paraId="76671DDD" w14:textId="77777777" w:rsidR="007E2A97" w:rsidRDefault="007E2A97" w:rsidP="007E2A97">
      <w:r>
        <w:rPr>
          <w:rStyle w:val="CommentReference"/>
        </w:rPr>
        <w:annotationRef/>
      </w:r>
      <w:r>
        <w:rPr>
          <w:sz w:val="20"/>
          <w:szCs w:val="20"/>
        </w:rPr>
        <w:t>a good topic for full paragraph..shows that costs are lower to some individuals, and those with little to loose are most likely to take high risk movement or costly movement.</w:t>
      </w:r>
    </w:p>
  </w:comment>
  <w:comment w:id="225" w:author="John M. Marzluff" w:date="2026-02-09T10:13:00Z" w:initials="JM">
    <w:p w14:paraId="3F306B2B" w14:textId="77777777" w:rsidR="007E2A97" w:rsidRDefault="007E2A97" w:rsidP="007E2A97">
      <w:r>
        <w:rPr>
          <w:rStyle w:val="CommentReference"/>
        </w:rPr>
        <w:annotationRef/>
      </w:r>
      <w:r>
        <w:rPr>
          <w:sz w:val="20"/>
          <w:szCs w:val="20"/>
        </w:rPr>
        <w:t>I don't get this...how can presence of kill keep them on territory and then affect decision to leave? Are you saying that a raven in this analysis can decide to stay and leave on the same day? or that they stay for a day then leave next? etc?? Clarify what you mean here temporally. And this may be where you bring in dominance...a dominant bird may do better leaving a carcass  that has little food left because they can dominate a new gutpile or carcass elsewhere. We discussed this in Marzluff and Heinrich An. Behav 1991...</w:t>
      </w:r>
    </w:p>
  </w:comment>
  <w:comment w:id="235" w:author="Cameron Ho" w:date="2026-01-12T13:09:00Z" w:initials="CH">
    <w:p w14:paraId="0F3B945D" w14:textId="77777777" w:rsidR="00A52290" w:rsidRDefault="00A52290" w:rsidP="00A52290">
      <w:pPr>
        <w:pStyle w:val="CommentText"/>
      </w:pPr>
      <w:r>
        <w:rPr>
          <w:rStyle w:val="CommentReference"/>
        </w:rPr>
        <w:annotationRef/>
      </w:r>
      <w:r>
        <w:t xml:space="preserve">Observations of ravens carrying sticks. High bridge ravens starting to centralize. Bob Landis videos of confluence ravens nest building in March. </w:t>
      </w:r>
    </w:p>
  </w:comment>
  <w:comment w:id="256" w:author="Cameron Ho" w:date="2026-02-05T16:06:00Z" w:initials="CH">
    <w:p w14:paraId="36AB32AE" w14:textId="77777777" w:rsidR="00FC6B7C" w:rsidRDefault="00FC6B7C" w:rsidP="00FC6B7C">
      <w:pPr>
        <w:pStyle w:val="CommentText"/>
      </w:pPr>
      <w:r>
        <w:rPr>
          <w:rStyle w:val="CommentReference"/>
        </w:rPr>
        <w:annotationRef/>
      </w:r>
      <w:r>
        <w:t>Getting rid of this in next draft, but want a record of the idea somewhere</w:t>
      </w:r>
    </w:p>
  </w:comment>
  <w:comment w:id="257" w:author="John M. Marzluff" w:date="2026-02-09T10:23:00Z" w:initials="JM">
    <w:p w14:paraId="634428FF" w14:textId="77777777" w:rsidR="005C6E5F" w:rsidRDefault="005C6E5F" w:rsidP="005C6E5F">
      <w:r>
        <w:rPr>
          <w:rStyle w:val="CommentReference"/>
        </w:rPr>
        <w:annotationRef/>
      </w:r>
      <w:r>
        <w:rPr>
          <w:sz w:val="20"/>
          <w:szCs w:val="20"/>
        </w:rPr>
        <w:t>nice revision on this! I see that some birds never had a wolf kill and some had no stays on terr. You should provide a bit of context for these in the results like you do for those going to west..</w:t>
      </w:r>
    </w:p>
  </w:comment>
  <w:comment w:id="258" w:author="John M. Marzluff" w:date="2026-02-09T10:20:00Z" w:initials="JM">
    <w:p w14:paraId="12A164D6" w14:textId="77777777" w:rsidR="005C6E5F" w:rsidRDefault="005C6E5F" w:rsidP="005C6E5F">
      <w:r>
        <w:rPr>
          <w:rStyle w:val="CommentReference"/>
        </w:rPr>
        <w:annotationRef/>
      </w:r>
      <w:r>
        <w:rPr>
          <w:sz w:val="20"/>
          <w:szCs w:val="20"/>
        </w:rPr>
        <w:t>First, don't say "plot shows..." just state what the message of the plot is...Second, this should be bars per month, not a continuous line. Third, I think this should be in results and you could do a chi square test on hunting vs. terr proportion per month. And also shade months in vs out of hunting season in autumn and spring.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15E4BC" w15:done="0"/>
  <w15:commentEx w15:paraId="3FE05EA9" w15:done="0"/>
  <w15:commentEx w15:paraId="43C12D61" w15:done="0"/>
  <w15:commentEx w15:paraId="01728E70" w15:done="0"/>
  <w15:commentEx w15:paraId="0A43FA3A" w15:done="0"/>
  <w15:commentEx w15:paraId="1DD8ADF9" w15:done="0"/>
  <w15:commentEx w15:paraId="1C96E361" w15:done="0"/>
  <w15:commentEx w15:paraId="03E6AA84" w15:done="0"/>
  <w15:commentEx w15:paraId="24C6D939" w15:done="0"/>
  <w15:commentEx w15:paraId="5F3342A4" w15:done="0"/>
  <w15:commentEx w15:paraId="27534FBC" w15:done="0"/>
  <w15:commentEx w15:paraId="7379C7F0" w15:done="0"/>
  <w15:commentEx w15:paraId="2A9DC69B" w15:done="0"/>
  <w15:commentEx w15:paraId="27B52DCA" w15:done="0"/>
  <w15:commentEx w15:paraId="012F063F" w15:done="0"/>
  <w15:commentEx w15:paraId="76671DDD" w15:done="0"/>
  <w15:commentEx w15:paraId="3F306B2B" w15:done="0"/>
  <w15:commentEx w15:paraId="0F3B945D" w15:done="0"/>
  <w15:commentEx w15:paraId="36AB32AE" w15:done="0"/>
  <w15:commentEx w15:paraId="634428FF" w15:done="0"/>
  <w15:commentEx w15:paraId="12A164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00FDF0" w16cex:dateUtc="2026-01-31T02:20:00Z"/>
  <w16cex:commentExtensible w16cex:durableId="3E66806B" w16cex:dateUtc="2026-01-31T18:32:00Z"/>
  <w16cex:commentExtensible w16cex:durableId="06A42265" w16cex:dateUtc="2026-01-28T19:37:00Z"/>
  <w16cex:commentExtensible w16cex:durableId="308A2DDB" w16cex:dateUtc="2026-01-30T19:44:00Z"/>
  <w16cex:commentExtensible w16cex:durableId="1CAEDA77" w16cex:dateUtc="2026-01-30T19:49:00Z"/>
  <w16cex:commentExtensible w16cex:durableId="3483EC3A" w16cex:dateUtc="2026-01-28T19:32:00Z"/>
  <w16cex:commentExtensible w16cex:durableId="74E92380" w16cex:dateUtc="2026-01-28T19:18:00Z"/>
  <w16cex:commentExtensible w16cex:durableId="035B0419" w16cex:dateUtc="2025-10-18T02:51:00Z"/>
  <w16cex:commentExtensible w16cex:durableId="69563E1E" w16cex:dateUtc="2026-01-31T03:52:00Z"/>
  <w16cex:commentExtensible w16cex:durableId="333CE58C" w16cex:dateUtc="2026-01-31T22:57:00Z"/>
  <w16cex:commentExtensible w16cex:durableId="03BFD82D" w16cex:dateUtc="2026-02-09T16:31:00Z"/>
  <w16cex:commentExtensible w16cex:durableId="41CCECAB" w16cex:dateUtc="2026-02-09T17:03:00Z"/>
  <w16cex:commentExtensible w16cex:durableId="142E9BFF" w16cex:dateUtc="2026-01-12T21:09:00Z"/>
  <w16cex:commentExtensible w16cex:durableId="43F802A1" w16cex:dateUtc="2026-02-09T17:05:00Z"/>
  <w16cex:commentExtensible w16cex:durableId="06F06951" w16cex:dateUtc="2026-02-09T17:06:00Z"/>
  <w16cex:commentExtensible w16cex:durableId="543AEA06" w16cex:dateUtc="2026-02-09T17:07:00Z"/>
  <w16cex:commentExtensible w16cex:durableId="640F9C93" w16cex:dateUtc="2026-02-09T17:13:00Z"/>
  <w16cex:commentExtensible w16cex:durableId="1CC4FDF8" w16cex:dateUtc="2026-01-12T21:09:00Z"/>
  <w16cex:commentExtensible w16cex:durableId="11513D03" w16cex:dateUtc="2026-02-06T00:06:00Z"/>
  <w16cex:commentExtensible w16cex:durableId="091F40C9" w16cex:dateUtc="2026-02-09T17:23:00Z"/>
  <w16cex:commentExtensible w16cex:durableId="59EB6E21" w16cex:dateUtc="2026-02-09T17: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15E4BC" w16cid:durableId="4500FDF0"/>
  <w16cid:commentId w16cid:paraId="3FE05EA9" w16cid:durableId="3E66806B"/>
  <w16cid:commentId w16cid:paraId="43C12D61" w16cid:durableId="06A42265"/>
  <w16cid:commentId w16cid:paraId="01728E70" w16cid:durableId="308A2DDB"/>
  <w16cid:commentId w16cid:paraId="0A43FA3A" w16cid:durableId="1CAEDA77"/>
  <w16cid:commentId w16cid:paraId="1DD8ADF9" w16cid:durableId="3483EC3A"/>
  <w16cid:commentId w16cid:paraId="1C96E361" w16cid:durableId="74E92380"/>
  <w16cid:commentId w16cid:paraId="03E6AA84" w16cid:durableId="035B0419"/>
  <w16cid:commentId w16cid:paraId="24C6D939" w16cid:durableId="69563E1E"/>
  <w16cid:commentId w16cid:paraId="5F3342A4" w16cid:durableId="333CE58C"/>
  <w16cid:commentId w16cid:paraId="27534FBC" w16cid:durableId="03BFD82D"/>
  <w16cid:commentId w16cid:paraId="7379C7F0" w16cid:durableId="41CCECAB"/>
  <w16cid:commentId w16cid:paraId="2A9DC69B" w16cid:durableId="142E9BFF"/>
  <w16cid:commentId w16cid:paraId="27B52DCA" w16cid:durableId="43F802A1"/>
  <w16cid:commentId w16cid:paraId="012F063F" w16cid:durableId="06F06951"/>
  <w16cid:commentId w16cid:paraId="76671DDD" w16cid:durableId="543AEA06"/>
  <w16cid:commentId w16cid:paraId="3F306B2B" w16cid:durableId="640F9C93"/>
  <w16cid:commentId w16cid:paraId="0F3B945D" w16cid:durableId="1CC4FDF8"/>
  <w16cid:commentId w16cid:paraId="36AB32AE" w16cid:durableId="11513D03"/>
  <w16cid:commentId w16cid:paraId="634428FF" w16cid:durableId="091F40C9"/>
  <w16cid:commentId w16cid:paraId="12A164D6" w16cid:durableId="59EB6E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2D081" w14:textId="77777777" w:rsidR="00785E3E" w:rsidRDefault="00785E3E" w:rsidP="00595B4C">
      <w:pPr>
        <w:spacing w:after="0" w:line="240" w:lineRule="auto"/>
      </w:pPr>
      <w:r>
        <w:separator/>
      </w:r>
    </w:p>
  </w:endnote>
  <w:endnote w:type="continuationSeparator" w:id="0">
    <w:p w14:paraId="18739D39" w14:textId="77777777" w:rsidR="00785E3E" w:rsidRDefault="00785E3E" w:rsidP="00595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A0270" w14:textId="77777777" w:rsidR="00785E3E" w:rsidRDefault="00785E3E" w:rsidP="00595B4C">
      <w:pPr>
        <w:spacing w:after="0" w:line="240" w:lineRule="auto"/>
      </w:pPr>
      <w:r>
        <w:separator/>
      </w:r>
    </w:p>
  </w:footnote>
  <w:footnote w:type="continuationSeparator" w:id="0">
    <w:p w14:paraId="65591845" w14:textId="77777777" w:rsidR="00785E3E" w:rsidRDefault="00785E3E" w:rsidP="00595B4C">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meron Ho">
    <w15:presenceInfo w15:providerId="AD" w15:userId="S::cho21@uw.edu::2dd71670-f185-4a63-ab22-29a77f4cd891"/>
  </w15:person>
  <w15:person w15:author="John M. Marzluff">
    <w15:presenceInfo w15:providerId="AD" w15:userId="S::corvid@uw.edu::4fda0d47-2bc8-4b6e-a687-9d6d18b2b0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FE3"/>
    <w:rsid w:val="000004E9"/>
    <w:rsid w:val="0000186B"/>
    <w:rsid w:val="000023F6"/>
    <w:rsid w:val="00002AD7"/>
    <w:rsid w:val="00003242"/>
    <w:rsid w:val="00003B83"/>
    <w:rsid w:val="00004CAE"/>
    <w:rsid w:val="00004F4F"/>
    <w:rsid w:val="00006698"/>
    <w:rsid w:val="000067E7"/>
    <w:rsid w:val="0000682C"/>
    <w:rsid w:val="00007B94"/>
    <w:rsid w:val="000100DC"/>
    <w:rsid w:val="0001029D"/>
    <w:rsid w:val="00010381"/>
    <w:rsid w:val="0001111F"/>
    <w:rsid w:val="00012DB4"/>
    <w:rsid w:val="00012FA7"/>
    <w:rsid w:val="000145C8"/>
    <w:rsid w:val="0001607D"/>
    <w:rsid w:val="00016174"/>
    <w:rsid w:val="000165EA"/>
    <w:rsid w:val="00017488"/>
    <w:rsid w:val="000174C2"/>
    <w:rsid w:val="0001753D"/>
    <w:rsid w:val="00022AC4"/>
    <w:rsid w:val="00022F44"/>
    <w:rsid w:val="00023B7D"/>
    <w:rsid w:val="000254B8"/>
    <w:rsid w:val="00026839"/>
    <w:rsid w:val="00026B0C"/>
    <w:rsid w:val="00027210"/>
    <w:rsid w:val="0002729A"/>
    <w:rsid w:val="000274CD"/>
    <w:rsid w:val="0003016C"/>
    <w:rsid w:val="00030B47"/>
    <w:rsid w:val="000310CC"/>
    <w:rsid w:val="0003139C"/>
    <w:rsid w:val="000324C8"/>
    <w:rsid w:val="00036F0A"/>
    <w:rsid w:val="00041341"/>
    <w:rsid w:val="0004276D"/>
    <w:rsid w:val="0004378C"/>
    <w:rsid w:val="000437D5"/>
    <w:rsid w:val="00045A1F"/>
    <w:rsid w:val="0004695F"/>
    <w:rsid w:val="000473D9"/>
    <w:rsid w:val="00052D70"/>
    <w:rsid w:val="00053ACC"/>
    <w:rsid w:val="0005460B"/>
    <w:rsid w:val="00054F49"/>
    <w:rsid w:val="00055E61"/>
    <w:rsid w:val="000575C1"/>
    <w:rsid w:val="000606A3"/>
    <w:rsid w:val="00061BD4"/>
    <w:rsid w:val="00061E97"/>
    <w:rsid w:val="00062B19"/>
    <w:rsid w:val="00062E47"/>
    <w:rsid w:val="000656F2"/>
    <w:rsid w:val="00065FA9"/>
    <w:rsid w:val="000667B6"/>
    <w:rsid w:val="00070E79"/>
    <w:rsid w:val="000718C0"/>
    <w:rsid w:val="000721FA"/>
    <w:rsid w:val="0007406D"/>
    <w:rsid w:val="00076070"/>
    <w:rsid w:val="00077DA1"/>
    <w:rsid w:val="000807E1"/>
    <w:rsid w:val="00080970"/>
    <w:rsid w:val="00082876"/>
    <w:rsid w:val="0008367A"/>
    <w:rsid w:val="00085631"/>
    <w:rsid w:val="00085657"/>
    <w:rsid w:val="0008607B"/>
    <w:rsid w:val="0008712D"/>
    <w:rsid w:val="0008781C"/>
    <w:rsid w:val="00087FFA"/>
    <w:rsid w:val="00091C9F"/>
    <w:rsid w:val="00092ED1"/>
    <w:rsid w:val="00093259"/>
    <w:rsid w:val="0009394B"/>
    <w:rsid w:val="0009397E"/>
    <w:rsid w:val="00094B0F"/>
    <w:rsid w:val="000959FC"/>
    <w:rsid w:val="000974D2"/>
    <w:rsid w:val="000977F3"/>
    <w:rsid w:val="00097E65"/>
    <w:rsid w:val="000A0720"/>
    <w:rsid w:val="000A08F3"/>
    <w:rsid w:val="000A2F13"/>
    <w:rsid w:val="000A2F98"/>
    <w:rsid w:val="000A3115"/>
    <w:rsid w:val="000A3479"/>
    <w:rsid w:val="000A35F5"/>
    <w:rsid w:val="000A5701"/>
    <w:rsid w:val="000B161F"/>
    <w:rsid w:val="000B275C"/>
    <w:rsid w:val="000B35F8"/>
    <w:rsid w:val="000B5265"/>
    <w:rsid w:val="000B5D6C"/>
    <w:rsid w:val="000B625C"/>
    <w:rsid w:val="000B7E00"/>
    <w:rsid w:val="000C2178"/>
    <w:rsid w:val="000C2273"/>
    <w:rsid w:val="000C3922"/>
    <w:rsid w:val="000C3B22"/>
    <w:rsid w:val="000C4BBA"/>
    <w:rsid w:val="000C53DA"/>
    <w:rsid w:val="000C7427"/>
    <w:rsid w:val="000D02F7"/>
    <w:rsid w:val="000D0C20"/>
    <w:rsid w:val="000D2C48"/>
    <w:rsid w:val="000D2D87"/>
    <w:rsid w:val="000D3825"/>
    <w:rsid w:val="000D494E"/>
    <w:rsid w:val="000D4E90"/>
    <w:rsid w:val="000D6346"/>
    <w:rsid w:val="000E0166"/>
    <w:rsid w:val="000E0389"/>
    <w:rsid w:val="000E08EC"/>
    <w:rsid w:val="000E14EC"/>
    <w:rsid w:val="000E2B0B"/>
    <w:rsid w:val="000E2CFE"/>
    <w:rsid w:val="000E5459"/>
    <w:rsid w:val="000F1132"/>
    <w:rsid w:val="000F154E"/>
    <w:rsid w:val="000F26CC"/>
    <w:rsid w:val="000F29D1"/>
    <w:rsid w:val="000F2CFC"/>
    <w:rsid w:val="000F4332"/>
    <w:rsid w:val="000F4E3E"/>
    <w:rsid w:val="000F53BC"/>
    <w:rsid w:val="00101366"/>
    <w:rsid w:val="00102DB0"/>
    <w:rsid w:val="001032ED"/>
    <w:rsid w:val="001034B3"/>
    <w:rsid w:val="00105BB9"/>
    <w:rsid w:val="00105D45"/>
    <w:rsid w:val="001066CE"/>
    <w:rsid w:val="00106965"/>
    <w:rsid w:val="00107702"/>
    <w:rsid w:val="001101EA"/>
    <w:rsid w:val="00110D4B"/>
    <w:rsid w:val="00111E8D"/>
    <w:rsid w:val="00112A0F"/>
    <w:rsid w:val="00113689"/>
    <w:rsid w:val="00113A83"/>
    <w:rsid w:val="001141B3"/>
    <w:rsid w:val="001170B2"/>
    <w:rsid w:val="00120096"/>
    <w:rsid w:val="0012021B"/>
    <w:rsid w:val="0012111E"/>
    <w:rsid w:val="001214C8"/>
    <w:rsid w:val="00121A58"/>
    <w:rsid w:val="00124B72"/>
    <w:rsid w:val="00124DD2"/>
    <w:rsid w:val="001254A7"/>
    <w:rsid w:val="00125FDB"/>
    <w:rsid w:val="00126FFF"/>
    <w:rsid w:val="00127017"/>
    <w:rsid w:val="0012729F"/>
    <w:rsid w:val="00127D6F"/>
    <w:rsid w:val="00127E7D"/>
    <w:rsid w:val="00132026"/>
    <w:rsid w:val="001320D3"/>
    <w:rsid w:val="0013214A"/>
    <w:rsid w:val="00132FFC"/>
    <w:rsid w:val="001337FF"/>
    <w:rsid w:val="0013547E"/>
    <w:rsid w:val="0013717F"/>
    <w:rsid w:val="0013746B"/>
    <w:rsid w:val="00137B71"/>
    <w:rsid w:val="00140A20"/>
    <w:rsid w:val="00140A52"/>
    <w:rsid w:val="00142B8C"/>
    <w:rsid w:val="00142BB4"/>
    <w:rsid w:val="001451E9"/>
    <w:rsid w:val="00146241"/>
    <w:rsid w:val="00146966"/>
    <w:rsid w:val="00147092"/>
    <w:rsid w:val="00147C5B"/>
    <w:rsid w:val="001523C7"/>
    <w:rsid w:val="00155265"/>
    <w:rsid w:val="00156ADD"/>
    <w:rsid w:val="00157986"/>
    <w:rsid w:val="00157CCA"/>
    <w:rsid w:val="00157E49"/>
    <w:rsid w:val="00157EF3"/>
    <w:rsid w:val="00161CD9"/>
    <w:rsid w:val="00161D2A"/>
    <w:rsid w:val="00161E66"/>
    <w:rsid w:val="00162A6C"/>
    <w:rsid w:val="00162C02"/>
    <w:rsid w:val="00162D1B"/>
    <w:rsid w:val="0016633C"/>
    <w:rsid w:val="00167186"/>
    <w:rsid w:val="001676C5"/>
    <w:rsid w:val="00171057"/>
    <w:rsid w:val="00171CB2"/>
    <w:rsid w:val="001763BF"/>
    <w:rsid w:val="001770B4"/>
    <w:rsid w:val="00177C18"/>
    <w:rsid w:val="001806BA"/>
    <w:rsid w:val="001814AA"/>
    <w:rsid w:val="00183193"/>
    <w:rsid w:val="00184D38"/>
    <w:rsid w:val="00187C09"/>
    <w:rsid w:val="00187D69"/>
    <w:rsid w:val="001907DA"/>
    <w:rsid w:val="00190C30"/>
    <w:rsid w:val="0019135A"/>
    <w:rsid w:val="00191A71"/>
    <w:rsid w:val="00191BA5"/>
    <w:rsid w:val="00193FBE"/>
    <w:rsid w:val="001944FE"/>
    <w:rsid w:val="00194FBC"/>
    <w:rsid w:val="001955C1"/>
    <w:rsid w:val="00195F37"/>
    <w:rsid w:val="001A0152"/>
    <w:rsid w:val="001A06C9"/>
    <w:rsid w:val="001A1533"/>
    <w:rsid w:val="001A1787"/>
    <w:rsid w:val="001A20E1"/>
    <w:rsid w:val="001A452E"/>
    <w:rsid w:val="001A51C4"/>
    <w:rsid w:val="001A72F0"/>
    <w:rsid w:val="001B04FC"/>
    <w:rsid w:val="001B2892"/>
    <w:rsid w:val="001B2A22"/>
    <w:rsid w:val="001B476D"/>
    <w:rsid w:val="001B48FA"/>
    <w:rsid w:val="001B5015"/>
    <w:rsid w:val="001B790E"/>
    <w:rsid w:val="001B7EF8"/>
    <w:rsid w:val="001C24BD"/>
    <w:rsid w:val="001C2619"/>
    <w:rsid w:val="001C2C92"/>
    <w:rsid w:val="001C4179"/>
    <w:rsid w:val="001C48B6"/>
    <w:rsid w:val="001C5B23"/>
    <w:rsid w:val="001C73C2"/>
    <w:rsid w:val="001C7FE2"/>
    <w:rsid w:val="001D1661"/>
    <w:rsid w:val="001D2EB1"/>
    <w:rsid w:val="001D2F32"/>
    <w:rsid w:val="001D4507"/>
    <w:rsid w:val="001D597C"/>
    <w:rsid w:val="001D661A"/>
    <w:rsid w:val="001E0A2F"/>
    <w:rsid w:val="001E1135"/>
    <w:rsid w:val="001E1310"/>
    <w:rsid w:val="001E20AF"/>
    <w:rsid w:val="001E2CDB"/>
    <w:rsid w:val="001E3F35"/>
    <w:rsid w:val="001E44EB"/>
    <w:rsid w:val="001E4CFC"/>
    <w:rsid w:val="001E4DC0"/>
    <w:rsid w:val="001E7029"/>
    <w:rsid w:val="001E70B8"/>
    <w:rsid w:val="001E7F0D"/>
    <w:rsid w:val="001F0F38"/>
    <w:rsid w:val="001F0F49"/>
    <w:rsid w:val="001F17D3"/>
    <w:rsid w:val="001F18F9"/>
    <w:rsid w:val="001F1B71"/>
    <w:rsid w:val="001F1C61"/>
    <w:rsid w:val="001F2A40"/>
    <w:rsid w:val="001F2F7E"/>
    <w:rsid w:val="001F3FD6"/>
    <w:rsid w:val="001F43B3"/>
    <w:rsid w:val="001F488B"/>
    <w:rsid w:val="001F4A47"/>
    <w:rsid w:val="001F521E"/>
    <w:rsid w:val="001F5419"/>
    <w:rsid w:val="001F542C"/>
    <w:rsid w:val="001F64CF"/>
    <w:rsid w:val="001F76F4"/>
    <w:rsid w:val="001F77EB"/>
    <w:rsid w:val="001F7F0A"/>
    <w:rsid w:val="00200ABD"/>
    <w:rsid w:val="00200F84"/>
    <w:rsid w:val="0020135A"/>
    <w:rsid w:val="00202B08"/>
    <w:rsid w:val="00203181"/>
    <w:rsid w:val="00206315"/>
    <w:rsid w:val="00206B15"/>
    <w:rsid w:val="0021188C"/>
    <w:rsid w:val="0021210D"/>
    <w:rsid w:val="00213072"/>
    <w:rsid w:val="0021430C"/>
    <w:rsid w:val="00215233"/>
    <w:rsid w:val="00216BBD"/>
    <w:rsid w:val="00223ECD"/>
    <w:rsid w:val="0022502B"/>
    <w:rsid w:val="00225944"/>
    <w:rsid w:val="0022633D"/>
    <w:rsid w:val="00226F08"/>
    <w:rsid w:val="00227BA0"/>
    <w:rsid w:val="0023042D"/>
    <w:rsid w:val="00230D58"/>
    <w:rsid w:val="0023175E"/>
    <w:rsid w:val="0023236E"/>
    <w:rsid w:val="002324CE"/>
    <w:rsid w:val="00232CF1"/>
    <w:rsid w:val="00233A0E"/>
    <w:rsid w:val="002343A7"/>
    <w:rsid w:val="00235E91"/>
    <w:rsid w:val="00235EEB"/>
    <w:rsid w:val="00236122"/>
    <w:rsid w:val="00236CFB"/>
    <w:rsid w:val="00241182"/>
    <w:rsid w:val="002414AD"/>
    <w:rsid w:val="00241961"/>
    <w:rsid w:val="00242619"/>
    <w:rsid w:val="002435EA"/>
    <w:rsid w:val="002436C4"/>
    <w:rsid w:val="00244C43"/>
    <w:rsid w:val="00245419"/>
    <w:rsid w:val="00245446"/>
    <w:rsid w:val="00245762"/>
    <w:rsid w:val="00245FFF"/>
    <w:rsid w:val="00250C5A"/>
    <w:rsid w:val="00251429"/>
    <w:rsid w:val="0025146F"/>
    <w:rsid w:val="002540AB"/>
    <w:rsid w:val="00255197"/>
    <w:rsid w:val="002558F5"/>
    <w:rsid w:val="002560DD"/>
    <w:rsid w:val="00257A8B"/>
    <w:rsid w:val="00257D62"/>
    <w:rsid w:val="00257EF7"/>
    <w:rsid w:val="0026022E"/>
    <w:rsid w:val="00260DB9"/>
    <w:rsid w:val="00260FCB"/>
    <w:rsid w:val="002623A3"/>
    <w:rsid w:val="002624EE"/>
    <w:rsid w:val="002646A3"/>
    <w:rsid w:val="002650E2"/>
    <w:rsid w:val="0026562B"/>
    <w:rsid w:val="00265C8C"/>
    <w:rsid w:val="00265D83"/>
    <w:rsid w:val="00267741"/>
    <w:rsid w:val="00267C1E"/>
    <w:rsid w:val="00270215"/>
    <w:rsid w:val="00270560"/>
    <w:rsid w:val="00270BD5"/>
    <w:rsid w:val="0027144A"/>
    <w:rsid w:val="002716ED"/>
    <w:rsid w:val="00271D58"/>
    <w:rsid w:val="00272166"/>
    <w:rsid w:val="00272280"/>
    <w:rsid w:val="002725BD"/>
    <w:rsid w:val="002729A3"/>
    <w:rsid w:val="002736DC"/>
    <w:rsid w:val="0027610D"/>
    <w:rsid w:val="002809B6"/>
    <w:rsid w:val="00280C61"/>
    <w:rsid w:val="002812C1"/>
    <w:rsid w:val="002815A5"/>
    <w:rsid w:val="002829DE"/>
    <w:rsid w:val="00283B9E"/>
    <w:rsid w:val="00284631"/>
    <w:rsid w:val="00285449"/>
    <w:rsid w:val="0028554D"/>
    <w:rsid w:val="00285591"/>
    <w:rsid w:val="00287CF0"/>
    <w:rsid w:val="00287DB4"/>
    <w:rsid w:val="00287E8F"/>
    <w:rsid w:val="002920CE"/>
    <w:rsid w:val="00292D82"/>
    <w:rsid w:val="00293A2B"/>
    <w:rsid w:val="00293E27"/>
    <w:rsid w:val="0029442D"/>
    <w:rsid w:val="002945A7"/>
    <w:rsid w:val="00294AC5"/>
    <w:rsid w:val="00296491"/>
    <w:rsid w:val="00296829"/>
    <w:rsid w:val="002974A4"/>
    <w:rsid w:val="00297901"/>
    <w:rsid w:val="002A00A3"/>
    <w:rsid w:val="002A14C4"/>
    <w:rsid w:val="002A2287"/>
    <w:rsid w:val="002A3CEC"/>
    <w:rsid w:val="002A653D"/>
    <w:rsid w:val="002A7C02"/>
    <w:rsid w:val="002B00DB"/>
    <w:rsid w:val="002B0C48"/>
    <w:rsid w:val="002B2641"/>
    <w:rsid w:val="002B2C5F"/>
    <w:rsid w:val="002B2D9F"/>
    <w:rsid w:val="002B3189"/>
    <w:rsid w:val="002B39B1"/>
    <w:rsid w:val="002B4765"/>
    <w:rsid w:val="002B56E0"/>
    <w:rsid w:val="002B58E6"/>
    <w:rsid w:val="002B5EC1"/>
    <w:rsid w:val="002B6423"/>
    <w:rsid w:val="002B649A"/>
    <w:rsid w:val="002B78B6"/>
    <w:rsid w:val="002C10C6"/>
    <w:rsid w:val="002C1521"/>
    <w:rsid w:val="002C3379"/>
    <w:rsid w:val="002C41F7"/>
    <w:rsid w:val="002D01C2"/>
    <w:rsid w:val="002D0757"/>
    <w:rsid w:val="002D0E89"/>
    <w:rsid w:val="002D2A1B"/>
    <w:rsid w:val="002D2A45"/>
    <w:rsid w:val="002D2D53"/>
    <w:rsid w:val="002D3FC3"/>
    <w:rsid w:val="002D75C3"/>
    <w:rsid w:val="002D799A"/>
    <w:rsid w:val="002E0D3F"/>
    <w:rsid w:val="002E0E76"/>
    <w:rsid w:val="002E1DF6"/>
    <w:rsid w:val="002E2B2C"/>
    <w:rsid w:val="002E2E3B"/>
    <w:rsid w:val="002E3FC7"/>
    <w:rsid w:val="002F0891"/>
    <w:rsid w:val="002F135C"/>
    <w:rsid w:val="002F2181"/>
    <w:rsid w:val="002F3845"/>
    <w:rsid w:val="002F65E8"/>
    <w:rsid w:val="002F6A30"/>
    <w:rsid w:val="00300541"/>
    <w:rsid w:val="00300977"/>
    <w:rsid w:val="00301767"/>
    <w:rsid w:val="00301851"/>
    <w:rsid w:val="00302565"/>
    <w:rsid w:val="003046AF"/>
    <w:rsid w:val="003050D3"/>
    <w:rsid w:val="00307198"/>
    <w:rsid w:val="003079EB"/>
    <w:rsid w:val="00307BE1"/>
    <w:rsid w:val="003114F8"/>
    <w:rsid w:val="003118F2"/>
    <w:rsid w:val="0031230C"/>
    <w:rsid w:val="00313305"/>
    <w:rsid w:val="0031391F"/>
    <w:rsid w:val="0031450D"/>
    <w:rsid w:val="00314989"/>
    <w:rsid w:val="00314A05"/>
    <w:rsid w:val="00314CDC"/>
    <w:rsid w:val="00314F6C"/>
    <w:rsid w:val="00315F2C"/>
    <w:rsid w:val="0031793D"/>
    <w:rsid w:val="00321325"/>
    <w:rsid w:val="003214A2"/>
    <w:rsid w:val="003227A0"/>
    <w:rsid w:val="00325BFD"/>
    <w:rsid w:val="0032699C"/>
    <w:rsid w:val="003269E9"/>
    <w:rsid w:val="00332205"/>
    <w:rsid w:val="003326CF"/>
    <w:rsid w:val="00332952"/>
    <w:rsid w:val="00333EE0"/>
    <w:rsid w:val="00334016"/>
    <w:rsid w:val="00334CAA"/>
    <w:rsid w:val="00335592"/>
    <w:rsid w:val="00336037"/>
    <w:rsid w:val="00336626"/>
    <w:rsid w:val="00336714"/>
    <w:rsid w:val="0033672F"/>
    <w:rsid w:val="00337A51"/>
    <w:rsid w:val="003405A6"/>
    <w:rsid w:val="00341433"/>
    <w:rsid w:val="00341CFF"/>
    <w:rsid w:val="003432DA"/>
    <w:rsid w:val="003452C8"/>
    <w:rsid w:val="00347183"/>
    <w:rsid w:val="00347298"/>
    <w:rsid w:val="003500BE"/>
    <w:rsid w:val="00352037"/>
    <w:rsid w:val="00354908"/>
    <w:rsid w:val="00355E53"/>
    <w:rsid w:val="003561FA"/>
    <w:rsid w:val="003562A1"/>
    <w:rsid w:val="003571B0"/>
    <w:rsid w:val="00357892"/>
    <w:rsid w:val="003612D7"/>
    <w:rsid w:val="003621A3"/>
    <w:rsid w:val="0036296E"/>
    <w:rsid w:val="00362BDD"/>
    <w:rsid w:val="00364B2D"/>
    <w:rsid w:val="00365EAA"/>
    <w:rsid w:val="00366E3D"/>
    <w:rsid w:val="0037036A"/>
    <w:rsid w:val="00370CA1"/>
    <w:rsid w:val="003710C2"/>
    <w:rsid w:val="00373324"/>
    <w:rsid w:val="00375BCE"/>
    <w:rsid w:val="00375CC1"/>
    <w:rsid w:val="0037609B"/>
    <w:rsid w:val="00376ADD"/>
    <w:rsid w:val="00376B59"/>
    <w:rsid w:val="00377006"/>
    <w:rsid w:val="00377BB5"/>
    <w:rsid w:val="00377FB6"/>
    <w:rsid w:val="003801B5"/>
    <w:rsid w:val="003803EC"/>
    <w:rsid w:val="00382C04"/>
    <w:rsid w:val="00382DDB"/>
    <w:rsid w:val="00383C85"/>
    <w:rsid w:val="0038551C"/>
    <w:rsid w:val="00385DC5"/>
    <w:rsid w:val="0038667B"/>
    <w:rsid w:val="00386F1A"/>
    <w:rsid w:val="00387CDF"/>
    <w:rsid w:val="00390026"/>
    <w:rsid w:val="00390094"/>
    <w:rsid w:val="0039048C"/>
    <w:rsid w:val="0039053F"/>
    <w:rsid w:val="003908A3"/>
    <w:rsid w:val="00391CFB"/>
    <w:rsid w:val="003935CA"/>
    <w:rsid w:val="00393C92"/>
    <w:rsid w:val="00393DD8"/>
    <w:rsid w:val="0039424C"/>
    <w:rsid w:val="00394B05"/>
    <w:rsid w:val="003950B2"/>
    <w:rsid w:val="00395214"/>
    <w:rsid w:val="00395290"/>
    <w:rsid w:val="00396342"/>
    <w:rsid w:val="00397134"/>
    <w:rsid w:val="0039731E"/>
    <w:rsid w:val="003A0018"/>
    <w:rsid w:val="003A5DAE"/>
    <w:rsid w:val="003A732B"/>
    <w:rsid w:val="003A77DC"/>
    <w:rsid w:val="003A7DBE"/>
    <w:rsid w:val="003B15EC"/>
    <w:rsid w:val="003B19AF"/>
    <w:rsid w:val="003B2B51"/>
    <w:rsid w:val="003B3280"/>
    <w:rsid w:val="003B426F"/>
    <w:rsid w:val="003B5E42"/>
    <w:rsid w:val="003B6D03"/>
    <w:rsid w:val="003B73CE"/>
    <w:rsid w:val="003C32DB"/>
    <w:rsid w:val="003C3310"/>
    <w:rsid w:val="003C363D"/>
    <w:rsid w:val="003C3ABF"/>
    <w:rsid w:val="003C4239"/>
    <w:rsid w:val="003C6275"/>
    <w:rsid w:val="003C662C"/>
    <w:rsid w:val="003C6A39"/>
    <w:rsid w:val="003C71EF"/>
    <w:rsid w:val="003C7B80"/>
    <w:rsid w:val="003C7E7C"/>
    <w:rsid w:val="003D1511"/>
    <w:rsid w:val="003D1E56"/>
    <w:rsid w:val="003D6E1B"/>
    <w:rsid w:val="003E05F5"/>
    <w:rsid w:val="003E1B6F"/>
    <w:rsid w:val="003E1F90"/>
    <w:rsid w:val="003E324A"/>
    <w:rsid w:val="003E5154"/>
    <w:rsid w:val="003E63AB"/>
    <w:rsid w:val="003E669B"/>
    <w:rsid w:val="003E79D8"/>
    <w:rsid w:val="003F193E"/>
    <w:rsid w:val="003F1D40"/>
    <w:rsid w:val="003F3162"/>
    <w:rsid w:val="003F5142"/>
    <w:rsid w:val="003F5F93"/>
    <w:rsid w:val="003F6118"/>
    <w:rsid w:val="003F621B"/>
    <w:rsid w:val="003F7639"/>
    <w:rsid w:val="003F77F4"/>
    <w:rsid w:val="00400A08"/>
    <w:rsid w:val="00400FA7"/>
    <w:rsid w:val="0040137A"/>
    <w:rsid w:val="00403975"/>
    <w:rsid w:val="00403AB0"/>
    <w:rsid w:val="00405B82"/>
    <w:rsid w:val="00406A49"/>
    <w:rsid w:val="004076BD"/>
    <w:rsid w:val="004108DF"/>
    <w:rsid w:val="00410BC8"/>
    <w:rsid w:val="00410E51"/>
    <w:rsid w:val="00412306"/>
    <w:rsid w:val="00413087"/>
    <w:rsid w:val="00414618"/>
    <w:rsid w:val="00414B8F"/>
    <w:rsid w:val="00414CDC"/>
    <w:rsid w:val="00414F2E"/>
    <w:rsid w:val="004162E7"/>
    <w:rsid w:val="00416E3A"/>
    <w:rsid w:val="00417167"/>
    <w:rsid w:val="00417C6C"/>
    <w:rsid w:val="00420565"/>
    <w:rsid w:val="00420EF0"/>
    <w:rsid w:val="004220C1"/>
    <w:rsid w:val="0042731C"/>
    <w:rsid w:val="00427B45"/>
    <w:rsid w:val="004317D9"/>
    <w:rsid w:val="00432305"/>
    <w:rsid w:val="00432933"/>
    <w:rsid w:val="00432F6C"/>
    <w:rsid w:val="00433A05"/>
    <w:rsid w:val="004344E3"/>
    <w:rsid w:val="004360C3"/>
    <w:rsid w:val="00436A80"/>
    <w:rsid w:val="00436EBC"/>
    <w:rsid w:val="00437139"/>
    <w:rsid w:val="0044128C"/>
    <w:rsid w:val="004413D7"/>
    <w:rsid w:val="00441D4C"/>
    <w:rsid w:val="00442772"/>
    <w:rsid w:val="00443E1E"/>
    <w:rsid w:val="0044413C"/>
    <w:rsid w:val="00445245"/>
    <w:rsid w:val="004455AA"/>
    <w:rsid w:val="0044660E"/>
    <w:rsid w:val="00447289"/>
    <w:rsid w:val="004479F1"/>
    <w:rsid w:val="0045213B"/>
    <w:rsid w:val="004548F8"/>
    <w:rsid w:val="00454E40"/>
    <w:rsid w:val="00455A13"/>
    <w:rsid w:val="00457BE1"/>
    <w:rsid w:val="00457DC2"/>
    <w:rsid w:val="00461145"/>
    <w:rsid w:val="00461E1E"/>
    <w:rsid w:val="00461FCC"/>
    <w:rsid w:val="00462342"/>
    <w:rsid w:val="00462376"/>
    <w:rsid w:val="0046296C"/>
    <w:rsid w:val="00462E3B"/>
    <w:rsid w:val="004633A6"/>
    <w:rsid w:val="004646E2"/>
    <w:rsid w:val="00464A92"/>
    <w:rsid w:val="00464AA5"/>
    <w:rsid w:val="00464AB8"/>
    <w:rsid w:val="00466695"/>
    <w:rsid w:val="00467EC6"/>
    <w:rsid w:val="00471234"/>
    <w:rsid w:val="00473AAA"/>
    <w:rsid w:val="00473AE5"/>
    <w:rsid w:val="00473D98"/>
    <w:rsid w:val="0047466B"/>
    <w:rsid w:val="00474798"/>
    <w:rsid w:val="00475DB8"/>
    <w:rsid w:val="00476A00"/>
    <w:rsid w:val="004779D0"/>
    <w:rsid w:val="00481F7E"/>
    <w:rsid w:val="0048299B"/>
    <w:rsid w:val="00482D86"/>
    <w:rsid w:val="00484A7D"/>
    <w:rsid w:val="00485302"/>
    <w:rsid w:val="00487FF2"/>
    <w:rsid w:val="0049227B"/>
    <w:rsid w:val="00492D11"/>
    <w:rsid w:val="004934CD"/>
    <w:rsid w:val="004936F9"/>
    <w:rsid w:val="004948CA"/>
    <w:rsid w:val="00494BC4"/>
    <w:rsid w:val="00494F32"/>
    <w:rsid w:val="004963B0"/>
    <w:rsid w:val="00496B0F"/>
    <w:rsid w:val="00496D3B"/>
    <w:rsid w:val="00496EC1"/>
    <w:rsid w:val="00496F15"/>
    <w:rsid w:val="004A06B0"/>
    <w:rsid w:val="004A1508"/>
    <w:rsid w:val="004A3637"/>
    <w:rsid w:val="004A475E"/>
    <w:rsid w:val="004A5862"/>
    <w:rsid w:val="004A58A8"/>
    <w:rsid w:val="004A695C"/>
    <w:rsid w:val="004A6BD4"/>
    <w:rsid w:val="004A768E"/>
    <w:rsid w:val="004A7A39"/>
    <w:rsid w:val="004A7D38"/>
    <w:rsid w:val="004A7E21"/>
    <w:rsid w:val="004B0A8E"/>
    <w:rsid w:val="004B14DF"/>
    <w:rsid w:val="004B31DE"/>
    <w:rsid w:val="004B4205"/>
    <w:rsid w:val="004B5527"/>
    <w:rsid w:val="004B77D7"/>
    <w:rsid w:val="004C0E7B"/>
    <w:rsid w:val="004C14D7"/>
    <w:rsid w:val="004C2D47"/>
    <w:rsid w:val="004C4684"/>
    <w:rsid w:val="004C5296"/>
    <w:rsid w:val="004C57A4"/>
    <w:rsid w:val="004C5EBE"/>
    <w:rsid w:val="004C6809"/>
    <w:rsid w:val="004C7636"/>
    <w:rsid w:val="004D1CFA"/>
    <w:rsid w:val="004D2936"/>
    <w:rsid w:val="004D3A1C"/>
    <w:rsid w:val="004D4BF4"/>
    <w:rsid w:val="004D7082"/>
    <w:rsid w:val="004D7AC1"/>
    <w:rsid w:val="004E083C"/>
    <w:rsid w:val="004E1EAA"/>
    <w:rsid w:val="004E4247"/>
    <w:rsid w:val="004E498F"/>
    <w:rsid w:val="004E4F22"/>
    <w:rsid w:val="004E5572"/>
    <w:rsid w:val="004E6C3E"/>
    <w:rsid w:val="004E6D4A"/>
    <w:rsid w:val="004E7801"/>
    <w:rsid w:val="004F000D"/>
    <w:rsid w:val="004F0D3C"/>
    <w:rsid w:val="004F1258"/>
    <w:rsid w:val="004F4721"/>
    <w:rsid w:val="004F47A3"/>
    <w:rsid w:val="004F4BD6"/>
    <w:rsid w:val="004F56E7"/>
    <w:rsid w:val="004F73C2"/>
    <w:rsid w:val="005013F8"/>
    <w:rsid w:val="00501FC1"/>
    <w:rsid w:val="00502693"/>
    <w:rsid w:val="00503582"/>
    <w:rsid w:val="00504242"/>
    <w:rsid w:val="00504BF9"/>
    <w:rsid w:val="00505358"/>
    <w:rsid w:val="00510E52"/>
    <w:rsid w:val="005126AB"/>
    <w:rsid w:val="00513587"/>
    <w:rsid w:val="00515913"/>
    <w:rsid w:val="0051679D"/>
    <w:rsid w:val="00517AA6"/>
    <w:rsid w:val="00517F18"/>
    <w:rsid w:val="00522392"/>
    <w:rsid w:val="00522AA1"/>
    <w:rsid w:val="005230EC"/>
    <w:rsid w:val="00524D16"/>
    <w:rsid w:val="00524F0E"/>
    <w:rsid w:val="005261AF"/>
    <w:rsid w:val="0052639E"/>
    <w:rsid w:val="0052677E"/>
    <w:rsid w:val="00527474"/>
    <w:rsid w:val="005301E9"/>
    <w:rsid w:val="00531606"/>
    <w:rsid w:val="00531F60"/>
    <w:rsid w:val="005334D4"/>
    <w:rsid w:val="00533895"/>
    <w:rsid w:val="00533D6F"/>
    <w:rsid w:val="00533FF0"/>
    <w:rsid w:val="00534B7A"/>
    <w:rsid w:val="005351A9"/>
    <w:rsid w:val="00535271"/>
    <w:rsid w:val="005355CF"/>
    <w:rsid w:val="0053708F"/>
    <w:rsid w:val="005400AE"/>
    <w:rsid w:val="005424D8"/>
    <w:rsid w:val="0054282C"/>
    <w:rsid w:val="00542A76"/>
    <w:rsid w:val="00543893"/>
    <w:rsid w:val="00544DFF"/>
    <w:rsid w:val="005452FD"/>
    <w:rsid w:val="00545CD4"/>
    <w:rsid w:val="00546A0A"/>
    <w:rsid w:val="00547012"/>
    <w:rsid w:val="005471D0"/>
    <w:rsid w:val="0055022A"/>
    <w:rsid w:val="005510F0"/>
    <w:rsid w:val="005513B4"/>
    <w:rsid w:val="00551F72"/>
    <w:rsid w:val="00552F5B"/>
    <w:rsid w:val="005536AF"/>
    <w:rsid w:val="00553DC8"/>
    <w:rsid w:val="00554634"/>
    <w:rsid w:val="00556F2F"/>
    <w:rsid w:val="0055702A"/>
    <w:rsid w:val="00557047"/>
    <w:rsid w:val="00560440"/>
    <w:rsid w:val="00560500"/>
    <w:rsid w:val="0056121A"/>
    <w:rsid w:val="00561EBF"/>
    <w:rsid w:val="00562BED"/>
    <w:rsid w:val="005632C0"/>
    <w:rsid w:val="00564844"/>
    <w:rsid w:val="0056521F"/>
    <w:rsid w:val="005662F3"/>
    <w:rsid w:val="0056763F"/>
    <w:rsid w:val="005677C2"/>
    <w:rsid w:val="00570947"/>
    <w:rsid w:val="00575067"/>
    <w:rsid w:val="00575693"/>
    <w:rsid w:val="0057660C"/>
    <w:rsid w:val="005766A4"/>
    <w:rsid w:val="00576804"/>
    <w:rsid w:val="00576CBB"/>
    <w:rsid w:val="00577495"/>
    <w:rsid w:val="00577FA7"/>
    <w:rsid w:val="0058120A"/>
    <w:rsid w:val="005815C9"/>
    <w:rsid w:val="00581DC9"/>
    <w:rsid w:val="00582E12"/>
    <w:rsid w:val="00583FAA"/>
    <w:rsid w:val="005843B0"/>
    <w:rsid w:val="00587CFF"/>
    <w:rsid w:val="005908AC"/>
    <w:rsid w:val="0059123D"/>
    <w:rsid w:val="00591351"/>
    <w:rsid w:val="00591D6B"/>
    <w:rsid w:val="00592A1E"/>
    <w:rsid w:val="00592E70"/>
    <w:rsid w:val="00593541"/>
    <w:rsid w:val="00593B43"/>
    <w:rsid w:val="00594BAA"/>
    <w:rsid w:val="0059509B"/>
    <w:rsid w:val="0059523D"/>
    <w:rsid w:val="00595B4C"/>
    <w:rsid w:val="0059675A"/>
    <w:rsid w:val="0059714F"/>
    <w:rsid w:val="005A2D70"/>
    <w:rsid w:val="005A39A4"/>
    <w:rsid w:val="005A3ECA"/>
    <w:rsid w:val="005A5256"/>
    <w:rsid w:val="005A56A0"/>
    <w:rsid w:val="005A5FE0"/>
    <w:rsid w:val="005A6147"/>
    <w:rsid w:val="005A6C84"/>
    <w:rsid w:val="005A780E"/>
    <w:rsid w:val="005A7C06"/>
    <w:rsid w:val="005A7EAA"/>
    <w:rsid w:val="005B07EF"/>
    <w:rsid w:val="005B0B91"/>
    <w:rsid w:val="005B1445"/>
    <w:rsid w:val="005B2D5A"/>
    <w:rsid w:val="005B300C"/>
    <w:rsid w:val="005B3076"/>
    <w:rsid w:val="005B3FF0"/>
    <w:rsid w:val="005B48B1"/>
    <w:rsid w:val="005B684D"/>
    <w:rsid w:val="005B6B79"/>
    <w:rsid w:val="005C0A0D"/>
    <w:rsid w:val="005C0B05"/>
    <w:rsid w:val="005C213A"/>
    <w:rsid w:val="005C2AD2"/>
    <w:rsid w:val="005C396B"/>
    <w:rsid w:val="005C4B00"/>
    <w:rsid w:val="005C5666"/>
    <w:rsid w:val="005C6E5F"/>
    <w:rsid w:val="005D0F30"/>
    <w:rsid w:val="005D385D"/>
    <w:rsid w:val="005D3E6B"/>
    <w:rsid w:val="005D583A"/>
    <w:rsid w:val="005D63BB"/>
    <w:rsid w:val="005D6625"/>
    <w:rsid w:val="005D6AF6"/>
    <w:rsid w:val="005D6F5F"/>
    <w:rsid w:val="005D7598"/>
    <w:rsid w:val="005D7661"/>
    <w:rsid w:val="005D7AB0"/>
    <w:rsid w:val="005E0999"/>
    <w:rsid w:val="005E3420"/>
    <w:rsid w:val="005E43D6"/>
    <w:rsid w:val="005E46CF"/>
    <w:rsid w:val="005E52EF"/>
    <w:rsid w:val="005E58C8"/>
    <w:rsid w:val="005E64A5"/>
    <w:rsid w:val="005E66E9"/>
    <w:rsid w:val="005E67EC"/>
    <w:rsid w:val="005E7119"/>
    <w:rsid w:val="005E7410"/>
    <w:rsid w:val="005E7B98"/>
    <w:rsid w:val="005E7E14"/>
    <w:rsid w:val="005F0D36"/>
    <w:rsid w:val="005F161B"/>
    <w:rsid w:val="005F1DDC"/>
    <w:rsid w:val="005F3CBD"/>
    <w:rsid w:val="005F5F1A"/>
    <w:rsid w:val="005F7516"/>
    <w:rsid w:val="005F7DED"/>
    <w:rsid w:val="006013A0"/>
    <w:rsid w:val="00602321"/>
    <w:rsid w:val="0060236E"/>
    <w:rsid w:val="00602662"/>
    <w:rsid w:val="006051E4"/>
    <w:rsid w:val="00605D66"/>
    <w:rsid w:val="00605E00"/>
    <w:rsid w:val="00607EB1"/>
    <w:rsid w:val="00610851"/>
    <w:rsid w:val="006122D7"/>
    <w:rsid w:val="0061252E"/>
    <w:rsid w:val="00613C73"/>
    <w:rsid w:val="00615873"/>
    <w:rsid w:val="0061771C"/>
    <w:rsid w:val="00620A8A"/>
    <w:rsid w:val="00622580"/>
    <w:rsid w:val="0062274E"/>
    <w:rsid w:val="0062353A"/>
    <w:rsid w:val="00624677"/>
    <w:rsid w:val="00624B25"/>
    <w:rsid w:val="00624BE8"/>
    <w:rsid w:val="00627003"/>
    <w:rsid w:val="00634B2A"/>
    <w:rsid w:val="00635078"/>
    <w:rsid w:val="006354DB"/>
    <w:rsid w:val="00635F2F"/>
    <w:rsid w:val="006362BD"/>
    <w:rsid w:val="00636C3B"/>
    <w:rsid w:val="006372E2"/>
    <w:rsid w:val="006378C4"/>
    <w:rsid w:val="00637A68"/>
    <w:rsid w:val="00640386"/>
    <w:rsid w:val="00640ACB"/>
    <w:rsid w:val="00640FBD"/>
    <w:rsid w:val="006431B4"/>
    <w:rsid w:val="00644437"/>
    <w:rsid w:val="00644B6D"/>
    <w:rsid w:val="00646E8E"/>
    <w:rsid w:val="00647EFA"/>
    <w:rsid w:val="00651AC4"/>
    <w:rsid w:val="00652D6C"/>
    <w:rsid w:val="00653500"/>
    <w:rsid w:val="00653652"/>
    <w:rsid w:val="00654809"/>
    <w:rsid w:val="00654E58"/>
    <w:rsid w:val="00656657"/>
    <w:rsid w:val="006601D1"/>
    <w:rsid w:val="0066041E"/>
    <w:rsid w:val="0066074F"/>
    <w:rsid w:val="006614EF"/>
    <w:rsid w:val="006617F7"/>
    <w:rsid w:val="00662C4F"/>
    <w:rsid w:val="00664539"/>
    <w:rsid w:val="00665AED"/>
    <w:rsid w:val="0066623D"/>
    <w:rsid w:val="00667278"/>
    <w:rsid w:val="006706C3"/>
    <w:rsid w:val="00670FAF"/>
    <w:rsid w:val="0068047E"/>
    <w:rsid w:val="006809D0"/>
    <w:rsid w:val="00681D97"/>
    <w:rsid w:val="00682151"/>
    <w:rsid w:val="006829E7"/>
    <w:rsid w:val="00683CD8"/>
    <w:rsid w:val="0068423C"/>
    <w:rsid w:val="00685CF6"/>
    <w:rsid w:val="00690423"/>
    <w:rsid w:val="00692DA4"/>
    <w:rsid w:val="00693715"/>
    <w:rsid w:val="00695C1A"/>
    <w:rsid w:val="006A0CE2"/>
    <w:rsid w:val="006A25A3"/>
    <w:rsid w:val="006A2833"/>
    <w:rsid w:val="006A28A0"/>
    <w:rsid w:val="006A2FAB"/>
    <w:rsid w:val="006A41F8"/>
    <w:rsid w:val="006A475F"/>
    <w:rsid w:val="006A4F0D"/>
    <w:rsid w:val="006A6016"/>
    <w:rsid w:val="006B0906"/>
    <w:rsid w:val="006B0AF1"/>
    <w:rsid w:val="006B1D22"/>
    <w:rsid w:val="006B385A"/>
    <w:rsid w:val="006B4969"/>
    <w:rsid w:val="006B523B"/>
    <w:rsid w:val="006B7458"/>
    <w:rsid w:val="006B7D8D"/>
    <w:rsid w:val="006C0353"/>
    <w:rsid w:val="006C1115"/>
    <w:rsid w:val="006C155A"/>
    <w:rsid w:val="006C3AC1"/>
    <w:rsid w:val="006C4143"/>
    <w:rsid w:val="006C42A1"/>
    <w:rsid w:val="006C4454"/>
    <w:rsid w:val="006C5601"/>
    <w:rsid w:val="006C6617"/>
    <w:rsid w:val="006D0D00"/>
    <w:rsid w:val="006D193C"/>
    <w:rsid w:val="006D2BFF"/>
    <w:rsid w:val="006D42DC"/>
    <w:rsid w:val="006D45A6"/>
    <w:rsid w:val="006D5796"/>
    <w:rsid w:val="006D601C"/>
    <w:rsid w:val="006D6FB4"/>
    <w:rsid w:val="006E3275"/>
    <w:rsid w:val="006E3CB3"/>
    <w:rsid w:val="006E4F38"/>
    <w:rsid w:val="006F14B1"/>
    <w:rsid w:val="006F1B69"/>
    <w:rsid w:val="006F2F31"/>
    <w:rsid w:val="006F3452"/>
    <w:rsid w:val="006F4493"/>
    <w:rsid w:val="006F46E3"/>
    <w:rsid w:val="006F4927"/>
    <w:rsid w:val="006F5B86"/>
    <w:rsid w:val="006F6231"/>
    <w:rsid w:val="006F677F"/>
    <w:rsid w:val="006F6947"/>
    <w:rsid w:val="006F6A5F"/>
    <w:rsid w:val="006F7645"/>
    <w:rsid w:val="006F7A52"/>
    <w:rsid w:val="006F7C06"/>
    <w:rsid w:val="006F7C1E"/>
    <w:rsid w:val="006F7F6C"/>
    <w:rsid w:val="00701B20"/>
    <w:rsid w:val="0070353F"/>
    <w:rsid w:val="007039EE"/>
    <w:rsid w:val="00703CC8"/>
    <w:rsid w:val="00705B1C"/>
    <w:rsid w:val="007063EE"/>
    <w:rsid w:val="00707E1D"/>
    <w:rsid w:val="007105AC"/>
    <w:rsid w:val="00711EA5"/>
    <w:rsid w:val="00715A06"/>
    <w:rsid w:val="00715DA5"/>
    <w:rsid w:val="00716936"/>
    <w:rsid w:val="00717131"/>
    <w:rsid w:val="00717B2E"/>
    <w:rsid w:val="00721280"/>
    <w:rsid w:val="00721C8A"/>
    <w:rsid w:val="00722DF1"/>
    <w:rsid w:val="00722FC5"/>
    <w:rsid w:val="007234E2"/>
    <w:rsid w:val="0072589B"/>
    <w:rsid w:val="00726721"/>
    <w:rsid w:val="00726FDD"/>
    <w:rsid w:val="00730B8F"/>
    <w:rsid w:val="00732936"/>
    <w:rsid w:val="00733205"/>
    <w:rsid w:val="00734076"/>
    <w:rsid w:val="00735DBE"/>
    <w:rsid w:val="00736E53"/>
    <w:rsid w:val="00736F37"/>
    <w:rsid w:val="00741093"/>
    <w:rsid w:val="00741847"/>
    <w:rsid w:val="00741991"/>
    <w:rsid w:val="00741E3C"/>
    <w:rsid w:val="00743FA0"/>
    <w:rsid w:val="007446BC"/>
    <w:rsid w:val="00744C15"/>
    <w:rsid w:val="00745D4D"/>
    <w:rsid w:val="00747693"/>
    <w:rsid w:val="00750DBD"/>
    <w:rsid w:val="007522DD"/>
    <w:rsid w:val="00752660"/>
    <w:rsid w:val="00752683"/>
    <w:rsid w:val="00752C20"/>
    <w:rsid w:val="00753256"/>
    <w:rsid w:val="00755B94"/>
    <w:rsid w:val="007561E4"/>
    <w:rsid w:val="00756407"/>
    <w:rsid w:val="007619BB"/>
    <w:rsid w:val="0076279E"/>
    <w:rsid w:val="00762A39"/>
    <w:rsid w:val="00764580"/>
    <w:rsid w:val="00766F9E"/>
    <w:rsid w:val="007706BE"/>
    <w:rsid w:val="00770A17"/>
    <w:rsid w:val="0077145A"/>
    <w:rsid w:val="00774E61"/>
    <w:rsid w:val="00780390"/>
    <w:rsid w:val="00781592"/>
    <w:rsid w:val="00782C3F"/>
    <w:rsid w:val="00782C84"/>
    <w:rsid w:val="00783A91"/>
    <w:rsid w:val="007847F8"/>
    <w:rsid w:val="007854D1"/>
    <w:rsid w:val="00785BB8"/>
    <w:rsid w:val="00785E3E"/>
    <w:rsid w:val="00786762"/>
    <w:rsid w:val="00787E01"/>
    <w:rsid w:val="00790E94"/>
    <w:rsid w:val="007911F7"/>
    <w:rsid w:val="00791B8E"/>
    <w:rsid w:val="007925F5"/>
    <w:rsid w:val="00794112"/>
    <w:rsid w:val="00796114"/>
    <w:rsid w:val="007964C1"/>
    <w:rsid w:val="00796AD9"/>
    <w:rsid w:val="00797CD3"/>
    <w:rsid w:val="007A03D9"/>
    <w:rsid w:val="007A136F"/>
    <w:rsid w:val="007A4EBB"/>
    <w:rsid w:val="007A5871"/>
    <w:rsid w:val="007B02AC"/>
    <w:rsid w:val="007B0FC5"/>
    <w:rsid w:val="007B32AB"/>
    <w:rsid w:val="007B4606"/>
    <w:rsid w:val="007B464E"/>
    <w:rsid w:val="007B7030"/>
    <w:rsid w:val="007C048A"/>
    <w:rsid w:val="007C1052"/>
    <w:rsid w:val="007C11C9"/>
    <w:rsid w:val="007C1FBD"/>
    <w:rsid w:val="007C28B1"/>
    <w:rsid w:val="007C291C"/>
    <w:rsid w:val="007C5734"/>
    <w:rsid w:val="007C6D83"/>
    <w:rsid w:val="007C7396"/>
    <w:rsid w:val="007C7AA2"/>
    <w:rsid w:val="007C7B84"/>
    <w:rsid w:val="007D0426"/>
    <w:rsid w:val="007D0660"/>
    <w:rsid w:val="007D265E"/>
    <w:rsid w:val="007D2719"/>
    <w:rsid w:val="007D2EEA"/>
    <w:rsid w:val="007D3108"/>
    <w:rsid w:val="007D3652"/>
    <w:rsid w:val="007D4654"/>
    <w:rsid w:val="007D4C57"/>
    <w:rsid w:val="007D4D0B"/>
    <w:rsid w:val="007D5381"/>
    <w:rsid w:val="007E16BF"/>
    <w:rsid w:val="007E281C"/>
    <w:rsid w:val="007E2A97"/>
    <w:rsid w:val="007E324E"/>
    <w:rsid w:val="007E416B"/>
    <w:rsid w:val="007E64D9"/>
    <w:rsid w:val="007E6C33"/>
    <w:rsid w:val="007F24E5"/>
    <w:rsid w:val="007F2552"/>
    <w:rsid w:val="007F27BA"/>
    <w:rsid w:val="007F2AD1"/>
    <w:rsid w:val="007F39E4"/>
    <w:rsid w:val="007F5976"/>
    <w:rsid w:val="007F6771"/>
    <w:rsid w:val="007F6D92"/>
    <w:rsid w:val="007F7844"/>
    <w:rsid w:val="0080081B"/>
    <w:rsid w:val="00801666"/>
    <w:rsid w:val="0080270D"/>
    <w:rsid w:val="00804490"/>
    <w:rsid w:val="008048CA"/>
    <w:rsid w:val="00805948"/>
    <w:rsid w:val="008067E4"/>
    <w:rsid w:val="00806919"/>
    <w:rsid w:val="008114F9"/>
    <w:rsid w:val="008119DF"/>
    <w:rsid w:val="00812877"/>
    <w:rsid w:val="00812AE9"/>
    <w:rsid w:val="00813534"/>
    <w:rsid w:val="00813F8B"/>
    <w:rsid w:val="008160B4"/>
    <w:rsid w:val="00820679"/>
    <w:rsid w:val="00820B5A"/>
    <w:rsid w:val="00820B64"/>
    <w:rsid w:val="00820FC3"/>
    <w:rsid w:val="008211DD"/>
    <w:rsid w:val="008228BE"/>
    <w:rsid w:val="0082376C"/>
    <w:rsid w:val="0082536D"/>
    <w:rsid w:val="00825A3B"/>
    <w:rsid w:val="00827818"/>
    <w:rsid w:val="00830380"/>
    <w:rsid w:val="0083246F"/>
    <w:rsid w:val="008329E3"/>
    <w:rsid w:val="008333DB"/>
    <w:rsid w:val="008344FE"/>
    <w:rsid w:val="008345C2"/>
    <w:rsid w:val="00834BCA"/>
    <w:rsid w:val="00834D2C"/>
    <w:rsid w:val="00834FC1"/>
    <w:rsid w:val="00835E00"/>
    <w:rsid w:val="008360AE"/>
    <w:rsid w:val="00836770"/>
    <w:rsid w:val="00836988"/>
    <w:rsid w:val="00836C93"/>
    <w:rsid w:val="00837D96"/>
    <w:rsid w:val="00840FA9"/>
    <w:rsid w:val="00841626"/>
    <w:rsid w:val="00843840"/>
    <w:rsid w:val="008447B5"/>
    <w:rsid w:val="0084556B"/>
    <w:rsid w:val="00846DFE"/>
    <w:rsid w:val="00847D83"/>
    <w:rsid w:val="00850770"/>
    <w:rsid w:val="00850846"/>
    <w:rsid w:val="00851646"/>
    <w:rsid w:val="008531AF"/>
    <w:rsid w:val="008532D8"/>
    <w:rsid w:val="0085376C"/>
    <w:rsid w:val="008541EF"/>
    <w:rsid w:val="00854280"/>
    <w:rsid w:val="008544E9"/>
    <w:rsid w:val="00854696"/>
    <w:rsid w:val="008548CC"/>
    <w:rsid w:val="00854E3A"/>
    <w:rsid w:val="00857B2E"/>
    <w:rsid w:val="0086127B"/>
    <w:rsid w:val="008619CA"/>
    <w:rsid w:val="00862912"/>
    <w:rsid w:val="008630CD"/>
    <w:rsid w:val="0086314C"/>
    <w:rsid w:val="00864786"/>
    <w:rsid w:val="0087101A"/>
    <w:rsid w:val="00871DAD"/>
    <w:rsid w:val="00872113"/>
    <w:rsid w:val="008733D6"/>
    <w:rsid w:val="00873EE6"/>
    <w:rsid w:val="00874023"/>
    <w:rsid w:val="008764CC"/>
    <w:rsid w:val="0087673A"/>
    <w:rsid w:val="00877AE1"/>
    <w:rsid w:val="00877C6B"/>
    <w:rsid w:val="00880C09"/>
    <w:rsid w:val="00880EC6"/>
    <w:rsid w:val="00881902"/>
    <w:rsid w:val="008837F1"/>
    <w:rsid w:val="00885D96"/>
    <w:rsid w:val="0088668F"/>
    <w:rsid w:val="00887869"/>
    <w:rsid w:val="0089063E"/>
    <w:rsid w:val="008909F8"/>
    <w:rsid w:val="00891377"/>
    <w:rsid w:val="008917BF"/>
    <w:rsid w:val="008917C5"/>
    <w:rsid w:val="00892CB4"/>
    <w:rsid w:val="008933B4"/>
    <w:rsid w:val="008940A6"/>
    <w:rsid w:val="00894F99"/>
    <w:rsid w:val="00895646"/>
    <w:rsid w:val="0089592C"/>
    <w:rsid w:val="00895E4D"/>
    <w:rsid w:val="008964F9"/>
    <w:rsid w:val="00896724"/>
    <w:rsid w:val="00896EEC"/>
    <w:rsid w:val="00896FD7"/>
    <w:rsid w:val="0089788B"/>
    <w:rsid w:val="00897BC2"/>
    <w:rsid w:val="008A0FC6"/>
    <w:rsid w:val="008A10A5"/>
    <w:rsid w:val="008A215F"/>
    <w:rsid w:val="008A24B3"/>
    <w:rsid w:val="008A5885"/>
    <w:rsid w:val="008A68AC"/>
    <w:rsid w:val="008A7416"/>
    <w:rsid w:val="008B0093"/>
    <w:rsid w:val="008B09D8"/>
    <w:rsid w:val="008B1583"/>
    <w:rsid w:val="008B4A21"/>
    <w:rsid w:val="008B4BA8"/>
    <w:rsid w:val="008B4D2D"/>
    <w:rsid w:val="008B7287"/>
    <w:rsid w:val="008B7A14"/>
    <w:rsid w:val="008C0146"/>
    <w:rsid w:val="008C03E2"/>
    <w:rsid w:val="008C14A1"/>
    <w:rsid w:val="008C1A3E"/>
    <w:rsid w:val="008C4057"/>
    <w:rsid w:val="008C5DC8"/>
    <w:rsid w:val="008C68BD"/>
    <w:rsid w:val="008C71F2"/>
    <w:rsid w:val="008D01A0"/>
    <w:rsid w:val="008D1354"/>
    <w:rsid w:val="008D2E26"/>
    <w:rsid w:val="008D3614"/>
    <w:rsid w:val="008D3798"/>
    <w:rsid w:val="008D6E93"/>
    <w:rsid w:val="008E19F2"/>
    <w:rsid w:val="008E2598"/>
    <w:rsid w:val="008E3C43"/>
    <w:rsid w:val="008E5F43"/>
    <w:rsid w:val="008E6517"/>
    <w:rsid w:val="008E695D"/>
    <w:rsid w:val="008E79A3"/>
    <w:rsid w:val="008F0A1B"/>
    <w:rsid w:val="008F1F5C"/>
    <w:rsid w:val="008F2C0B"/>
    <w:rsid w:val="008F3D6B"/>
    <w:rsid w:val="008F51C7"/>
    <w:rsid w:val="008F5765"/>
    <w:rsid w:val="008F5CBA"/>
    <w:rsid w:val="008F7CDE"/>
    <w:rsid w:val="009002B8"/>
    <w:rsid w:val="0090298B"/>
    <w:rsid w:val="0090733C"/>
    <w:rsid w:val="00907744"/>
    <w:rsid w:val="00912B3F"/>
    <w:rsid w:val="0091374A"/>
    <w:rsid w:val="00913F53"/>
    <w:rsid w:val="00914B01"/>
    <w:rsid w:val="00914DD8"/>
    <w:rsid w:val="0091576A"/>
    <w:rsid w:val="009159E3"/>
    <w:rsid w:val="00915D49"/>
    <w:rsid w:val="00916AFB"/>
    <w:rsid w:val="0091793E"/>
    <w:rsid w:val="0092050A"/>
    <w:rsid w:val="00920541"/>
    <w:rsid w:val="00921F6E"/>
    <w:rsid w:val="009223F7"/>
    <w:rsid w:val="0092291E"/>
    <w:rsid w:val="009229C8"/>
    <w:rsid w:val="00924979"/>
    <w:rsid w:val="009254ED"/>
    <w:rsid w:val="00925B3E"/>
    <w:rsid w:val="0092719A"/>
    <w:rsid w:val="00927E48"/>
    <w:rsid w:val="00927EC5"/>
    <w:rsid w:val="0093017F"/>
    <w:rsid w:val="009302C8"/>
    <w:rsid w:val="0093214C"/>
    <w:rsid w:val="00933024"/>
    <w:rsid w:val="009348C5"/>
    <w:rsid w:val="00935155"/>
    <w:rsid w:val="00935477"/>
    <w:rsid w:val="0093673B"/>
    <w:rsid w:val="00936B19"/>
    <w:rsid w:val="00940929"/>
    <w:rsid w:val="00941336"/>
    <w:rsid w:val="009435B0"/>
    <w:rsid w:val="009452D4"/>
    <w:rsid w:val="009462E6"/>
    <w:rsid w:val="0094639D"/>
    <w:rsid w:val="009467BD"/>
    <w:rsid w:val="0095092C"/>
    <w:rsid w:val="00950F29"/>
    <w:rsid w:val="009521E1"/>
    <w:rsid w:val="00952858"/>
    <w:rsid w:val="00953190"/>
    <w:rsid w:val="009534AF"/>
    <w:rsid w:val="00954185"/>
    <w:rsid w:val="00955654"/>
    <w:rsid w:val="00956091"/>
    <w:rsid w:val="00961020"/>
    <w:rsid w:val="00961CDF"/>
    <w:rsid w:val="00964A7F"/>
    <w:rsid w:val="00964A8E"/>
    <w:rsid w:val="00964CAC"/>
    <w:rsid w:val="00964EA5"/>
    <w:rsid w:val="00965EB8"/>
    <w:rsid w:val="00967800"/>
    <w:rsid w:val="00967A53"/>
    <w:rsid w:val="00967D43"/>
    <w:rsid w:val="009704B5"/>
    <w:rsid w:val="00971EE7"/>
    <w:rsid w:val="009724F7"/>
    <w:rsid w:val="00973948"/>
    <w:rsid w:val="00974464"/>
    <w:rsid w:val="00974A50"/>
    <w:rsid w:val="00974D3F"/>
    <w:rsid w:val="00975D24"/>
    <w:rsid w:val="009769BE"/>
    <w:rsid w:val="00976D80"/>
    <w:rsid w:val="009779E5"/>
    <w:rsid w:val="009808E2"/>
    <w:rsid w:val="009817F3"/>
    <w:rsid w:val="00981865"/>
    <w:rsid w:val="009823AC"/>
    <w:rsid w:val="00982EA0"/>
    <w:rsid w:val="00982F4C"/>
    <w:rsid w:val="00983DD4"/>
    <w:rsid w:val="009847ED"/>
    <w:rsid w:val="00985917"/>
    <w:rsid w:val="0098608E"/>
    <w:rsid w:val="00986DEF"/>
    <w:rsid w:val="0098726B"/>
    <w:rsid w:val="00987A9B"/>
    <w:rsid w:val="00987D5F"/>
    <w:rsid w:val="00992250"/>
    <w:rsid w:val="00992825"/>
    <w:rsid w:val="00992C21"/>
    <w:rsid w:val="009958BD"/>
    <w:rsid w:val="00995DC8"/>
    <w:rsid w:val="009964A0"/>
    <w:rsid w:val="009A005E"/>
    <w:rsid w:val="009A10B3"/>
    <w:rsid w:val="009A16D1"/>
    <w:rsid w:val="009A20F5"/>
    <w:rsid w:val="009A3BCC"/>
    <w:rsid w:val="009A417D"/>
    <w:rsid w:val="009A4342"/>
    <w:rsid w:val="009A4893"/>
    <w:rsid w:val="009A49BB"/>
    <w:rsid w:val="009A574E"/>
    <w:rsid w:val="009A5E06"/>
    <w:rsid w:val="009A697A"/>
    <w:rsid w:val="009B01E7"/>
    <w:rsid w:val="009B0D57"/>
    <w:rsid w:val="009B12B2"/>
    <w:rsid w:val="009B29DD"/>
    <w:rsid w:val="009B3CB3"/>
    <w:rsid w:val="009B4122"/>
    <w:rsid w:val="009B41EF"/>
    <w:rsid w:val="009B5B1D"/>
    <w:rsid w:val="009B5D83"/>
    <w:rsid w:val="009B67E3"/>
    <w:rsid w:val="009B71D9"/>
    <w:rsid w:val="009C09AC"/>
    <w:rsid w:val="009C28DD"/>
    <w:rsid w:val="009C390F"/>
    <w:rsid w:val="009C3A71"/>
    <w:rsid w:val="009C4791"/>
    <w:rsid w:val="009C68CD"/>
    <w:rsid w:val="009D04BF"/>
    <w:rsid w:val="009D0D1D"/>
    <w:rsid w:val="009D1009"/>
    <w:rsid w:val="009D12E0"/>
    <w:rsid w:val="009D1C06"/>
    <w:rsid w:val="009D2072"/>
    <w:rsid w:val="009D25A9"/>
    <w:rsid w:val="009D2703"/>
    <w:rsid w:val="009D2C41"/>
    <w:rsid w:val="009D4E3E"/>
    <w:rsid w:val="009D540D"/>
    <w:rsid w:val="009D5705"/>
    <w:rsid w:val="009D6D05"/>
    <w:rsid w:val="009D71A4"/>
    <w:rsid w:val="009D7AE3"/>
    <w:rsid w:val="009E0CA7"/>
    <w:rsid w:val="009E1716"/>
    <w:rsid w:val="009E239F"/>
    <w:rsid w:val="009E2781"/>
    <w:rsid w:val="009E4838"/>
    <w:rsid w:val="009E5B89"/>
    <w:rsid w:val="009E6578"/>
    <w:rsid w:val="009E6FF2"/>
    <w:rsid w:val="009E7748"/>
    <w:rsid w:val="009F0831"/>
    <w:rsid w:val="009F1AD3"/>
    <w:rsid w:val="009F2B12"/>
    <w:rsid w:val="009F2C02"/>
    <w:rsid w:val="009F2DA1"/>
    <w:rsid w:val="009F53DB"/>
    <w:rsid w:val="009F6730"/>
    <w:rsid w:val="009F7B3E"/>
    <w:rsid w:val="00A01E9D"/>
    <w:rsid w:val="00A02B83"/>
    <w:rsid w:val="00A03A5F"/>
    <w:rsid w:val="00A03D25"/>
    <w:rsid w:val="00A04725"/>
    <w:rsid w:val="00A04A1C"/>
    <w:rsid w:val="00A05E53"/>
    <w:rsid w:val="00A06278"/>
    <w:rsid w:val="00A065DF"/>
    <w:rsid w:val="00A0739F"/>
    <w:rsid w:val="00A07EF6"/>
    <w:rsid w:val="00A10F28"/>
    <w:rsid w:val="00A11AA6"/>
    <w:rsid w:val="00A11CD7"/>
    <w:rsid w:val="00A12B18"/>
    <w:rsid w:val="00A12D6D"/>
    <w:rsid w:val="00A134DB"/>
    <w:rsid w:val="00A13FB8"/>
    <w:rsid w:val="00A14181"/>
    <w:rsid w:val="00A1491F"/>
    <w:rsid w:val="00A14B2F"/>
    <w:rsid w:val="00A162FF"/>
    <w:rsid w:val="00A16AE2"/>
    <w:rsid w:val="00A173F3"/>
    <w:rsid w:val="00A177B1"/>
    <w:rsid w:val="00A20FB6"/>
    <w:rsid w:val="00A21094"/>
    <w:rsid w:val="00A22D20"/>
    <w:rsid w:val="00A2446D"/>
    <w:rsid w:val="00A24D4E"/>
    <w:rsid w:val="00A24E07"/>
    <w:rsid w:val="00A25087"/>
    <w:rsid w:val="00A267E6"/>
    <w:rsid w:val="00A27D7E"/>
    <w:rsid w:val="00A30114"/>
    <w:rsid w:val="00A31CB1"/>
    <w:rsid w:val="00A32630"/>
    <w:rsid w:val="00A344BB"/>
    <w:rsid w:val="00A36B89"/>
    <w:rsid w:val="00A3761E"/>
    <w:rsid w:val="00A376A9"/>
    <w:rsid w:val="00A402DE"/>
    <w:rsid w:val="00A4035B"/>
    <w:rsid w:val="00A415FA"/>
    <w:rsid w:val="00A43129"/>
    <w:rsid w:val="00A44225"/>
    <w:rsid w:val="00A44D05"/>
    <w:rsid w:val="00A46821"/>
    <w:rsid w:val="00A50F75"/>
    <w:rsid w:val="00A51C4C"/>
    <w:rsid w:val="00A521A1"/>
    <w:rsid w:val="00A52290"/>
    <w:rsid w:val="00A52329"/>
    <w:rsid w:val="00A528AB"/>
    <w:rsid w:val="00A52F50"/>
    <w:rsid w:val="00A53474"/>
    <w:rsid w:val="00A53814"/>
    <w:rsid w:val="00A55959"/>
    <w:rsid w:val="00A5659C"/>
    <w:rsid w:val="00A56F39"/>
    <w:rsid w:val="00A5733F"/>
    <w:rsid w:val="00A6046D"/>
    <w:rsid w:val="00A616C0"/>
    <w:rsid w:val="00A616C5"/>
    <w:rsid w:val="00A62096"/>
    <w:rsid w:val="00A620D8"/>
    <w:rsid w:val="00A63683"/>
    <w:rsid w:val="00A6392F"/>
    <w:rsid w:val="00A65B69"/>
    <w:rsid w:val="00A72839"/>
    <w:rsid w:val="00A7567C"/>
    <w:rsid w:val="00A762A1"/>
    <w:rsid w:val="00A77FAA"/>
    <w:rsid w:val="00A817F3"/>
    <w:rsid w:val="00A82165"/>
    <w:rsid w:val="00A83F4D"/>
    <w:rsid w:val="00A84E40"/>
    <w:rsid w:val="00A86FEA"/>
    <w:rsid w:val="00A87695"/>
    <w:rsid w:val="00A87A2C"/>
    <w:rsid w:val="00A919D3"/>
    <w:rsid w:val="00A91F46"/>
    <w:rsid w:val="00A92071"/>
    <w:rsid w:val="00A929ED"/>
    <w:rsid w:val="00A92ABF"/>
    <w:rsid w:val="00A930DA"/>
    <w:rsid w:val="00A9616A"/>
    <w:rsid w:val="00A9686F"/>
    <w:rsid w:val="00A96AA4"/>
    <w:rsid w:val="00A97B81"/>
    <w:rsid w:val="00AA0C19"/>
    <w:rsid w:val="00AA25C7"/>
    <w:rsid w:val="00AA7312"/>
    <w:rsid w:val="00AB06AD"/>
    <w:rsid w:val="00AB3474"/>
    <w:rsid w:val="00AB4407"/>
    <w:rsid w:val="00AB65DD"/>
    <w:rsid w:val="00AC0FA4"/>
    <w:rsid w:val="00AC162A"/>
    <w:rsid w:val="00AC187C"/>
    <w:rsid w:val="00AC2855"/>
    <w:rsid w:val="00AC2A5C"/>
    <w:rsid w:val="00AC3124"/>
    <w:rsid w:val="00AC3427"/>
    <w:rsid w:val="00AC5ED4"/>
    <w:rsid w:val="00AC6C2B"/>
    <w:rsid w:val="00AC6C4F"/>
    <w:rsid w:val="00AC7100"/>
    <w:rsid w:val="00AD0B79"/>
    <w:rsid w:val="00AD0D22"/>
    <w:rsid w:val="00AD2138"/>
    <w:rsid w:val="00AD23CA"/>
    <w:rsid w:val="00AD3FE3"/>
    <w:rsid w:val="00AD47A2"/>
    <w:rsid w:val="00AD4A1F"/>
    <w:rsid w:val="00AD4CEB"/>
    <w:rsid w:val="00AD50B3"/>
    <w:rsid w:val="00AD53DC"/>
    <w:rsid w:val="00AD7EEB"/>
    <w:rsid w:val="00AE19E2"/>
    <w:rsid w:val="00AE2C83"/>
    <w:rsid w:val="00AE30FD"/>
    <w:rsid w:val="00AE3286"/>
    <w:rsid w:val="00AE5217"/>
    <w:rsid w:val="00AE5389"/>
    <w:rsid w:val="00AE5745"/>
    <w:rsid w:val="00AE757A"/>
    <w:rsid w:val="00AE7594"/>
    <w:rsid w:val="00AF184A"/>
    <w:rsid w:val="00AF186B"/>
    <w:rsid w:val="00AF1C3B"/>
    <w:rsid w:val="00AF1CBE"/>
    <w:rsid w:val="00AF47CC"/>
    <w:rsid w:val="00AF6346"/>
    <w:rsid w:val="00B00F22"/>
    <w:rsid w:val="00B02A39"/>
    <w:rsid w:val="00B044C0"/>
    <w:rsid w:val="00B050C6"/>
    <w:rsid w:val="00B05A4C"/>
    <w:rsid w:val="00B060CC"/>
    <w:rsid w:val="00B07209"/>
    <w:rsid w:val="00B10F78"/>
    <w:rsid w:val="00B119BE"/>
    <w:rsid w:val="00B15978"/>
    <w:rsid w:val="00B15A8B"/>
    <w:rsid w:val="00B15FED"/>
    <w:rsid w:val="00B170AB"/>
    <w:rsid w:val="00B171DF"/>
    <w:rsid w:val="00B2167C"/>
    <w:rsid w:val="00B21909"/>
    <w:rsid w:val="00B21CC3"/>
    <w:rsid w:val="00B220CB"/>
    <w:rsid w:val="00B22DDA"/>
    <w:rsid w:val="00B2304C"/>
    <w:rsid w:val="00B23C5C"/>
    <w:rsid w:val="00B2519E"/>
    <w:rsid w:val="00B26133"/>
    <w:rsid w:val="00B269C2"/>
    <w:rsid w:val="00B30F7D"/>
    <w:rsid w:val="00B322B2"/>
    <w:rsid w:val="00B329F2"/>
    <w:rsid w:val="00B33805"/>
    <w:rsid w:val="00B3451F"/>
    <w:rsid w:val="00B349C8"/>
    <w:rsid w:val="00B36976"/>
    <w:rsid w:val="00B421B7"/>
    <w:rsid w:val="00B4227D"/>
    <w:rsid w:val="00B42846"/>
    <w:rsid w:val="00B42C7C"/>
    <w:rsid w:val="00B4357D"/>
    <w:rsid w:val="00B43F11"/>
    <w:rsid w:val="00B45195"/>
    <w:rsid w:val="00B4533E"/>
    <w:rsid w:val="00B4573F"/>
    <w:rsid w:val="00B45E1F"/>
    <w:rsid w:val="00B460DA"/>
    <w:rsid w:val="00B471C2"/>
    <w:rsid w:val="00B4768C"/>
    <w:rsid w:val="00B5273D"/>
    <w:rsid w:val="00B534C9"/>
    <w:rsid w:val="00B545D0"/>
    <w:rsid w:val="00B54B2D"/>
    <w:rsid w:val="00B55348"/>
    <w:rsid w:val="00B56D45"/>
    <w:rsid w:val="00B57C44"/>
    <w:rsid w:val="00B61522"/>
    <w:rsid w:val="00B61806"/>
    <w:rsid w:val="00B62D09"/>
    <w:rsid w:val="00B62F40"/>
    <w:rsid w:val="00B63421"/>
    <w:rsid w:val="00B635B8"/>
    <w:rsid w:val="00B63F26"/>
    <w:rsid w:val="00B650CC"/>
    <w:rsid w:val="00B67689"/>
    <w:rsid w:val="00B7263C"/>
    <w:rsid w:val="00B731FA"/>
    <w:rsid w:val="00B739F8"/>
    <w:rsid w:val="00B74B52"/>
    <w:rsid w:val="00B75416"/>
    <w:rsid w:val="00B7599F"/>
    <w:rsid w:val="00B812B5"/>
    <w:rsid w:val="00B823AB"/>
    <w:rsid w:val="00B84151"/>
    <w:rsid w:val="00B84167"/>
    <w:rsid w:val="00B8434F"/>
    <w:rsid w:val="00B85370"/>
    <w:rsid w:val="00B85955"/>
    <w:rsid w:val="00B8684E"/>
    <w:rsid w:val="00B86BC9"/>
    <w:rsid w:val="00B871E0"/>
    <w:rsid w:val="00B879F2"/>
    <w:rsid w:val="00B87BB9"/>
    <w:rsid w:val="00B87CB9"/>
    <w:rsid w:val="00B91173"/>
    <w:rsid w:val="00B914AB"/>
    <w:rsid w:val="00B9157E"/>
    <w:rsid w:val="00B91B04"/>
    <w:rsid w:val="00B91FBD"/>
    <w:rsid w:val="00B947A7"/>
    <w:rsid w:val="00B94A93"/>
    <w:rsid w:val="00B94F7E"/>
    <w:rsid w:val="00B94FF3"/>
    <w:rsid w:val="00B9676C"/>
    <w:rsid w:val="00B97349"/>
    <w:rsid w:val="00BA0605"/>
    <w:rsid w:val="00BA0A3B"/>
    <w:rsid w:val="00BA0C5C"/>
    <w:rsid w:val="00BA1034"/>
    <w:rsid w:val="00BA171A"/>
    <w:rsid w:val="00BA243B"/>
    <w:rsid w:val="00BA259C"/>
    <w:rsid w:val="00BA2FD4"/>
    <w:rsid w:val="00BA37A6"/>
    <w:rsid w:val="00BA3A2B"/>
    <w:rsid w:val="00BA4654"/>
    <w:rsid w:val="00BA56DA"/>
    <w:rsid w:val="00BA59D3"/>
    <w:rsid w:val="00BA7CE9"/>
    <w:rsid w:val="00BA7ECA"/>
    <w:rsid w:val="00BB2F1F"/>
    <w:rsid w:val="00BB5856"/>
    <w:rsid w:val="00BB5AE8"/>
    <w:rsid w:val="00BB5B31"/>
    <w:rsid w:val="00BB6298"/>
    <w:rsid w:val="00BB6515"/>
    <w:rsid w:val="00BB66B1"/>
    <w:rsid w:val="00BB73C4"/>
    <w:rsid w:val="00BB76F6"/>
    <w:rsid w:val="00BB7B4A"/>
    <w:rsid w:val="00BB7C3E"/>
    <w:rsid w:val="00BC0E81"/>
    <w:rsid w:val="00BC19F6"/>
    <w:rsid w:val="00BC2EFB"/>
    <w:rsid w:val="00BC39F0"/>
    <w:rsid w:val="00BC5679"/>
    <w:rsid w:val="00BC5D42"/>
    <w:rsid w:val="00BC690B"/>
    <w:rsid w:val="00BC73AD"/>
    <w:rsid w:val="00BD0D3D"/>
    <w:rsid w:val="00BD0EE8"/>
    <w:rsid w:val="00BD1086"/>
    <w:rsid w:val="00BD1908"/>
    <w:rsid w:val="00BD1DE2"/>
    <w:rsid w:val="00BD39F6"/>
    <w:rsid w:val="00BD4451"/>
    <w:rsid w:val="00BD4C48"/>
    <w:rsid w:val="00BD6CCF"/>
    <w:rsid w:val="00BD714F"/>
    <w:rsid w:val="00BD7D87"/>
    <w:rsid w:val="00BE1D56"/>
    <w:rsid w:val="00BE2204"/>
    <w:rsid w:val="00BE442C"/>
    <w:rsid w:val="00BE4E5E"/>
    <w:rsid w:val="00BE5409"/>
    <w:rsid w:val="00BE73EC"/>
    <w:rsid w:val="00BE7BB5"/>
    <w:rsid w:val="00BF23A9"/>
    <w:rsid w:val="00BF50B6"/>
    <w:rsid w:val="00BF5319"/>
    <w:rsid w:val="00BF56AE"/>
    <w:rsid w:val="00BF607A"/>
    <w:rsid w:val="00BF7770"/>
    <w:rsid w:val="00BF7938"/>
    <w:rsid w:val="00C02A0C"/>
    <w:rsid w:val="00C031AD"/>
    <w:rsid w:val="00C03F83"/>
    <w:rsid w:val="00C0430A"/>
    <w:rsid w:val="00C05426"/>
    <w:rsid w:val="00C064A0"/>
    <w:rsid w:val="00C13135"/>
    <w:rsid w:val="00C13230"/>
    <w:rsid w:val="00C15833"/>
    <w:rsid w:val="00C15F59"/>
    <w:rsid w:val="00C16A36"/>
    <w:rsid w:val="00C178F8"/>
    <w:rsid w:val="00C20F5C"/>
    <w:rsid w:val="00C20F9A"/>
    <w:rsid w:val="00C22B24"/>
    <w:rsid w:val="00C22F53"/>
    <w:rsid w:val="00C23F12"/>
    <w:rsid w:val="00C24431"/>
    <w:rsid w:val="00C25631"/>
    <w:rsid w:val="00C27985"/>
    <w:rsid w:val="00C279D0"/>
    <w:rsid w:val="00C27C8C"/>
    <w:rsid w:val="00C27E37"/>
    <w:rsid w:val="00C30BDE"/>
    <w:rsid w:val="00C30E36"/>
    <w:rsid w:val="00C31641"/>
    <w:rsid w:val="00C31B1D"/>
    <w:rsid w:val="00C31D4E"/>
    <w:rsid w:val="00C329E8"/>
    <w:rsid w:val="00C374CC"/>
    <w:rsid w:val="00C37DFB"/>
    <w:rsid w:val="00C4091A"/>
    <w:rsid w:val="00C40D87"/>
    <w:rsid w:val="00C41BF5"/>
    <w:rsid w:val="00C42056"/>
    <w:rsid w:val="00C42E94"/>
    <w:rsid w:val="00C4481F"/>
    <w:rsid w:val="00C4483A"/>
    <w:rsid w:val="00C44ABC"/>
    <w:rsid w:val="00C45A3C"/>
    <w:rsid w:val="00C46AAC"/>
    <w:rsid w:val="00C46B33"/>
    <w:rsid w:val="00C477ED"/>
    <w:rsid w:val="00C51483"/>
    <w:rsid w:val="00C51BE0"/>
    <w:rsid w:val="00C53579"/>
    <w:rsid w:val="00C53871"/>
    <w:rsid w:val="00C538D8"/>
    <w:rsid w:val="00C54500"/>
    <w:rsid w:val="00C545CF"/>
    <w:rsid w:val="00C5492F"/>
    <w:rsid w:val="00C55463"/>
    <w:rsid w:val="00C55C1B"/>
    <w:rsid w:val="00C55CF2"/>
    <w:rsid w:val="00C56B33"/>
    <w:rsid w:val="00C56F99"/>
    <w:rsid w:val="00C60BE3"/>
    <w:rsid w:val="00C62055"/>
    <w:rsid w:val="00C6471F"/>
    <w:rsid w:val="00C64BBA"/>
    <w:rsid w:val="00C6505E"/>
    <w:rsid w:val="00C6562A"/>
    <w:rsid w:val="00C656EE"/>
    <w:rsid w:val="00C657FC"/>
    <w:rsid w:val="00C66001"/>
    <w:rsid w:val="00C66283"/>
    <w:rsid w:val="00C67B47"/>
    <w:rsid w:val="00C67D59"/>
    <w:rsid w:val="00C67F5B"/>
    <w:rsid w:val="00C70920"/>
    <w:rsid w:val="00C72FE0"/>
    <w:rsid w:val="00C739BD"/>
    <w:rsid w:val="00C73B07"/>
    <w:rsid w:val="00C73B64"/>
    <w:rsid w:val="00C73F0C"/>
    <w:rsid w:val="00C7475F"/>
    <w:rsid w:val="00C75538"/>
    <w:rsid w:val="00C756BE"/>
    <w:rsid w:val="00C76587"/>
    <w:rsid w:val="00C76B4C"/>
    <w:rsid w:val="00C800C2"/>
    <w:rsid w:val="00C82C86"/>
    <w:rsid w:val="00C84732"/>
    <w:rsid w:val="00C85194"/>
    <w:rsid w:val="00C86400"/>
    <w:rsid w:val="00C86553"/>
    <w:rsid w:val="00C866F2"/>
    <w:rsid w:val="00C9074B"/>
    <w:rsid w:val="00C911D4"/>
    <w:rsid w:val="00C93391"/>
    <w:rsid w:val="00C937D1"/>
    <w:rsid w:val="00C9436A"/>
    <w:rsid w:val="00C9457B"/>
    <w:rsid w:val="00C94B17"/>
    <w:rsid w:val="00C970AC"/>
    <w:rsid w:val="00C979DD"/>
    <w:rsid w:val="00CA330C"/>
    <w:rsid w:val="00CA37B7"/>
    <w:rsid w:val="00CA3FB2"/>
    <w:rsid w:val="00CA4615"/>
    <w:rsid w:val="00CA4E85"/>
    <w:rsid w:val="00CA4F7A"/>
    <w:rsid w:val="00CA6BE3"/>
    <w:rsid w:val="00CA7563"/>
    <w:rsid w:val="00CA75A0"/>
    <w:rsid w:val="00CA7E35"/>
    <w:rsid w:val="00CB0D12"/>
    <w:rsid w:val="00CB0D4D"/>
    <w:rsid w:val="00CB1759"/>
    <w:rsid w:val="00CB1BD4"/>
    <w:rsid w:val="00CB367E"/>
    <w:rsid w:val="00CB4486"/>
    <w:rsid w:val="00CB49DE"/>
    <w:rsid w:val="00CB6940"/>
    <w:rsid w:val="00CC1E64"/>
    <w:rsid w:val="00CC24E5"/>
    <w:rsid w:val="00CC4A20"/>
    <w:rsid w:val="00CC57C0"/>
    <w:rsid w:val="00CC726B"/>
    <w:rsid w:val="00CC7791"/>
    <w:rsid w:val="00CC7A09"/>
    <w:rsid w:val="00CC7AF4"/>
    <w:rsid w:val="00CD0386"/>
    <w:rsid w:val="00CD121C"/>
    <w:rsid w:val="00CD227A"/>
    <w:rsid w:val="00CD261A"/>
    <w:rsid w:val="00CD2789"/>
    <w:rsid w:val="00CD4220"/>
    <w:rsid w:val="00CD46EF"/>
    <w:rsid w:val="00CD49AE"/>
    <w:rsid w:val="00CD4B8D"/>
    <w:rsid w:val="00CD59A3"/>
    <w:rsid w:val="00CD671A"/>
    <w:rsid w:val="00CD6E73"/>
    <w:rsid w:val="00CE06C5"/>
    <w:rsid w:val="00CE1073"/>
    <w:rsid w:val="00CE1235"/>
    <w:rsid w:val="00CE139A"/>
    <w:rsid w:val="00CE4465"/>
    <w:rsid w:val="00CE50B8"/>
    <w:rsid w:val="00CE5787"/>
    <w:rsid w:val="00CE7B4A"/>
    <w:rsid w:val="00CF15A8"/>
    <w:rsid w:val="00CF2938"/>
    <w:rsid w:val="00CF3020"/>
    <w:rsid w:val="00CF308F"/>
    <w:rsid w:val="00CF3DE3"/>
    <w:rsid w:val="00CF4EDA"/>
    <w:rsid w:val="00CF5256"/>
    <w:rsid w:val="00CF6634"/>
    <w:rsid w:val="00CF7436"/>
    <w:rsid w:val="00CF78F4"/>
    <w:rsid w:val="00D005EE"/>
    <w:rsid w:val="00D00DBC"/>
    <w:rsid w:val="00D01158"/>
    <w:rsid w:val="00D03681"/>
    <w:rsid w:val="00D038F9"/>
    <w:rsid w:val="00D03F15"/>
    <w:rsid w:val="00D04388"/>
    <w:rsid w:val="00D04D4F"/>
    <w:rsid w:val="00D05814"/>
    <w:rsid w:val="00D05E5F"/>
    <w:rsid w:val="00D06FEF"/>
    <w:rsid w:val="00D10E4D"/>
    <w:rsid w:val="00D13AFA"/>
    <w:rsid w:val="00D13C9F"/>
    <w:rsid w:val="00D13EE7"/>
    <w:rsid w:val="00D14507"/>
    <w:rsid w:val="00D14D08"/>
    <w:rsid w:val="00D15E65"/>
    <w:rsid w:val="00D16BC8"/>
    <w:rsid w:val="00D16D22"/>
    <w:rsid w:val="00D17701"/>
    <w:rsid w:val="00D17C8C"/>
    <w:rsid w:val="00D2383F"/>
    <w:rsid w:val="00D23B7A"/>
    <w:rsid w:val="00D24DC2"/>
    <w:rsid w:val="00D25A3E"/>
    <w:rsid w:val="00D25BE5"/>
    <w:rsid w:val="00D25FBF"/>
    <w:rsid w:val="00D27899"/>
    <w:rsid w:val="00D27BC4"/>
    <w:rsid w:val="00D36B84"/>
    <w:rsid w:val="00D412F3"/>
    <w:rsid w:val="00D41BC2"/>
    <w:rsid w:val="00D422D3"/>
    <w:rsid w:val="00D42399"/>
    <w:rsid w:val="00D424D2"/>
    <w:rsid w:val="00D42ED5"/>
    <w:rsid w:val="00D43103"/>
    <w:rsid w:val="00D441F9"/>
    <w:rsid w:val="00D445EC"/>
    <w:rsid w:val="00D4485F"/>
    <w:rsid w:val="00D4527B"/>
    <w:rsid w:val="00D4545F"/>
    <w:rsid w:val="00D46557"/>
    <w:rsid w:val="00D468F9"/>
    <w:rsid w:val="00D47B3D"/>
    <w:rsid w:val="00D51119"/>
    <w:rsid w:val="00D51DED"/>
    <w:rsid w:val="00D5265C"/>
    <w:rsid w:val="00D53502"/>
    <w:rsid w:val="00D55109"/>
    <w:rsid w:val="00D55F0A"/>
    <w:rsid w:val="00D573A3"/>
    <w:rsid w:val="00D57F0B"/>
    <w:rsid w:val="00D60950"/>
    <w:rsid w:val="00D62415"/>
    <w:rsid w:val="00D63C4A"/>
    <w:rsid w:val="00D642C8"/>
    <w:rsid w:val="00D64748"/>
    <w:rsid w:val="00D663D1"/>
    <w:rsid w:val="00D673D3"/>
    <w:rsid w:val="00D6755F"/>
    <w:rsid w:val="00D71176"/>
    <w:rsid w:val="00D72E50"/>
    <w:rsid w:val="00D74C5C"/>
    <w:rsid w:val="00D76B53"/>
    <w:rsid w:val="00D80624"/>
    <w:rsid w:val="00D8231B"/>
    <w:rsid w:val="00D86D43"/>
    <w:rsid w:val="00D86E59"/>
    <w:rsid w:val="00D907B4"/>
    <w:rsid w:val="00D90B2D"/>
    <w:rsid w:val="00D91BAE"/>
    <w:rsid w:val="00D9316F"/>
    <w:rsid w:val="00D94097"/>
    <w:rsid w:val="00D9474C"/>
    <w:rsid w:val="00D9483B"/>
    <w:rsid w:val="00D94E61"/>
    <w:rsid w:val="00D957B2"/>
    <w:rsid w:val="00D96ED9"/>
    <w:rsid w:val="00DA139B"/>
    <w:rsid w:val="00DA21CC"/>
    <w:rsid w:val="00DA2453"/>
    <w:rsid w:val="00DA535D"/>
    <w:rsid w:val="00DA63C1"/>
    <w:rsid w:val="00DB0AE3"/>
    <w:rsid w:val="00DB1037"/>
    <w:rsid w:val="00DB162F"/>
    <w:rsid w:val="00DB16E6"/>
    <w:rsid w:val="00DB3735"/>
    <w:rsid w:val="00DB45BB"/>
    <w:rsid w:val="00DB49BB"/>
    <w:rsid w:val="00DB59C5"/>
    <w:rsid w:val="00DB5EDF"/>
    <w:rsid w:val="00DB77CD"/>
    <w:rsid w:val="00DC0DAB"/>
    <w:rsid w:val="00DC2904"/>
    <w:rsid w:val="00DC3089"/>
    <w:rsid w:val="00DC4431"/>
    <w:rsid w:val="00DC53F2"/>
    <w:rsid w:val="00DC5713"/>
    <w:rsid w:val="00DC6973"/>
    <w:rsid w:val="00DC6CE8"/>
    <w:rsid w:val="00DC6F1F"/>
    <w:rsid w:val="00DC7175"/>
    <w:rsid w:val="00DC7487"/>
    <w:rsid w:val="00DC75DE"/>
    <w:rsid w:val="00DD1F2D"/>
    <w:rsid w:val="00DD4206"/>
    <w:rsid w:val="00DD4CFB"/>
    <w:rsid w:val="00DD642C"/>
    <w:rsid w:val="00DD7055"/>
    <w:rsid w:val="00DD79C4"/>
    <w:rsid w:val="00DD7E12"/>
    <w:rsid w:val="00DE092C"/>
    <w:rsid w:val="00DE0DDD"/>
    <w:rsid w:val="00DE16A4"/>
    <w:rsid w:val="00DE5551"/>
    <w:rsid w:val="00DE598D"/>
    <w:rsid w:val="00DE5E77"/>
    <w:rsid w:val="00DE7C85"/>
    <w:rsid w:val="00DE7F28"/>
    <w:rsid w:val="00DF016E"/>
    <w:rsid w:val="00DF0B98"/>
    <w:rsid w:val="00DF1632"/>
    <w:rsid w:val="00DF188E"/>
    <w:rsid w:val="00DF2011"/>
    <w:rsid w:val="00DF2BFA"/>
    <w:rsid w:val="00DF3950"/>
    <w:rsid w:val="00DF435D"/>
    <w:rsid w:val="00DF4B70"/>
    <w:rsid w:val="00DF6A39"/>
    <w:rsid w:val="00E00EAD"/>
    <w:rsid w:val="00E00F8B"/>
    <w:rsid w:val="00E012B1"/>
    <w:rsid w:val="00E0146D"/>
    <w:rsid w:val="00E024DF"/>
    <w:rsid w:val="00E04CDE"/>
    <w:rsid w:val="00E050E5"/>
    <w:rsid w:val="00E0520A"/>
    <w:rsid w:val="00E056DA"/>
    <w:rsid w:val="00E06805"/>
    <w:rsid w:val="00E069BC"/>
    <w:rsid w:val="00E06AFA"/>
    <w:rsid w:val="00E06D8B"/>
    <w:rsid w:val="00E1030A"/>
    <w:rsid w:val="00E105F3"/>
    <w:rsid w:val="00E11458"/>
    <w:rsid w:val="00E11598"/>
    <w:rsid w:val="00E11D3C"/>
    <w:rsid w:val="00E13F5C"/>
    <w:rsid w:val="00E1576E"/>
    <w:rsid w:val="00E17EE8"/>
    <w:rsid w:val="00E2013D"/>
    <w:rsid w:val="00E21E8C"/>
    <w:rsid w:val="00E226D5"/>
    <w:rsid w:val="00E2409C"/>
    <w:rsid w:val="00E261EA"/>
    <w:rsid w:val="00E3172B"/>
    <w:rsid w:val="00E32EC2"/>
    <w:rsid w:val="00E33374"/>
    <w:rsid w:val="00E34E71"/>
    <w:rsid w:val="00E34EFA"/>
    <w:rsid w:val="00E35081"/>
    <w:rsid w:val="00E35161"/>
    <w:rsid w:val="00E35FD5"/>
    <w:rsid w:val="00E3626D"/>
    <w:rsid w:val="00E36F13"/>
    <w:rsid w:val="00E37AD9"/>
    <w:rsid w:val="00E40B74"/>
    <w:rsid w:val="00E40E2C"/>
    <w:rsid w:val="00E41E78"/>
    <w:rsid w:val="00E41FEC"/>
    <w:rsid w:val="00E431F9"/>
    <w:rsid w:val="00E445C5"/>
    <w:rsid w:val="00E449B2"/>
    <w:rsid w:val="00E44F40"/>
    <w:rsid w:val="00E4696B"/>
    <w:rsid w:val="00E469B9"/>
    <w:rsid w:val="00E46B66"/>
    <w:rsid w:val="00E46DA3"/>
    <w:rsid w:val="00E500FA"/>
    <w:rsid w:val="00E509B1"/>
    <w:rsid w:val="00E54A4F"/>
    <w:rsid w:val="00E54B8C"/>
    <w:rsid w:val="00E54D2F"/>
    <w:rsid w:val="00E56B59"/>
    <w:rsid w:val="00E575DE"/>
    <w:rsid w:val="00E6028F"/>
    <w:rsid w:val="00E604B5"/>
    <w:rsid w:val="00E605D6"/>
    <w:rsid w:val="00E61592"/>
    <w:rsid w:val="00E616C5"/>
    <w:rsid w:val="00E6340A"/>
    <w:rsid w:val="00E63D5F"/>
    <w:rsid w:val="00E63E09"/>
    <w:rsid w:val="00E65B45"/>
    <w:rsid w:val="00E67D90"/>
    <w:rsid w:val="00E70651"/>
    <w:rsid w:val="00E7075C"/>
    <w:rsid w:val="00E7187C"/>
    <w:rsid w:val="00E71F49"/>
    <w:rsid w:val="00E7202C"/>
    <w:rsid w:val="00E72569"/>
    <w:rsid w:val="00E73939"/>
    <w:rsid w:val="00E73C72"/>
    <w:rsid w:val="00E74EDE"/>
    <w:rsid w:val="00E751B4"/>
    <w:rsid w:val="00E759B8"/>
    <w:rsid w:val="00E75A43"/>
    <w:rsid w:val="00E816BA"/>
    <w:rsid w:val="00E82100"/>
    <w:rsid w:val="00E8223F"/>
    <w:rsid w:val="00E8250A"/>
    <w:rsid w:val="00E8276A"/>
    <w:rsid w:val="00E842CB"/>
    <w:rsid w:val="00E84B98"/>
    <w:rsid w:val="00E857CE"/>
    <w:rsid w:val="00E86FB1"/>
    <w:rsid w:val="00E91171"/>
    <w:rsid w:val="00E92108"/>
    <w:rsid w:val="00E92D8C"/>
    <w:rsid w:val="00E93F21"/>
    <w:rsid w:val="00E95168"/>
    <w:rsid w:val="00E95737"/>
    <w:rsid w:val="00E95CC0"/>
    <w:rsid w:val="00E97AE8"/>
    <w:rsid w:val="00EA1DDE"/>
    <w:rsid w:val="00EA262B"/>
    <w:rsid w:val="00EA2C59"/>
    <w:rsid w:val="00EA2D37"/>
    <w:rsid w:val="00EA382B"/>
    <w:rsid w:val="00EA3D45"/>
    <w:rsid w:val="00EA3E21"/>
    <w:rsid w:val="00EA452E"/>
    <w:rsid w:val="00EA54EE"/>
    <w:rsid w:val="00EA5A0A"/>
    <w:rsid w:val="00EA6F90"/>
    <w:rsid w:val="00EA7474"/>
    <w:rsid w:val="00EA74F0"/>
    <w:rsid w:val="00EB109C"/>
    <w:rsid w:val="00EB1496"/>
    <w:rsid w:val="00EB2389"/>
    <w:rsid w:val="00EB29BA"/>
    <w:rsid w:val="00EB343D"/>
    <w:rsid w:val="00EB514F"/>
    <w:rsid w:val="00EB52EF"/>
    <w:rsid w:val="00EB75B4"/>
    <w:rsid w:val="00EC1274"/>
    <w:rsid w:val="00EC2514"/>
    <w:rsid w:val="00EC5885"/>
    <w:rsid w:val="00EC5B35"/>
    <w:rsid w:val="00EC5BD2"/>
    <w:rsid w:val="00EC5FAE"/>
    <w:rsid w:val="00EC5FD1"/>
    <w:rsid w:val="00EC7596"/>
    <w:rsid w:val="00EC78AC"/>
    <w:rsid w:val="00ED0262"/>
    <w:rsid w:val="00ED1012"/>
    <w:rsid w:val="00ED144D"/>
    <w:rsid w:val="00ED3671"/>
    <w:rsid w:val="00ED479D"/>
    <w:rsid w:val="00ED4E36"/>
    <w:rsid w:val="00ED7044"/>
    <w:rsid w:val="00ED7074"/>
    <w:rsid w:val="00ED7606"/>
    <w:rsid w:val="00EE0914"/>
    <w:rsid w:val="00EE0BF2"/>
    <w:rsid w:val="00EE1746"/>
    <w:rsid w:val="00EE1C73"/>
    <w:rsid w:val="00EE3098"/>
    <w:rsid w:val="00EE3993"/>
    <w:rsid w:val="00EE5C0E"/>
    <w:rsid w:val="00EE60F7"/>
    <w:rsid w:val="00EE6808"/>
    <w:rsid w:val="00EF2279"/>
    <w:rsid w:val="00EF36D1"/>
    <w:rsid w:val="00EF3A0E"/>
    <w:rsid w:val="00EF500E"/>
    <w:rsid w:val="00EF50DE"/>
    <w:rsid w:val="00EF5EE3"/>
    <w:rsid w:val="00EF60B1"/>
    <w:rsid w:val="00EF74A5"/>
    <w:rsid w:val="00F0049E"/>
    <w:rsid w:val="00F019FF"/>
    <w:rsid w:val="00F03E51"/>
    <w:rsid w:val="00F04341"/>
    <w:rsid w:val="00F07426"/>
    <w:rsid w:val="00F1018A"/>
    <w:rsid w:val="00F10D5F"/>
    <w:rsid w:val="00F11C1B"/>
    <w:rsid w:val="00F11CE7"/>
    <w:rsid w:val="00F11F3E"/>
    <w:rsid w:val="00F13A04"/>
    <w:rsid w:val="00F13B28"/>
    <w:rsid w:val="00F14959"/>
    <w:rsid w:val="00F14B09"/>
    <w:rsid w:val="00F1571E"/>
    <w:rsid w:val="00F15AA2"/>
    <w:rsid w:val="00F15E53"/>
    <w:rsid w:val="00F17937"/>
    <w:rsid w:val="00F17C11"/>
    <w:rsid w:val="00F17FC1"/>
    <w:rsid w:val="00F20A12"/>
    <w:rsid w:val="00F2292E"/>
    <w:rsid w:val="00F2318A"/>
    <w:rsid w:val="00F238DF"/>
    <w:rsid w:val="00F23ECD"/>
    <w:rsid w:val="00F245CE"/>
    <w:rsid w:val="00F24E0D"/>
    <w:rsid w:val="00F25436"/>
    <w:rsid w:val="00F25866"/>
    <w:rsid w:val="00F25BCA"/>
    <w:rsid w:val="00F26143"/>
    <w:rsid w:val="00F26C49"/>
    <w:rsid w:val="00F27C63"/>
    <w:rsid w:val="00F27E63"/>
    <w:rsid w:val="00F319C6"/>
    <w:rsid w:val="00F34A42"/>
    <w:rsid w:val="00F34B40"/>
    <w:rsid w:val="00F3526A"/>
    <w:rsid w:val="00F358F1"/>
    <w:rsid w:val="00F370B2"/>
    <w:rsid w:val="00F37723"/>
    <w:rsid w:val="00F3793E"/>
    <w:rsid w:val="00F403C7"/>
    <w:rsid w:val="00F40673"/>
    <w:rsid w:val="00F40C70"/>
    <w:rsid w:val="00F42DB3"/>
    <w:rsid w:val="00F43936"/>
    <w:rsid w:val="00F45B98"/>
    <w:rsid w:val="00F464DE"/>
    <w:rsid w:val="00F507AA"/>
    <w:rsid w:val="00F50E75"/>
    <w:rsid w:val="00F51DC2"/>
    <w:rsid w:val="00F52F92"/>
    <w:rsid w:val="00F536C3"/>
    <w:rsid w:val="00F538BD"/>
    <w:rsid w:val="00F5654C"/>
    <w:rsid w:val="00F566E7"/>
    <w:rsid w:val="00F57081"/>
    <w:rsid w:val="00F613D8"/>
    <w:rsid w:val="00F615BF"/>
    <w:rsid w:val="00F6273D"/>
    <w:rsid w:val="00F64919"/>
    <w:rsid w:val="00F64C19"/>
    <w:rsid w:val="00F65010"/>
    <w:rsid w:val="00F6501F"/>
    <w:rsid w:val="00F65D1C"/>
    <w:rsid w:val="00F6667D"/>
    <w:rsid w:val="00F6684B"/>
    <w:rsid w:val="00F72221"/>
    <w:rsid w:val="00F72AC1"/>
    <w:rsid w:val="00F744B4"/>
    <w:rsid w:val="00F7482D"/>
    <w:rsid w:val="00F74C0B"/>
    <w:rsid w:val="00F75014"/>
    <w:rsid w:val="00F75C6D"/>
    <w:rsid w:val="00F75D97"/>
    <w:rsid w:val="00F81540"/>
    <w:rsid w:val="00F8348A"/>
    <w:rsid w:val="00F83E88"/>
    <w:rsid w:val="00F84A1C"/>
    <w:rsid w:val="00F84D5C"/>
    <w:rsid w:val="00F86BD2"/>
    <w:rsid w:val="00F872D4"/>
    <w:rsid w:val="00F876C1"/>
    <w:rsid w:val="00F917B3"/>
    <w:rsid w:val="00F92908"/>
    <w:rsid w:val="00F92FFB"/>
    <w:rsid w:val="00F934E6"/>
    <w:rsid w:val="00F941C8"/>
    <w:rsid w:val="00F94436"/>
    <w:rsid w:val="00F96A03"/>
    <w:rsid w:val="00F9710A"/>
    <w:rsid w:val="00FA1783"/>
    <w:rsid w:val="00FA2C4A"/>
    <w:rsid w:val="00FA4577"/>
    <w:rsid w:val="00FA50B0"/>
    <w:rsid w:val="00FA53FB"/>
    <w:rsid w:val="00FA627F"/>
    <w:rsid w:val="00FA6640"/>
    <w:rsid w:val="00FA6AC7"/>
    <w:rsid w:val="00FA7B45"/>
    <w:rsid w:val="00FB1391"/>
    <w:rsid w:val="00FB14F3"/>
    <w:rsid w:val="00FB2EA9"/>
    <w:rsid w:val="00FB57AA"/>
    <w:rsid w:val="00FB7172"/>
    <w:rsid w:val="00FB730F"/>
    <w:rsid w:val="00FB754E"/>
    <w:rsid w:val="00FC03D3"/>
    <w:rsid w:val="00FC0899"/>
    <w:rsid w:val="00FC0D3B"/>
    <w:rsid w:val="00FC0ED5"/>
    <w:rsid w:val="00FC1747"/>
    <w:rsid w:val="00FC25A4"/>
    <w:rsid w:val="00FC2701"/>
    <w:rsid w:val="00FC30E9"/>
    <w:rsid w:val="00FC5608"/>
    <w:rsid w:val="00FC5626"/>
    <w:rsid w:val="00FC5EDD"/>
    <w:rsid w:val="00FC61F1"/>
    <w:rsid w:val="00FC6A60"/>
    <w:rsid w:val="00FC6B7C"/>
    <w:rsid w:val="00FC7CE0"/>
    <w:rsid w:val="00FD0CBF"/>
    <w:rsid w:val="00FD1084"/>
    <w:rsid w:val="00FD197A"/>
    <w:rsid w:val="00FD1B49"/>
    <w:rsid w:val="00FD2553"/>
    <w:rsid w:val="00FD288A"/>
    <w:rsid w:val="00FD47CB"/>
    <w:rsid w:val="00FD487A"/>
    <w:rsid w:val="00FD5445"/>
    <w:rsid w:val="00FD75AB"/>
    <w:rsid w:val="00FD790F"/>
    <w:rsid w:val="00FD7D8C"/>
    <w:rsid w:val="00FE136D"/>
    <w:rsid w:val="00FE1E0E"/>
    <w:rsid w:val="00FE200A"/>
    <w:rsid w:val="00FE262F"/>
    <w:rsid w:val="00FE2ACF"/>
    <w:rsid w:val="00FE350C"/>
    <w:rsid w:val="00FE5C2E"/>
    <w:rsid w:val="00FE6AE6"/>
    <w:rsid w:val="00FE6EA1"/>
    <w:rsid w:val="00FE75CD"/>
    <w:rsid w:val="00FF059C"/>
    <w:rsid w:val="00FF18AC"/>
    <w:rsid w:val="00FF298F"/>
    <w:rsid w:val="00FF362C"/>
    <w:rsid w:val="00FF65BD"/>
    <w:rsid w:val="00FF6F16"/>
    <w:rsid w:val="00FF7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18F00"/>
  <w15:chartTrackingRefBased/>
  <w15:docId w15:val="{C3407B7B-44CE-4A09-BBA3-A58223269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CE9"/>
  </w:style>
  <w:style w:type="paragraph" w:styleId="Heading1">
    <w:name w:val="heading 1"/>
    <w:basedOn w:val="Normal"/>
    <w:next w:val="Normal"/>
    <w:link w:val="Heading1Char"/>
    <w:uiPriority w:val="9"/>
    <w:qFormat/>
    <w:rsid w:val="00AD3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3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3F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F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F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F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3F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3F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F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F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FE3"/>
    <w:rPr>
      <w:rFonts w:eastAsiaTheme="majorEastAsia" w:cstheme="majorBidi"/>
      <w:color w:val="272727" w:themeColor="text1" w:themeTint="D8"/>
    </w:rPr>
  </w:style>
  <w:style w:type="paragraph" w:styleId="Title">
    <w:name w:val="Title"/>
    <w:basedOn w:val="Normal"/>
    <w:next w:val="Normal"/>
    <w:link w:val="TitleChar"/>
    <w:uiPriority w:val="10"/>
    <w:qFormat/>
    <w:rsid w:val="00AD3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FE3"/>
    <w:pPr>
      <w:spacing w:before="160"/>
      <w:jc w:val="center"/>
    </w:pPr>
    <w:rPr>
      <w:i/>
      <w:iCs/>
      <w:color w:val="404040" w:themeColor="text1" w:themeTint="BF"/>
    </w:rPr>
  </w:style>
  <w:style w:type="character" w:customStyle="1" w:styleId="QuoteChar">
    <w:name w:val="Quote Char"/>
    <w:basedOn w:val="DefaultParagraphFont"/>
    <w:link w:val="Quote"/>
    <w:uiPriority w:val="29"/>
    <w:rsid w:val="00AD3FE3"/>
    <w:rPr>
      <w:i/>
      <w:iCs/>
      <w:color w:val="404040" w:themeColor="text1" w:themeTint="BF"/>
    </w:rPr>
  </w:style>
  <w:style w:type="paragraph" w:styleId="ListParagraph">
    <w:name w:val="List Paragraph"/>
    <w:basedOn w:val="Normal"/>
    <w:uiPriority w:val="34"/>
    <w:qFormat/>
    <w:rsid w:val="00AD3FE3"/>
    <w:pPr>
      <w:ind w:left="720"/>
      <w:contextualSpacing/>
    </w:pPr>
  </w:style>
  <w:style w:type="character" w:styleId="IntenseEmphasis">
    <w:name w:val="Intense Emphasis"/>
    <w:basedOn w:val="DefaultParagraphFont"/>
    <w:uiPriority w:val="21"/>
    <w:qFormat/>
    <w:rsid w:val="00AD3FE3"/>
    <w:rPr>
      <w:i/>
      <w:iCs/>
      <w:color w:val="0F4761" w:themeColor="accent1" w:themeShade="BF"/>
    </w:rPr>
  </w:style>
  <w:style w:type="paragraph" w:styleId="IntenseQuote">
    <w:name w:val="Intense Quote"/>
    <w:basedOn w:val="Normal"/>
    <w:next w:val="Normal"/>
    <w:link w:val="IntenseQuoteChar"/>
    <w:uiPriority w:val="30"/>
    <w:qFormat/>
    <w:rsid w:val="00AD3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FE3"/>
    <w:rPr>
      <w:i/>
      <w:iCs/>
      <w:color w:val="0F4761" w:themeColor="accent1" w:themeShade="BF"/>
    </w:rPr>
  </w:style>
  <w:style w:type="character" w:styleId="IntenseReference">
    <w:name w:val="Intense Reference"/>
    <w:basedOn w:val="DefaultParagraphFont"/>
    <w:uiPriority w:val="32"/>
    <w:qFormat/>
    <w:rsid w:val="00AD3FE3"/>
    <w:rPr>
      <w:b/>
      <w:bCs/>
      <w:smallCaps/>
      <w:color w:val="0F4761" w:themeColor="accent1" w:themeShade="BF"/>
      <w:spacing w:val="5"/>
    </w:rPr>
  </w:style>
  <w:style w:type="character" w:styleId="Hyperlink">
    <w:name w:val="Hyperlink"/>
    <w:basedOn w:val="DefaultParagraphFont"/>
    <w:uiPriority w:val="99"/>
    <w:unhideWhenUsed/>
    <w:rsid w:val="00BA7CE9"/>
    <w:rPr>
      <w:color w:val="467886" w:themeColor="hyperlink"/>
      <w:u w:val="single"/>
    </w:rPr>
  </w:style>
  <w:style w:type="paragraph" w:styleId="Bibliography">
    <w:name w:val="Bibliography"/>
    <w:basedOn w:val="Normal"/>
    <w:next w:val="Normal"/>
    <w:uiPriority w:val="37"/>
    <w:unhideWhenUsed/>
    <w:rsid w:val="00BA7CE9"/>
    <w:pPr>
      <w:spacing w:after="0" w:line="240" w:lineRule="auto"/>
      <w:ind w:left="720" w:hanging="720"/>
    </w:pPr>
  </w:style>
  <w:style w:type="character" w:styleId="LineNumber">
    <w:name w:val="line number"/>
    <w:basedOn w:val="DefaultParagraphFont"/>
    <w:uiPriority w:val="99"/>
    <w:semiHidden/>
    <w:unhideWhenUsed/>
    <w:rsid w:val="00BA7CE9"/>
  </w:style>
  <w:style w:type="character" w:styleId="CommentReference">
    <w:name w:val="annotation reference"/>
    <w:basedOn w:val="DefaultParagraphFont"/>
    <w:uiPriority w:val="99"/>
    <w:semiHidden/>
    <w:unhideWhenUsed/>
    <w:rsid w:val="00BA7CE9"/>
    <w:rPr>
      <w:sz w:val="16"/>
      <w:szCs w:val="16"/>
    </w:rPr>
  </w:style>
  <w:style w:type="paragraph" w:styleId="CommentText">
    <w:name w:val="annotation text"/>
    <w:basedOn w:val="Normal"/>
    <w:link w:val="CommentTextChar"/>
    <w:uiPriority w:val="99"/>
    <w:unhideWhenUsed/>
    <w:rsid w:val="00BA7CE9"/>
    <w:pPr>
      <w:spacing w:line="240" w:lineRule="auto"/>
    </w:pPr>
    <w:rPr>
      <w:sz w:val="20"/>
      <w:szCs w:val="20"/>
    </w:rPr>
  </w:style>
  <w:style w:type="character" w:customStyle="1" w:styleId="CommentTextChar">
    <w:name w:val="Comment Text Char"/>
    <w:basedOn w:val="DefaultParagraphFont"/>
    <w:link w:val="CommentText"/>
    <w:uiPriority w:val="99"/>
    <w:rsid w:val="00BA7CE9"/>
    <w:rPr>
      <w:sz w:val="20"/>
      <w:szCs w:val="20"/>
    </w:rPr>
  </w:style>
  <w:style w:type="character" w:styleId="UnresolvedMention">
    <w:name w:val="Unresolved Mention"/>
    <w:basedOn w:val="DefaultParagraphFont"/>
    <w:uiPriority w:val="99"/>
    <w:semiHidden/>
    <w:unhideWhenUsed/>
    <w:rsid w:val="00BA7CE9"/>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7CE9"/>
    <w:rPr>
      <w:b/>
      <w:bCs/>
    </w:rPr>
  </w:style>
  <w:style w:type="character" w:customStyle="1" w:styleId="CommentSubjectChar">
    <w:name w:val="Comment Subject Char"/>
    <w:basedOn w:val="CommentTextChar"/>
    <w:link w:val="CommentSubject"/>
    <w:uiPriority w:val="99"/>
    <w:semiHidden/>
    <w:rsid w:val="00BA7CE9"/>
    <w:rPr>
      <w:b/>
      <w:bCs/>
      <w:sz w:val="20"/>
      <w:szCs w:val="20"/>
    </w:rPr>
  </w:style>
  <w:style w:type="character" w:styleId="PlaceholderText">
    <w:name w:val="Placeholder Text"/>
    <w:basedOn w:val="DefaultParagraphFont"/>
    <w:uiPriority w:val="99"/>
    <w:semiHidden/>
    <w:rsid w:val="00BA7CE9"/>
    <w:rPr>
      <w:color w:val="666666"/>
    </w:rPr>
  </w:style>
  <w:style w:type="paragraph" w:styleId="HTMLPreformatted">
    <w:name w:val="HTML Preformatted"/>
    <w:basedOn w:val="Normal"/>
    <w:link w:val="HTMLPreformattedChar"/>
    <w:uiPriority w:val="99"/>
    <w:semiHidden/>
    <w:unhideWhenUsed/>
    <w:rsid w:val="003B19A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B19AF"/>
    <w:rPr>
      <w:rFonts w:ascii="Consolas" w:hAnsi="Consolas"/>
      <w:sz w:val="20"/>
      <w:szCs w:val="20"/>
    </w:rPr>
  </w:style>
  <w:style w:type="paragraph" w:styleId="Caption">
    <w:name w:val="caption"/>
    <w:basedOn w:val="Normal"/>
    <w:next w:val="Normal"/>
    <w:uiPriority w:val="35"/>
    <w:unhideWhenUsed/>
    <w:qFormat/>
    <w:rsid w:val="004548F8"/>
    <w:pPr>
      <w:spacing w:after="200" w:line="240" w:lineRule="auto"/>
    </w:pPr>
    <w:rPr>
      <w:i/>
      <w:iCs/>
      <w:color w:val="0E2841" w:themeColor="text2"/>
      <w:sz w:val="18"/>
      <w:szCs w:val="18"/>
    </w:rPr>
  </w:style>
  <w:style w:type="paragraph" w:styleId="Header">
    <w:name w:val="header"/>
    <w:basedOn w:val="Normal"/>
    <w:link w:val="HeaderChar"/>
    <w:uiPriority w:val="99"/>
    <w:unhideWhenUsed/>
    <w:rsid w:val="00595B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5B4C"/>
  </w:style>
  <w:style w:type="paragraph" w:styleId="Footer">
    <w:name w:val="footer"/>
    <w:basedOn w:val="Normal"/>
    <w:link w:val="FooterChar"/>
    <w:uiPriority w:val="99"/>
    <w:unhideWhenUsed/>
    <w:rsid w:val="00595B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5B4C"/>
  </w:style>
  <w:style w:type="table" w:styleId="TableGrid">
    <w:name w:val="Table Grid"/>
    <w:basedOn w:val="TableNormal"/>
    <w:uiPriority w:val="39"/>
    <w:rsid w:val="00C44A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522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R-project.org/"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svg"/><Relationship Id="rId26" Type="http://schemas.openxmlformats.org/officeDocument/2006/relationships/image" Target="media/image15.sv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comments" Target="comment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9.sv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myfwp.mt.gov/fwpPub/harvestReports" TargetMode="External"/><Relationship Id="rId24" Type="http://schemas.openxmlformats.org/officeDocument/2006/relationships/image" Target="media/image13.svg"/><Relationship Id="rId32"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4.svg"/><Relationship Id="rId23" Type="http://schemas.openxmlformats.org/officeDocument/2006/relationships/image" Target="media/image12.png"/><Relationship Id="rId28" Type="http://schemas.openxmlformats.org/officeDocument/2006/relationships/image" Target="media/image17.svg"/><Relationship Id="rId10" Type="http://schemas.microsoft.com/office/2018/08/relationships/commentsExtensible" Target="commentsExtensible.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png"/><Relationship Id="rId22" Type="http://schemas.openxmlformats.org/officeDocument/2006/relationships/image" Target="media/image11.svg"/><Relationship Id="rId27" Type="http://schemas.openxmlformats.org/officeDocument/2006/relationships/image" Target="media/image16.png"/><Relationship Id="rId30" Type="http://schemas.openxmlformats.org/officeDocument/2006/relationships/image" Target="media/image19.svg"/><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6D2F5-C2BF-42A5-8585-89DEF4A00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36</Pages>
  <Words>31261</Words>
  <Characters>167872</Characters>
  <Application>Microsoft Office Word</Application>
  <DocSecurity>0</DocSecurity>
  <Lines>3357</Lines>
  <Paragraphs>1373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Ho</dc:creator>
  <cp:keywords/>
  <dc:description/>
  <cp:lastModifiedBy>John M. Marzluff</cp:lastModifiedBy>
  <cp:revision>4</cp:revision>
  <dcterms:created xsi:type="dcterms:W3CDTF">2026-02-07T17:10:00Z</dcterms:created>
  <dcterms:modified xsi:type="dcterms:W3CDTF">2026-02-09T17:24:00Z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id="ohZQpBQS"/&gt;&lt;style id="http://www.zotero.org/styles/the-journal-of-wildlife-management" hasBibliography="1" bibliographyStyleHasBeenSet="0"/&gt;&lt;prefs&gt;&lt;pref name="fieldType" value="Field"/&gt;&lt;pref name</vt:lpwstr>
  </property>
  <property fmtid="{D5CDD505-2E9C-101B-9397-08002B2CF9AE}" pid="3" name="ZOTERO_PREF_2">
    <vt:lpwstr>="automaticJournalAbbreviations" value="true"/&gt;&lt;/prefs&gt;&lt;/data&gt;</vt:lpwstr>
  </property>
</Properties>
</file>