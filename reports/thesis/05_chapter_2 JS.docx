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4156" w14:textId="77777777" w:rsidR="004D3FB5" w:rsidRPr="00C42A6E" w:rsidRDefault="004D3FB5" w:rsidP="004D3FB5">
      <w:pPr>
        <w:spacing w:line="480" w:lineRule="auto"/>
        <w:jc w:val="center"/>
        <w:rPr>
          <w:rFonts w:cs="Calibri"/>
          <w:b/>
          <w:bCs/>
        </w:rPr>
      </w:pPr>
      <w:r w:rsidRPr="00C42A6E">
        <w:rPr>
          <w:rFonts w:cs="Calibri"/>
          <w:b/>
          <w:bCs/>
        </w:rPr>
        <w:t>Chapter 2: Breeding raven foraging decisions in the face of multiple sources of carrion.</w:t>
      </w:r>
    </w:p>
    <w:p w14:paraId="30E14D58" w14:textId="77777777" w:rsidR="004D3FB5" w:rsidRPr="00C42A6E" w:rsidRDefault="004D3FB5" w:rsidP="004D3FB5">
      <w:pPr>
        <w:spacing w:line="480" w:lineRule="auto"/>
        <w:rPr>
          <w:b/>
          <w:bCs/>
        </w:rPr>
      </w:pPr>
      <w:r w:rsidRPr="00C42A6E">
        <w:rPr>
          <w:b/>
          <w:bCs/>
        </w:rPr>
        <w:t>Introduction</w:t>
      </w:r>
    </w:p>
    <w:p w14:paraId="4E60FF49" w14:textId="5F454452" w:rsidR="004D3FB5" w:rsidRDefault="004D3FB5" w:rsidP="004D3FB5">
      <w:pPr>
        <w:spacing w:line="480" w:lineRule="auto"/>
        <w:ind w:firstLine="720"/>
      </w:pPr>
      <w:r w:rsidRPr="00C42A6E">
        <w:t xml:space="preserve">Individual organisms must allocate time across daily activities, such as foraging, resting, and maintenance, to maximize their fitness </w:t>
      </w:r>
      <w:r w:rsidRPr="00C42A6E">
        <w:fldChar w:fldCharType="begin"/>
      </w:r>
      <w:r w:rsidR="001E7668">
        <w:instrText xml:space="preserve"> ADDIN ZOTERO_ITEM CSL_CITATION {"citationID":"Qy6i0zbT","properties":{"formattedCitation":"(Dunbar et al. 2009)","plainCitation":"(Dunbar et al. 2009)","noteIndex":0},"citationItems":[{"id":1124,"uris":["http://zotero.org/users/9968163/items/BE5INPXI"],"itemData":{"id":1124,"type":"article-journal","abstract":"Conventional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Pr="00C42A6E">
        <w:fldChar w:fldCharType="separate"/>
      </w:r>
      <w:r w:rsidRPr="00C42A6E">
        <w:t>(Dunbar et al. 2009)</w:t>
      </w:r>
      <w:r w:rsidRPr="00C42A6E">
        <w:fldChar w:fldCharType="end"/>
      </w:r>
      <w:r w:rsidRPr="00C42A6E">
        <w:t>. Some animals may adjust their time budget to maximize their chances of survival based on their understanding of available resources. Such changes may be influenced by changing environmental conditions, including predation risk and food and water availability. Barbary macaques(</w:t>
      </w:r>
      <w:r w:rsidRPr="00C42A6E">
        <w:rPr>
          <w:i/>
          <w:iCs/>
        </w:rPr>
        <w:t xml:space="preserve">Macaca </w:t>
      </w:r>
      <w:proofErr w:type="spellStart"/>
      <w:r w:rsidRPr="00C42A6E">
        <w:rPr>
          <w:i/>
          <w:iCs/>
        </w:rPr>
        <w:t>sylvanus</w:t>
      </w:r>
      <w:proofErr w:type="spellEnd"/>
      <w:r w:rsidRPr="00C42A6E">
        <w:t xml:space="preserve">) in forests heavily modified for pastoralism </w:t>
      </w:r>
      <w:r>
        <w:t>reduced</w:t>
      </w:r>
      <w:r w:rsidRPr="00C42A6E">
        <w:t xml:space="preserve"> their diurnal resting time to </w:t>
      </w:r>
      <w:r>
        <w:t>obtain</w:t>
      </w:r>
      <w:r w:rsidRPr="00C42A6E">
        <w:t xml:space="preserve"> </w:t>
      </w:r>
      <w:r>
        <w:t>sufficient</w:t>
      </w:r>
      <w:r w:rsidRPr="00C42A6E">
        <w:t xml:space="preserve"> food </w:t>
      </w:r>
      <w:r w:rsidRPr="00C42A6E">
        <w:fldChar w:fldCharType="begin"/>
      </w:r>
      <w:r w:rsidR="001E7668">
        <w:instrText xml:space="preserve"> ADDIN ZOTERO_ITEM CSL_CITATION {"citationID":"JmzkNVlG","properties":{"formattedCitation":"(M\\uc0\\u233{}nard et al. 2013)","plainCitation":"(Ménard et al. 2013)","noteIndex":0},"citationItems":[{"id":1181,"uris":["http://zotero.org/users/9968163/items/9D5QHHR8"],"itemData":{"id":1181,"type":"article-journal","abstract":"Barbary macaques, like other non-human primates living in highly seasonal temperate environments, display high monthly variations in their diet. In addition, their diet changes according to the habitat type they colonize and to the degree of habitat degradation due to resource exploitation by local people, in particular through pastoralism. We studied the time-budget adjustments of wild Barbary macaques in three cedar–oak forests impacted by different intensities of grazing pressure from goats and sheep. We examined how diet variations influenced the time monkeys spent in their activities and their day range lengths (i.e. their energy costs). At three studied sites, diet composition and time budgets showed marked seasonal variations. Diet composition had a strong influence on monkeys’ time budget. In the forest where pastoralism was the highest, diet included a greater proportion of underground resources, shrub fruit and acorns, which led to an increase in the time spent foraging and moving, as well as an important increase in day range lengths. Energy costs were therefore higher in a degraded environment than in a suitable habitat. The monkeys living in forests subjected to pastoralism took advantage of increased day lengths to spend more time searching for food. However, in the forest with the highest pastoralism pressure, although monkeys spent more time foraging, they spent less time feeding than monkeys at the other sites. In addition, they appeared to have reached the limits of the available time they could devote to these activities, as their diurnal resting time was at its lowest level over several months. Temperature variations did not appear to modify monkeys’ time budgets. In the least favourable habitat, saving time from resting activity allowed monkeys to maintain a relatively high level of social activity, partly linked to rearing constraints.","container-title":"Primates","DOI":"10.1007/s10329-013-0350-x","ISSN":"1610-7365","issue":"3","journalAbbreviation":"Primates","language":"en","page":"217-228","source":"Springer Link","title":"Effect of habitat quality on the ecological behaviour of a temperate-living primate: time-budget adjustments","title-short":"Effect of habitat quality on the ecological behaviour of a temperate-living primate","volume":"54","author":[{"family":"Ménard","given":"Nelly"},{"family":"Motsch","given":"Peggy"},{"family":"Delahaye","given":"Alexia"},{"family":"Saintvanne","given":"Alice"},{"family":"Le Flohic","given":"Guillaume"},{"family":"Dupé","given":"Sandrine"},{"family":"Vallet","given":"Dominique"},{"family":"Qarro","given":"Mohamed"},{"family":"Pierre","given":"Jean-Sébastien"}],"issued":{"date-parts":[["2013",7,1]]}}}],"schema":"https://github.com/citation-style-language/schema/raw/master/csl-citation.json"} </w:instrText>
      </w:r>
      <w:r w:rsidRPr="00C42A6E">
        <w:fldChar w:fldCharType="separate"/>
      </w:r>
      <w:r w:rsidRPr="00C42A6E">
        <w:rPr>
          <w:rFonts w:cs="Times New Roman"/>
          <w:kern w:val="0"/>
        </w:rPr>
        <w:t>(Ménard et al. 2013)</w:t>
      </w:r>
      <w:r w:rsidRPr="00C42A6E">
        <w:fldChar w:fldCharType="end"/>
      </w:r>
      <w:r w:rsidRPr="00C42A6E">
        <w:t>. Female common eiders (</w:t>
      </w:r>
      <w:r w:rsidRPr="00C42A6E">
        <w:rPr>
          <w:i/>
          <w:iCs/>
        </w:rPr>
        <w:t>Somateria mollissima</w:t>
      </w:r>
      <w:r w:rsidRPr="00C42A6E">
        <w:t xml:space="preserve">) abandon their chicks when in poor body condition, trading reproductive success for foraging opportunities </w:t>
      </w:r>
      <w:r w:rsidRPr="00C42A6E">
        <w:fldChar w:fldCharType="begin"/>
      </w:r>
      <w:r w:rsidR="001E7668">
        <w:instrText xml:space="preserve"> ADDIN ZOTERO_ITEM CSL_CITATION {"citationID":"SNtyhYeb","properties":{"formattedCitation":"(Bustnes and Erikstad 1991)","plainCitation":"(Bustnes and Erikstad 1991)","noteIndex":0},"citationItems":[{"id":1159,"uris":["http://zotero.org/users/9968163/items/7VKITEWJ"],"itemData":{"id":1159,"type":"article-journal","abstract":"Parental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Pr="00C42A6E">
        <w:fldChar w:fldCharType="separate"/>
      </w:r>
      <w:r w:rsidRPr="00C42A6E">
        <w:t>(Bustnes and Erikstad 1991)</w:t>
      </w:r>
      <w:r w:rsidRPr="00C42A6E">
        <w:fldChar w:fldCharType="end"/>
      </w:r>
      <w:r w:rsidRPr="00C42A6E">
        <w:t xml:space="preserve">. These decisions become more challenging when resources are </w:t>
      </w:r>
      <w:del w:id="0" w:author="Jeremy SunderRaj" w:date="2026-04-06T16:43:00Z" w16du:dateUtc="2026-04-06T22:43:00Z">
        <w:r w:rsidRPr="00C42A6E" w:rsidDel="003E47FF">
          <w:delText>not scarce but are instead</w:delText>
        </w:r>
        <w:r w:rsidDel="003E47FF">
          <w:delText>,</w:delText>
        </w:r>
        <w:r w:rsidRPr="00C42A6E" w:rsidDel="003E47FF">
          <w:delText xml:space="preserve"> </w:delText>
        </w:r>
      </w:del>
      <w:r w:rsidRPr="00C42A6E">
        <w:t xml:space="preserve">unpredictable. </w:t>
      </w:r>
    </w:p>
    <w:p w14:paraId="6396238A" w14:textId="3A2A4524" w:rsidR="004D3FB5" w:rsidRPr="00C42A6E" w:rsidRDefault="008243B3" w:rsidP="00E222F3">
      <w:pPr>
        <w:spacing w:line="480" w:lineRule="auto"/>
        <w:ind w:firstLine="720"/>
      </w:pPr>
      <w:r>
        <w:t xml:space="preserve"> </w:t>
      </w:r>
      <w:commentRangeStart w:id="1"/>
      <w:r w:rsidR="004D3FB5">
        <w:t>Optimal foraging theory</w:t>
      </w:r>
      <w:commentRangeEnd w:id="1"/>
      <w:r w:rsidR="004D3FB5">
        <w:rPr>
          <w:rStyle w:val="CommentReference"/>
          <w:sz w:val="24"/>
          <w:szCs w:val="24"/>
        </w:rPr>
        <w:commentReference w:id="1"/>
      </w:r>
      <w:r w:rsidR="004D3FB5">
        <w:t xml:space="preserve"> attempts to capture the decision-making process individuals </w:t>
      </w:r>
      <w:r w:rsidR="008413B6">
        <w:t>undergo when trying to</w:t>
      </w:r>
      <w:r w:rsidR="004D3FB5">
        <w:t xml:space="preserve"> maximizing energy intake, including which patches to forage in and when to leave those patches </w:t>
      </w:r>
      <w:r w:rsidR="004D3FB5">
        <w:fldChar w:fldCharType="begin"/>
      </w:r>
      <w:r w:rsidR="001E7668">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004D3FB5">
        <w:fldChar w:fldCharType="separate"/>
      </w:r>
      <w:r w:rsidR="004D3FB5" w:rsidRPr="00982C04">
        <w:rPr>
          <w:rFonts w:ascii="Aptos" w:hAnsi="Aptos"/>
        </w:rPr>
        <w:t>(Pyke 1984)</w:t>
      </w:r>
      <w:r w:rsidR="004D3FB5">
        <w:fldChar w:fldCharType="end"/>
      </w:r>
      <w:r w:rsidR="004D3FB5">
        <w:t>.</w:t>
      </w:r>
      <w:r w:rsidR="00135719">
        <w:t xml:space="preserve"> To maximize fitness,</w:t>
      </w:r>
      <w:r w:rsidR="00766D0A">
        <w:t xml:space="preserve"> i</w:t>
      </w:r>
      <w:r w:rsidR="004D3FB5">
        <w:t xml:space="preserve">ndividuals should forage in patches </w:t>
      </w:r>
      <w:r w:rsidR="00CA4367">
        <w:t xml:space="preserve">where calorie intake is greatest </w:t>
      </w:r>
      <w:r w:rsidR="004D3FB5">
        <w:t>and move to a different patch when the foraging efficiency of a new patch becomes greater. However, since omniscience about distant patches is unachievable,</w:t>
      </w:r>
      <w:r w:rsidR="00DF3002">
        <w:t xml:space="preserve"> this decision is not clear cut since comparisons between foraging patches cannot be made accurately.</w:t>
      </w:r>
      <w:r w:rsidR="004D3FB5">
        <w:t xml:space="preserve"> </w:t>
      </w:r>
      <w:r w:rsidR="00DF3002">
        <w:t>I</w:t>
      </w:r>
      <w:r w:rsidR="004D3FB5">
        <w:t xml:space="preserve">ndividuals must leverage </w:t>
      </w:r>
      <w:r w:rsidR="004D3FB5">
        <w:lastRenderedPageBreak/>
        <w:t xml:space="preserve">knowledge of local patterns to make calculated risks about foraging. Ultimately, this decision becomes more challenging the less predictable </w:t>
      </w:r>
      <w:r w:rsidR="00635D3C">
        <w:t>patches</w:t>
      </w:r>
      <w:r w:rsidR="004D3FB5">
        <w:t xml:space="preserve"> become.</w:t>
      </w:r>
    </w:p>
    <w:p w14:paraId="11DE4844" w14:textId="089BF38E" w:rsidR="004D3FB5" w:rsidRPr="00C42A6E" w:rsidRDefault="004D3FB5" w:rsidP="004D3FB5">
      <w:pPr>
        <w:spacing w:line="480" w:lineRule="auto"/>
        <w:ind w:firstLine="720"/>
      </w:pPr>
      <w:r w:rsidRPr="00C42A6E">
        <w:t xml:space="preserve">Scavengers utilize an inherently unpredictable, ephemeral resource. The availability of carrion can vary from year to year due to weather conditions, leading to animal deaths from starvation or exposure. Carrion availability can also vary with the population size, distribution, and the hunting success of local predators. Scavengers have </w:t>
      </w:r>
      <w:r>
        <w:t>evolved</w:t>
      </w:r>
      <w:r w:rsidRPr="00C42A6E">
        <w:t xml:space="preserve"> efficient movement patterns to </w:t>
      </w:r>
      <w:r>
        <w:t>locate</w:t>
      </w:r>
      <w:r w:rsidRPr="00C42A6E">
        <w:t xml:space="preserve"> carrion and sensitive olfactory senses </w:t>
      </w:r>
      <w:r w:rsidRPr="00C42A6E">
        <w:fldChar w:fldCharType="begin"/>
      </w:r>
      <w:r w:rsidR="001E7668">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C42A6E">
        <w:fldChar w:fldCharType="separate"/>
      </w:r>
      <w:r w:rsidRPr="00C42A6E">
        <w:t>(Ruxton and Houston 2004, Naves-Alegre et al. 2022)</w:t>
      </w:r>
      <w:r w:rsidRPr="00C42A6E">
        <w:fldChar w:fldCharType="end"/>
      </w:r>
      <w:r w:rsidRPr="00C42A6E">
        <w:t xml:space="preserve">. However, when multiple sources of carrion are available, optimally foraging scavengers should weigh the costs of travel against the probability of finding food when deciding which resource to exploit. </w:t>
      </w:r>
    </w:p>
    <w:p w14:paraId="17871818" w14:textId="39CBC232" w:rsidR="004D3FB5" w:rsidRPr="00C42A6E" w:rsidRDefault="004D3FB5" w:rsidP="004D3FB5">
      <w:pPr>
        <w:spacing w:line="480" w:lineRule="auto"/>
        <w:ind w:firstLine="720"/>
      </w:pPr>
      <w:r w:rsidRPr="00C42A6E">
        <w:t xml:space="preserve">Natural and anthropogenic resources present scavengers with differing spatial and temporal predictability. Foods provided by people can be more predictable in space and time than those created by predation </w:t>
      </w:r>
      <w:r w:rsidRPr="00C42A6E">
        <w:fldChar w:fldCharType="begin"/>
      </w:r>
      <w:r w:rsidR="001E7668">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C42A6E">
        <w:fldChar w:fldCharType="separate"/>
      </w:r>
      <w:r w:rsidRPr="00C42A6E">
        <w:rPr>
          <w:rFonts w:cs="Times New Roman"/>
          <w:kern w:val="0"/>
        </w:rPr>
        <w:t>(Bartumeus et al. 2010, Cortés-Avizanda et al. 2012)</w:t>
      </w:r>
      <w:r w:rsidRPr="00C42A6E">
        <w:fldChar w:fldCharType="end"/>
      </w:r>
      <w:r w:rsidRPr="00C42A6E">
        <w:t>. The spatial and temporal distribution of carrion created from recreational hunting and natural predation creates different foraging opportunities for scavengers. In gray wolf (</w:t>
      </w:r>
      <w:r w:rsidRPr="00C42A6E">
        <w:rPr>
          <w:i/>
          <w:iCs/>
        </w:rPr>
        <w:t>Canis lupus</w:t>
      </w:r>
      <w:r w:rsidRPr="00C42A6E">
        <w:t xml:space="preserve">) dominated systems, natural carrion is temporally unpredictable due to wolves’ low hunting success rate </w:t>
      </w:r>
      <w:r w:rsidRPr="00C42A6E">
        <w:fldChar w:fldCharType="begin"/>
      </w:r>
      <w:r w:rsidR="001E7668">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Pr="00C42A6E">
        <w:fldChar w:fldCharType="separate"/>
      </w:r>
      <w:r w:rsidRPr="00C42A6E">
        <w:t>(MacNulty 2002)</w:t>
      </w:r>
      <w:r w:rsidRPr="00C42A6E">
        <w:fldChar w:fldCharType="end"/>
      </w:r>
      <w:r w:rsidRPr="00C42A6E">
        <w:t xml:space="preserve"> and occurs across a wide spatial scale </w:t>
      </w:r>
      <w:r w:rsidRPr="00C42A6E">
        <w:fldChar w:fldCharType="begin"/>
      </w:r>
      <w:r w:rsidR="001E7668">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Anthropogenic carrion is more temporally and spatially aggregated, with heavy harvest occurring around roadways and backcountry access points, thereby providing more access to individuals from species with high mobility </w:t>
      </w:r>
      <w:r w:rsidRPr="00C42A6E">
        <w:fldChar w:fldCharType="begin"/>
      </w:r>
      <w:r w:rsidR="001E7668">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Human persecution of larger carnivores and </w:t>
      </w:r>
      <w:proofErr w:type="spellStart"/>
      <w:r w:rsidRPr="00C42A6E">
        <w:t>mesocarnivores</w:t>
      </w:r>
      <w:proofErr w:type="spellEnd"/>
      <w:r w:rsidRPr="00C42A6E">
        <w:t xml:space="preserve"> may also prevent certain species, such as coyotes (</w:t>
      </w:r>
      <w:r w:rsidRPr="00C42A6E">
        <w:rPr>
          <w:i/>
          <w:iCs/>
        </w:rPr>
        <w:t>Canis latrans</w:t>
      </w:r>
      <w:r w:rsidRPr="00C42A6E">
        <w:t xml:space="preserve">) and wolves, from safely accessing spaces </w:t>
      </w:r>
      <w:r w:rsidRPr="00C42A6E">
        <w:lastRenderedPageBreak/>
        <w:t xml:space="preserve">with anthropogenic carrion, consequently </w:t>
      </w:r>
      <w:r>
        <w:t>excluding</w:t>
      </w:r>
      <w:r w:rsidRPr="00C42A6E">
        <w:t xml:space="preserve"> dominant competitors </w:t>
      </w:r>
      <w:r w:rsidRPr="00C42A6E">
        <w:fldChar w:fldCharType="begin"/>
      </w:r>
      <w:r w:rsidR="001E7668">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42A6E">
        <w:fldChar w:fldCharType="separate"/>
      </w:r>
      <w:r w:rsidRPr="00C42A6E">
        <w:rPr>
          <w:rFonts w:cs="Times New Roman"/>
          <w:kern w:val="0"/>
        </w:rPr>
        <w:t>(Wilmers et al. 2003</w:t>
      </w:r>
      <w:r w:rsidRPr="00C42A6E">
        <w:rPr>
          <w:rFonts w:cs="Times New Roman"/>
          <w:i/>
          <w:iCs/>
          <w:kern w:val="0"/>
        </w:rPr>
        <w:t>b</w:t>
      </w:r>
      <w:r w:rsidRPr="00C42A6E">
        <w:rPr>
          <w:rFonts w:cs="Times New Roman"/>
          <w:kern w:val="0"/>
        </w:rPr>
        <w:t>)</w:t>
      </w:r>
      <w:r w:rsidRPr="00C42A6E">
        <w:fldChar w:fldCharType="end"/>
      </w:r>
      <w:r w:rsidRPr="00C42A6E">
        <w:t xml:space="preserve">. </w:t>
      </w:r>
      <w:r>
        <w:t xml:space="preserve">This reduces the costs of exploiting anthropogenic resources for smaller scavengers. </w:t>
      </w:r>
    </w:p>
    <w:p w14:paraId="34B41DD2" w14:textId="13872381" w:rsidR="004D3FB5" w:rsidRPr="00C42A6E" w:rsidRDefault="004D3FB5" w:rsidP="004D3FB5">
      <w:pPr>
        <w:spacing w:line="480" w:lineRule="auto"/>
        <w:ind w:firstLine="720"/>
      </w:pPr>
      <w:r w:rsidRPr="00C42A6E">
        <w:t>Common ravens (</w:t>
      </w:r>
      <w:r w:rsidRPr="00C42A6E">
        <w:rPr>
          <w:i/>
          <w:iCs/>
        </w:rPr>
        <w:t xml:space="preserve">Corvus </w:t>
      </w:r>
      <w:r w:rsidRPr="00C42A6E">
        <w:t xml:space="preserve">corax) are foraging generalists and facultative scavengers with a high movement potential due to efficient </w:t>
      </w:r>
      <w:r>
        <w:t xml:space="preserve">gliding flight </w:t>
      </w:r>
      <w:r w:rsidRPr="005D0E23">
        <w:rPr>
          <w:highlight w:val="yellow"/>
        </w:rPr>
        <w:t xml:space="preserve">(von Axel </w:t>
      </w:r>
      <w:r w:rsidRPr="005D0E23">
        <w:rPr>
          <w:i/>
          <w:iCs/>
          <w:highlight w:val="yellow"/>
        </w:rPr>
        <w:t>in prep</w:t>
      </w:r>
      <w:r w:rsidRPr="005D0E23">
        <w:rPr>
          <w:highlight w:val="yellow"/>
        </w:rPr>
        <w:t>)</w:t>
      </w:r>
      <w:r w:rsidRPr="00C42A6E">
        <w:t xml:space="preserve">. They evolved alongside wolves and humans and use carrion from both species. Ravens have learned to associate wolf presence and </w:t>
      </w:r>
      <w:commentRangeStart w:id="2"/>
      <w:r w:rsidRPr="00C42A6E">
        <w:t xml:space="preserve">howling </w:t>
      </w:r>
      <w:commentRangeEnd w:id="2"/>
      <w:r w:rsidR="000E32AE" w:rsidRPr="00C42A6E">
        <w:rPr>
          <w:rStyle w:val="CommentReference"/>
          <w:sz w:val="24"/>
          <w:szCs w:val="24"/>
        </w:rPr>
        <w:commentReference w:id="2"/>
      </w:r>
      <w:r w:rsidRPr="00C42A6E">
        <w:fldChar w:fldCharType="begin"/>
      </w:r>
      <w:r w:rsidR="001E7668">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42A6E">
        <w:fldChar w:fldCharType="separate"/>
      </w:r>
      <w:r w:rsidRPr="00C42A6E">
        <w:t>(Harrington 1978, Stahler et al. 2002)</w:t>
      </w:r>
      <w:r w:rsidRPr="00C42A6E">
        <w:fldChar w:fldCharType="end"/>
      </w:r>
      <w:r w:rsidRPr="00C42A6E">
        <w:t xml:space="preserve"> and the sight and sounds of human hunters </w:t>
      </w:r>
      <w:r w:rsidRPr="00C42A6E">
        <w:fldChar w:fldCharType="begin"/>
      </w:r>
      <w:r w:rsidR="001E7668">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(White 2005, Marzluff et al. 2021)</w:t>
      </w:r>
      <w:r w:rsidRPr="00C42A6E">
        <w:fldChar w:fldCharType="end"/>
      </w:r>
      <w:r w:rsidRPr="00C42A6E">
        <w:t xml:space="preserve"> </w:t>
      </w:r>
      <w:r>
        <w:t xml:space="preserve">with </w:t>
      </w:r>
      <w:r w:rsidRPr="00C42A6E">
        <w:t xml:space="preserve">potential foraging opportunities. Ravens adjust their </w:t>
      </w:r>
      <w:r>
        <w:t>space use</w:t>
      </w:r>
      <w:r w:rsidRPr="00C42A6E">
        <w:t xml:space="preserve"> depending on human and wolf provisioning</w:t>
      </w:r>
      <w:r>
        <w:t xml:space="preserve"> utilizing wolf-habitat more than anthropogenic landscapes in winters wit</w:t>
      </w:r>
      <w:r w:rsidRPr="00C42A6E">
        <w:t xml:space="preserve">h higher wolf prey-acquisition rates </w:t>
      </w:r>
      <w:r w:rsidRPr="00C42A6E">
        <w:fldChar w:fldCharType="begin"/>
      </w:r>
      <w:r w:rsidR="001E7668">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1E7668">
        <w:rPr>
          <w:rFonts w:ascii="Cambria Math" w:hAnsi="Cambria Math" w:cs="Cambria Math"/>
        </w:rPr>
        <w:instrText>‐</w:instrText>
      </w:r>
      <w:r w:rsidR="001E7668">
        <w:instrText>ranging and intelligent omnivores that commonly take advantage of anthropogenic food resources. In areas where they overlap with wolves, however, ravens are numerous and ubiquitous scavengers of wolf</w:instrText>
      </w:r>
      <w:r w:rsidR="001E7668">
        <w:rPr>
          <w:rFonts w:ascii="Cambria Math" w:hAnsi="Cambria Math" w:cs="Cambria Math"/>
        </w:rPr>
        <w:instrText>‐</w:instrText>
      </w:r>
      <w:r w:rsidR="001E7668">
        <w:instrText>acquired carrion. We aimed to determine whether subsidies provided through wolves are a limiting factor for raven populations in general and how the wolf reintroduction to Yellowstone National Park in 1995</w:instrText>
      </w:r>
      <w:r w:rsidR="001E7668">
        <w:rPr>
          <w:rFonts w:ascii="Aptos" w:hAnsi="Aptos" w:cs="Aptos"/>
        </w:rPr>
        <w:instrText>–</w:instrText>
      </w:r>
      <w:r w:rsidR="001E7668">
        <w:instrText>1997 affected raven population abundance and distribution on the Yellowstone's Northern Range specifically. We counted ravens throughout Yellowstone's Northern Range in March from 2009 to 2017 in both human</w:instrText>
      </w:r>
      <w:r w:rsidR="001E7668">
        <w:rPr>
          <w:rFonts w:ascii="Cambria Math" w:hAnsi="Cambria Math" w:cs="Cambria Math"/>
        </w:rPr>
        <w:instrText>‐</w:instrText>
      </w:r>
      <w:r w:rsidR="001E766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1E7668">
        <w:rPr>
          <w:rFonts w:ascii="Cambria Math" w:hAnsi="Cambria Math" w:cs="Cambria Math"/>
        </w:rPr>
        <w:instrText>‐</w:instrText>
      </w:r>
      <w:r w:rsidR="001E7668">
        <w:instrText>kill and hunter</w:instrText>
      </w:r>
      <w:r w:rsidR="001E7668">
        <w:rPr>
          <w:rFonts w:ascii="Cambria Math" w:hAnsi="Cambria Math" w:cs="Cambria Math"/>
        </w:rPr>
        <w:instrText>‐</w:instrText>
      </w:r>
      <w:r w:rsidR="001E766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xml:space="preserve">. Territory-holding ravens defend areas around their nesting and roosting sites year-round </w:t>
      </w:r>
      <w:r w:rsidRPr="00C42A6E">
        <w:fldChar w:fldCharType="begin"/>
      </w:r>
      <w:r w:rsidR="001E7668">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however, outside of the breeding season, when free from parental duties, they are not as restricted in their use of space </w:t>
      </w:r>
      <w:commentRangeStart w:id="3"/>
      <w:r w:rsidRPr="00C42A6E">
        <w:fldChar w:fldCharType="begin"/>
      </w:r>
      <w:r w:rsidR="001E7668">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t>
      </w:r>
      <w:commentRangeEnd w:id="3"/>
      <w:r w:rsidR="000E32AE">
        <w:rPr>
          <w:rStyle w:val="CommentReference"/>
          <w:sz w:val="24"/>
          <w:szCs w:val="24"/>
        </w:rPr>
        <w:commentReference w:id="3"/>
      </w:r>
      <w:r>
        <w:t>This gives them the opportunity to make decisions about how to optimize their time to utilize these various resources.</w:t>
      </w:r>
    </w:p>
    <w:p w14:paraId="7CE8D79A" w14:textId="334299E6" w:rsidR="004D3FB5" w:rsidRPr="00C42A6E" w:rsidRDefault="004D3FB5" w:rsidP="004D3FB5">
      <w:pPr>
        <w:spacing w:line="480" w:lineRule="auto"/>
        <w:ind w:firstLine="720"/>
      </w:pPr>
      <w:r w:rsidRPr="00C42A6E">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C42A6E">
        <w:fldChar w:fldCharType="begin"/>
      </w:r>
      <w:r w:rsidR="001E7668">
        <w:instrText xml:space="preserve"> ADDIN ZOTERO_ITEM CSL_CITATION {"citationID":"jLuSxOZz","properties":{"formattedCitation":"(Cassidy et al. 2025)","plainCitation":"(Cassidy et al. 2025)","noteIndex":0},"citationItems":[{"id":1023,"uris":["http://zotero.org/users/9968163/items/CQDXIF5Z"],"itemData":{"id":1023,"type":"article-journal","container-title":"National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42A6E">
        <w:fldChar w:fldCharType="separate"/>
      </w:r>
      <w:r w:rsidRPr="00C42A6E">
        <w:t>(Cassidy et al. 2025)</w:t>
      </w:r>
      <w:r w:rsidRPr="00C42A6E">
        <w:fldChar w:fldCharType="end"/>
      </w:r>
      <w:r w:rsidRPr="00C42A6E">
        <w:t xml:space="preserve">. Their return to the landscape contributed to more consistent </w:t>
      </w:r>
      <w:r>
        <w:t>provisioning</w:t>
      </w:r>
      <w:r w:rsidRPr="00C42A6E">
        <w:t xml:space="preserve"> of natural carrion throughout the year </w:t>
      </w:r>
      <w:r w:rsidRPr="00C42A6E">
        <w:fldChar w:fldCharType="begin"/>
      </w:r>
      <w:r w:rsidR="001E7668">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42A6E">
        <w:fldChar w:fldCharType="separate"/>
      </w:r>
      <w:r w:rsidRPr="00C42A6E">
        <w:t>(Wilmers et al. 2003</w:t>
      </w:r>
      <w:r w:rsidRPr="00C42A6E">
        <w:rPr>
          <w:i/>
          <w:iCs/>
        </w:rPr>
        <w:t>a</w:t>
      </w:r>
      <w:r w:rsidRPr="00C42A6E">
        <w:t>, Wilmers and Getz 2004)</w:t>
      </w:r>
      <w:r w:rsidRPr="00C42A6E">
        <w:fldChar w:fldCharType="end"/>
      </w:r>
      <w:r w:rsidRPr="00C42A6E">
        <w:t xml:space="preserve">. Yellowstone is surrounded by private and public lands that permit recreational ungulate </w:t>
      </w:r>
      <w:r w:rsidRPr="00C42A6E">
        <w:lastRenderedPageBreak/>
        <w:t xml:space="preserve">hunting during the winter. Human hunters often “field dress” large, harvested animals, leaving behind edible biomass in gut piles containing organs, bones, and hide that are then available to scavengers. These two carrion sources are both readily used by common ravens </w:t>
      </w:r>
      <w:r w:rsidRPr="00C42A6E">
        <w:fldChar w:fldCharType="begin"/>
      </w:r>
      <w:r w:rsidR="001E7668">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192B76">
        <w:rPr>
          <w:rFonts w:ascii="Aptos" w:hAnsi="Aptos" w:cs="Times New Roman"/>
          <w:kern w:val="0"/>
        </w:rPr>
        <w:t>(Wilmers et al. 2003</w:t>
      </w:r>
      <w:r w:rsidRPr="00192B76">
        <w:rPr>
          <w:rFonts w:ascii="Aptos" w:hAnsi="Aptos" w:cs="Times New Roman"/>
          <w:i/>
          <w:iCs/>
          <w:kern w:val="0"/>
        </w:rPr>
        <w:t>b</w:t>
      </w:r>
      <w:r w:rsidRPr="00192B76">
        <w:rPr>
          <w:rFonts w:ascii="Aptos" w:hAnsi="Aptos" w:cs="Times New Roman"/>
          <w:kern w:val="0"/>
        </w:rPr>
        <w:t>, Ho et al. 2023)</w:t>
      </w:r>
      <w:r w:rsidRPr="00C42A6E">
        <w:fldChar w:fldCharType="end"/>
      </w:r>
      <w:r w:rsidRPr="00C42A6E">
        <w:t xml:space="preserve">. In fact, ravens that hold breeding territories within Yellowstone National Park have been documented commuting during the winter between their territories and hunting areas outside the park boundaries </w:t>
      </w:r>
      <w:r w:rsidRPr="00C42A6E">
        <w:fldChar w:fldCharType="begin"/>
      </w:r>
      <w:r w:rsidR="001E7668">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E63ED7">
        <w:rPr>
          <w:rFonts w:ascii="Aptos" w:hAnsi="Aptos"/>
        </w:rPr>
        <w:t>(Marzluff et al. 2021, Ho et al. 2023)</w:t>
      </w:r>
      <w:r w:rsidRPr="00C42A6E">
        <w:fldChar w:fldCharType="end"/>
      </w:r>
      <w:r w:rsidRPr="00C42A6E">
        <w:t xml:space="preserve">. </w:t>
      </w:r>
    </w:p>
    <w:p w14:paraId="0BA438BE" w14:textId="7D8EA67A" w:rsidR="004D3FB5" w:rsidRPr="00C42A6E" w:rsidRDefault="004D3FB5" w:rsidP="004D3FB5">
      <w:pPr>
        <w:spacing w:line="480" w:lineRule="auto"/>
        <w:ind w:firstLine="720"/>
      </w:pPr>
      <w:r w:rsidRPr="00C42A6E">
        <w:t xml:space="preserve">We investigate two </w:t>
      </w:r>
      <w:r>
        <w:t xml:space="preserve">movement </w:t>
      </w:r>
      <w:r w:rsidRPr="00C42A6E">
        <w:t>decisions made by territorial ravens during the non-breeding season: 1) when to leave the territory in search of distant foods, and 2) where to search for food</w:t>
      </w:r>
      <w:r>
        <w:t>s</w:t>
      </w:r>
      <w:r w:rsidRPr="00C42A6E">
        <w:t xml:space="preserve"> after leaving the territory. </w:t>
      </w:r>
      <w:r>
        <w:t>We hypothesize that movement</w:t>
      </w:r>
      <w:del w:id="4" w:author="Jeremy SunderRaj" w:date="2026-04-06T16:56:00Z" w16du:dateUtc="2026-04-06T22:56:00Z">
        <w:r w:rsidDel="000E32AE">
          <w:delText>s</w:delText>
        </w:r>
      </w:del>
      <w:r>
        <w:t xml:space="preserve"> decisions will be primarily governed by </w:t>
      </w:r>
      <w:r w:rsidR="00861568">
        <w:t>carrion</w:t>
      </w:r>
      <w:r>
        <w:t xml:space="preserve"> availability.</w:t>
      </w:r>
      <w:r w:rsidR="00DA196A">
        <w:t xml:space="preserve"> Ravens should therefore make decisions that are compatible with optimal foraging theory.</w:t>
      </w:r>
      <w:r>
        <w:t xml:space="preserve"> </w:t>
      </w:r>
      <w:r w:rsidRPr="00C42A6E">
        <w:t xml:space="preserve">We predict that ravens are less likely to leave their territories when there is a </w:t>
      </w:r>
      <w:commentRangeStart w:id="5"/>
      <w:r w:rsidRPr="00C42A6E">
        <w:t xml:space="preserve">wolf kill within their territory, </w:t>
      </w:r>
      <w:commentRangeEnd w:id="5"/>
      <w:r w:rsidR="000E32AE" w:rsidRPr="00C42A6E">
        <w:rPr>
          <w:rStyle w:val="CommentReference"/>
          <w:sz w:val="24"/>
          <w:szCs w:val="24"/>
        </w:rPr>
        <w:commentReference w:id="5"/>
      </w:r>
      <w:r w:rsidRPr="00C42A6E">
        <w:t xml:space="preserve">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C42A6E" w:rsidRDefault="004D3FB5" w:rsidP="004D3FB5">
      <w:pPr>
        <w:spacing w:line="480" w:lineRule="auto"/>
        <w:ind w:firstLine="720"/>
      </w:pPr>
    </w:p>
    <w:p w14:paraId="3F1E7196" w14:textId="77777777" w:rsidR="004D3FB5" w:rsidRPr="00C42A6E" w:rsidRDefault="004D3FB5" w:rsidP="004D3FB5">
      <w:pPr>
        <w:spacing w:line="480" w:lineRule="auto"/>
        <w:rPr>
          <w:b/>
          <w:bCs/>
        </w:rPr>
      </w:pPr>
      <w:r w:rsidRPr="00C42A6E">
        <w:rPr>
          <w:b/>
          <w:bCs/>
        </w:rPr>
        <w:t>Methods</w:t>
      </w:r>
    </w:p>
    <w:p w14:paraId="0DF85B31" w14:textId="77777777" w:rsidR="004D3FB5" w:rsidRPr="00C42A6E" w:rsidRDefault="004D3FB5" w:rsidP="004D3FB5">
      <w:pPr>
        <w:spacing w:line="480" w:lineRule="auto"/>
        <w:rPr>
          <w:i/>
          <w:iCs/>
        </w:rPr>
      </w:pPr>
      <w:r w:rsidRPr="00C42A6E">
        <w:rPr>
          <w:i/>
          <w:iCs/>
        </w:rPr>
        <w:t>Study area</w:t>
      </w:r>
    </w:p>
    <w:p w14:paraId="0BCF1629" w14:textId="69168B2C" w:rsidR="004D3FB5" w:rsidRPr="00C42A6E" w:rsidRDefault="004D3FB5" w:rsidP="004D3FB5">
      <w:pPr>
        <w:spacing w:line="480" w:lineRule="auto"/>
        <w:ind w:firstLine="720"/>
      </w:pPr>
      <w:r w:rsidRPr="00C42A6E">
        <w:lastRenderedPageBreak/>
        <w:t>Yellowstone National Park is a large (8903 km</w:t>
      </w:r>
      <w:r w:rsidRPr="00C42A6E">
        <w:rPr>
          <w:vertAlign w:val="superscript"/>
        </w:rPr>
        <w:t>2</w:t>
      </w:r>
      <w:r w:rsidRPr="00C42A6E">
        <w:t>), mostly intact temperate ecosystem that includes a mix of habitat types, including sagebrush steppe, montane grasslands, mixed conifer and pine forests, and thermally active regions. Yellowstone is bordered to the north by the Custer Gallatin National Forest, public land managed by the USFS that is open to recreational hunting during various seasons. Hunters target elk (</w:t>
      </w:r>
      <w:r w:rsidRPr="00C42A6E">
        <w:rPr>
          <w:i/>
          <w:iCs/>
        </w:rPr>
        <w:t>Cervus canadensis</w:t>
      </w:r>
      <w:r w:rsidRPr="00C42A6E">
        <w:t>) and bison (</w:t>
      </w:r>
      <w:r w:rsidRPr="00C42A6E">
        <w:rPr>
          <w:i/>
          <w:iCs/>
        </w:rPr>
        <w:t>Bison bison</w:t>
      </w:r>
      <w:r w:rsidRPr="00C42A6E">
        <w:t>) that migrate from Yellowstone during the winter and resident populations of mule (</w:t>
      </w:r>
      <w:r w:rsidRPr="00C42A6E">
        <w:rPr>
          <w:i/>
          <w:iCs/>
        </w:rPr>
        <w:t>Odocoileus hemionus</w:t>
      </w:r>
      <w:r w:rsidRPr="00C42A6E">
        <w:t>) and white-tailed deer (</w:t>
      </w:r>
      <w:r w:rsidRPr="00C42A6E">
        <w:rPr>
          <w:i/>
          <w:iCs/>
        </w:rPr>
        <w:t>Odocoileus</w:t>
      </w:r>
      <w:r w:rsidRPr="00C42A6E">
        <w:t xml:space="preserve"> </w:t>
      </w:r>
      <w:r w:rsidRPr="00C42A6E">
        <w:rPr>
          <w:i/>
          <w:iCs/>
        </w:rPr>
        <w:t>virginianus</w:t>
      </w:r>
      <w:r w:rsidRPr="00C42A6E">
        <w:t xml:space="preserve">) when winter conditions drive ungulates to lower elevations </w:t>
      </w:r>
      <w:r w:rsidRPr="00C42A6E">
        <w:fldChar w:fldCharType="begin"/>
      </w:r>
      <w:r w:rsidR="001E766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(Geremia et al. 2011, Rickbeil et al. 2019)</w:t>
      </w:r>
      <w:r w:rsidRPr="00C42A6E">
        <w:fldChar w:fldCharType="end"/>
      </w:r>
      <w:r w:rsidRPr="00C42A6E">
        <w:t xml:space="preserve">. In contrast, inside the park, a relatively dense wolf population creates carrion </w:t>
      </w:r>
      <w:commentRangeStart w:id="6"/>
      <w:r w:rsidRPr="00C42A6E">
        <w:t>during the winter.</w:t>
      </w:r>
      <w:commentRangeEnd w:id="6"/>
      <w:r w:rsidR="000E32AE" w:rsidRPr="00C42A6E">
        <w:rPr>
          <w:rStyle w:val="CommentReference"/>
          <w:sz w:val="24"/>
          <w:szCs w:val="24"/>
        </w:rPr>
        <w:commentReference w:id="6"/>
      </w:r>
    </w:p>
    <w:p w14:paraId="2291CE94" w14:textId="77777777" w:rsidR="004D3FB5" w:rsidRPr="00C42A6E" w:rsidRDefault="004D3FB5" w:rsidP="004D3FB5">
      <w:pPr>
        <w:spacing w:line="480" w:lineRule="auto"/>
      </w:pPr>
      <w:r w:rsidRPr="00C42A6E">
        <w:rPr>
          <w:i/>
          <w:iCs/>
        </w:rPr>
        <w:t>Tracking raven movement</w:t>
      </w:r>
    </w:p>
    <w:p w14:paraId="4EAED9A2" w14:textId="77777777" w:rsidR="004D3FB5" w:rsidRPr="00C42A6E" w:rsidRDefault="004D3FB5" w:rsidP="004D3FB5">
      <w:pPr>
        <w:spacing w:line="480" w:lineRule="auto"/>
        <w:ind w:firstLine="720"/>
      </w:pPr>
      <w:r w:rsidRPr="00C42A6E">
        <w:t xml:space="preserve">We tracked common raven movements in and around Yellowstone National Park between October 2019 and March 2024. </w:t>
      </w:r>
      <w:commentRangeStart w:id="7"/>
      <w:r w:rsidRPr="00C42A6E">
        <w:t xml:space="preserve">We captured ravens between </w:t>
      </w:r>
      <w:commentRangeEnd w:id="7"/>
      <w:r w:rsidR="000E32AE" w:rsidRPr="00C42A6E">
        <w:rPr>
          <w:rStyle w:val="CommentReference"/>
          <w:sz w:val="24"/>
          <w:szCs w:val="24"/>
        </w:rPr>
        <w:commentReference w:id="7"/>
      </w:r>
      <w:r w:rsidRPr="00C42A6E">
        <w:t>October 2019 and January 2024 with remote-controlled net launchers (Coda Enterprises, Ltd) using various anthropogenic foods and carrion sources as bait. We caught territorial ravens opportunistically in large feeding groups with vagrant ravens and as targeted efforts at territories along the road within the national park. We fitted solar-powered GPS data loggers (e-</w:t>
      </w:r>
      <w:proofErr w:type="spellStart"/>
      <w:r w:rsidRPr="00C42A6E">
        <w:t>obs</w:t>
      </w:r>
      <w:proofErr w:type="spellEnd"/>
      <w:r w:rsidRPr="00C42A6E">
        <w:t xml:space="preserve"> GmbH; Bird Solar UMTS, 25 g) to the bird using Teflon harness straps (total assembly weight &lt;4% body mass</w:t>
      </w:r>
      <w:r w:rsidRPr="00C42A6E">
        <w:rPr>
          <w:kern w:val="0"/>
          <w14:ligatures w14:val="none"/>
        </w:rPr>
        <w:t xml:space="preserve"> </w:t>
      </w:r>
      <w:r w:rsidRPr="00C42A6E">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w:t>
      </w:r>
      <w:r w:rsidRPr="00C42A6E">
        <w:lastRenderedPageBreak/>
        <w:t xml:space="preserve">Bluetooth connection to a hand-held receiver or uploaded directly to a </w:t>
      </w:r>
      <w:proofErr w:type="spellStart"/>
      <w:r w:rsidRPr="00C42A6E">
        <w:t>Movebank</w:t>
      </w:r>
      <w:proofErr w:type="spellEnd"/>
      <w:r w:rsidRPr="00C42A6E">
        <w:t xml:space="preserve"> database through a 3G cell network connection. </w:t>
      </w:r>
    </w:p>
    <w:p w14:paraId="24DFFBD6" w14:textId="6301D281" w:rsidR="004D3FB5" w:rsidRPr="00C42A6E" w:rsidRDefault="004D3FB5" w:rsidP="004D3FB5">
      <w:pPr>
        <w:spacing w:line="480" w:lineRule="auto"/>
        <w:ind w:firstLine="720"/>
      </w:pPr>
      <w:r w:rsidRPr="00C42A6E">
        <w:t xml:space="preserve">We determined a raven’s territorial status by examining its movements during the breeding season when they show restricted movements compared to non-breeders </w:t>
      </w:r>
      <w:r w:rsidRPr="00C42A6E">
        <w:fldChar w:fldCharType="begin"/>
      </w:r>
      <w:r w:rsidR="001E7668">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C42A6E">
        <w:fldChar w:fldCharType="separate"/>
      </w:r>
      <w:r w:rsidRPr="00C42A6E">
        <w:t>(Webb et al. 2011)</w:t>
      </w:r>
      <w:r w:rsidRPr="00C42A6E">
        <w:fldChar w:fldCharType="end"/>
      </w:r>
      <w:r w:rsidRPr="00C42A6E">
        <w:t xml:space="preserve">. We confirmed this in most cases by observing nesting attempts. Four ravens that were non-breeders at the time of capture transitioned into territorial individuals during the study period. We removed male ravens when both birds in a territorial pair were tagged to avoid </w:t>
      </w:r>
      <w:proofErr w:type="spellStart"/>
      <w:r w:rsidRPr="00C42A6E">
        <w:t>pseudoreplication</w:t>
      </w:r>
      <w:proofErr w:type="spellEnd"/>
      <w:r w:rsidRPr="00C42A6E">
        <w:t xml:space="preserve"> because raven pairs travel together during the winter while foraging. Males had fewer days with successful fixes and a lower daily fix rate than females because their longer feathers more frequently covered the solar panel, preventing charging and resulting in lower battery levels. </w:t>
      </w:r>
    </w:p>
    <w:p w14:paraId="3FCD0E5E" w14:textId="77777777" w:rsidR="004D3FB5" w:rsidRPr="00C42A6E" w:rsidRDefault="004D3FB5" w:rsidP="004D3FB5">
      <w:pPr>
        <w:spacing w:line="480" w:lineRule="auto"/>
        <w:ind w:firstLine="720"/>
      </w:pPr>
      <w:r w:rsidRPr="00C42A6E">
        <w:t>We only used GPS points from an individual raven that were separated by at least 29 minutes. This removed instances of fixes obtained in quick succession due to an unintended interaction with the satellite during uploads, while maintaining the maximum number of GPS points.</w:t>
      </w:r>
    </w:p>
    <w:p w14:paraId="38AD0CE2" w14:textId="77777777" w:rsidR="004D3FB5" w:rsidRPr="00C42A6E" w:rsidRDefault="004D3FB5" w:rsidP="004D3FB5">
      <w:pPr>
        <w:spacing w:line="480" w:lineRule="auto"/>
        <w:rPr>
          <w:i/>
          <w:iCs/>
        </w:rPr>
      </w:pPr>
      <w:r w:rsidRPr="00C42A6E">
        <w:rPr>
          <w:i/>
          <w:iCs/>
        </w:rPr>
        <w:t>Recreational hunting regions</w:t>
      </w:r>
    </w:p>
    <w:p w14:paraId="61D400AF" w14:textId="1222653B" w:rsidR="004D3FB5" w:rsidRPr="00C42A6E" w:rsidRDefault="004D3FB5" w:rsidP="004D3FB5">
      <w:pPr>
        <w:spacing w:line="480" w:lineRule="auto"/>
        <w:ind w:firstLine="720"/>
      </w:pPr>
      <w:r w:rsidRPr="00C42A6E">
        <w:t>We defined two hunting areas corresponding to the M</w:t>
      </w:r>
      <w:ins w:id="8" w:author="Jeremy SunderRaj" w:date="2026-04-06T17:01:00Z" w16du:dateUtc="2026-04-06T23:01:00Z">
        <w:r w:rsidR="000E32AE">
          <w:t>ontana</w:t>
        </w:r>
      </w:ins>
      <w:del w:id="9" w:author="Jeremy SunderRaj" w:date="2026-04-06T17:01:00Z" w16du:dateUtc="2026-04-06T23:01:00Z">
        <w:r w:rsidRPr="00C42A6E" w:rsidDel="000E32AE">
          <w:delText>T</w:delText>
        </w:r>
      </w:del>
      <w:r w:rsidRPr="00C42A6E">
        <w:t xml:space="preserve"> Fish, Wildlife, and Parks (MTFWP) rifle hunting season and the tribal bison hunting season. During the MTFWP rifle hunting season, elk and deer are the main targets and are small enough to be packed out by hunters. We delineated this region (hereafter MTFWP hunting region, Fig. 1, Sup. Fig. </w:t>
      </w:r>
      <w:r w:rsidRPr="00C42A6E">
        <w:lastRenderedPageBreak/>
        <w:t xml:space="preserve">1) using a 5 km buffer around all roads 10 km away from the park entrance station in Gardiner, MT.  </w:t>
      </w:r>
    </w:p>
    <w:p w14:paraId="1D2B1776" w14:textId="59E45178" w:rsidR="004D3FB5" w:rsidRPr="00C42A6E" w:rsidRDefault="004D3FB5" w:rsidP="004D3FB5">
      <w:pPr>
        <w:spacing w:line="480" w:lineRule="auto"/>
        <w:ind w:firstLine="720"/>
      </w:pPr>
      <w:r w:rsidRPr="00C42A6E">
        <w:t>Bison hunting is more concentrated around the roadway as bison migration is largely funneled in</w:t>
      </w:r>
      <w:r>
        <w:t>to</w:t>
      </w:r>
      <w:r w:rsidRPr="00C42A6E">
        <w:t xml:space="preserve"> the open area along the south side of the Yellowstone River at the park boundary. Adult male bison can weigh over 750 kg during the hunting season (Yellowstone Bison Office, National Park Service, unpublished data), so the effort required to </w:t>
      </w:r>
      <w:ins w:id="10" w:author="Jeremy SunderRaj" w:date="2026-04-06T17:02:00Z" w16du:dateUtc="2026-04-06T23:02:00Z">
        <w:r w:rsidR="00C51EE4">
          <w:t>pack out</w:t>
        </w:r>
      </w:ins>
      <w:del w:id="11" w:author="Jeremy SunderRaj" w:date="2026-04-06T17:02:00Z" w16du:dateUtc="2026-04-06T23:02:00Z">
        <w:r w:rsidRPr="00C42A6E" w:rsidDel="00C51EE4">
          <w:delText>hike</w:delText>
        </w:r>
      </w:del>
      <w:r w:rsidRPr="00C42A6E">
        <w:t xml:space="preserve"> a</w:t>
      </w:r>
      <w:ins w:id="12" w:author="Jeremy SunderRaj" w:date="2026-04-06T17:02:00Z" w16du:dateUtc="2026-04-06T23:02:00Z">
        <w:r w:rsidR="00C51EE4">
          <w:t xml:space="preserve"> harvested</w:t>
        </w:r>
      </w:ins>
      <w:r w:rsidRPr="00C42A6E">
        <w:t xml:space="preserve"> bison </w:t>
      </w:r>
      <w:del w:id="13" w:author="Jeremy SunderRaj" w:date="2026-04-06T17:02:00Z" w16du:dateUtc="2026-04-06T23:02:00Z">
        <w:r w:rsidRPr="00C42A6E" w:rsidDel="00C51EE4">
          <w:delText xml:space="preserve">harvest back to the road </w:delText>
        </w:r>
      </w:del>
      <w:r w:rsidRPr="00C42A6E">
        <w:t>is great and is avoided</w:t>
      </w:r>
      <w:r>
        <w:t xml:space="preserve"> by hunters</w:t>
      </w:r>
      <w:r w:rsidRPr="00C42A6E">
        <w:t xml:space="preserve"> when possible. We created the bison hunting polygon (hereafter bison hunting region, Fig. 1, Sup. Fig. 1) with a 1 km buffer around the Old Yellowstone trail and Highway 89 from Gardiner, MT, to the cattle grate at the south end of Yankee Jim Canyon, which </w:t>
      </w:r>
      <w:r>
        <w:t>limits</w:t>
      </w:r>
      <w:r w:rsidRPr="00C42A6E">
        <w:t xml:space="preserve"> the northward movement of bison. We recognize that additional take will occur outside of </w:t>
      </w:r>
      <w:r>
        <w:t>these</w:t>
      </w:r>
      <w:r w:rsidRPr="00C42A6E">
        <w:t xml:space="preserve"> region</w:t>
      </w:r>
      <w:r>
        <w:t>s</w:t>
      </w:r>
      <w:r w:rsidRPr="00C42A6E">
        <w:t xml:space="preserve">, but </w:t>
      </w:r>
      <w:del w:id="14" w:author="Jeremy SunderRaj" w:date="2026-04-06T17:03:00Z" w16du:dateUtc="2026-04-06T23:03:00Z">
        <w:r w:rsidRPr="00C42A6E" w:rsidDel="00C51EE4">
          <w:delText>the vast majority of</w:delText>
        </w:r>
      </w:del>
      <w:ins w:id="15" w:author="Jeremy SunderRaj" w:date="2026-04-06T17:03:00Z" w16du:dateUtc="2026-04-06T23:03:00Z">
        <w:r w:rsidR="00C51EE4" w:rsidRPr="00C42A6E">
          <w:t xml:space="preserve">most </w:t>
        </w:r>
        <w:proofErr w:type="spellStart"/>
        <w:r w:rsidR="00C51EE4">
          <w:t>bison</w:t>
        </w:r>
      </w:ins>
      <w:del w:id="16" w:author="Jeremy SunderRaj" w:date="2026-04-06T17:03:00Z" w16du:dateUtc="2026-04-06T23:03:00Z">
        <w:r w:rsidRPr="00C42A6E" w:rsidDel="00C51EE4">
          <w:delText xml:space="preserve"> </w:delText>
        </w:r>
      </w:del>
      <w:r w:rsidRPr="00C42A6E">
        <w:t>h</w:t>
      </w:r>
      <w:ins w:id="17" w:author="Jeremy SunderRaj" w:date="2026-04-06T17:03:00Z" w16du:dateUtc="2026-04-06T23:03:00Z">
        <w:r w:rsidR="00C51EE4">
          <w:t>arvest</w:t>
        </w:r>
      </w:ins>
      <w:proofErr w:type="spellEnd"/>
      <w:del w:id="18" w:author="Jeremy SunderRaj" w:date="2026-04-06T17:03:00Z" w16du:dateUtc="2026-04-06T23:03:00Z">
        <w:r w:rsidRPr="00C42A6E" w:rsidDel="00C51EE4">
          <w:delText>unting</w:delText>
        </w:r>
      </w:del>
      <w:r w:rsidRPr="00C42A6E">
        <w:t xml:space="preserve"> occurs within this space.</w:t>
      </w:r>
    </w:p>
    <w:p w14:paraId="192FD433" w14:textId="77777777" w:rsidR="004D3FB5" w:rsidRPr="00C42A6E" w:rsidRDefault="004D3FB5" w:rsidP="004D3FB5">
      <w:pPr>
        <w:spacing w:line="480" w:lineRule="auto"/>
        <w:rPr>
          <w:i/>
          <w:iCs/>
        </w:rPr>
      </w:pPr>
      <w:r w:rsidRPr="00C42A6E">
        <w:rPr>
          <w:i/>
          <w:iCs/>
        </w:rPr>
        <w:t>Recreational hunting season</w:t>
      </w:r>
    </w:p>
    <w:p w14:paraId="5AEC6332" w14:textId="77777777" w:rsidR="004D3FB5" w:rsidRPr="00C42A6E" w:rsidRDefault="004D3FB5" w:rsidP="004D3FB5">
      <w:pPr>
        <w:spacing w:line="480" w:lineRule="auto"/>
      </w:pPr>
      <w:r w:rsidRPr="00C42A6E">
        <w:tab/>
        <w:t xml:space="preserve">We retrieved the MTFWP rifle hunting </w:t>
      </w:r>
      <w:r>
        <w:t xml:space="preserve">season </w:t>
      </w:r>
      <w:r w:rsidRPr="00C42A6E">
        <w:t xml:space="preserve">dates from the hunting regulations published annually by MTFWP (Sup. Table 1). </w:t>
      </w:r>
      <w:r>
        <w:t>After the end of the MTFWP hunting season w</w:t>
      </w:r>
      <w:r w:rsidRPr="00C42A6E">
        <w:t>e defined the</w:t>
      </w:r>
      <w:r>
        <w:t xml:space="preserve"> duration of the</w:t>
      </w:r>
      <w:r w:rsidRPr="00C42A6E">
        <w:t xml:space="preserve"> bison-hunting season as the period from the first day on which bison were taken during that winter (i.e., November 2019 – March 2020), which included a second day with a successful take within 7 days, and extended until the end of the winter study period (March 30; Sup. Table 1). Bison-hunting dates are flexible because harvest is influenced by bison movement more than hunting-date regulations for tribal hunters. </w:t>
      </w:r>
      <w:commentRangeStart w:id="19"/>
      <w:r w:rsidRPr="00C42A6E">
        <w:t>A</w:t>
      </w:r>
      <w:commentRangeEnd w:id="19"/>
      <w:r w:rsidRPr="00C42A6E">
        <w:rPr>
          <w:rStyle w:val="CommentReference"/>
          <w:sz w:val="24"/>
          <w:szCs w:val="24"/>
        </w:rPr>
        <w:commentReference w:id="19"/>
      </w:r>
      <w:r w:rsidRPr="00C42A6E">
        <w:t xml:space="preserve"> single exception was made for</w:t>
      </w:r>
      <w:r>
        <w:t xml:space="preserve"> the winter of 2023 (March 2024),</w:t>
      </w:r>
      <w:r w:rsidRPr="00C42A6E">
        <w:t xml:space="preserve"> when only a </w:t>
      </w:r>
      <w:r w:rsidRPr="00C42A6E">
        <w:lastRenderedPageBreak/>
        <w:t xml:space="preserve">single day </w:t>
      </w:r>
      <w:r>
        <w:t xml:space="preserve">at the end of the winter </w:t>
      </w:r>
      <w:r w:rsidRPr="00C42A6E">
        <w:t xml:space="preserve">had a successful take. An undocumented take occurs outside of these </w:t>
      </w:r>
      <w:r>
        <w:t xml:space="preserve">active hunting </w:t>
      </w:r>
      <w:r w:rsidRPr="00C42A6E">
        <w:t>periods from other sources, such as tribes harvesting other species (e.g. elk, deer, etc.). These harvests are on a much smaller scale than either the MTFWP hunting season or the tribal bison hunt (</w:t>
      </w:r>
      <w:proofErr w:type="spellStart"/>
      <w:r w:rsidRPr="00C42A6E">
        <w:t>Kqyn</w:t>
      </w:r>
      <w:proofErr w:type="spellEnd"/>
      <w:r w:rsidRPr="00C42A6E">
        <w:t xml:space="preserve"> Kuka, MTFWP Tribal Liaison and Tribal Coordinator, personal communication).</w:t>
      </w:r>
    </w:p>
    <w:p w14:paraId="39A6579F" w14:textId="77777777" w:rsidR="004D3FB5" w:rsidRPr="00C42A6E" w:rsidRDefault="004D3FB5" w:rsidP="004D3FB5">
      <w:pPr>
        <w:spacing w:line="480" w:lineRule="auto"/>
        <w:rPr>
          <w:i/>
          <w:iCs/>
        </w:rPr>
      </w:pPr>
      <w:r w:rsidRPr="00C42A6E">
        <w:rPr>
          <w:i/>
          <w:iCs/>
        </w:rPr>
        <w:t>Availability of hunter-killed carrion</w:t>
      </w:r>
    </w:p>
    <w:p w14:paraId="3D7C3C2A" w14:textId="191E089F" w:rsidR="004D3FB5" w:rsidRPr="00C42A6E" w:rsidRDefault="004D3FB5" w:rsidP="004D3FB5">
      <w:pPr>
        <w:spacing w:line="480" w:lineRule="auto"/>
        <w:ind w:firstLine="720"/>
      </w:pPr>
      <w:r w:rsidRPr="00C42A6E">
        <w:t>We calculated the availability of hunter-created biomass using hunter take information for elk and deer during the rifle hunting period from Montana Fish, Wildlife, and Parks for the 313 hunting district (</w:t>
      </w:r>
      <w:hyperlink r:id="rId11" w:history="1">
        <w:r w:rsidRPr="00C42A6E">
          <w:rPr>
            <w:rStyle w:val="Hyperlink"/>
          </w:rPr>
          <w:t>https://myfwp.mt.gov/fwpPub/harvestReports</w:t>
        </w:r>
      </w:hyperlink>
      <w:r w:rsidRPr="00C42A6E">
        <w:t xml:space="preserve">) and bison take from the NPS Bison Office (unpublished data). We adjusted MTFWP annual take estimates to account for daily variation because ungulate migration timing is weather-dependent </w:t>
      </w:r>
      <w:r w:rsidRPr="00C42A6E">
        <w:fldChar w:fldCharType="begin"/>
      </w:r>
      <w:r w:rsidR="001E7668">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42A6E">
        <w:fldChar w:fldCharType="separate"/>
      </w:r>
      <w:r w:rsidRPr="00C42A6E">
        <w:t>(Rickbeil et al. 2019)</w:t>
      </w:r>
      <w:r w:rsidRPr="00C42A6E">
        <w:fldChar w:fldCharType="end"/>
      </w:r>
      <w:r w:rsidRPr="00C42A6E">
        <w:t xml:space="preserve">. We accounted for daily variation in hunter success by using GPS data gathered from </w:t>
      </w:r>
      <w:commentRangeStart w:id="20"/>
      <w:r w:rsidRPr="00C42A6E">
        <w:t>elk</w:t>
      </w:r>
      <w:commentRangeEnd w:id="20"/>
      <w:r w:rsidR="00A2231B" w:rsidRPr="00C42A6E">
        <w:rPr>
          <w:rStyle w:val="CommentReference"/>
          <w:sz w:val="24"/>
          <w:szCs w:val="24"/>
        </w:rPr>
        <w:commentReference w:id="20"/>
      </w:r>
      <w:r w:rsidRPr="00C42A6E">
        <w:t xml:space="preserve"> radio-tagged by the Yellowstone Wolf, Cougar, and Elk project to determine the proportion of elk that had moved outside the national park boundary and are available for hunters to take. We scaled this proportion of available elk within the year and applied to the take values for all ungulate species for that hunting year.</w:t>
      </w:r>
    </w:p>
    <w:p w14:paraId="621CE315" w14:textId="77777777" w:rsidR="004D3FB5" w:rsidRPr="00C42A6E" w:rsidRDefault="004D3FB5" w:rsidP="004D3FB5">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m:t>sum</m:t>
              </m:r>
              <m:r>
                <w:rPr>
                  <w:rFonts w:ascii="Cambria Math" w:hAnsi="Cambria Math"/>
                </w:rPr>
                <m:t>(proportion elk)</m:t>
              </m:r>
            </m:den>
          </m:f>
        </m:oMath>
      </m:oMathPara>
    </w:p>
    <w:p w14:paraId="094095F1" w14:textId="1FFA27EB" w:rsidR="004D3FB5" w:rsidRDefault="004D3FB5" w:rsidP="004D3FB5">
      <w:pPr>
        <w:spacing w:line="480" w:lineRule="auto"/>
      </w:pPr>
      <w:commentRangeStart w:id="21"/>
      <w:r w:rsidRPr="00C42A6E">
        <w:t xml:space="preserve">The exception is male mule deer, </w:t>
      </w:r>
      <w:del w:id="22" w:author="Jeremy SunderRaj" w:date="2026-04-07T17:11:00Z" w16du:dateUtc="2026-04-07T23:11:00Z">
        <w:r w:rsidRPr="00C42A6E" w:rsidDel="00A2231B">
          <w:delText xml:space="preserve">which </w:delText>
        </w:r>
        <w:commentRangeEnd w:id="21"/>
        <w:r w:rsidRPr="00C42A6E" w:rsidDel="00A2231B">
          <w:rPr>
            <w:rStyle w:val="CommentReference"/>
            <w:sz w:val="24"/>
            <w:szCs w:val="24"/>
          </w:rPr>
          <w:commentReference w:id="21"/>
        </w:r>
        <w:r w:rsidRPr="00C42A6E" w:rsidDel="00A2231B">
          <w:delText xml:space="preserve"> are</w:delText>
        </w:r>
      </w:del>
      <w:ins w:id="23" w:author="Jeremy SunderRaj" w:date="2026-04-07T17:11:00Z" w16du:dateUtc="2026-04-07T23:11:00Z">
        <w:r w:rsidR="00A2231B" w:rsidRPr="00C42A6E">
          <w:t>which are</w:t>
        </w:r>
      </w:ins>
      <w:r w:rsidRPr="00C42A6E">
        <w:t xml:space="preserve"> protected during the last two weeks of the hunting season. </w:t>
      </w:r>
      <w:r>
        <w:t xml:space="preserve"> </w:t>
      </w:r>
      <w:r w:rsidRPr="00C42A6E">
        <w:t>Bison taken in the Gardiner Basin were recorded</w:t>
      </w:r>
      <w:r>
        <w:t xml:space="preserve"> by the NPS Bison Office</w:t>
      </w:r>
      <w:r w:rsidRPr="00C42A6E">
        <w:t xml:space="preserve"> daily </w:t>
      </w:r>
      <w:r>
        <w:t xml:space="preserve">during the winter </w:t>
      </w:r>
      <w:r w:rsidRPr="00C42A6E">
        <w:t xml:space="preserve">through surveys and communications with NPS law enforcement, private hunters, and game wardens. </w:t>
      </w:r>
    </w:p>
    <w:p w14:paraId="0DC4F4F4" w14:textId="1F2709E1" w:rsidR="004D3FB5" w:rsidRPr="00C42A6E" w:rsidRDefault="004D3FB5" w:rsidP="004D3FB5">
      <w:pPr>
        <w:spacing w:line="480" w:lineRule="auto"/>
        <w:ind w:firstLine="720"/>
      </w:pPr>
      <w:r w:rsidRPr="00C42A6E">
        <w:lastRenderedPageBreak/>
        <w:t xml:space="preserve">We adjusted the final take numbers to account for differences in the weights of each </w:t>
      </w:r>
      <w:r>
        <w:t xml:space="preserve">target </w:t>
      </w:r>
      <w:r w:rsidRPr="00C42A6E">
        <w:t xml:space="preserve">species with all deer species having a 0.3x multiplier and bison having a 2.15x multiplier (elk are 1x). These multipliers were calculated by comparing early winter weights of deer and elk and late winter weights of bison </w:t>
      </w:r>
      <w:commentRangeStart w:id="24"/>
      <w:r w:rsidRPr="00C42A6E">
        <w:t>(</w:t>
      </w:r>
      <w:r w:rsidRPr="00C42A6E">
        <w:fldChar w:fldCharType="begin"/>
      </w:r>
      <w:r w:rsidR="001E7668">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C42A6E">
        <w:fldChar w:fldCharType="separate"/>
      </w:r>
      <w:r w:rsidRPr="00C42A6E">
        <w:t>(Murphy et al. 1998)</w:t>
      </w:r>
      <w:r w:rsidRPr="00C42A6E">
        <w:fldChar w:fldCharType="end"/>
      </w:r>
      <w:r w:rsidRPr="00C42A6E">
        <w:t xml:space="preserve"> NPS Bison Office unpublished data).  </w:t>
      </w:r>
      <w:commentRangeEnd w:id="24"/>
      <w:r w:rsidRPr="00C42A6E">
        <w:rPr>
          <w:rStyle w:val="CommentReference"/>
          <w:sz w:val="24"/>
          <w:szCs w:val="24"/>
        </w:rPr>
        <w:commentReference w:id="24"/>
      </w:r>
      <w:r w:rsidRPr="00C42A6E">
        <w:t xml:space="preserve"> We </w:t>
      </w:r>
      <w:commentRangeStart w:id="25"/>
      <w:r w:rsidRPr="00C42A6E">
        <w:t>accounted for biomass lingering between days by allowing 25% of the biomass to carry over between days.</w:t>
      </w:r>
      <w:commentRangeEnd w:id="25"/>
      <w:r w:rsidRPr="00C42A6E">
        <w:rPr>
          <w:rStyle w:val="CommentReference"/>
          <w:sz w:val="24"/>
          <w:szCs w:val="24"/>
        </w:rPr>
        <w:commentReference w:id="25"/>
      </w:r>
    </w:p>
    <w:p w14:paraId="57F5E32C" w14:textId="77777777" w:rsidR="004D3FB5" w:rsidRPr="00C42A6E" w:rsidRDefault="004D3FB5" w:rsidP="004D3FB5">
      <w:pPr>
        <w:spacing w:line="480" w:lineRule="auto"/>
        <w:rPr>
          <w:i/>
          <w:iCs/>
        </w:rPr>
      </w:pPr>
      <w:r w:rsidRPr="00C42A6E">
        <w:rPr>
          <w:i/>
          <w:iCs/>
        </w:rPr>
        <w:t>Availability of wolf-killed carrion</w:t>
      </w:r>
    </w:p>
    <w:p w14:paraId="0F18E11C" w14:textId="77777777" w:rsidR="004D3FB5" w:rsidRPr="00C42A6E" w:rsidRDefault="004D3FB5" w:rsidP="004D3FB5">
      <w:pPr>
        <w:spacing w:line="480" w:lineRule="auto"/>
        <w:ind w:firstLine="720"/>
      </w:pPr>
      <w:r w:rsidRPr="00C42A6E">
        <w:t xml:space="preserve">We determined the location and timing of wolf kills using the output of a random forest algorithm developed by </w:t>
      </w:r>
      <w:commentRangeStart w:id="26"/>
      <w:r w:rsidRPr="00C42A6E">
        <w:t>Binder et al. (2026)</w:t>
      </w:r>
      <w:commentRangeEnd w:id="26"/>
      <w:r w:rsidRPr="00C42A6E">
        <w:rPr>
          <w:rStyle w:val="CommentReference"/>
          <w:sz w:val="24"/>
          <w:szCs w:val="24"/>
        </w:rPr>
        <w:commentReference w:id="26"/>
      </w:r>
      <w:r w:rsidRPr="00C42A6E">
        <w:t xml:space="preserve"> that predicts carrion locations from wolf movements, timing, and landscape features. The model makes no determinations about the prey species or cause of death</w:t>
      </w:r>
      <w:r>
        <w:t xml:space="preserve"> and only functions optimally during </w:t>
      </w:r>
      <w:proofErr w:type="gramStart"/>
      <w:r>
        <w:t>The</w:t>
      </w:r>
      <w:proofErr w:type="gramEnd"/>
      <w:r>
        <w:t xml:space="preserve"> winter study periods performed by the Wolf, Cougar, and Elk Project (November 15 – December 15, March 1- 30)</w:t>
      </w:r>
      <w:r w:rsidRPr="00C42A6E">
        <w:t xml:space="preserve">. Each wolf kill was available to be used by ravens from the beginning of wolf use until </w:t>
      </w:r>
      <w:commentRangeStart w:id="27"/>
      <w:r w:rsidRPr="00C42A6E">
        <w:t xml:space="preserve">1 day </w:t>
      </w:r>
      <w:commentRangeEnd w:id="27"/>
      <w:r w:rsidRPr="00C42A6E">
        <w:rPr>
          <w:rStyle w:val="CommentReference"/>
          <w:sz w:val="24"/>
          <w:szCs w:val="24"/>
        </w:rPr>
        <w:commentReference w:id="27"/>
      </w:r>
      <w:r w:rsidRPr="00C42A6E">
        <w:t xml:space="preserve">after the last wolf GPS point. This additional day accounts for the continued availability and use of the carcass after wolves have abandoned it. For resources within a raven’s territory (Fig. 1), we considered all wolf-killed carcasses within 1 kilometer of a territory to be immediately known by the local raven. For resources located after leaving the territory, we considered a raven to have visited a wolf kill if there was at least 1 GPS point within 500 meters of an active kill site. We removed wolf-kills sites identified by the predictive model that were within the appropriate hunting region for the date because the raven had already arrived to forage for hunter-killed carrion. </w:t>
      </w:r>
    </w:p>
    <w:p w14:paraId="4880A5A5" w14:textId="77777777" w:rsidR="004D3FB5" w:rsidRPr="00C42A6E" w:rsidRDefault="004D3FB5" w:rsidP="004D3FB5">
      <w:pPr>
        <w:spacing w:line="480" w:lineRule="auto"/>
        <w:rPr>
          <w:i/>
          <w:iCs/>
        </w:rPr>
      </w:pPr>
      <w:r w:rsidRPr="00C42A6E">
        <w:rPr>
          <w:i/>
          <w:iCs/>
        </w:rPr>
        <w:lastRenderedPageBreak/>
        <w:t>Raven movement decisions</w:t>
      </w:r>
    </w:p>
    <w:p w14:paraId="0A5F86CF" w14:textId="1D6E9933" w:rsidR="004D3FB5" w:rsidRPr="00C42A6E" w:rsidRDefault="004D3FB5" w:rsidP="004D3FB5">
      <w:pPr>
        <w:spacing w:line="480" w:lineRule="auto"/>
        <w:ind w:firstLine="720"/>
      </w:pPr>
      <w:r w:rsidRPr="00C42A6E">
        <w:t xml:space="preserve">To determine if a raven left its territory, we first defined the spatial boundaries of each territory. We determined a raven’s territory location and size by creating a 90% minimum convex polygon (MCP) using the package </w:t>
      </w:r>
      <w:proofErr w:type="spellStart"/>
      <w:r w:rsidRPr="00C42A6E">
        <w:t>adehabitatHR</w:t>
      </w:r>
      <w:proofErr w:type="spellEnd"/>
      <w:r w:rsidRPr="00C42A6E">
        <w:t xml:space="preserve"> (</w:t>
      </w:r>
      <w:r w:rsidRPr="00C42A6E">
        <w:rPr>
          <w:highlight w:val="yellow"/>
        </w:rPr>
        <w:t>version</w:t>
      </w:r>
      <w:r w:rsidRPr="00C42A6E">
        <w:t xml:space="preserve"> 0.4.22) in R (</w:t>
      </w:r>
      <w:r w:rsidRPr="00C42A6E">
        <w:rPr>
          <w:highlight w:val="yellow"/>
        </w:rPr>
        <w:t>version</w:t>
      </w:r>
      <w:r w:rsidRPr="00C42A6E">
        <w:t xml:space="preserve"> 4.5.1; Development Core Team </w:t>
      </w:r>
      <w:commentRangeStart w:id="28"/>
      <w:r w:rsidRPr="00C42A6E">
        <w:t>2021</w:t>
      </w:r>
      <w:commentRangeEnd w:id="28"/>
      <w:r w:rsidRPr="00C42A6E">
        <w:rPr>
          <w:rStyle w:val="CommentReference"/>
          <w:sz w:val="24"/>
          <w:szCs w:val="24"/>
        </w:rPr>
        <w:commentReference w:id="28"/>
      </w:r>
      <w:r w:rsidRPr="00C42A6E">
        <w:t xml:space="preserve">)  from GPS points collected during the breeding season (May - July). We used a less inclusive 90% MCP to remove excursive movements made after nest failure when adults </w:t>
      </w:r>
      <w:r>
        <w:t>were</w:t>
      </w:r>
      <w:r w:rsidRPr="00C42A6E">
        <w:t xml:space="preserve"> free to move widely (Fig 1). To counter the slight underestimation caused by using a 90% MCP, we determine</w:t>
      </w:r>
      <w:ins w:id="29" w:author="Jeremy SunderRaj" w:date="2026-04-08T16:24:00Z" w16du:dateUtc="2026-04-08T22:24:00Z">
        <w:r w:rsidR="00EE7BD0">
          <w:t>d</w:t>
        </w:r>
      </w:ins>
      <w:r w:rsidRPr="00C42A6E">
        <w:t xml:space="preserve"> that a raven stayed on its territory if all locations on that day were within 1 kilometer of the 90% MCP boundary. </w:t>
      </w:r>
    </w:p>
    <w:p w14:paraId="0DC35AD7" w14:textId="77777777" w:rsidR="004D3FB5" w:rsidRPr="00C42A6E" w:rsidRDefault="004D3FB5" w:rsidP="004D3FB5">
      <w:pPr>
        <w:spacing w:line="480" w:lineRule="auto"/>
        <w:ind w:firstLine="720"/>
      </w:pPr>
      <w:r w:rsidRPr="00C42A6E">
        <w:t>We determined a raven foraged for hunter-killed carrion if it had at least 1 GPS point within the appropriate hunting region polygon. The MTFWP hunting region was active for the duration of the MTFWP hunting season, and the bison hunting region was active from that date until March 30</w:t>
      </w:r>
      <w:r w:rsidRPr="00C42A6E">
        <w:rPr>
          <w:vertAlign w:val="superscript"/>
        </w:rPr>
        <w:t>th</w:t>
      </w:r>
      <w:r w:rsidRPr="00C42A6E">
        <w:t xml:space="preserve">. We removed days with fewer than 10 GPS points where the raven did not leave its territory or did not visit the hunting area because the data may have been insufficient to detect the movement. At a 30-minute fix-rate (which can be conservative for winter due to low battery levels) 10 GPS points represent 5 hours, which is half of daylight hours. </w:t>
      </w:r>
    </w:p>
    <w:p w14:paraId="1A80A0F5" w14:textId="77777777" w:rsidR="004D3FB5" w:rsidRPr="00C42A6E" w:rsidRDefault="004D3FB5" w:rsidP="004D3FB5">
      <w:pPr>
        <w:spacing w:line="480" w:lineRule="auto"/>
      </w:pPr>
      <w:r w:rsidRPr="00C42A6E">
        <w:rPr>
          <w:i/>
          <w:iCs/>
        </w:rPr>
        <w:t>Covariates</w:t>
      </w:r>
    </w:p>
    <w:p w14:paraId="53AB88FB" w14:textId="77777777" w:rsidR="004D3FB5" w:rsidRPr="00C42A6E" w:rsidRDefault="004D3FB5" w:rsidP="004D3FB5">
      <w:pPr>
        <w:spacing w:line="480" w:lineRule="auto"/>
        <w:ind w:firstLine="720"/>
      </w:pPr>
      <w:r w:rsidRPr="00C42A6E">
        <w:t xml:space="preserve">Since traveling requires both time and energy, we considered the distances of each raven’s territory to the hunting regions. We calculated the commute distance for each raven </w:t>
      </w:r>
      <w:r w:rsidRPr="00C42A6E">
        <w:lastRenderedPageBreak/>
        <w:t xml:space="preserve">by taking the Euclidean distance from the center of the 90% MCP to Yellowstone’s northern entrance station in Gardiner, MT, as that was a central location to both hunting regions. </w:t>
      </w:r>
    </w:p>
    <w:p w14:paraId="76B2E4F0" w14:textId="77777777" w:rsidR="004D3FB5" w:rsidRPr="00C42A6E" w:rsidRDefault="004D3FB5" w:rsidP="004D3FB5">
      <w:pPr>
        <w:spacing w:line="480" w:lineRule="auto"/>
        <w:ind w:firstLine="720"/>
      </w:pPr>
      <w:r w:rsidRPr="00C42A6E">
        <w:t>Ravens perform pre-breeding behaviors such as territory defense and nest building to retain possession of their territory</w:t>
      </w:r>
      <w:r>
        <w:t xml:space="preserve"> and increase the chances of nest success</w:t>
      </w:r>
      <w:r w:rsidRPr="00C42A6E">
        <w:t>. The need to perform these behaviors may impact a raven’s decision to leave its territory. Ravens in Yellowstone typically lay eggs at the end of March until the middle of April (</w:t>
      </w:r>
      <w:r w:rsidRPr="00C42A6E">
        <w:rPr>
          <w:i/>
          <w:iCs/>
        </w:rPr>
        <w:t>unpublished data</w:t>
      </w:r>
      <w:r w:rsidRPr="00C42A6E">
        <w:t xml:space="preserve">). These pre-breeding behaviors should be more prevalent closer to the </w:t>
      </w:r>
      <w:r>
        <w:t xml:space="preserve">onset of the </w:t>
      </w:r>
      <w:r w:rsidRPr="00C42A6E">
        <w:t xml:space="preserve">breeding season. For this reason, months were classified into two categories: early winter, comprising November and December, and late winter, representing March. </w:t>
      </w:r>
    </w:p>
    <w:p w14:paraId="4805D0A2" w14:textId="09C9052C" w:rsidR="004D3FB5" w:rsidRPr="00C42A6E" w:rsidRDefault="004D3FB5" w:rsidP="004D3FB5">
      <w:pPr>
        <w:spacing w:line="480" w:lineRule="auto"/>
        <w:ind w:firstLine="720"/>
      </w:pPr>
      <w:r w:rsidRPr="00C42A6E">
        <w:t xml:space="preserve">Ravens </w:t>
      </w:r>
      <w:r>
        <w:t xml:space="preserve">utilize spatial memory for foraging, </w:t>
      </w:r>
      <w:r w:rsidRPr="00C42A6E">
        <w:t>recogniz</w:t>
      </w:r>
      <w:r>
        <w:t>ing</w:t>
      </w:r>
      <w:r w:rsidRPr="00C42A6E">
        <w:t xml:space="preserve"> spaces with higher frequencies of wolf kills </w:t>
      </w:r>
      <w:r w:rsidR="002B412F">
        <w:fldChar w:fldCharType="begin"/>
      </w:r>
      <w:r w:rsidR="001E7668">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Ravens in such areas may remember and be more willing to risk staying on their territories even when a kill is not immediately available. We calculated this by taking an average of the 30-day carcass acquisition rates of wolves using the random forest predictive algorithm across all years that the raven was monitored on </w:t>
      </w:r>
      <w:r>
        <w:t>territory</w:t>
      </w:r>
      <w:r w:rsidRPr="00C42A6E">
        <w:t xml:space="preserve">. </w:t>
      </w:r>
    </w:p>
    <w:p w14:paraId="2221C406" w14:textId="05C563DA" w:rsidR="004D3FB5" w:rsidRPr="00C42A6E" w:rsidRDefault="004D3FB5" w:rsidP="004D3FB5">
      <w:pPr>
        <w:spacing w:line="480" w:lineRule="auto"/>
        <w:ind w:firstLine="720"/>
      </w:pPr>
      <w:r w:rsidRPr="00C42A6E">
        <w:t xml:space="preserve">Ravens are social animals that can utilize information sharing to locate foraging opportunities </w:t>
      </w:r>
      <w:r w:rsidRPr="00C42A6E">
        <w:fldChar w:fldCharType="begin"/>
      </w:r>
      <w:r w:rsidR="001E7668">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A territorial raven, even if it doesn’t utilize a communal roost with other ravens to gather information, might still consider the movement decisions of other ravens when deciding their own course of action. We considered the proportion of other ravens leaving their territories or visiting the hunting regions on a particular day.</w:t>
      </w:r>
    </w:p>
    <w:p w14:paraId="0469E69C" w14:textId="77777777" w:rsidR="004D3FB5" w:rsidRPr="00C42A6E" w:rsidRDefault="004D3FB5" w:rsidP="004D3FB5">
      <w:pPr>
        <w:spacing w:line="480" w:lineRule="auto"/>
        <w:ind w:firstLine="720"/>
      </w:pPr>
      <w:r w:rsidRPr="00C42A6E">
        <w:lastRenderedPageBreak/>
        <w:t>Walker et al. (2018) found snowpack to be an important predictor in raven use of wolf habitat in Yellowstone. We similarly include</w:t>
      </w:r>
      <w:r>
        <w:t>d</w:t>
      </w:r>
      <w:r w:rsidRPr="00C42A6E">
        <w:t xml:space="preserve"> snow depth and maximum daily temperature from Mammoth, WY, as predictors that might similarly impact territorial raven decision-making. </w:t>
      </w:r>
    </w:p>
    <w:p w14:paraId="6DC0ACA3" w14:textId="77777777" w:rsidR="004D3FB5" w:rsidRPr="00C42A6E" w:rsidRDefault="004D3FB5" w:rsidP="004D3FB5">
      <w:pPr>
        <w:spacing w:line="480" w:lineRule="auto"/>
        <w:rPr>
          <w:i/>
          <w:iCs/>
        </w:rPr>
      </w:pPr>
      <w:r w:rsidRPr="00C42A6E">
        <w:rPr>
          <w:i/>
          <w:iCs/>
        </w:rPr>
        <w:t>Raven conditional movement model</w:t>
      </w:r>
    </w:p>
    <w:p w14:paraId="13ABCB60" w14:textId="77777777" w:rsidR="004D3FB5" w:rsidRPr="00C42A6E" w:rsidRDefault="004D3FB5" w:rsidP="004D3FB5">
      <w:pPr>
        <w:spacing w:line="480" w:lineRule="auto"/>
      </w:pPr>
      <w:r w:rsidRPr="00C42A6E">
        <w:tab/>
        <w:t xml:space="preserve">We investigated how the availability from two sources of carrion, hunters and wolves, drives movement decisions of breeding ravens during the winter by creating a conditional binomial generalized linear mixed model (GLMM) using the R package </w:t>
      </w:r>
      <w:r w:rsidRPr="00C42A6E">
        <w:rPr>
          <w:i/>
          <w:iCs/>
        </w:rPr>
        <w:t>lme4</w:t>
      </w:r>
      <w:r w:rsidRPr="00C42A6E">
        <w:t xml:space="preserve"> (</w:t>
      </w:r>
      <w:r w:rsidRPr="00C42A6E">
        <w:rPr>
          <w:highlight w:val="yellow"/>
        </w:rPr>
        <w:t>version</w:t>
      </w:r>
      <w:r w:rsidRPr="00C42A6E">
        <w:t xml:space="preserve"> 1.1-37) with a random effect for individual. We used a conditional model to decompose the commuting process into two distinct decisions. The first is whether a raven decides to leave its territory (hereafter territory model). The second is if, after leaving the territory, the raven decides to visit the hunting regions (hereafter hunting model). We used the second part of the conditional model to account for the presence of other resources (e.g. wolf kills outside the territory or food in other gateway communities) that may influence a raven’s decision. </w:t>
      </w:r>
    </w:p>
    <w:p w14:paraId="40A5D38E" w14:textId="77777777" w:rsidR="004D3FB5" w:rsidRPr="00C42A6E" w:rsidRDefault="004D3FB5" w:rsidP="004D3FB5">
      <w:pPr>
        <w:spacing w:line="480" w:lineRule="auto"/>
        <w:ind w:firstLine="720"/>
      </w:pPr>
      <w:r w:rsidRPr="00C42A6E">
        <w:t xml:space="preserve">We restricted both models to data from </w:t>
      </w:r>
      <w:commentRangeStart w:id="30"/>
      <w:r w:rsidRPr="00C42A6E">
        <w:t xml:space="preserve">the 30-day early (Nov 15 - Dec 15) and late (March 1 - 30) winter study </w:t>
      </w:r>
      <w:commentRangeEnd w:id="30"/>
      <w:r w:rsidRPr="00C42A6E">
        <w:rPr>
          <w:rStyle w:val="CommentReference"/>
          <w:sz w:val="24"/>
          <w:szCs w:val="24"/>
        </w:rPr>
        <w:commentReference w:id="30"/>
      </w:r>
      <w:r w:rsidRPr="00C42A6E">
        <w:t xml:space="preserve">periods </w:t>
      </w:r>
      <w:r>
        <w:t>performed</w:t>
      </w:r>
      <w:r w:rsidRPr="00C42A6E">
        <w:t xml:space="preserve"> by the Yellowstone Wolf, Cougar, and Elk </w:t>
      </w:r>
      <w:r>
        <w:t>P</w:t>
      </w:r>
      <w:r w:rsidRPr="00C42A6E">
        <w:t xml:space="preserve">roject because that is the </w:t>
      </w:r>
      <w:commentRangeStart w:id="31"/>
      <w:r w:rsidRPr="00C42A6E">
        <w:t xml:space="preserve">period the wolf carcass predictive algorithm works for due to a higher wolf collar fix rate. </w:t>
      </w:r>
      <w:commentRangeEnd w:id="31"/>
      <w:r w:rsidR="00197431">
        <w:rPr>
          <w:rStyle w:val="CommentReference"/>
        </w:rPr>
        <w:commentReference w:id="31"/>
      </w:r>
      <w:r w:rsidRPr="00C42A6E">
        <w:t>We included two covariates to represent the hunting season and assess to what extent ravens tracked the potential biomass versus a broader seasonally determined availability.</w:t>
      </w:r>
      <w:r w:rsidRPr="00F53903">
        <w:t xml:space="preserve"> </w:t>
      </w:r>
      <w:r w:rsidRPr="00C42A6E">
        <w:t xml:space="preserve">We included an interaction term between the wolf-kill covariate </w:t>
      </w:r>
      <w:r w:rsidRPr="00C42A6E">
        <w:lastRenderedPageBreak/>
        <w:t>(active kill and visited kill) and the amount of hunting biomass</w:t>
      </w:r>
      <w:r>
        <w:t xml:space="preserve"> available</w:t>
      </w:r>
      <w:r w:rsidRPr="00C42A6E">
        <w:t xml:space="preserve"> to determine if anthropogenic resources were prioritized in the decision-making process. Other covariates in the territory model include the distance to the hunting regions, average wolf kill density within the territory, pre-breeding season period, the proportion of other ravens leaving their territories, daily maximum temperature, and daily snow depth. Other covariates in the hunting model are the distance to the hunting region, the proportion of other ravens visiting the hunting regions, average daily temperature, and daily snow depth.</w:t>
      </w:r>
    </w:p>
    <w:p w14:paraId="34B1B279" w14:textId="77777777" w:rsidR="004D3FB5" w:rsidRPr="00C42A6E" w:rsidRDefault="004D3FB5" w:rsidP="004D3FB5">
      <w:pPr>
        <w:spacing w:line="480" w:lineRule="auto"/>
      </w:pPr>
    </w:p>
    <w:p w14:paraId="2018952A" w14:textId="77777777" w:rsidR="004D3FB5" w:rsidRPr="00C42A6E" w:rsidRDefault="004D3FB5" w:rsidP="004D3FB5">
      <w:pPr>
        <w:spacing w:line="480" w:lineRule="auto"/>
        <w:rPr>
          <w:b/>
          <w:bCs/>
        </w:rPr>
      </w:pPr>
      <w:r w:rsidRPr="00C42A6E">
        <w:rPr>
          <w:b/>
          <w:bCs/>
        </w:rPr>
        <w:t>Results</w:t>
      </w:r>
    </w:p>
    <w:p w14:paraId="6A1F317D" w14:textId="37C3C137" w:rsidR="004D3FB5" w:rsidRPr="00C42A6E" w:rsidRDefault="004D3FB5" w:rsidP="004D3FB5">
      <w:pPr>
        <w:spacing w:line="480" w:lineRule="auto"/>
        <w:ind w:firstLine="720"/>
      </w:pPr>
      <w:r w:rsidRPr="00C42A6E">
        <w:t xml:space="preserve">Between October 2019 and March 2024, we gathered 2095 decision days (mean = 104.8, </w:t>
      </w:r>
      <w:proofErr w:type="spellStart"/>
      <w:r w:rsidRPr="00C42A6E">
        <w:t>sd</w:t>
      </w:r>
      <w:proofErr w:type="spellEnd"/>
      <w:r w:rsidRPr="00C42A6E">
        <w:t xml:space="preserve"> = 63, range = 4 - 219) from 20 territorial ravens (12 female, 8 male). Ravens decided to leave their territories an average of 87.5% of days (range = 13.9 – 100%, </w:t>
      </w:r>
      <w:proofErr w:type="spellStart"/>
      <w:r w:rsidRPr="00C42A6E">
        <w:t>sd</w:t>
      </w:r>
      <w:proofErr w:type="spellEnd"/>
      <w:r w:rsidRPr="00C42A6E">
        <w:t xml:space="preserve"> = 19.8%, Fig. 2). After leaving their territory, ravens traveled </w:t>
      </w:r>
      <w:r>
        <w:t xml:space="preserve">between 7.4 and 64 km (median = </w:t>
      </w:r>
      <w:r w:rsidRPr="00C42A6E">
        <w:t>3</w:t>
      </w:r>
      <w:r>
        <w:t>2</w:t>
      </w:r>
      <w:r w:rsidRPr="00C42A6E">
        <w:t xml:space="preserve">.6 km, </w:t>
      </w:r>
      <w:proofErr w:type="spellStart"/>
      <w:r w:rsidRPr="00C42A6E">
        <w:t>sd</w:t>
      </w:r>
      <w:proofErr w:type="spellEnd"/>
      <w:r w:rsidRPr="00C42A6E">
        <w:t xml:space="preserve"> = 15.7) to forage in the hunting area 70.6% of days (range = 0 – 100%, </w:t>
      </w:r>
      <w:proofErr w:type="spellStart"/>
      <w:r w:rsidRPr="00C42A6E">
        <w:t>sd</w:t>
      </w:r>
      <w:proofErr w:type="spellEnd"/>
      <w:r w:rsidRPr="00C42A6E">
        <w:t xml:space="preserve"> = 31.4%, Fig. 2). Two ravens residing at Old Faithful (7485, 7494; 63 km from hunting regions), the territories farthest from the hunting regions, never traveled to the hunting area</w:t>
      </w:r>
      <w:r>
        <w:t xml:space="preserve"> and preferred to forage in West Yellowstone, MT </w:t>
      </w:r>
      <w:r w:rsidRPr="00C42A6E">
        <w:t>(Fig. 2</w:t>
      </w:r>
      <w:r>
        <w:t>, 3</w:t>
      </w:r>
      <w:r w:rsidRPr="00C42A6E">
        <w:t xml:space="preserve">). Conversely, two individuals that lived in the interior (8900, 33 km from hunting regions) and in the northern range (8902, 9.5 km from hunting regions) always chose to leave their territories (Fig. 2). </w:t>
      </w:r>
    </w:p>
    <w:p w14:paraId="49BA8251" w14:textId="26E85C7D" w:rsidR="004D3FB5" w:rsidRPr="00C42A6E" w:rsidRDefault="004D3FB5" w:rsidP="004D3FB5">
      <w:pPr>
        <w:spacing w:line="480" w:lineRule="auto"/>
        <w:ind w:firstLine="720"/>
      </w:pPr>
      <w:r w:rsidRPr="00C42A6E">
        <w:t>Wolf kills were rarely available</w:t>
      </w:r>
      <w:r w:rsidR="00014CB0">
        <w:t xml:space="preserve"> and utilized</w:t>
      </w:r>
      <w:r w:rsidR="003F16C1">
        <w:t xml:space="preserve"> by individual</w:t>
      </w:r>
      <w:r w:rsidRPr="00C42A6E">
        <w:t xml:space="preserve"> territorial ravens, either within their territory or beyond it. Raven territories were 0.8 – 21.2 km</w:t>
      </w:r>
      <w:r w:rsidRPr="00C42A6E">
        <w:rPr>
          <w:vertAlign w:val="superscript"/>
        </w:rPr>
        <w:t>2</w:t>
      </w:r>
      <w:r>
        <w:t xml:space="preserve"> (median = 3.3 km</w:t>
      </w:r>
      <w:r w:rsidRPr="00C42A6E">
        <w:rPr>
          <w:vertAlign w:val="superscript"/>
        </w:rPr>
        <w:t>2</w:t>
      </w:r>
      <w:r>
        <w:t>,</w:t>
      </w:r>
      <w:r w:rsidRPr="00C42A6E">
        <w:t xml:space="preserve"> </w:t>
      </w:r>
      <w:proofErr w:type="spellStart"/>
      <w:r w:rsidRPr="00C42A6E">
        <w:lastRenderedPageBreak/>
        <w:t>sd</w:t>
      </w:r>
      <w:proofErr w:type="spellEnd"/>
      <w:r w:rsidRPr="00C42A6E">
        <w:t xml:space="preserve"> = 6.3 km</w:t>
      </w:r>
      <w:r w:rsidRPr="00C42A6E">
        <w:rPr>
          <w:vertAlign w:val="superscript"/>
        </w:rPr>
        <w:t>2</w:t>
      </w:r>
      <w:r w:rsidRPr="00C42A6E">
        <w:t>) and each territory only had a wolf kill available for a mean of 3.1% of days (</w:t>
      </w:r>
      <w:proofErr w:type="spellStart"/>
      <w:r>
        <w:t>n</w:t>
      </w:r>
      <w:r>
        <w:rPr>
          <w:vertAlign w:val="subscript"/>
        </w:rPr>
        <w:t>kills</w:t>
      </w:r>
      <w:proofErr w:type="spellEnd"/>
      <w:r>
        <w:t xml:space="preserve"> = 25, </w:t>
      </w:r>
      <w:r w:rsidRPr="00C42A6E">
        <w:t xml:space="preserve">range = 0 – 25%, </w:t>
      </w:r>
      <w:proofErr w:type="spellStart"/>
      <w:r w:rsidRPr="00C42A6E">
        <w:t>sd</w:t>
      </w:r>
      <w:proofErr w:type="spellEnd"/>
      <w:r w:rsidRPr="00C42A6E">
        <w:t xml:space="preserve"> = 6.1%). </w:t>
      </w:r>
      <w:r>
        <w:t xml:space="preserve">We recorded ravens going within 500 m of wolf kills on their territories 26.5% of days we defined as having an available wolf kill (53.1% for within 1000 m) </w:t>
      </w:r>
      <w:commentRangeStart w:id="32"/>
      <w:r>
        <w:t>and ravens visited a particular wolf kill on at least one day during its available duration 32% of the time</w:t>
      </w:r>
      <w:commentRangeEnd w:id="32"/>
      <w:r>
        <w:rPr>
          <w:rStyle w:val="CommentReference"/>
          <w:sz w:val="24"/>
          <w:szCs w:val="24"/>
        </w:rPr>
        <w:commentReference w:id="32"/>
      </w:r>
      <w:r>
        <w:t xml:space="preserve">. </w:t>
      </w:r>
      <w:commentRangeStart w:id="33"/>
      <w:r w:rsidRPr="00C42A6E">
        <w:t xml:space="preserve">Wolf kills were only found outside of the territory on a mean of </w:t>
      </w:r>
      <w:r w:rsidR="008C6ACC">
        <w:t>2.8</w:t>
      </w:r>
      <w:r w:rsidRPr="00C42A6E">
        <w:t xml:space="preserve">% of days </w:t>
      </w:r>
      <w:r>
        <w:t xml:space="preserve">when ravens left their territory </w:t>
      </w:r>
      <w:r w:rsidRPr="00C42A6E">
        <w:t>(</w:t>
      </w:r>
      <w:proofErr w:type="spellStart"/>
      <w:r>
        <w:t>n</w:t>
      </w:r>
      <w:r w:rsidR="00A9586A">
        <w:rPr>
          <w:vertAlign w:val="subscript"/>
        </w:rPr>
        <w:t>kills</w:t>
      </w:r>
      <w:proofErr w:type="spellEnd"/>
      <w:r>
        <w:t xml:space="preserve"> = </w:t>
      </w:r>
      <w:r w:rsidR="00A9586A">
        <w:t>4</w:t>
      </w:r>
      <w:r w:rsidR="00D84799">
        <w:t>4</w:t>
      </w:r>
      <w:r>
        <w:t xml:space="preserve">, </w:t>
      </w:r>
      <w:r w:rsidRPr="00C42A6E">
        <w:t xml:space="preserve">range = </w:t>
      </w:r>
      <w:r w:rsidR="008C6ACC">
        <w:t>0</w:t>
      </w:r>
      <w:r w:rsidRPr="00C42A6E">
        <w:t xml:space="preserve"> – </w:t>
      </w:r>
      <w:r w:rsidR="008C6ACC">
        <w:t>10.1</w:t>
      </w:r>
      <w:r w:rsidRPr="00C42A6E">
        <w:t xml:space="preserve">%, </w:t>
      </w:r>
      <w:proofErr w:type="spellStart"/>
      <w:r w:rsidRPr="00C42A6E">
        <w:t>sd</w:t>
      </w:r>
      <w:proofErr w:type="spellEnd"/>
      <w:r w:rsidRPr="00C42A6E">
        <w:t xml:space="preserve"> = </w:t>
      </w:r>
      <w:r w:rsidR="008C6ACC">
        <w:t>3</w:t>
      </w:r>
      <w:r w:rsidRPr="00C42A6E">
        <w:t xml:space="preserve">%, Fig. 2). </w:t>
      </w:r>
      <w:commentRangeEnd w:id="33"/>
      <w:r w:rsidR="008830C2">
        <w:rPr>
          <w:rStyle w:val="CommentReference"/>
        </w:rPr>
        <w:commentReference w:id="33"/>
      </w:r>
      <w:r w:rsidRPr="00C42A6E">
        <w:t>Most extraterritorial trips (</w:t>
      </w:r>
      <w:r w:rsidR="00CA1D0E">
        <w:t>54.4</w:t>
      </w:r>
      <w:r w:rsidRPr="00C42A6E">
        <w:t>%) with a wolf kill involved the raven investigating the hunting areas as well (range = 1</w:t>
      </w:r>
      <w:r w:rsidR="00CA1D0E">
        <w:t>4.3</w:t>
      </w:r>
      <w:r w:rsidRPr="00C42A6E">
        <w:t xml:space="preserve"> – 100%, </w:t>
      </w:r>
      <w:proofErr w:type="spellStart"/>
      <w:r w:rsidRPr="00C42A6E">
        <w:t>sd</w:t>
      </w:r>
      <w:proofErr w:type="spellEnd"/>
      <w:r w:rsidRPr="00C42A6E">
        <w:t xml:space="preserve"> = 3</w:t>
      </w:r>
      <w:r w:rsidR="00CA1D0E">
        <w:t>5.7</w:t>
      </w:r>
      <w:r w:rsidRPr="00C42A6E">
        <w:t xml:space="preserve">%, Fig. 2). In addition to the two main carrion resources available on the landscape, ravens also visited various anthropogenic subsidies. </w:t>
      </w:r>
      <w:r>
        <w:t xml:space="preserve">We recorded at least one GPS point at </w:t>
      </w:r>
      <w:r w:rsidRPr="00C42A6E">
        <w:t>the landfill and sewage treatment ponds in Gardiner,</w:t>
      </w:r>
      <w:r>
        <w:t xml:space="preserve"> MT,</w:t>
      </w:r>
      <w:r w:rsidRPr="00C42A6E">
        <w:t xml:space="preserve"> an average of 15.2% of trips to the hunting regions throughout the winter (range = 0 – 60%, </w:t>
      </w:r>
      <w:proofErr w:type="spellStart"/>
      <w:r w:rsidRPr="00C42A6E">
        <w:t>sd</w:t>
      </w:r>
      <w:proofErr w:type="spellEnd"/>
      <w:r w:rsidRPr="00C42A6E">
        <w:t xml:space="preserve"> = 17.3%, Fig. 1). </w:t>
      </w:r>
    </w:p>
    <w:p w14:paraId="13264B93" w14:textId="77777777" w:rsidR="004D3FB5" w:rsidRDefault="004D3FB5" w:rsidP="004D3FB5">
      <w:pPr>
        <w:spacing w:line="480" w:lineRule="auto"/>
        <w:rPr>
          <w:i/>
          <w:iCs/>
        </w:rPr>
      </w:pPr>
      <w:r w:rsidRPr="00C42A6E">
        <w:rPr>
          <w:i/>
          <w:iCs/>
        </w:rPr>
        <w:t>Foraging movement decisions</w:t>
      </w:r>
    </w:p>
    <w:p w14:paraId="3F2DFA54" w14:textId="2DA984CF" w:rsidR="004D3FB5" w:rsidRPr="00C42A6E" w:rsidRDefault="004D3FB5" w:rsidP="004D3FB5">
      <w:pPr>
        <w:spacing w:line="480" w:lineRule="auto"/>
        <w:ind w:firstLine="720"/>
      </w:pPr>
      <w:r w:rsidRPr="00C42A6E">
        <w:t xml:space="preserve">Food availability and weather conditions both impacted a raven’s decision to leave its territory. A wolf </w:t>
      </w:r>
      <w:proofErr w:type="gramStart"/>
      <w:r w:rsidRPr="00C42A6E">
        <w:t>kill</w:t>
      </w:r>
      <w:proofErr w:type="gramEnd"/>
      <w:r w:rsidRPr="00C42A6E">
        <w:t xml:space="preserve"> within 1 km of a raven’s territory decreased </w:t>
      </w:r>
      <w:r>
        <w:t>its</w:t>
      </w:r>
      <w:r w:rsidRPr="00C42A6E">
        <w:t xml:space="preserve"> chance</w:t>
      </w:r>
      <w:r>
        <w:t>s</w:t>
      </w:r>
      <w:r w:rsidRPr="00C42A6E">
        <w:t xml:space="preserve"> of leaving its territory</w:t>
      </w:r>
      <w:r>
        <w:t xml:space="preserve"> by 4.4 – 7.7%, choosing to leave their territory a predicted 84.</w:t>
      </w:r>
      <w:r w:rsidR="00665500">
        <w:t>8</w:t>
      </w:r>
      <w:r>
        <w:t xml:space="preserve"> – 9</w:t>
      </w:r>
      <w:r w:rsidR="00665500">
        <w:t>3.9</w:t>
      </w:r>
      <w:r>
        <w:t>% of the time a wolf kill was present</w:t>
      </w:r>
      <w:r w:rsidRPr="00C42A6E">
        <w:t xml:space="preserve"> (-0.8, SE = 0.36, p &lt; 0.05, Table 1, Fig. 4, 5). The availability of hunter-created carrion did not impact a raven’s decision to leave its territory, regardless of the metric of consideration (hunting biomass: -0.013, SE = 0.081, p = 0.88; hunting season: -0.22, SE = 0.21, p = 0.31, Fig. 4, 5</w:t>
      </w:r>
      <w:r>
        <w:t xml:space="preserve">; </w:t>
      </w:r>
      <w:r w:rsidRPr="00C42A6E">
        <w:t xml:space="preserve">Table 1, Fig. 4). Ravens left their territories more often when snow depth was greater (0.20, SE = 0.10, p &lt; 0.05, Table 1). Ravens were less likely to leave their territory during March compared to November and December (-0.46, SE = 0.21, </w:t>
      </w:r>
      <w:r w:rsidRPr="00C42A6E">
        <w:lastRenderedPageBreak/>
        <w:t xml:space="preserve">p &lt; 0.05, Table 1). The effect of the study period was not complicated by the </w:t>
      </w:r>
      <w:commentRangeStart w:id="34"/>
      <w:r w:rsidRPr="00C42A6E">
        <w:t xml:space="preserve">temperature during late and early winter </w:t>
      </w:r>
      <w:commentRangeEnd w:id="34"/>
      <w:r w:rsidR="003D35C9" w:rsidRPr="00C42A6E">
        <w:rPr>
          <w:rStyle w:val="CommentReference"/>
          <w:sz w:val="24"/>
          <w:szCs w:val="24"/>
        </w:rPr>
        <w:commentReference w:id="34"/>
      </w:r>
      <w:r w:rsidRPr="00C42A6E">
        <w:t>(0.049, SE = 0.18, p = 0.79, Table 1). The removal of the weather covariates from the model did lead to a positive impact of other ravens traveling from their territory (0.18, SE = 0.079, p &lt; 0.05, Sup. Table 2).</w:t>
      </w:r>
    </w:p>
    <w:p w14:paraId="61E93DA2" w14:textId="0C7E00A8" w:rsidR="004D3FB5" w:rsidRPr="00C42A6E" w:rsidRDefault="004D3FB5" w:rsidP="004D3FB5">
      <w:pPr>
        <w:spacing w:line="480" w:lineRule="auto"/>
        <w:ind w:firstLine="720"/>
      </w:pPr>
      <w:r w:rsidRPr="00C42A6E">
        <w:t xml:space="preserve">When a raven left its territory, its destination was influenced by many factors. Ravens were more likely to visit the hunting regions during the </w:t>
      </w:r>
      <w:commentRangeStart w:id="35"/>
      <w:r w:rsidRPr="00C42A6E">
        <w:t xml:space="preserve">hunting season </w:t>
      </w:r>
      <w:commentRangeEnd w:id="35"/>
      <w:r w:rsidRPr="00C42A6E">
        <w:rPr>
          <w:rStyle w:val="CommentReference"/>
          <w:sz w:val="24"/>
          <w:szCs w:val="24"/>
        </w:rPr>
        <w:commentReference w:id="35"/>
      </w:r>
      <w:r w:rsidRPr="00C42A6E">
        <w:t>(0.5</w:t>
      </w:r>
      <w:r w:rsidR="00B957AD">
        <w:t>6</w:t>
      </w:r>
      <w:r w:rsidRPr="00C42A6E">
        <w:t>, SE = 0.19, p &lt; 0.01, Table 2, Fig. 6), but they were not influenced by the actual amount of biomass available in hunting areas (-0.08</w:t>
      </w:r>
      <w:r w:rsidR="00B957AD">
        <w:t>4</w:t>
      </w:r>
      <w:r w:rsidRPr="00C42A6E">
        <w:t>, SE = 0.08, p = 0.</w:t>
      </w:r>
      <w:r w:rsidR="009B2D91">
        <w:t>29</w:t>
      </w:r>
      <w:r w:rsidRPr="00C42A6E">
        <w:t>, Table 2, Fig. 6). When a wolf kill was located outside of a raven’s territory, it greatly reduced the likelihood of visiting the hunting area</w:t>
      </w:r>
      <w:r>
        <w:t xml:space="preserve"> by 4</w:t>
      </w:r>
      <w:r w:rsidR="002F75AB">
        <w:t>9</w:t>
      </w:r>
      <w:r>
        <w:t xml:space="preserve"> – 5</w:t>
      </w:r>
      <w:r w:rsidR="002F75AB">
        <w:t>2</w:t>
      </w:r>
      <w:r>
        <w:t>% with a predicted 15 – 2</w:t>
      </w:r>
      <w:r w:rsidR="002F75AB">
        <w:t>3.7</w:t>
      </w:r>
      <w:r>
        <w:t>% of days ending in a visit to the hunting region</w:t>
      </w:r>
      <w:r w:rsidRPr="00C42A6E">
        <w:t xml:space="preserve"> (-2.</w:t>
      </w:r>
      <w:r w:rsidR="002F75AB">
        <w:t>3</w:t>
      </w:r>
      <w:r w:rsidRPr="00C42A6E">
        <w:t>, SE = 0.3</w:t>
      </w:r>
      <w:r w:rsidR="002F75AB">
        <w:t>6</w:t>
      </w:r>
      <w:r w:rsidRPr="00C42A6E">
        <w:t>, p &lt; 0.001, Table 2, Fig. 6). Ravens with territories closer to the hunting regions visited the hunting area more often (-1.7, SE = 0.42, p &lt; 0.001, Table 2, Fig. 6). Ravens were more likely to travel to the hunting area when a greater proportion of GPS tracked territorial ravens made the same decision (0.38, SE = 0.081, p &lt; 0.001 Table 2, Fig. 6). Ravens’ visits to the hunting area increased as temperatures dropped (-0.22, SE = 0.078, p &lt; 0.01, Table 2, Fig. 6) and snow depth increased (0.22, SE = 0.094, p &lt; 0.05, Table 2, Fig. 6).</w:t>
      </w:r>
      <w:r w:rsidRPr="00B33EC3">
        <w:t xml:space="preserve"> </w:t>
      </w:r>
    </w:p>
    <w:p w14:paraId="4BEE56E1" w14:textId="77777777" w:rsidR="004D3FB5" w:rsidRPr="00C42A6E" w:rsidRDefault="004D3FB5" w:rsidP="004D3FB5">
      <w:pPr>
        <w:spacing w:line="480" w:lineRule="auto"/>
      </w:pPr>
    </w:p>
    <w:p w14:paraId="1187C637" w14:textId="77777777" w:rsidR="004D3FB5" w:rsidRPr="00C42A6E" w:rsidRDefault="004D3FB5" w:rsidP="004D3FB5">
      <w:pPr>
        <w:spacing w:line="480" w:lineRule="auto"/>
      </w:pPr>
      <w:r w:rsidRPr="00C42A6E">
        <w:rPr>
          <w:b/>
          <w:bCs/>
        </w:rPr>
        <w:t>Discussion</w:t>
      </w:r>
    </w:p>
    <w:p w14:paraId="20CBE29B" w14:textId="3A3E8E86" w:rsidR="004D3FB5" w:rsidRPr="00C42A6E" w:rsidRDefault="004D3FB5" w:rsidP="004D3FB5">
      <w:pPr>
        <w:spacing w:line="480" w:lineRule="auto"/>
      </w:pPr>
      <w:r w:rsidRPr="00C42A6E">
        <w:tab/>
        <w:t xml:space="preserve">Organisms face thousands of critical decisions throughout their lives and make decisions on every scale. Macro-scale decisions such as whether to disperse to a new area </w:t>
      </w:r>
      <w:r w:rsidRPr="00C42A6E">
        <w:lastRenderedPageBreak/>
        <w:t xml:space="preserve">are made infrequently. These choices confer high-risk and high-reward on an individual’s fitness, potentially reducing competition and providing new breeding opportunities </w:t>
      </w:r>
      <w:r w:rsidRPr="00C42A6E">
        <w:fldChar w:fldCharType="begin"/>
      </w:r>
      <w:r w:rsidR="001E7668">
        <w:instrText xml:space="preserve"> ADDIN ZOTERO_ITEM CSL_CITATION {"citationID":"mcghizWP","properties":{"formattedCitation":"(Johnson and Gaines 1987, Bonte et al. 2014)","plainCitation":"(Johnson and Gaines 1987, Bonte et al. 2014)","noteIndex":0},"citationItems":[{"id":1187,"uris":["http://zotero.org/users/9968163/items/JEFP2UKR"],"itemData":{"id":1187,"type":"article-journal","abstract":"Three 0.8—ha fenced enclosures (X, Y, and Z) were used to determine the consequences of dispersal on the fitness of individual prairie voles, Microtus ochrogaster. Dispersers from enclosure X were marked and were either placed in a vacant enclosure (Z) or returned to their original enclosure (X) (frustrated dispersers). Enclosure Y contained a population of residents where all dispersers from that population were allowed to leave. The survival and reproduction of animals in all enclosures were monitored for 10 wk. Nine replicates of the experiment were performed over a 2—yr period. There was a greater proportion of subadults among dispersers than among residents. There were no differences in sex ratio or reproductive condition between dispersers and residents. Dispersers had the highest survival, followed by residents on enclosure X, and finally, frustrated dispersers. The reproductive activity of dispersers and frustrated dispersers was equal, and both were greater than that of residents on enclosure X. When survival and reproductive activity were combined into a general fitness index, dispersers had the highest relative fitness. Residents on enclosure X and frustrated dispersers had lower and approximately equal fitness. A comparison of the survival and reproductive activity of animals on enclosures X (where one—half of the dispersers were returned to the enclosure) and Y (where all dispersers were allowed to leave), indicated that only the survival of adult females on enclosure Y increased as a result of the reduced density on that enclosure. It was concluded that (1) dispersal into optimal habitat resulted in high survival and reproduction, (2) frustrated dispersal resulted in low survival, but once these animals became established, they showed high reproductive activity, and (3) females appeared to benefit most from living in a population when density was reduced by dispersal.","container-title":"Ecology","DOI":"10.2307/1938474","ISSN":"1939-9170","issue":"3","language":"en","license":"© 1987 by the Ecological Society of America","note":"_eprint: https://esajournals.onlinelibrary.wiley.com/doi/pdf/10.2307/1938474","page":"684-694","source":"Wiley Online Library","title":"The Selective Basis for Dispersal of the Prairie Vole, Microtus Ochrogaster","volume":"68","author":[{"family":"Johnson","given":"Michael L."},{"family":"Gaines","given":"Michael S."}],"issued":{"date-parts":[["1987"]]}}},{"id":1190,"uris":["http://zotero.org/users/9968163/items/JQGTVAY7"],"itemData":{"id":1190,"type":"article-journal","abstract":"Dispersal is essential for population persistence in transient environments. While costs of dispersal are ubiquitous, individual advantages of dispersal remain poorly understood. Not all individuals from a population disperse, and individual heterogeneity in costs and benefits of dispersal underlie phenotype-dependent dispersal strategies. Dispersing phenotypes are always expected to maximize their fitness by adaptive decision making relative to the alternative strategy of remaining philopatric. While this first principle is well acknowledged in theoretical ecology, empirical verification is extremely difficult, due to a plethora of experimental constraints. We studied fitness prospects of dispersal in a game theoretical context using the two-spotted spider mite Tetranychus urticae as a model species. We demonstrate that dispersing phenotypes represent those individuals able to maximize their fitness in a novel, less populated environment reached after dispersal. In contrast to philopatric phenotypes, successful dispersers performed better in a low density post-dispersal context, but worse in a high density philopatric context. They increased fitness about 450% relative to the strategy of remaining philopatric. The optimization of phenotype-dependent dispersal, thus, maximizes fitness.","container-title":"Ecology","DOI":"10.1890/13-2269.1","ISSN":"1939-9170","issue":"11","language":"en","license":"© 2014 by the Ecological Society of America","note":"_eprint: https://esajournals.onlinelibrary.wiley.com/doi/pdf/10.1890/13-2269.1","page":"3104-3111","source":"Wiley Online Library","title":"Fitness maximization by dispersal: evidence from an invasion experiment","title-short":"Fitness maximization by dispersal","volume":"95","author":[{"family":"Bonte","given":"D."},{"family":"De Roissart","given":"A."},{"family":"Wybouw","given":"N."},{"family":"Van Leeuwen","given":"T."}],"issued":{"date-parts":[["2014"]]}}}],"schema":"https://github.com/citation-style-language/schema/raw/master/csl-citation.json"} </w:instrText>
      </w:r>
      <w:r w:rsidRPr="00C42A6E">
        <w:fldChar w:fldCharType="separate"/>
      </w:r>
      <w:r w:rsidRPr="00C42A6E">
        <w:t>(Johnson and Gaines 1987, Bonte et al. 2014)</w:t>
      </w:r>
      <w:r w:rsidRPr="00C42A6E">
        <w:fldChar w:fldCharType="end"/>
      </w:r>
      <w:r w:rsidRPr="00C42A6E">
        <w:t xml:space="preserve">. Micro-scale decisions enable individuals to optimize efficiency, for example, by reducing predation risk based on location within a herd </w:t>
      </w:r>
      <w:r w:rsidRPr="00C42A6E">
        <w:fldChar w:fldCharType="begin"/>
      </w:r>
      <w:r w:rsidR="001E7668">
        <w:instrText xml:space="preserve"> ADDIN ZOTERO_ITEM CSL_CITATION {"citationID":"unv9OV50","properties":{"formattedCitation":"(Morrell et al. 2011)","plainCitation":"(Morrell et al. 2011)","noteIndex":0},"citationItems":[{"id":1194,"uris":["http://zotero.org/users/9968163/items/QI8ZNDL4"],"itemData":{"id":1194,"type":"article-journal","container-title":"Behavioral Ecology","DOI":"10.1093/beheco/arq157","ISSN":"1045-2249, 1465-7279","issue":"1","journalAbbreviation":"Behavioral Ecology","language":"en","page":"16-22","source":"DOI.org (Crossref)","title":"Spatial positioning in the selfish herd","volume":"22","author":[{"family":"Morrell","given":"L. J."},{"family":"Ruxton","given":"G. D."},{"family":"James","given":"R."}],"issued":{"date-parts":[["2011",1,1]]}}}],"schema":"https://github.com/citation-style-language/schema/raw/master/csl-citation.json"} </w:instrText>
      </w:r>
      <w:r w:rsidRPr="00C42A6E">
        <w:fldChar w:fldCharType="separate"/>
      </w:r>
      <w:r w:rsidRPr="00C42A6E">
        <w:t>(Morrell et al. 2011)</w:t>
      </w:r>
      <w:r w:rsidRPr="00C42A6E">
        <w:fldChar w:fldCharType="end"/>
      </w:r>
      <w:r w:rsidRPr="00C42A6E">
        <w:t xml:space="preserve">. At the daily level, </w:t>
      </w:r>
      <w:r>
        <w:t xml:space="preserve">foraging </w:t>
      </w:r>
      <w:r w:rsidRPr="00C42A6E">
        <w:t>decisions</w:t>
      </w:r>
      <w:r w:rsidR="000C36DB">
        <w:t>,</w:t>
      </w:r>
      <w:r>
        <w:t xml:space="preserve"> often described using optimal foraging theory</w:t>
      </w:r>
      <w:r w:rsidR="000C36DB">
        <w:t>,</w:t>
      </w:r>
      <w:r w:rsidRPr="00C42A6E">
        <w:t xml:space="preserve"> </w:t>
      </w:r>
      <w:r>
        <w:t>give insight into how individuals should</w:t>
      </w:r>
      <w:r w:rsidRPr="00C42A6E">
        <w:t xml:space="preserve"> behav</w:t>
      </w:r>
      <w:r>
        <w:t>e</w:t>
      </w:r>
      <w:r w:rsidRPr="00C42A6E">
        <w:t xml:space="preserve"> to </w:t>
      </w:r>
      <w:r>
        <w:t xml:space="preserve">best </w:t>
      </w:r>
      <w:r w:rsidR="00F34963">
        <w:t>maximize their overall fitness</w:t>
      </w:r>
      <w:r w:rsidR="001E7668">
        <w:t xml:space="preserve"> </w:t>
      </w:r>
      <w:r w:rsidR="001E7668">
        <w:fldChar w:fldCharType="begin"/>
      </w:r>
      <w:r w:rsidR="001E7668">
        <w:instrText xml:space="preserve"> ADDIN ZOTERO_ITEM CSL_CITATION {"citationID":"cG3hTrkk","properties":{"unsorted":false,"formattedCitation":"(Bedoya-Perez et al. 2013)","plainCitation":"(Bedoya-Perez et al. 2013)","noteIndex":0},"citationItems":[{"id":1751,"uris":["http://zotero.org/users/9968163/items/MRU2TWN4"],"itemData":{"id":1751,"type":"article-journal","abstract":"The giving-up density (GUD) framework provides a powerful experimental approach with a strong theoretical underpinning to quantify foraging outcomes in heterogeneous landscapes. Since its inception, the GUD approach has been applied successfully to a vast range of foraging species and foraging scenarios. However, its application is not simple, as anyone who has tried to use it for the first time might attest. Limitations of the technique were noted at its conception, yet only the artificiality of the patches, the appropriateness of the food resource, and the possibility of multiple visiting foragers were identified. Here we show the current uses of GUD and outline the practical benefits as well as the often overlooked limitations of the technique. We define seven major points that need to be addressed when applying this methodology: (1) the curvilinearity between harvest rate and energy, (2) the energetic state of the forager, (3) the effect of group foraging, (4) food quality and substrate properties, (5) the predictability of the patch, (6) behavioral traits of the forager, and (7) nontarget species. We also suggest how GUD experiments can be enhanced by incorporating complementary methods (such as cameras) to better understand the foraging processes involved in the GUD itself. We conclude that the benefits of using GUD outweigh the costs, but that its limitations should not be ignored. Incorporating new methods when using GUD can potentially offer novel and important insights into the study of foraging behavior.","container-title":"Behavioral Ecology and Sociobiology","DOI":"10.1007/s00265-013-1609-3","ISSN":"1432-0762","issue":"10","journalAbbreviation":"Behav Ecol Sociobiol","language":"en","page":"1541-1553","source":"Springer Link","title":"A practical guide to avoid giving up on giving-up densities","volume":"67","author":[{"family":"Bedoya-Perez","given":"Miguel A."},{"family":"Carthey","given":"Alexandra J. R."},{"family":"Mella","given":"Valentina S. A."},{"family":"McArthur","given":"Clare"},{"family":"Banks","given":"Peter B."}],"issued":{"date-parts":[["2013",10,1]]}}}],"schema":"https://github.com/citation-style-language/schema/raw/master/csl-citation.json"} </w:instrText>
      </w:r>
      <w:r w:rsidR="001E7668">
        <w:fldChar w:fldCharType="separate"/>
      </w:r>
      <w:r w:rsidR="001E7668" w:rsidRPr="001E7668">
        <w:rPr>
          <w:rFonts w:ascii="Aptos" w:hAnsi="Aptos"/>
        </w:rPr>
        <w:t>(Bedoya-Perez et al. 2013)</w:t>
      </w:r>
      <w:r w:rsidR="001E7668">
        <w:fldChar w:fldCharType="end"/>
      </w:r>
      <w:r w:rsidRPr="00C42A6E">
        <w:t>. These decisions can be influenced by</w:t>
      </w:r>
      <w:r>
        <w:t xml:space="preserve"> immediate</w:t>
      </w:r>
      <w:r w:rsidRPr="00C42A6E">
        <w:t xml:space="preserve"> conditions, such as resource availability</w:t>
      </w:r>
      <w:r w:rsidR="00D705F6">
        <w:t xml:space="preserve"> and weather</w:t>
      </w:r>
      <w:r w:rsidRPr="00C42A6E">
        <w:t xml:space="preserve"> </w:t>
      </w:r>
      <w:r w:rsidRPr="00C42A6E">
        <w:fldChar w:fldCharType="begin"/>
      </w:r>
      <w:r w:rsidR="001E7668">
        <w:instrText xml:space="preserve"> ADDIN ZOTERO_ITEM CSL_CITATION {"citationID":"1Qim9hzx","properties":{"formattedCitation":"(Grubb 1978, Peat and Goulson 2005)","plainCitation":"(Grubb 1978, Peat and Goulson 2005)","noteIndex":0},"citationItems":[{"id":1199,"uris":["http://zotero.org/users/9968163/items/I2ULE26U"],"itemData":{"id":1199,"type":"article-journal","abstract":"Foraging rates of birds wintering in an Ohio woodlot were dependent on proximate weather conditions. Increased wind velocity and decreased temperature resulted in increased time stationary (s/min), increased number of stops/min, and decreased distance travelled (m/min) for the Downy Woodpecker, Carolina Chickadee, Tufted Titmouse, and White-breasted Nuthatch. Wind velocity effects were heightened as temperature decreased. Analyses of avian community structure based on foraging behavior below the critical thermal environment are now suspect. Future studies of competition in winter must consider the impact of weather.","container-title":"The Auk","DOI":"10.1093/auk/95.2.370","ISSN":"1938-4254","issue":"2","journalAbbreviation":"Auk","page":"370-376","source":"Silverchair","title":"Weather-dependent Foraging Rates of Wintering Woodland Birds","volume":"95","author":[{"family":"Grubb","given":"Thomas C.","suffix":"Jr."}],"issued":{"date-parts":[["1978",4,1]]}}},{"id":1195,"uris":["http://zotero.org/users/9968163/items/H9ZLFIAC"],"itemData":{"id":1195,"type":"article-journal","abstract":"This study examines factors that affect foraging rate of free-flying bumblebees, Bombus terrestris, when collecting nectar, and also what factors determine whether they collect pollen or nectar. We show that nectar foraging rate (mass gathered per unit time) is positively correlated with worker size, in accordance with previous studies. It has been suggested that the greater foraging rate of large bees is due to their higher thermoregulatory capacity in cool conditions, but our data suggest that this is not so. Workers differing in size were not differentially affected by the weather. Regardless of size, naïve bees were poor foragers, often using more resources than they gathered. Foraging rate was not maximised until at least 30 trips had been made from the nest. Foraging rates were positively correlated with humidity, perhaps because nectar secretion rates were higher or evaporation of nectar lower at high humidity. Temperature, wind speed and cloud cover did not significantly influence foraging rate, within the summertime range that occurred during the study. Weather greatly influenced whether bees collected pollen or nectar. Pollen was preferably collected when it was warm, windy, and particularly when humidity was low; and preferably during the middle of the day. We suggest that bees collect pollen in dry conditions, and avoid collecting pollen when there is dew or rain-water droplets on the vegetation, which would make grooming pollen into the corbiculae difficult. Availability of sufficient dry days for pollen collection may be an important factor determining the success of bumblebee colonies.","container-title":"Behavioral Ecology and Sociobiology","DOI":"10.1007/s00265-005-0916-8","ISSN":"1432-0762","issue":"2","journalAbbreviation":"Behav Ecol Sociobiol","language":"en","page":"152-156","source":"Springer Link","title":"Effects of experience and weather on foraging rate and pollen versus nectar collection in the bumblebee, Bombus terrestris","volume":"58","author":[{"family":"Peat","given":"James"},{"family":"Goulson","given":"Dave"}],"issued":{"date-parts":[["2005",6,1]]}}}],"schema":"https://github.com/citation-style-language/schema/raw/master/csl-citation.json"} </w:instrText>
      </w:r>
      <w:r w:rsidRPr="00C42A6E">
        <w:fldChar w:fldCharType="separate"/>
      </w:r>
      <w:r w:rsidRPr="00C42A6E">
        <w:t>(Grubb 1978, Peat and Goulson 2005)</w:t>
      </w:r>
      <w:r w:rsidRPr="00C42A6E">
        <w:fldChar w:fldCharType="end"/>
      </w:r>
      <w:r w:rsidRPr="00C42A6E">
        <w:t xml:space="preserve">, or by more cognitive processes such as memory </w:t>
      </w:r>
      <w:r w:rsidRPr="00C42A6E">
        <w:fldChar w:fldCharType="begin"/>
      </w:r>
      <w:r w:rsidR="001E7668">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Pr="00C42A6E">
        <w:fldChar w:fldCharType="separate"/>
      </w:r>
      <w:r w:rsidRPr="00C42A6E">
        <w:t>(Noser and Byrne 2007, Polansky et al. 2015)</w:t>
      </w:r>
      <w:r w:rsidRPr="00C42A6E">
        <w:fldChar w:fldCharType="end"/>
      </w:r>
      <w:r w:rsidRPr="00C42A6E">
        <w:t xml:space="preserve">. </w:t>
      </w:r>
    </w:p>
    <w:p w14:paraId="48C117BE" w14:textId="2B099364" w:rsidR="004D3FB5" w:rsidRPr="00C42A6E" w:rsidRDefault="004D3FB5" w:rsidP="004D3FB5">
      <w:pPr>
        <w:spacing w:line="480" w:lineRule="auto"/>
        <w:ind w:firstLine="720"/>
      </w:pPr>
      <w:r w:rsidRPr="00C42A6E">
        <w:t xml:space="preserve">Place-bound ravens do not seasonally abandon territories to track distant resources, as some non-territorial ungulates do to track palatable foods </w:t>
      </w:r>
      <w:r w:rsidRPr="00C42A6E">
        <w:fldChar w:fldCharType="begin"/>
      </w:r>
      <w:r w:rsidR="001E7668">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42A6E">
        <w:fldChar w:fldCharType="separate"/>
      </w:r>
      <w:r w:rsidRPr="00C42A6E">
        <w:t>(Middleton et al. 2018)</w:t>
      </w:r>
      <w:r w:rsidRPr="00C42A6E">
        <w:fldChar w:fldCharType="end"/>
      </w:r>
      <w:r w:rsidRPr="00C42A6E">
        <w:t>. Instead, as hypothesized, ravens used daily knowledge of local resource</w:t>
      </w:r>
      <w:r w:rsidR="0060582F">
        <w:t xml:space="preserve"> availability</w:t>
      </w:r>
      <w:r w:rsidRPr="00C42A6E">
        <w:t xml:space="preserve"> to decide when to commute from their territories; although, decisions varied widely among individuals (Fig. 2). Ravens remained on their territories more often when a wolf kill was present, regardless of whether humans were hunting in distant areas or if such hunting produced large amounts of offal (Fig. 5). Our ability to detect an effect may have been diminished by limited sampling </w:t>
      </w:r>
      <w:r>
        <w:t>from days outside</w:t>
      </w:r>
      <w:r w:rsidRPr="00C42A6E">
        <w:t xml:space="preserve"> the hunting season. </w:t>
      </w:r>
      <w:r>
        <w:t>Ravens</w:t>
      </w:r>
      <w:r w:rsidRPr="00C42A6E">
        <w:t xml:space="preserve"> also left their territory more often when snow depth was deeper, matching previous studies </w:t>
      </w:r>
      <w:r w:rsidRPr="00C42A6E">
        <w:fldChar w:fldCharType="begin"/>
      </w:r>
      <w:r w:rsidR="001E7668">
        <w:instrText xml:space="preserve"> ADDIN ZOTERO_ITEM CSL_CITATION {"citationID":"wUZNTyxM","properties":{"formattedCitation":"(Walker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1E7668">
        <w:rPr>
          <w:rFonts w:ascii="Cambria Math" w:hAnsi="Cambria Math" w:cs="Cambria Math"/>
        </w:rPr>
        <w:instrText>‐</w:instrText>
      </w:r>
      <w:r w:rsidR="001E7668">
        <w:instrText>ranging and intelligent omnivores that commonly take advantage of anthropogenic food resources. In areas where they overlap with wolves, however, ravens are numerous and ubiquitous scavengers of wolf</w:instrText>
      </w:r>
      <w:r w:rsidR="001E7668">
        <w:rPr>
          <w:rFonts w:ascii="Cambria Math" w:hAnsi="Cambria Math" w:cs="Cambria Math"/>
        </w:rPr>
        <w:instrText>‐</w:instrText>
      </w:r>
      <w:r w:rsidR="001E7668">
        <w:instrText>acquired carrion. We aimed to determine whether subsidies provided through wolves are a limiting factor for raven populations in general and how the wolf reintroduction to Yellowstone National Park in 1995</w:instrText>
      </w:r>
      <w:r w:rsidR="001E7668">
        <w:rPr>
          <w:rFonts w:ascii="Aptos" w:hAnsi="Aptos" w:cs="Aptos"/>
        </w:rPr>
        <w:instrText>–</w:instrText>
      </w:r>
      <w:r w:rsidR="001E7668">
        <w:instrText>1997 affected raven population abundance and distribution on the Yellowstone's Northern Range specifically. We counted ravens throughout Yellowstone's Northern Range in March from 2009 to 2017 in both human</w:instrText>
      </w:r>
      <w:r w:rsidR="001E7668">
        <w:rPr>
          <w:rFonts w:ascii="Cambria Math" w:hAnsi="Cambria Math" w:cs="Cambria Math"/>
        </w:rPr>
        <w:instrText>‐</w:instrText>
      </w:r>
      <w:r w:rsidR="001E766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1E7668">
        <w:rPr>
          <w:rFonts w:ascii="Cambria Math" w:hAnsi="Cambria Math" w:cs="Cambria Math"/>
        </w:rPr>
        <w:instrText>‐</w:instrText>
      </w:r>
      <w:r w:rsidR="001E7668">
        <w:instrText>kill and hunter</w:instrText>
      </w:r>
      <w:r w:rsidR="001E7668">
        <w:rPr>
          <w:rFonts w:ascii="Cambria Math" w:hAnsi="Cambria Math" w:cs="Cambria Math"/>
        </w:rPr>
        <w:instrText>‐</w:instrText>
      </w:r>
      <w:r w:rsidR="001E766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42A6E">
        <w:fldChar w:fldCharType="separate"/>
      </w:r>
      <w:r w:rsidRPr="00C42A6E">
        <w:t>(Walker et al. 2018)</w:t>
      </w:r>
      <w:r w:rsidRPr="00C42A6E">
        <w:fldChar w:fldCharType="end"/>
      </w:r>
      <w:r w:rsidRPr="00C42A6E">
        <w:t xml:space="preserve">. When a wolf kill within their territory was not available, ravens traveled to search for alternative foraging opportunities. As predicted, </w:t>
      </w:r>
      <w:r>
        <w:t xml:space="preserve">during these times, </w:t>
      </w:r>
      <w:r w:rsidRPr="00C42A6E">
        <w:t xml:space="preserve">ravens </w:t>
      </w:r>
      <w:r w:rsidRPr="00C42A6E">
        <w:lastRenderedPageBreak/>
        <w:t xml:space="preserve">visited the recreational hunting areas more often during the hunting season (Fig. 7) and during harsher weather unless a wolf kill was found outside of their territory. </w:t>
      </w:r>
    </w:p>
    <w:p w14:paraId="32B8C025" w14:textId="585E428B" w:rsidR="004D3FB5" w:rsidRPr="00C42A6E" w:rsidRDefault="004D3FB5" w:rsidP="004D3FB5">
      <w:pPr>
        <w:spacing w:line="480" w:lineRule="auto"/>
        <w:ind w:firstLine="720"/>
      </w:pPr>
      <w:r w:rsidRPr="00C42A6E">
        <w:t>We were surprised to observe</w:t>
      </w:r>
      <w:r>
        <w:t xml:space="preserve"> a</w:t>
      </w:r>
      <w:r w:rsidRPr="00C42A6E">
        <w:t xml:space="preserve"> large variation in raven response to wolf kills by the location of the kill. Ravens responded more strongly to wolf kills outside their territories than </w:t>
      </w:r>
      <w:r>
        <w:t>to those</w:t>
      </w:r>
      <w:r w:rsidRPr="00C42A6E">
        <w:t xml:space="preserve"> </w:t>
      </w:r>
      <w:r>
        <w:t>within, apparently forgoing locally available carrion in favor of alternative resources</w:t>
      </w:r>
      <w:r w:rsidRPr="00C42A6E">
        <w:t xml:space="preserve">. </w:t>
      </w:r>
      <w:r>
        <w:t xml:space="preserve">While we found a statistically significant negative effect of wolf kills within the territory that matched our hypothesis, the sample size of available kills within raven territories was limited, potentially leading to an </w:t>
      </w:r>
      <w:r w:rsidR="00DC3B70">
        <w:t>under</w:t>
      </w:r>
      <w:r>
        <w:t xml:space="preserve">estimation of the true effect size. Our assumption about ravens having complete knowledge of wolf kills in their territory may have been incorrect, leading ravens to leave the territory </w:t>
      </w:r>
      <w:r w:rsidR="002E49E4">
        <w:t>despite</w:t>
      </w:r>
      <w:r>
        <w:t xml:space="preserve"> a wolf kill </w:t>
      </w:r>
      <w:r w:rsidR="002E49E4">
        <w:t>being</w:t>
      </w:r>
      <w:r>
        <w:t xml:space="preserve"> present. This becomes a more likely explanation for ravens with larger territories (binomial GLM: -0.13, SE = 0.05, p &lt; 0.05)</w:t>
      </w:r>
      <w:commentRangeStart w:id="36"/>
      <w:r>
        <w:t>.</w:t>
      </w:r>
      <w:commentRangeEnd w:id="36"/>
      <w:r>
        <w:rPr>
          <w:rStyle w:val="CommentReference"/>
          <w:sz w:val="24"/>
          <w:szCs w:val="24"/>
        </w:rPr>
        <w:commentReference w:id="36"/>
      </w:r>
      <w:r>
        <w:t xml:space="preserve"> </w:t>
      </w:r>
      <w:r w:rsidRPr="00C42A6E">
        <w:t xml:space="preserve">Alternatively, this large disparity in the response to wolf kills in their territory can be explained by foraging efficiency. </w:t>
      </w:r>
      <w:r w:rsidR="005A6764">
        <w:t xml:space="preserve">Our assumption previously was that individuals received </w:t>
      </w:r>
      <w:r w:rsidR="00CA605B">
        <w:t xml:space="preserve">similar </w:t>
      </w:r>
      <w:r w:rsidR="005A6764">
        <w:t xml:space="preserve">benefit </w:t>
      </w:r>
      <w:r w:rsidR="00EE2E6B">
        <w:t>from</w:t>
      </w:r>
      <w:r w:rsidR="005A6764">
        <w:t xml:space="preserve"> </w:t>
      </w:r>
      <w:r w:rsidR="002B22AF">
        <w:t xml:space="preserve">all </w:t>
      </w:r>
      <w:r w:rsidR="005A6764">
        <w:t>carrion, regardless of the origin. This may not be the case as ravens overall took more biomass from hunter</w:t>
      </w:r>
      <w:r w:rsidR="002B22AF">
        <w:t>-</w:t>
      </w:r>
      <w:r w:rsidR="005A6764">
        <w:t xml:space="preserve">created carrion, although there was no discussion about individual level rates </w:t>
      </w:r>
      <w:r w:rsidR="005A6764">
        <w:fldChar w:fldCharType="begin"/>
      </w:r>
      <w:r w:rsidR="001E7668">
        <w:instrText xml:space="preserve"> ADDIN ZOTERO_ITEM CSL_CITATION {"citationID":"MZZzvGFk","properties":{"unsorted":false,"formattedCitation":"(Wilmers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5A6764">
        <w:fldChar w:fldCharType="separate"/>
      </w:r>
      <w:r w:rsidR="005A6764" w:rsidRPr="005A6764">
        <w:rPr>
          <w:rFonts w:ascii="Aptos" w:hAnsi="Aptos" w:cs="Times New Roman"/>
          <w:kern w:val="0"/>
        </w:rPr>
        <w:t>(Wilmers et al. 2003</w:t>
      </w:r>
      <w:r w:rsidR="005A6764" w:rsidRPr="005A6764">
        <w:rPr>
          <w:rFonts w:ascii="Aptos" w:hAnsi="Aptos" w:cs="Times New Roman"/>
          <w:i/>
          <w:iCs/>
          <w:kern w:val="0"/>
        </w:rPr>
        <w:t>b</w:t>
      </w:r>
      <w:r w:rsidR="005A6764" w:rsidRPr="005A6764">
        <w:rPr>
          <w:rFonts w:ascii="Aptos" w:hAnsi="Aptos" w:cs="Times New Roman"/>
          <w:kern w:val="0"/>
        </w:rPr>
        <w:t>)</w:t>
      </w:r>
      <w:r w:rsidR="005A6764">
        <w:fldChar w:fldCharType="end"/>
      </w:r>
      <w:r w:rsidR="005A6764">
        <w:t xml:space="preserve">. </w:t>
      </w:r>
      <w:r w:rsidRPr="00C42A6E">
        <w:t xml:space="preserve">Territorial ravens, while dominant, can be outcompeted by large groups </w:t>
      </w:r>
      <w:r w:rsidRPr="00C42A6E">
        <w:fldChar w:fldCharType="begin"/>
      </w:r>
      <w:r w:rsidR="001E7668">
        <w:instrText xml:space="preserve"> ADDIN ZOTERO_ITEM CSL_CITATION {"citationID":"vdTgvRO0","properties":{"formattedCitation":"(Heinrich and Marzluff 1995)","plainCitation":"(Heinrich and Marzluff 1995)","noteIndex":0},"citationItems":[{"id":80,"uris":["http://zotero.org/users/9968163/items/KA2C3FV2"],"itemData":{"id":80,"type":"article-journal","container-title":"American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Pr="00C42A6E">
        <w:fldChar w:fldCharType="separate"/>
      </w:r>
      <w:r w:rsidRPr="00C42A6E">
        <w:t>(Heinrich and Marzluff 1995)</w:t>
      </w:r>
      <w:r w:rsidRPr="00C42A6E">
        <w:fldChar w:fldCharType="end"/>
      </w:r>
      <w:r w:rsidRPr="00C42A6E">
        <w:t xml:space="preserve"> and foraging on their territories places them in a situation where they are competing </w:t>
      </w:r>
      <w:r>
        <w:t xml:space="preserve">against </w:t>
      </w:r>
      <w:r w:rsidRPr="00C42A6E">
        <w:t xml:space="preserve">all </w:t>
      </w:r>
      <w:r>
        <w:t xml:space="preserve">conspecific intruders to the detriment of their own foraging </w:t>
      </w:r>
      <w:r>
        <w:fldChar w:fldCharType="begin"/>
      </w:r>
      <w:r w:rsidR="001E7668">
        <w:instrText xml:space="preserve"> ADDIN ZOTERO_ITEM CSL_CITATION {"citationID":"FwVSgHLF","properties":{"formattedCitation":"(Heinrich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455788">
        <w:rPr>
          <w:rFonts w:ascii="Aptos" w:hAnsi="Aptos"/>
        </w:rPr>
        <w:t>(Heinrich 1994)</w:t>
      </w:r>
      <w:r>
        <w:fldChar w:fldCharType="end"/>
      </w:r>
      <w:r w:rsidRPr="00C42A6E">
        <w:t xml:space="preserve">. </w:t>
      </w:r>
      <w:r w:rsidR="007A0724">
        <w:t>Optimal foraging theory</w:t>
      </w:r>
      <w:r w:rsidR="00BA1F7D">
        <w:t xml:space="preserve"> would then suggest that ravens should prefer to f</w:t>
      </w:r>
      <w:commentRangeStart w:id="37"/>
      <w:r w:rsidRPr="00C42A6E">
        <w:t>orag</w:t>
      </w:r>
      <w:r w:rsidR="00BA1F7D">
        <w:t>e</w:t>
      </w:r>
      <w:r w:rsidRPr="00C42A6E">
        <w:t xml:space="preserve"> </w:t>
      </w:r>
      <w:commentRangeEnd w:id="37"/>
      <w:r w:rsidRPr="00C42A6E">
        <w:rPr>
          <w:rStyle w:val="CommentReference"/>
          <w:sz w:val="24"/>
          <w:szCs w:val="24"/>
        </w:rPr>
        <w:commentReference w:id="37"/>
      </w:r>
      <w:r w:rsidRPr="00C42A6E">
        <w:t xml:space="preserve"> outside of their territory as they are</w:t>
      </w:r>
      <w:r w:rsidR="00154B09">
        <w:t xml:space="preserve"> more efficient when</w:t>
      </w:r>
      <w:r w:rsidRPr="00C42A6E">
        <w:t xml:space="preserve"> only competing within their immediate space for access to food </w:t>
      </w:r>
      <w:r w:rsidRPr="00C42A6E">
        <w:fldChar w:fldCharType="begin"/>
      </w:r>
      <w:r w:rsidR="001E7668">
        <w:instrText xml:space="preserve"> ADDIN ZOTERO_ITEM CSL_CITATION {"citationID":"PC9mBkhc","properties":{"formattedCitation":"(Heinrich and Marzluff 1991)","plainCitation":"(Heinrich and Marzluff 1991)","noteIndex":0},"citationItems":[{"id":79,"uris":["http://zotero.org/users/9968163/items/76BJQGQV"],"itemData":{"id":79,"type":"article-journal","abstract":"The formation of groups at food bonanzas results from a variety of mechanism, which include recruitment by signalling and information parasitism. Recruitment is distinguished from information parasitism on functional grounds: attraction of a crowd is termed recruitment if the signaler's fitness is enhanced by the attraction of others but termed parasitism if the signaler's fitness is reduced by the attraction of others. We here show, however, that in Common Ravens, Corvus corax, the proximate reasons for giving recruitment signals are probably other than for attracting a crowd. In the forests of the northeastern United States, non-breeding, vagrant ravens commonly aggregate in large numbers at carcasses where they neutralize the defense of territorial adults. We attempted to mimic this situation with a captive flock of juveniles and a pair of resident adults in order to determine the proximate factors triggering \"yells\", vocalizations which attract nearby ravens to large animal carcasses. Our experiments indicate that yells are given primarily by hungry birds. However, yelling is strongly modified by status. Within the vagrant crowd, status is labile. When successive dominants were removed, replacements immediately took their place. Furthermore, when the dominants were re-introduced to the flock they always suffered significant losses of status and ceased yelling. The territorial male has, and constantly maintains, the highest status within (but not necessarily outside) his territory, and here he rarely yells. In sharp contrast, within the vagrant crowd of unmated birds it is the highest-status birds that are the most likely to yell when approaching food. Furthermore, the dominant vagrants (as well as adults) suppress yelling in subordinates. We conclude that ravens yell proximately to advertise their status at food, and that recruitment is only one of several ultimate advantages of the behavior.","container-title":"Behavioral Ecology and Sociobiology","ISSN":"0340-5443","issue":"1","page":"13-21","publisher":"Springer","source":"JSTOR","title":"Do Common Ravens Yell because They Want to Attract Others?","volume":"28","author":[{"family":"Heinrich","given":"B."},{"family":"Marzluff","given":"J. M."}],"issued":{"date-parts":[["1991"]]}}}],"schema":"https://github.com/citation-style-language/schema/raw/master/csl-citation.json"} </w:instrText>
      </w:r>
      <w:r w:rsidRPr="00C42A6E">
        <w:fldChar w:fldCharType="separate"/>
      </w:r>
      <w:r w:rsidRPr="00C42A6E">
        <w:t>(Heinrich and Marzluff 1991)</w:t>
      </w:r>
      <w:r w:rsidRPr="00C42A6E">
        <w:fldChar w:fldCharType="end"/>
      </w:r>
      <w:r w:rsidRPr="00C42A6E">
        <w:t xml:space="preserve">. </w:t>
      </w:r>
    </w:p>
    <w:p w14:paraId="74B02966" w14:textId="11ACB922" w:rsidR="004D3FB5" w:rsidRPr="00C42A6E" w:rsidRDefault="004D3FB5" w:rsidP="004D3FB5">
      <w:pPr>
        <w:spacing w:line="480" w:lineRule="auto"/>
        <w:ind w:firstLine="720"/>
      </w:pPr>
      <w:r w:rsidRPr="00C42A6E">
        <w:lastRenderedPageBreak/>
        <w:t xml:space="preserve">The hunting areas are predictable foraging opportunities during the hunting season, providing nutrients for ravens on days when no natural foraging opportunities are apparent. </w:t>
      </w:r>
      <w:r w:rsidR="002D7C41">
        <w:t>All of our</w:t>
      </w:r>
      <w:r w:rsidRPr="00C42A6E">
        <w:t xml:space="preserve"> sample group</w:t>
      </w:r>
      <w:r w:rsidR="002D7C41">
        <w:t xml:space="preserve"> except for 1 individual</w:t>
      </w:r>
      <w:r w:rsidRPr="00C42A6E">
        <w:t xml:space="preserve"> operated with limited</w:t>
      </w:r>
      <w:r w:rsidR="004904C0">
        <w:t xml:space="preserve"> </w:t>
      </w:r>
      <w:r w:rsidRPr="00C42A6E">
        <w:t>knowledge as the distance between a raven’s territory and the hunting area precludes them from having current information about carrion availability.</w:t>
      </w:r>
      <w:r w:rsidR="00323589" w:rsidRPr="00C42A6E">
        <w:t xml:space="preserve"> </w:t>
      </w:r>
      <w:r w:rsidR="00686A53">
        <w:t>However, they can</w:t>
      </w:r>
      <w:r w:rsidR="008E273A">
        <w:t xml:space="preserve"> still take actions based on memory of the hunting start dates to efficiently locate carrion by visiting the area to update their knowledge of the site</w:t>
      </w:r>
      <w:r w:rsidR="00255D18">
        <w:t>’</w:t>
      </w:r>
      <w:r w:rsidR="008E273A">
        <w:t>s resources</w:t>
      </w:r>
      <w:r w:rsidR="00255D18">
        <w:t xml:space="preserve"> </w:t>
      </w:r>
      <w:r w:rsidR="00255D18" w:rsidRPr="00C42A6E">
        <w:t>(Figs. 8, 9)</w:t>
      </w:r>
      <w:r w:rsidR="008E273A">
        <w:t xml:space="preserve"> and by using an </w:t>
      </w:r>
      <w:r w:rsidR="00686A53">
        <w:t xml:space="preserve">area-restricted search </w:t>
      </w:r>
      <w:r w:rsidR="00BA4068">
        <w:fldChar w:fldCharType="begin"/>
      </w:r>
      <w:r w:rsidR="001E7668">
        <w:instrText xml:space="preserve"> ADDIN ZOTERO_ITEM CSL_CITATION {"citationID":"QnI2vtd2","properties":{"unsorted":false,"formattedCitation":"(Smith and Sweatman 1974, Dorfman et al. 2022)","plainCitation":"(Smith and Sweatman 1974, Dorfman et al. 2022)","noteIndex":0},"citationItems":[{"id":1287,"uris":["http://zotero.org/users/9968163/items/7WMTPED8"],"itemData":{"id":1287,"type":"article-journal","abstract":"The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A."}],"issued":{"date-parts":[["1974"]]}}},{"id":1286,"uris":["http://zotero.org/users/9968163/items/4NYK5PWS"],"itemData":{"id":1286,"type":"article-journal","abstract":"Area-restricted search is the capacity to change search effort adaptively in response to resource encounters or expectations, from directional exploration (global, extensive search) to focused exploitation (local, intensive search). This search pattern is used by numerous organisms, from worms and insects to humans, to find various targets, such as food, mates, nests, and other resources. Area-restricted search has been studied for at least 80 years by ecologists, and more recently in the neurological and psychological literature. In general, the conditions promoting this search pattern are: (1) clustered resources; (2) active search (e.g. not a sit-and-wait predator); (3) searcher memory for recent target encounters or expectations; and (4) searcher ignorance about the exact location of targets. Because area-restricted search adapts to resource encounters, the search can be performed at multiple spatial scales. Models and experiments have demonstrated that area-restricted search is superior to alternative search patterns that do not involve a memory of the exact location of the target, such as correlated random walks or Lévy walks/flights. Area-restricted search is triggered by sensory cues whereas concentrated search in the absence of sensory cues is associated with other forms of foraging. Some neural underpinnings of area-restricted search are probably shared across metazoans, suggesting a shared ancestry and a shared solution to a common ecological problem of finding clustered resources. Area-restricted search is also apparent in other domains, such as memory and visual search in humans, which may indicate an exaptation from spatial search to other forms of search. Here, we review these various aspects of area-restricted search, as well as how to identify it, and point to open questions.","container-title":"Biological Reviews","DOI":"10.1111/brv.12883","ISSN":"1469-185X","issue":"6","language":"en","note":"_eprint: https://onlinelibrary.wiley.com/doi/pdf/10.1111/brv.12883","page":"2076-2089","source":"Wiley Online Library","title":"A guide to area-restricted search: a foundational foraging behaviour","title-short":"A guide to area-restricted search","volume":"97","author":[{"family":"Dorfman","given":"Arik"},{"family":"Hills","given":"Thomas T."},{"family":"Scharf","given":"Inon"}],"issued":{"date-parts":[["2022"]]}}}],"schema":"https://github.com/citation-style-language/schema/raw/master/csl-citation.json"} </w:instrText>
      </w:r>
      <w:r w:rsidR="00BA4068">
        <w:fldChar w:fldCharType="separate"/>
      </w:r>
      <w:r w:rsidR="00C275C7" w:rsidRPr="00C275C7">
        <w:rPr>
          <w:rFonts w:ascii="Aptos" w:hAnsi="Aptos"/>
        </w:rPr>
        <w:t>(Smith and Sweatman 1974, Dorfman et al. 2022)</w:t>
      </w:r>
      <w:r w:rsidR="00BA4068">
        <w:fldChar w:fldCharType="end"/>
      </w:r>
      <w:r w:rsidR="00686A53">
        <w:t>.</w:t>
      </w:r>
      <w:r w:rsidRPr="00C42A6E">
        <w:t xml:space="preserve"> </w:t>
      </w:r>
      <w:r w:rsidR="00F95FC8">
        <w:t>Additionally, ravens could correlate</w:t>
      </w:r>
      <w:r w:rsidRPr="00C42A6E">
        <w:t xml:space="preserve"> daily conditions such as temperature and snow depth</w:t>
      </w:r>
      <w:r w:rsidR="00C558EF">
        <w:t xml:space="preserve"> with the timing of certain events such as ungulate migration </w:t>
      </w:r>
      <w:r w:rsidR="00C558EF">
        <w:fldChar w:fldCharType="begin"/>
      </w:r>
      <w:r w:rsidR="00C558EF">
        <w:instrText xml:space="preserve"> ADDIN ZOTERO_ITEM CSL_CITATION {"citationID":"ANWNT1yv","properties":{"unsorted":false,"formattedCitation":"(Geremia et al. 2011)","plainCitation":"(Geremia et al. 2011)","noteIndex":0},"citationItems":[{"id":1135,"uris":["http://zotero.org/users/9968163/items/XRAFAX8C"],"itemData":{"id":1135,"type":"article-journal","abstract":"Long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L."}],"issued":{"date-parts":[["2011",2,14]]}}}],"schema":"https://github.com/citation-style-language/schema/raw/master/csl-citation.json"} </w:instrText>
      </w:r>
      <w:r w:rsidR="00C558EF">
        <w:fldChar w:fldCharType="separate"/>
      </w:r>
      <w:r w:rsidR="00C558EF" w:rsidRPr="00C558EF">
        <w:rPr>
          <w:rFonts w:ascii="Aptos" w:hAnsi="Aptos"/>
        </w:rPr>
        <w:t>(Geremia et al. 2011)</w:t>
      </w:r>
      <w:r w:rsidR="00C558EF">
        <w:fldChar w:fldCharType="end"/>
      </w:r>
      <w:r w:rsidRPr="00C42A6E">
        <w:t xml:space="preserve">. When foraging opportunities created by recreational hunting were sparse, the risk taken by ravens deciding to commute was buffered by the presence of alternative anthropogenic resources </w:t>
      </w:r>
      <w:r w:rsidR="00295A7C">
        <w:t>near</w:t>
      </w:r>
      <w:r w:rsidRPr="00C42A6E">
        <w:t xml:space="preserve"> the hunting regions, such as the landfill and sewage treatment ponds (Fig. 1).</w:t>
      </w:r>
    </w:p>
    <w:p w14:paraId="253125B8" w14:textId="1B54A04E" w:rsidR="004D3FB5" w:rsidRPr="00C42A6E" w:rsidRDefault="004D3FB5" w:rsidP="004D3FB5">
      <w:pPr>
        <w:spacing w:line="480" w:lineRule="auto"/>
        <w:ind w:firstLine="720"/>
      </w:pPr>
      <w:r>
        <w:t xml:space="preserve">Ravens leaving their territory were unlikely to be searching for wolf kills. </w:t>
      </w:r>
      <w:r w:rsidRPr="00C42A6E">
        <w:t>The presence of a newly located resource</w:t>
      </w:r>
      <w:r w:rsidR="000A34AE">
        <w:t xml:space="preserve"> </w:t>
      </w:r>
      <w:r w:rsidR="000A34AE" w:rsidRPr="00C42A6E">
        <w:t>during travel</w:t>
      </w:r>
      <w:r w:rsidRPr="00C42A6E">
        <w:t xml:space="preserve">, such as a wolf kill, likely alters their plan but was not the intended destination. Ravens traveled to the hunting area efficiently, with individuals farther from the hunting area having a longer time between the last point in their territory and the first point in the hunting area (Sup. Fig. 2), which we interpret as little time spent searching for alternative resources. Previous studies mapping movements from individuals in our study population showed direct commute paths with few deviation to pass through other areas in the northern range where wolf kills might be located </w:t>
      </w:r>
      <w:r w:rsidRPr="00C42A6E">
        <w:fldChar w:fldCharType="begin"/>
      </w:r>
      <w:r w:rsidR="001E7668">
        <w:instrText xml:space="preserve"> ADDIN ZOTERO_ITEM CSL_CITATION {"citationID":"nzgmrBPk","properties":{"unsorted":false,"formattedCitation":"(Marzluff et al. 2021, Loretto et al. 2026)","plainCitation":"(Marzluff et al. 2021, Loretto et al. 2026)","noteIndex":0},"citationItems":[{"id":972,"uris":["http://zotero.org/users/9968163/items/W246K25Z"],"itemData":{"id":972,"type":"article-journal","abstract":"Common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C42A6E">
        <w:fldChar w:fldCharType="separate"/>
      </w:r>
      <w:r w:rsidR="002B412F" w:rsidRPr="002B412F">
        <w:rPr>
          <w:rFonts w:ascii="Aptos" w:hAnsi="Aptos"/>
        </w:rPr>
        <w:t>(Marzluff et al. 2021, Loretto et al. 2026)</w:t>
      </w:r>
      <w:r w:rsidRPr="00C42A6E">
        <w:fldChar w:fldCharType="end"/>
      </w:r>
      <w:r w:rsidRPr="00C42A6E">
        <w:t xml:space="preserve">. This sort of route planning between distant, known </w:t>
      </w:r>
      <w:r w:rsidRPr="00C42A6E">
        <w:lastRenderedPageBreak/>
        <w:t xml:space="preserve">resources is likely performed by ravens </w:t>
      </w:r>
      <w:r w:rsidR="002B412F">
        <w:fldChar w:fldCharType="begin"/>
      </w:r>
      <w:r w:rsidR="001E7668">
        <w:instrText xml:space="preserve"> ADDIN ZOTERO_ITEM CSL_CITATION {"citationID":"r9fRoC6R","properties":{"unsorted":false,"formattedCitation":"(Loretto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2B412F">
        <w:fldChar w:fldCharType="separate"/>
      </w:r>
      <w:r w:rsidR="002B412F" w:rsidRPr="002B412F">
        <w:rPr>
          <w:rFonts w:ascii="Aptos" w:hAnsi="Aptos"/>
        </w:rPr>
        <w:t>(Loretto et al. 2026)</w:t>
      </w:r>
      <w:r w:rsidR="002B412F">
        <w:fldChar w:fldCharType="end"/>
      </w:r>
      <w:r w:rsidRPr="00C42A6E">
        <w:t xml:space="preserve"> and allows their costs, including the time and energy investment of traveling, to be more </w:t>
      </w:r>
      <w:r>
        <w:t xml:space="preserve">predictable and </w:t>
      </w:r>
      <w:r w:rsidRPr="00C42A6E">
        <w:t xml:space="preserve">consistent. While the energy gained from foraging at the hunting area may be predictable, the commute time for the GPS tracked ravens farthest from the hunting may be more than a third of winter daylight hours, during which they could not perform any other critical behaviors. </w:t>
      </w:r>
    </w:p>
    <w:p w14:paraId="6980BA77" w14:textId="165E23F1" w:rsidR="004D3FB5" w:rsidRPr="00C42A6E" w:rsidRDefault="004D3FB5" w:rsidP="004D3FB5">
      <w:pPr>
        <w:spacing w:line="480" w:lineRule="auto"/>
        <w:ind w:firstLine="720"/>
      </w:pPr>
      <w:r w:rsidRPr="00C42A6E">
        <w:t xml:space="preserve">As a non-migratory species that defends its territory all year </w:t>
      </w:r>
      <w:r w:rsidRPr="00C42A6E">
        <w:fldChar w:fldCharType="begin"/>
      </w:r>
      <w:r w:rsidR="001E7668">
        <w:instrText xml:space="preserve"> ADDIN ZOTERO_ITEM CSL_CITATION {"citationID":"EQihucmy","properties":{"formattedCitation":"(Heinrich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42A6E">
        <w:fldChar w:fldCharType="separate"/>
      </w:r>
      <w:r w:rsidRPr="00C42A6E">
        <w:t>(Heinrich 1988)</w:t>
      </w:r>
      <w:r w:rsidRPr="00C42A6E">
        <w:fldChar w:fldCharType="end"/>
      </w:r>
      <w:r w:rsidRPr="00C42A6E">
        <w:t xml:space="preserve">, physical presence, visual displays, and vocalizations can assist the territory owner in retaining possession of the space </w:t>
      </w:r>
      <w:r w:rsidRPr="00C42A6E">
        <w:fldChar w:fldCharType="begin"/>
      </w:r>
      <w:r w:rsidR="001E7668">
        <w:instrText xml:space="preserve"> ADDIN ZOTERO_ITEM CSL_CITATION {"citationID":"D4dNlAc1","properties":{"formattedCitation":"(Peek 1972, Piper et al. 2000)","plainCitation":"(Peek 1972, Piper et al. 2000)","noteIndex":0},"citationItems":[{"id":1134,"uris":["http://zotero.org/users/9968163/items/TAXG88MS"],"itemData":{"id":1134,"type":"article-journal","abstract":"Both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W."}],"issued":{"date-parts":[["1972",2]]}}},{"id":1118,"uris":["http://zotero.org/users/9968163/items/R3EW52ZD"],"itemData":{"id":1118,"type":"article-journal","abstract":"We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Pr="00C42A6E">
        <w:fldChar w:fldCharType="separate"/>
      </w:r>
      <w:r w:rsidRPr="00C42A6E">
        <w:t>(Peek 1972, Piper et al. 2000)</w:t>
      </w:r>
      <w:r w:rsidRPr="00C42A6E">
        <w:fldChar w:fldCharType="end"/>
      </w:r>
      <w:r w:rsidRPr="00C42A6E">
        <w:t xml:space="preserve">. Our results support the idea that movement decisions are at least partially driven by breeding behaviors by showing reduced extraterritorial movements in March compared to </w:t>
      </w:r>
      <w:r>
        <w:t xml:space="preserve">early winter. </w:t>
      </w:r>
      <w:r w:rsidRPr="00C42A6E">
        <w:t xml:space="preserve">During this late winter period just prior to the start of the breeding season, we observed ravens performing active pre-breeding season behaviors (e.g. </w:t>
      </w:r>
      <w:commentRangeStart w:id="38"/>
      <w:r w:rsidRPr="00C42A6E">
        <w:t>nest building</w:t>
      </w:r>
      <w:commentRangeEnd w:id="38"/>
      <w:r w:rsidRPr="00C42A6E">
        <w:rPr>
          <w:rStyle w:val="CommentReference"/>
          <w:sz w:val="24"/>
          <w:szCs w:val="24"/>
        </w:rPr>
        <w:commentReference w:id="38"/>
      </w:r>
      <w:r w:rsidRPr="00C42A6E">
        <w:t xml:space="preserve">). </w:t>
      </w:r>
      <w:r>
        <w:t xml:space="preserve">Ravens can persist for many days without food and can take advantage of cached resources </w:t>
      </w:r>
      <w:r>
        <w:fldChar w:fldCharType="begin"/>
      </w:r>
      <w:r w:rsidR="001E7668">
        <w:instrText xml:space="preserve"> ADDIN ZOTERO_ITEM CSL_CITATION {"citationID":"iCyTsS5o","properties":{"formattedCitation":"(Heinrich 1994)","plainCitation":"(Heinrich 1994)","noteIndex":0},"citationItems":[{"id":1268,"uris":["http://zotero.org/users/9968163/items/67B2BT7E"],"itemData":{"id":1268,"type":"article-journal","container-title":"Animal Behaviour","DOI":"10.1006/anbe.1994.1384","ISSN":"0003-3472","issue":"6","journalAbbreviation":"Animal Behaviour","page":"1463-1465","source":"ScienceDirect","title":"Dominance and weight changes in the common raven, &lt;i&gt;Corvus corax&lt;/i&gt;","volume":"48","author":[{"family":"Heinrich","given":"Bernd"}],"issued":{"date-parts":[["1994",12,1]]}}}],"schema":"https://github.com/citation-style-language/schema/raw/master/csl-citation.json"} </w:instrText>
      </w:r>
      <w:r>
        <w:fldChar w:fldCharType="separate"/>
      </w:r>
      <w:r w:rsidRPr="00C4773A">
        <w:rPr>
          <w:rFonts w:ascii="Aptos" w:hAnsi="Aptos"/>
        </w:rPr>
        <w:t>(Heinrich 1994)</w:t>
      </w:r>
      <w:r>
        <w:fldChar w:fldCharType="end"/>
      </w:r>
      <w:r>
        <w:t xml:space="preserve">. </w:t>
      </w:r>
      <w:r w:rsidRPr="00C42A6E">
        <w:t xml:space="preserve">Ravens that bred earlier in the Greater Yellowstone Ecosystem have greater nesting success </w:t>
      </w:r>
      <w:r w:rsidRPr="00C42A6E">
        <w:fldChar w:fldCharType="begin"/>
      </w:r>
      <w:r w:rsidR="001E7668">
        <w:instrText xml:space="preserve"> ADDIN ZOTERO_ITEM CSL_CITATION {"citationID":"xakAKS9d","properties":{"formattedCitation":"(Dunk et al. 1997)","plainCitation":"(Dunk et al. 1997)","noteIndex":0},"citationItems":[{"id":1172,"uris":["http://zotero.org/users/9968163/items/2SMLQQCT"],"itemData":{"id":1172,"type":"article-journal","container-title":"The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Pr="00C42A6E">
        <w:fldChar w:fldCharType="separate"/>
      </w:r>
      <w:r w:rsidRPr="00C42A6E">
        <w:t>(Dunk et al. 1997)</w:t>
      </w:r>
      <w:r w:rsidRPr="00C42A6E">
        <w:fldChar w:fldCharType="end"/>
      </w:r>
      <w:r w:rsidRPr="00C42A6E">
        <w:t xml:space="preserve"> </w:t>
      </w:r>
      <w:r>
        <w:t>and</w:t>
      </w:r>
      <w:r w:rsidRPr="00C42A6E">
        <w:t xml:space="preserve"> mistiming the initiation of breeding </w:t>
      </w:r>
      <w:r>
        <w:t>can</w:t>
      </w:r>
      <w:r w:rsidRPr="00C42A6E">
        <w:t xml:space="preserve"> result in lower success due to a lack of critical food sources </w:t>
      </w:r>
      <w:r w:rsidRPr="00C42A6E">
        <w:fldChar w:fldCharType="begin"/>
      </w:r>
      <w:r w:rsidR="001E7668">
        <w:instrText xml:space="preserve"> ADDIN ZOTERO_ITEM CSL_CITATION {"citationID":"aRBLdrtc","properties":{"formattedCitation":"(Visser et al. 2006)","plainCitation":"(Visser et al. 2006)","noteIndex":0},"citationItems":[{"id":1174,"uris":["http://zotero.org/users/9968163/items/P5ZD83LU"],"itemData":{"id":1174,"type":"article-journal","abstract":"Timing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Pr="00C42A6E">
        <w:fldChar w:fldCharType="separate"/>
      </w:r>
      <w:r w:rsidRPr="00C42A6E">
        <w:t>(Visser et al. 2006)</w:t>
      </w:r>
      <w:r w:rsidRPr="00C42A6E">
        <w:fldChar w:fldCharType="end"/>
      </w:r>
      <w:r w:rsidRPr="00C42A6E">
        <w:t>. Ravens in Yellowstone utilize</w:t>
      </w:r>
      <w:r>
        <w:t xml:space="preserve"> seasonal</w:t>
      </w:r>
      <w:r w:rsidRPr="00C42A6E">
        <w:t xml:space="preserve"> insect outbreaks (e.g. grasshoppers and </w:t>
      </w:r>
      <w:proofErr w:type="spellStart"/>
      <w:r w:rsidRPr="00C42A6E">
        <w:t>salmonflies</w:t>
      </w:r>
      <w:proofErr w:type="spellEnd"/>
      <w:r w:rsidRPr="00C42A6E">
        <w:t>) during the summer breeding season</w:t>
      </w:r>
      <w:r>
        <w:t xml:space="preserve"> </w:t>
      </w:r>
      <w:r w:rsidRPr="00C42A6E">
        <w:fldChar w:fldCharType="begin"/>
      </w:r>
      <w:r w:rsidR="001E7668">
        <w:instrText xml:space="preserve"> ADDIN ZOTERO_ITEM CSL_CITATION {"citationID":"SRcnjzYt","properties":{"formattedCitation":"(Ho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42A6E">
        <w:fldChar w:fldCharType="separate"/>
      </w:r>
      <w:r w:rsidRPr="00C42A6E">
        <w:t>(Ho et al. 2023)</w:t>
      </w:r>
      <w:r w:rsidRPr="00C42A6E">
        <w:fldChar w:fldCharType="end"/>
      </w:r>
      <w:r w:rsidRPr="00C42A6E">
        <w:t xml:space="preserve">, which allows them to provide a protein-dense food to growing chicks. </w:t>
      </w:r>
    </w:p>
    <w:p w14:paraId="0A7E5108" w14:textId="4889891F" w:rsidR="004D3FB5" w:rsidRPr="00C42A6E" w:rsidRDefault="004D3FB5" w:rsidP="004D3FB5">
      <w:pPr>
        <w:spacing w:line="480" w:lineRule="auto"/>
        <w:ind w:firstLine="720"/>
      </w:pPr>
      <w:r w:rsidRPr="00C42A6E">
        <w:t xml:space="preserve">Despite being social creatures that have the ability to share and receive information about potential food resources </w:t>
      </w:r>
      <w:r w:rsidRPr="00C42A6E">
        <w:fldChar w:fldCharType="begin"/>
      </w:r>
      <w:r w:rsidR="001E7668">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a raven deciding whether to leave its </w:t>
      </w:r>
      <w:r w:rsidRPr="00C42A6E">
        <w:lastRenderedPageBreak/>
        <w:t xml:space="preserve">territory was not </w:t>
      </w:r>
      <w:r>
        <w:t>correlated with</w:t>
      </w:r>
      <w:r w:rsidRPr="00C42A6E">
        <w:t xml:space="preserve"> the </w:t>
      </w:r>
      <w:r>
        <w:t>decision</w:t>
      </w:r>
      <w:r w:rsidRPr="00C42A6E">
        <w:t xml:space="preserve"> of other territorial ravens</w:t>
      </w:r>
      <w:r>
        <w:t xml:space="preserve"> to leave or stay on their territories</w:t>
      </w:r>
      <w:r w:rsidRPr="00C42A6E">
        <w:t xml:space="preserve">. Ravens are instead responding </w:t>
      </w:r>
      <w:r>
        <w:t xml:space="preserve">to </w:t>
      </w:r>
      <w:r w:rsidRPr="00C42A6E">
        <w:t>factors that could</w:t>
      </w:r>
      <w:r>
        <w:t xml:space="preserve"> be</w:t>
      </w:r>
      <w:r w:rsidRPr="00C42A6E">
        <w:t xml:space="preserve"> interpreted </w:t>
      </w:r>
      <w:r>
        <w:t>individually</w:t>
      </w:r>
      <w:r w:rsidRPr="00C42A6E">
        <w:t xml:space="preserve">, such as active kills within their territory </w:t>
      </w:r>
      <w:r>
        <w:t>and</w:t>
      </w:r>
      <w:r w:rsidRPr="00C42A6E">
        <w:t xml:space="preserve"> weather conditions. Once a raven left its territory, it </w:t>
      </w:r>
      <w:r>
        <w:t xml:space="preserve">often </w:t>
      </w:r>
      <w:r w:rsidRPr="00C42A6E">
        <w:t xml:space="preserve">made the same </w:t>
      </w:r>
      <w:r>
        <w:t xml:space="preserve">movement </w:t>
      </w:r>
      <w:r w:rsidRPr="00C42A6E">
        <w:t>decision</w:t>
      </w:r>
      <w:r>
        <w:t>s</w:t>
      </w:r>
      <w:r w:rsidRPr="00C42A6E">
        <w:t xml:space="preserve"> as conspecifics</w:t>
      </w:r>
      <w:r>
        <w:t xml:space="preserve"> that had left their own territories</w:t>
      </w:r>
      <w:r w:rsidRPr="00C42A6E">
        <w:t xml:space="preserve">. Ravens without knowledge of an available food source may be following other traveling ravens to take advantage of their knowledge </w:t>
      </w:r>
      <w:r w:rsidRPr="00C42A6E">
        <w:fldChar w:fldCharType="begin"/>
      </w:r>
      <w:r w:rsidR="001E7668">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42A6E">
        <w:fldChar w:fldCharType="separate"/>
      </w:r>
      <w:r w:rsidRPr="00C42A6E">
        <w:t>(Marzluff et al. 1996)</w:t>
      </w:r>
      <w:r w:rsidRPr="00C42A6E">
        <w:fldChar w:fldCharType="end"/>
      </w:r>
      <w:r w:rsidRPr="00C42A6E">
        <w:t xml:space="preserve">. </w:t>
      </w:r>
      <w:r>
        <w:t>However, k</w:t>
      </w:r>
      <w:r w:rsidRPr="00C42A6E">
        <w:t xml:space="preserve">nowledge of the hunting regions is pervasive throughout the local population as they are heavily utilized by juvenile individuals during their first winter as it does not require extensive </w:t>
      </w:r>
      <w:r>
        <w:t>experience with</w:t>
      </w:r>
      <w:r w:rsidRPr="00C42A6E">
        <w:t xml:space="preserve"> the landscape. Group movements may then be coincidental and reflective of shared knowledge instead of information sharing</w:t>
      </w:r>
      <w:r>
        <w:t xml:space="preserve"> or stealing</w:t>
      </w:r>
      <w:r w:rsidRPr="00C42A6E">
        <w:t>.</w:t>
      </w:r>
    </w:p>
    <w:p w14:paraId="2AF765AB" w14:textId="4AD2E2EF" w:rsidR="004D3FB5" w:rsidRPr="00C42A6E" w:rsidRDefault="004D3FB5" w:rsidP="004D3FB5">
      <w:pPr>
        <w:spacing w:line="480" w:lineRule="auto"/>
        <w:ind w:firstLine="720"/>
      </w:pPr>
      <w:r w:rsidRPr="00C42A6E">
        <w:t xml:space="preserve">Our results suggest that the daily decisions of breeding common ravens within Yellowstone National Park are influenced by the presence of daily resources. More immediately available resources are prioritized while recreational hunting is supplementary on days when they do not encounter any naturally occurring carrion. As a foraging generalist, their ability to forage efficiently based on daily changes in food availability allows them to be successful. Since movement decisions are not influenced by the amount of biomass made available by hunters, it is unlikely that efforts to reduce its availability would be effective at preventing the exploitation of the resource. Other studies have shown moderate success in using supplemental feeding within protected areas to reduce movements outside the protected area for large avian scavengers </w:t>
      </w:r>
      <w:r w:rsidRPr="00C42A6E">
        <w:fldChar w:fldCharType="begin"/>
      </w:r>
      <w:r w:rsidR="001E7668">
        <w:instrText xml:space="preserve"> ADDIN ZOTERO_ITEM CSL_CITATION {"citationID":"HZyvfh1L","properties":{"formattedCitation":"(L\\uc0\\u243{}pez-Peinado et al. 2023)","plainCitation":"(López-Peinado et al. 2023)","noteIndex":0},"citationItems":[{"id":883,"uris":["http://zotero.org/users/9968163/items/XBURZLPT"],"itemData":{"id":883,"type":"article-journal","abstract":"The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Pr="00C42A6E">
        <w:fldChar w:fldCharType="separate"/>
      </w:r>
      <w:r w:rsidRPr="00C42A6E">
        <w:rPr>
          <w:rFonts w:cs="Times New Roman"/>
          <w:kern w:val="0"/>
        </w:rPr>
        <w:t>(López-Peinado et al. 2023)</w:t>
      </w:r>
      <w:r w:rsidRPr="00C42A6E">
        <w:fldChar w:fldCharType="end"/>
      </w:r>
      <w:r w:rsidRPr="00C42A6E">
        <w:t xml:space="preserve">. At small scales, the removal of a landfill site can eliminate the presence of ravens </w:t>
      </w:r>
      <w:r w:rsidRPr="00C42A6E">
        <w:fldChar w:fldCharType="begin"/>
      </w:r>
      <w:r w:rsidR="001E7668">
        <w:instrText xml:space="preserve"> ADDIN ZOTERO_ITEM CSL_CITATION {"citationID":"qkzjuj5P","properties":{"formattedCitation":"(Marzluff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42A6E">
        <w:fldChar w:fldCharType="separate"/>
      </w:r>
      <w:r w:rsidRPr="00C42A6E">
        <w:t>(Marzluff et al. 2021)</w:t>
      </w:r>
      <w:r w:rsidRPr="00C42A6E">
        <w:fldChar w:fldCharType="end"/>
      </w:r>
      <w:r w:rsidRPr="00C42A6E">
        <w:t xml:space="preserve">. However, until the resource is either eliminated or an </w:t>
      </w:r>
      <w:r w:rsidRPr="00C42A6E">
        <w:lastRenderedPageBreak/>
        <w:t xml:space="preserve">alternative resource is available on a daily scale, ravens will likely continue to return to recreational hunting areas on days when no other foraging opportunity is available. This continued usage of anthropogenic resources buffers raven populations against any decreases in natural carrion availability. Increasing the availability of natural carrion through the recovery of carnivore populations will </w:t>
      </w:r>
      <w:r>
        <w:t xml:space="preserve">likely </w:t>
      </w:r>
      <w:r w:rsidRPr="00C42A6E">
        <w:t xml:space="preserve">reduce the time spent </w:t>
      </w:r>
      <w:r>
        <w:t xml:space="preserve">foraging for anthropogenic subsidies. </w:t>
      </w:r>
    </w:p>
    <w:p w14:paraId="700408B7" w14:textId="77777777" w:rsidR="004D3FB5" w:rsidRPr="00C42A6E" w:rsidRDefault="004D3FB5" w:rsidP="004D3FB5">
      <w:pPr>
        <w:spacing w:line="480" w:lineRule="auto"/>
      </w:pPr>
      <w:r w:rsidRPr="00C42A6E">
        <w:br w:type="page"/>
      </w:r>
    </w:p>
    <w:p w14:paraId="65CF4C24" w14:textId="77777777" w:rsidR="004D3FB5" w:rsidRPr="00C42A6E" w:rsidRDefault="004D3FB5" w:rsidP="004D3FB5">
      <w:pPr>
        <w:spacing w:line="480" w:lineRule="auto"/>
      </w:pPr>
      <w:r w:rsidRPr="00C42A6E">
        <w:rPr>
          <w:noProof/>
        </w:rPr>
        <w:lastRenderedPageBreak/>
        <w:drawing>
          <wp:inline distT="0" distB="0" distL="0" distR="0" wp14:anchorId="72377312" wp14:editId="54466B0E">
            <wp:extent cx="5936615" cy="4544060"/>
            <wp:effectExtent l="0" t="0" r="6985" b="8890"/>
            <wp:docPr id="186797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5CA8DE10" w14:textId="77777777" w:rsidR="004D3FB5" w:rsidRPr="00C42A6E" w:rsidRDefault="004D3FB5" w:rsidP="004D3FB5">
      <w:pPr>
        <w:spacing w:line="480" w:lineRule="auto"/>
      </w:pPr>
      <w:r w:rsidRPr="00C42A6E">
        <w:t>Figure 1. Map of Yellowstone National Park showing the locations of tagged raven territories as colored polygons inside the boundaries. The MTFWP (red) and bison (blue) hunting regions are highlighted outside the north-western boundary of the national park. The MTFWP region was used during the duration of the rifle hunting season. The bison region was used after the end of the MTFWP rifle hunting season and ran until the end of the winter study period (March 30). The landfill and water treatment pond within the hunting regions utilized by ravens is located at the star.</w:t>
      </w:r>
    </w:p>
    <w:p w14:paraId="555BF59C" w14:textId="77777777" w:rsidR="004D3FB5" w:rsidRPr="00C42A6E" w:rsidRDefault="004D3FB5" w:rsidP="004D3FB5">
      <w:pPr>
        <w:spacing w:line="480" w:lineRule="auto"/>
      </w:pPr>
      <w:r w:rsidRPr="00C42A6E">
        <w:rPr>
          <w:noProof/>
        </w:rPr>
        <w:lastRenderedPageBreak/>
        <w:drawing>
          <wp:inline distT="0" distB="0" distL="0" distR="0" wp14:anchorId="2C85D91F" wp14:editId="25E7365B">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43EA4DCB" w14:textId="77777777" w:rsidR="004D3FB5" w:rsidRPr="00C42A6E" w:rsidRDefault="004D3FB5" w:rsidP="004D3FB5">
      <w:pPr>
        <w:spacing w:line="480" w:lineRule="auto"/>
      </w:pPr>
      <w:r w:rsidRPr="00C42A6E">
        <w:lastRenderedPageBreak/>
        <w:t>Supplementary Figure 1. Maps showing the MTFWP hunting region (A) and the bison hunting region (B) compared to a heatmap of the raven GPS points outside of the Yellowstone National Park during (A) November and (B) March, respectively. Warmer colors indicate higher point densities.</w:t>
      </w:r>
    </w:p>
    <w:p w14:paraId="0EB742B6" w14:textId="77777777" w:rsidR="004D3FB5" w:rsidRPr="00C42A6E" w:rsidRDefault="004D3FB5" w:rsidP="004D3FB5">
      <w:pPr>
        <w:spacing w:line="480" w:lineRule="auto"/>
      </w:pPr>
    </w:p>
    <w:p w14:paraId="2786EB0E" w14:textId="77777777" w:rsidR="004D3FB5" w:rsidRPr="00C42A6E" w:rsidRDefault="004D3FB5" w:rsidP="004D3FB5">
      <w:pPr>
        <w:spacing w:line="480" w:lineRule="auto"/>
      </w:pPr>
      <w:r w:rsidRPr="00C42A6E">
        <w:t>Supplementary Table 1. Shows the start and end dates for the MTFWP and bison hunting seasons for a given winter (e.g. winter of 2019 is from November 2019 – March 2020).</w:t>
      </w:r>
    </w:p>
    <w:tbl>
      <w:tblPr>
        <w:tblStyle w:val="TableGrid"/>
        <w:tblW w:w="0" w:type="auto"/>
        <w:tblLook w:val="04A0" w:firstRow="1" w:lastRow="0" w:firstColumn="1" w:lastColumn="0" w:noHBand="0" w:noVBand="1"/>
      </w:tblPr>
      <w:tblGrid>
        <w:gridCol w:w="1870"/>
        <w:gridCol w:w="1870"/>
        <w:gridCol w:w="1870"/>
        <w:gridCol w:w="1870"/>
      </w:tblGrid>
      <w:tr w:rsidR="004D3FB5" w:rsidRPr="00C42A6E" w14:paraId="3CE64D99" w14:textId="77777777" w:rsidTr="00EE6078">
        <w:tc>
          <w:tcPr>
            <w:tcW w:w="1870" w:type="dxa"/>
          </w:tcPr>
          <w:p w14:paraId="7DF42EA1" w14:textId="77777777" w:rsidR="004D3FB5" w:rsidRPr="00C42A6E" w:rsidRDefault="004D3FB5" w:rsidP="00EE6078">
            <w:pPr>
              <w:spacing w:line="480" w:lineRule="auto"/>
            </w:pPr>
          </w:p>
        </w:tc>
        <w:tc>
          <w:tcPr>
            <w:tcW w:w="3740" w:type="dxa"/>
            <w:gridSpan w:val="2"/>
          </w:tcPr>
          <w:p w14:paraId="1BADDFAF" w14:textId="77777777" w:rsidR="004D3FB5" w:rsidRPr="00C42A6E" w:rsidRDefault="004D3FB5" w:rsidP="00EE6078">
            <w:pPr>
              <w:spacing w:line="480" w:lineRule="auto"/>
              <w:jc w:val="center"/>
            </w:pPr>
            <w:r w:rsidRPr="00C42A6E">
              <w:t>MTFWP</w:t>
            </w:r>
          </w:p>
        </w:tc>
        <w:tc>
          <w:tcPr>
            <w:tcW w:w="1870" w:type="dxa"/>
          </w:tcPr>
          <w:p w14:paraId="786B0686" w14:textId="77777777" w:rsidR="004D3FB5" w:rsidRPr="00C42A6E" w:rsidRDefault="004D3FB5" w:rsidP="00EE6078">
            <w:pPr>
              <w:spacing w:line="480" w:lineRule="auto"/>
              <w:jc w:val="center"/>
            </w:pPr>
            <w:r w:rsidRPr="00C42A6E">
              <w:t>Bison</w:t>
            </w:r>
          </w:p>
        </w:tc>
      </w:tr>
      <w:tr w:rsidR="004D3FB5" w:rsidRPr="00C42A6E" w14:paraId="2DA2E697" w14:textId="77777777" w:rsidTr="00EE6078">
        <w:tc>
          <w:tcPr>
            <w:tcW w:w="1870" w:type="dxa"/>
          </w:tcPr>
          <w:p w14:paraId="6A3BB76D" w14:textId="77777777" w:rsidR="004D3FB5" w:rsidRPr="00C42A6E" w:rsidRDefault="004D3FB5" w:rsidP="00EE6078">
            <w:pPr>
              <w:spacing w:line="480" w:lineRule="auto"/>
            </w:pPr>
            <w:r w:rsidRPr="00C42A6E">
              <w:t>Winter of</w:t>
            </w:r>
          </w:p>
        </w:tc>
        <w:tc>
          <w:tcPr>
            <w:tcW w:w="1870" w:type="dxa"/>
          </w:tcPr>
          <w:p w14:paraId="0FF8D06E" w14:textId="77777777" w:rsidR="004D3FB5" w:rsidRPr="00C42A6E" w:rsidRDefault="004D3FB5" w:rsidP="00EE6078">
            <w:pPr>
              <w:spacing w:line="480" w:lineRule="auto"/>
              <w:jc w:val="center"/>
            </w:pPr>
            <w:r w:rsidRPr="00C42A6E">
              <w:t>Start date</w:t>
            </w:r>
          </w:p>
        </w:tc>
        <w:tc>
          <w:tcPr>
            <w:tcW w:w="1870" w:type="dxa"/>
          </w:tcPr>
          <w:p w14:paraId="5760BACA" w14:textId="77777777" w:rsidR="004D3FB5" w:rsidRPr="00C42A6E" w:rsidRDefault="004D3FB5" w:rsidP="00EE6078">
            <w:pPr>
              <w:spacing w:line="480" w:lineRule="auto"/>
              <w:jc w:val="center"/>
            </w:pPr>
            <w:r w:rsidRPr="00C42A6E">
              <w:t>End date</w:t>
            </w:r>
          </w:p>
        </w:tc>
        <w:tc>
          <w:tcPr>
            <w:tcW w:w="1870" w:type="dxa"/>
          </w:tcPr>
          <w:p w14:paraId="34EAC561" w14:textId="77777777" w:rsidR="004D3FB5" w:rsidRPr="00C42A6E" w:rsidRDefault="004D3FB5" w:rsidP="00EE6078">
            <w:pPr>
              <w:spacing w:line="480" w:lineRule="auto"/>
              <w:jc w:val="center"/>
            </w:pPr>
            <w:r w:rsidRPr="00C42A6E">
              <w:t>Start date</w:t>
            </w:r>
          </w:p>
        </w:tc>
      </w:tr>
      <w:tr w:rsidR="004D3FB5" w:rsidRPr="00C42A6E" w14:paraId="5A27905C" w14:textId="77777777" w:rsidTr="00EE6078">
        <w:tc>
          <w:tcPr>
            <w:tcW w:w="1870" w:type="dxa"/>
          </w:tcPr>
          <w:p w14:paraId="5D750C37" w14:textId="77777777" w:rsidR="004D3FB5" w:rsidRPr="00C42A6E" w:rsidRDefault="004D3FB5" w:rsidP="00EE6078">
            <w:pPr>
              <w:spacing w:line="480" w:lineRule="auto"/>
            </w:pPr>
            <w:r w:rsidRPr="00C42A6E">
              <w:t>2019</w:t>
            </w:r>
          </w:p>
        </w:tc>
        <w:tc>
          <w:tcPr>
            <w:tcW w:w="1870" w:type="dxa"/>
          </w:tcPr>
          <w:p w14:paraId="6E628041" w14:textId="77777777" w:rsidR="004D3FB5" w:rsidRPr="00C42A6E" w:rsidRDefault="004D3FB5" w:rsidP="00EE6078">
            <w:pPr>
              <w:spacing w:line="480" w:lineRule="auto"/>
            </w:pPr>
            <w:r w:rsidRPr="00C42A6E">
              <w:t>10/26/2019</w:t>
            </w:r>
          </w:p>
        </w:tc>
        <w:tc>
          <w:tcPr>
            <w:tcW w:w="1870" w:type="dxa"/>
          </w:tcPr>
          <w:p w14:paraId="53DF3B7E" w14:textId="77777777" w:rsidR="004D3FB5" w:rsidRPr="00C42A6E" w:rsidRDefault="004D3FB5" w:rsidP="00EE6078">
            <w:pPr>
              <w:spacing w:line="480" w:lineRule="auto"/>
            </w:pPr>
            <w:r w:rsidRPr="00C42A6E">
              <w:t>12/1/2019</w:t>
            </w:r>
          </w:p>
        </w:tc>
        <w:tc>
          <w:tcPr>
            <w:tcW w:w="1870" w:type="dxa"/>
          </w:tcPr>
          <w:p w14:paraId="35FA309C" w14:textId="77777777" w:rsidR="004D3FB5" w:rsidRPr="00C42A6E" w:rsidRDefault="004D3FB5" w:rsidP="00EE6078">
            <w:pPr>
              <w:spacing w:line="480" w:lineRule="auto"/>
            </w:pPr>
            <w:r w:rsidRPr="00C42A6E">
              <w:t>2/23/2020</w:t>
            </w:r>
          </w:p>
        </w:tc>
      </w:tr>
      <w:tr w:rsidR="004D3FB5" w:rsidRPr="00C42A6E" w14:paraId="69EDCDEF" w14:textId="77777777" w:rsidTr="00EE6078">
        <w:tc>
          <w:tcPr>
            <w:tcW w:w="1870" w:type="dxa"/>
          </w:tcPr>
          <w:p w14:paraId="3ADA0266" w14:textId="77777777" w:rsidR="004D3FB5" w:rsidRPr="00C42A6E" w:rsidRDefault="004D3FB5" w:rsidP="00EE6078">
            <w:pPr>
              <w:spacing w:line="480" w:lineRule="auto"/>
            </w:pPr>
            <w:r w:rsidRPr="00C42A6E">
              <w:t>2020</w:t>
            </w:r>
          </w:p>
        </w:tc>
        <w:tc>
          <w:tcPr>
            <w:tcW w:w="1870" w:type="dxa"/>
          </w:tcPr>
          <w:p w14:paraId="589AC8E3" w14:textId="77777777" w:rsidR="004D3FB5" w:rsidRPr="00C42A6E" w:rsidRDefault="004D3FB5" w:rsidP="00EE6078">
            <w:pPr>
              <w:spacing w:line="480" w:lineRule="auto"/>
            </w:pPr>
            <w:r w:rsidRPr="00C42A6E">
              <w:t>10/24/2020</w:t>
            </w:r>
          </w:p>
        </w:tc>
        <w:tc>
          <w:tcPr>
            <w:tcW w:w="1870" w:type="dxa"/>
          </w:tcPr>
          <w:p w14:paraId="45199165" w14:textId="77777777" w:rsidR="004D3FB5" w:rsidRPr="00C42A6E" w:rsidRDefault="004D3FB5" w:rsidP="00EE6078">
            <w:pPr>
              <w:spacing w:line="480" w:lineRule="auto"/>
            </w:pPr>
            <w:r w:rsidRPr="00C42A6E">
              <w:t>11/29/2020</w:t>
            </w:r>
          </w:p>
        </w:tc>
        <w:tc>
          <w:tcPr>
            <w:tcW w:w="1870" w:type="dxa"/>
          </w:tcPr>
          <w:p w14:paraId="00EB9CDF" w14:textId="77777777" w:rsidR="004D3FB5" w:rsidRPr="00C42A6E" w:rsidRDefault="004D3FB5" w:rsidP="00EE6078">
            <w:pPr>
              <w:spacing w:line="480" w:lineRule="auto"/>
            </w:pPr>
            <w:r w:rsidRPr="00C42A6E">
              <w:t>1/25/2021</w:t>
            </w:r>
          </w:p>
        </w:tc>
      </w:tr>
      <w:tr w:rsidR="004D3FB5" w:rsidRPr="00C42A6E" w14:paraId="68262B72" w14:textId="77777777" w:rsidTr="00EE6078">
        <w:tc>
          <w:tcPr>
            <w:tcW w:w="1870" w:type="dxa"/>
          </w:tcPr>
          <w:p w14:paraId="63022922" w14:textId="77777777" w:rsidR="004D3FB5" w:rsidRPr="00C42A6E" w:rsidRDefault="004D3FB5" w:rsidP="00EE6078">
            <w:pPr>
              <w:spacing w:line="480" w:lineRule="auto"/>
            </w:pPr>
            <w:r w:rsidRPr="00C42A6E">
              <w:t>2021</w:t>
            </w:r>
          </w:p>
        </w:tc>
        <w:tc>
          <w:tcPr>
            <w:tcW w:w="1870" w:type="dxa"/>
          </w:tcPr>
          <w:p w14:paraId="64F0E473" w14:textId="77777777" w:rsidR="004D3FB5" w:rsidRPr="00C42A6E" w:rsidRDefault="004D3FB5" w:rsidP="00EE6078">
            <w:pPr>
              <w:spacing w:line="480" w:lineRule="auto"/>
            </w:pPr>
            <w:r w:rsidRPr="00C42A6E">
              <w:t>10/23/2021</w:t>
            </w:r>
          </w:p>
        </w:tc>
        <w:tc>
          <w:tcPr>
            <w:tcW w:w="1870" w:type="dxa"/>
          </w:tcPr>
          <w:p w14:paraId="08790D96" w14:textId="77777777" w:rsidR="004D3FB5" w:rsidRPr="00C42A6E" w:rsidRDefault="004D3FB5" w:rsidP="00EE6078">
            <w:pPr>
              <w:spacing w:line="480" w:lineRule="auto"/>
            </w:pPr>
            <w:r w:rsidRPr="00C42A6E">
              <w:t>11/28/2021</w:t>
            </w:r>
          </w:p>
        </w:tc>
        <w:tc>
          <w:tcPr>
            <w:tcW w:w="1870" w:type="dxa"/>
          </w:tcPr>
          <w:p w14:paraId="270AE5FF" w14:textId="77777777" w:rsidR="004D3FB5" w:rsidRPr="00C42A6E" w:rsidRDefault="004D3FB5" w:rsidP="00EE6078">
            <w:pPr>
              <w:spacing w:line="480" w:lineRule="auto"/>
            </w:pPr>
            <w:r w:rsidRPr="00C42A6E">
              <w:t>3/22/2022</w:t>
            </w:r>
          </w:p>
        </w:tc>
      </w:tr>
      <w:tr w:rsidR="004D3FB5" w:rsidRPr="00C42A6E" w14:paraId="365D1433" w14:textId="77777777" w:rsidTr="00EE6078">
        <w:tc>
          <w:tcPr>
            <w:tcW w:w="1870" w:type="dxa"/>
          </w:tcPr>
          <w:p w14:paraId="1B5D9D04" w14:textId="77777777" w:rsidR="004D3FB5" w:rsidRPr="00C42A6E" w:rsidRDefault="004D3FB5" w:rsidP="00EE6078">
            <w:pPr>
              <w:spacing w:line="480" w:lineRule="auto"/>
            </w:pPr>
            <w:r w:rsidRPr="00C42A6E">
              <w:t>2022</w:t>
            </w:r>
          </w:p>
        </w:tc>
        <w:tc>
          <w:tcPr>
            <w:tcW w:w="1870" w:type="dxa"/>
          </w:tcPr>
          <w:p w14:paraId="715D6BCE" w14:textId="77777777" w:rsidR="004D3FB5" w:rsidRPr="00C42A6E" w:rsidRDefault="004D3FB5" w:rsidP="00EE6078">
            <w:pPr>
              <w:spacing w:line="480" w:lineRule="auto"/>
            </w:pPr>
            <w:r w:rsidRPr="00C42A6E">
              <w:t>10/22/2022</w:t>
            </w:r>
          </w:p>
        </w:tc>
        <w:tc>
          <w:tcPr>
            <w:tcW w:w="1870" w:type="dxa"/>
          </w:tcPr>
          <w:p w14:paraId="27FDB75F" w14:textId="77777777" w:rsidR="004D3FB5" w:rsidRPr="00C42A6E" w:rsidRDefault="004D3FB5" w:rsidP="00EE6078">
            <w:pPr>
              <w:spacing w:line="480" w:lineRule="auto"/>
            </w:pPr>
            <w:r w:rsidRPr="00C42A6E">
              <w:t>11/27/2022</w:t>
            </w:r>
          </w:p>
        </w:tc>
        <w:tc>
          <w:tcPr>
            <w:tcW w:w="1870" w:type="dxa"/>
          </w:tcPr>
          <w:p w14:paraId="4B7082F7" w14:textId="77777777" w:rsidR="004D3FB5" w:rsidRPr="00C42A6E" w:rsidRDefault="004D3FB5" w:rsidP="00EE6078">
            <w:pPr>
              <w:spacing w:line="480" w:lineRule="auto"/>
            </w:pPr>
            <w:r w:rsidRPr="00C42A6E">
              <w:t>12/8/2022</w:t>
            </w:r>
          </w:p>
        </w:tc>
      </w:tr>
      <w:tr w:rsidR="004D3FB5" w:rsidRPr="00C42A6E" w14:paraId="6C1C3C60" w14:textId="77777777" w:rsidTr="00EE6078">
        <w:tc>
          <w:tcPr>
            <w:tcW w:w="1870" w:type="dxa"/>
          </w:tcPr>
          <w:p w14:paraId="2BDCB388" w14:textId="77777777" w:rsidR="004D3FB5" w:rsidRPr="00C42A6E" w:rsidRDefault="004D3FB5" w:rsidP="00EE6078">
            <w:pPr>
              <w:spacing w:line="480" w:lineRule="auto"/>
            </w:pPr>
            <w:r w:rsidRPr="00C42A6E">
              <w:t>2023</w:t>
            </w:r>
          </w:p>
        </w:tc>
        <w:tc>
          <w:tcPr>
            <w:tcW w:w="1870" w:type="dxa"/>
          </w:tcPr>
          <w:p w14:paraId="4CE03B6D" w14:textId="77777777" w:rsidR="004D3FB5" w:rsidRPr="00C42A6E" w:rsidRDefault="004D3FB5" w:rsidP="00EE6078">
            <w:pPr>
              <w:spacing w:line="480" w:lineRule="auto"/>
            </w:pPr>
            <w:r w:rsidRPr="00C42A6E">
              <w:t>10/21/2023</w:t>
            </w:r>
          </w:p>
        </w:tc>
        <w:tc>
          <w:tcPr>
            <w:tcW w:w="1870" w:type="dxa"/>
          </w:tcPr>
          <w:p w14:paraId="5154A854" w14:textId="77777777" w:rsidR="004D3FB5" w:rsidRPr="00C42A6E" w:rsidRDefault="004D3FB5" w:rsidP="00EE6078">
            <w:pPr>
              <w:spacing w:line="480" w:lineRule="auto"/>
            </w:pPr>
            <w:r w:rsidRPr="00C42A6E">
              <w:t>11/26/2023</w:t>
            </w:r>
          </w:p>
        </w:tc>
        <w:tc>
          <w:tcPr>
            <w:tcW w:w="1870" w:type="dxa"/>
          </w:tcPr>
          <w:p w14:paraId="37CA6F4A" w14:textId="77777777" w:rsidR="004D3FB5" w:rsidRPr="00C42A6E" w:rsidRDefault="004D3FB5" w:rsidP="00EE6078">
            <w:pPr>
              <w:spacing w:line="480" w:lineRule="auto"/>
            </w:pPr>
            <w:r w:rsidRPr="00C42A6E">
              <w:t>3/24/2024</w:t>
            </w:r>
          </w:p>
        </w:tc>
      </w:tr>
    </w:tbl>
    <w:p w14:paraId="12452E8E" w14:textId="77777777" w:rsidR="004D3FB5" w:rsidRPr="00C42A6E" w:rsidRDefault="004D3FB5" w:rsidP="004D3FB5">
      <w:pPr>
        <w:spacing w:line="480" w:lineRule="auto"/>
      </w:pPr>
    </w:p>
    <w:p w14:paraId="0317C4D9" w14:textId="77777777" w:rsidR="004D3FB5" w:rsidRPr="00C42A6E" w:rsidRDefault="004D3FB5" w:rsidP="004D3FB5">
      <w:pPr>
        <w:spacing w:line="480" w:lineRule="auto"/>
      </w:pPr>
      <w:r w:rsidRPr="00C42A6E">
        <w:br w:type="page"/>
      </w:r>
    </w:p>
    <w:p w14:paraId="41E76258" w14:textId="35786EC9" w:rsidR="004D3FB5" w:rsidRPr="00C42A6E" w:rsidRDefault="00C5295A" w:rsidP="004D3FB5">
      <w:pPr>
        <w:spacing w:line="480" w:lineRule="auto"/>
      </w:pPr>
      <w:r w:rsidRPr="00C5295A">
        <w:rPr>
          <w:noProof/>
        </w:rPr>
        <w:lastRenderedPageBreak/>
        <w:drawing>
          <wp:inline distT="0" distB="0" distL="0" distR="0" wp14:anchorId="683EF05B" wp14:editId="748DE0E1">
            <wp:extent cx="5943600" cy="4086225"/>
            <wp:effectExtent l="0" t="0" r="0" b="9525"/>
            <wp:docPr id="16328787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878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086225"/>
                    </a:xfrm>
                    <a:prstGeom prst="rect">
                      <a:avLst/>
                    </a:prstGeom>
                  </pic:spPr>
                </pic:pic>
              </a:graphicData>
            </a:graphic>
          </wp:inline>
        </w:drawing>
      </w:r>
    </w:p>
    <w:p w14:paraId="64B49592" w14:textId="77777777" w:rsidR="004D3FB5" w:rsidRPr="00C42A6E" w:rsidRDefault="004D3FB5" w:rsidP="004D3FB5">
      <w:pPr>
        <w:spacing w:line="480" w:lineRule="auto"/>
      </w:pPr>
      <w:r w:rsidRPr="00C42A6E">
        <w:t>Figure 2. The proportion of decision days on which each raven made a particular movement decision. If a raven decided to leave its territory, its decision was one of two results. The “</w:t>
      </w:r>
      <w:r>
        <w:t>O</w:t>
      </w:r>
      <w:r w:rsidRPr="00C42A6E">
        <w:t>ther” category is used to encapsulate all extraterritorial movements that did not result in a visit to the hunting regions. The “</w:t>
      </w:r>
      <w:r>
        <w:t>H</w:t>
      </w:r>
      <w:r w:rsidRPr="00C42A6E">
        <w:t>unting” category is used to show a raven visited the Gardiner hunting regions to forage for hunter-created carrion. Instances where a wolf kill was active in their territory (stripes) or visited outside their territory (dots) are denoted by the pattern</w:t>
      </w:r>
      <w:r>
        <w:t xml:space="preserve"> in the appropriate category for the final decision made that day</w:t>
      </w:r>
      <w:r w:rsidRPr="00C42A6E">
        <w:t xml:space="preserve">. The total number of decision days for each raven is displayed on the right-hand side of the plot. </w:t>
      </w:r>
    </w:p>
    <w:p w14:paraId="7EDAFD71" w14:textId="77777777" w:rsidR="004D3FB5" w:rsidRPr="00C42A6E" w:rsidRDefault="004D3FB5" w:rsidP="004D3FB5">
      <w:pPr>
        <w:spacing w:line="480" w:lineRule="auto"/>
      </w:pPr>
    </w:p>
    <w:p w14:paraId="3239DE79" w14:textId="77777777" w:rsidR="004D3FB5" w:rsidRPr="00C42A6E" w:rsidRDefault="004D3FB5" w:rsidP="004D3FB5">
      <w:pPr>
        <w:spacing w:line="480" w:lineRule="auto"/>
      </w:pPr>
      <w:r w:rsidRPr="00C42A6E">
        <w:rPr>
          <w:noProof/>
        </w:rPr>
        <w:lastRenderedPageBreak/>
        <w:drawing>
          <wp:inline distT="0" distB="0" distL="0" distR="0" wp14:anchorId="397BCF9C" wp14:editId="5DD8706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71189CB3" w14:textId="77777777" w:rsidR="004D3FB5" w:rsidRPr="00C42A6E" w:rsidRDefault="004D3FB5" w:rsidP="004D3FB5">
      <w:pPr>
        <w:spacing w:line="480" w:lineRule="auto"/>
      </w:pPr>
      <w:r w:rsidRPr="00C42A6E">
        <w:lastRenderedPageBreak/>
        <w:t xml:space="preserve">Figure 3. Map A shows the GPS movements of 3 common ravens at varying distances from the hunting regions. Map B shows the GPS movements of these 3 ravens when they decide to leave their territory, but do not end up visiting the hunting regions. Each raven’s territory is shown as a polygon with a red border in their color. </w:t>
      </w:r>
    </w:p>
    <w:p w14:paraId="58406993" w14:textId="77777777" w:rsidR="004D3FB5" w:rsidRPr="00C42A6E" w:rsidRDefault="004D3FB5" w:rsidP="004D3FB5">
      <w:pPr>
        <w:spacing w:line="480" w:lineRule="auto"/>
      </w:pPr>
      <w:r w:rsidRPr="00C42A6E">
        <w:br w:type="page"/>
      </w:r>
    </w:p>
    <w:p w14:paraId="3A1F11A2" w14:textId="77777777" w:rsidR="004D3FB5" w:rsidRPr="00C42A6E" w:rsidRDefault="004D3FB5" w:rsidP="004D3FB5">
      <w:pPr>
        <w:spacing w:line="480" w:lineRule="auto"/>
      </w:pPr>
      <w:r w:rsidRPr="00C42A6E">
        <w:lastRenderedPageBreak/>
        <w:t>Table 1. Model results from the binomial generalized linear mixed model looking at the impact of covariates on the probability of ravens leaving their territory daily (</w:t>
      </w:r>
      <w:proofErr w:type="spellStart"/>
      <w:r w:rsidRPr="00C42A6E">
        <w:t>n</w:t>
      </w:r>
      <w:r>
        <w:rPr>
          <w:vertAlign w:val="subscript"/>
        </w:rPr>
        <w:t>days</w:t>
      </w:r>
      <w:proofErr w:type="spellEnd"/>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6D85FE2E" w14:textId="77777777" w:rsidTr="00EE6078">
        <w:tc>
          <w:tcPr>
            <w:tcW w:w="2695" w:type="dxa"/>
          </w:tcPr>
          <w:p w14:paraId="54F43689" w14:textId="77777777" w:rsidR="004D3FB5" w:rsidRPr="00C42A6E" w:rsidRDefault="004D3FB5" w:rsidP="00EE6078">
            <w:pPr>
              <w:spacing w:line="480" w:lineRule="auto"/>
            </w:pPr>
          </w:p>
        </w:tc>
        <w:tc>
          <w:tcPr>
            <w:tcW w:w="1979" w:type="dxa"/>
          </w:tcPr>
          <w:p w14:paraId="37DD18EF" w14:textId="77777777" w:rsidR="004D3FB5" w:rsidRPr="00C42A6E" w:rsidRDefault="004D3FB5" w:rsidP="00EE6078">
            <w:pPr>
              <w:spacing w:line="480" w:lineRule="auto"/>
            </w:pPr>
            <w:r w:rsidRPr="00C42A6E">
              <w:t>Estimate</w:t>
            </w:r>
          </w:p>
        </w:tc>
        <w:tc>
          <w:tcPr>
            <w:tcW w:w="2338" w:type="dxa"/>
          </w:tcPr>
          <w:p w14:paraId="381269A2" w14:textId="77777777" w:rsidR="004D3FB5" w:rsidRPr="00C42A6E" w:rsidRDefault="004D3FB5" w:rsidP="00EE6078">
            <w:pPr>
              <w:spacing w:line="480" w:lineRule="auto"/>
            </w:pPr>
            <w:r w:rsidRPr="00C42A6E">
              <w:t>Standard Error</w:t>
            </w:r>
          </w:p>
        </w:tc>
        <w:tc>
          <w:tcPr>
            <w:tcW w:w="1803" w:type="dxa"/>
          </w:tcPr>
          <w:p w14:paraId="356B3967" w14:textId="77777777" w:rsidR="004D3FB5" w:rsidRPr="00C42A6E" w:rsidRDefault="004D3FB5" w:rsidP="00EE6078">
            <w:pPr>
              <w:spacing w:line="480" w:lineRule="auto"/>
            </w:pPr>
            <w:r w:rsidRPr="00C42A6E">
              <w:t>p-value</w:t>
            </w:r>
          </w:p>
        </w:tc>
      </w:tr>
      <w:tr w:rsidR="004D3FB5" w:rsidRPr="00C42A6E" w14:paraId="76E2DD66" w14:textId="77777777" w:rsidTr="00EE6078">
        <w:tc>
          <w:tcPr>
            <w:tcW w:w="2695" w:type="dxa"/>
          </w:tcPr>
          <w:p w14:paraId="48751BC7" w14:textId="77777777" w:rsidR="004D3FB5" w:rsidRPr="00C42A6E" w:rsidRDefault="004D3FB5" w:rsidP="00EE6078">
            <w:pPr>
              <w:spacing w:line="480" w:lineRule="auto"/>
            </w:pPr>
            <w:r w:rsidRPr="00C42A6E">
              <w:t>Intercept</w:t>
            </w:r>
          </w:p>
        </w:tc>
        <w:tc>
          <w:tcPr>
            <w:tcW w:w="1979" w:type="dxa"/>
          </w:tcPr>
          <w:p w14:paraId="4FB77EE1" w14:textId="77777777" w:rsidR="004D3FB5" w:rsidRPr="00C42A6E" w:rsidRDefault="004D3FB5" w:rsidP="00EE6078">
            <w:pPr>
              <w:spacing w:line="480" w:lineRule="auto"/>
            </w:pPr>
            <w:r w:rsidRPr="00C42A6E">
              <w:t>3.18873</w:t>
            </w:r>
          </w:p>
        </w:tc>
        <w:tc>
          <w:tcPr>
            <w:tcW w:w="2338" w:type="dxa"/>
          </w:tcPr>
          <w:p w14:paraId="4D8B528E" w14:textId="77777777" w:rsidR="004D3FB5" w:rsidRPr="00C42A6E" w:rsidRDefault="004D3FB5" w:rsidP="00EE6078">
            <w:pPr>
              <w:spacing w:line="480" w:lineRule="auto"/>
            </w:pPr>
            <w:r w:rsidRPr="00C42A6E">
              <w:t>0.45039</w:t>
            </w:r>
          </w:p>
        </w:tc>
        <w:tc>
          <w:tcPr>
            <w:tcW w:w="1803" w:type="dxa"/>
          </w:tcPr>
          <w:p w14:paraId="74EB0319" w14:textId="77777777" w:rsidR="004D3FB5" w:rsidRPr="00C42A6E" w:rsidRDefault="004D3FB5" w:rsidP="00EE6078">
            <w:pPr>
              <w:spacing w:line="480" w:lineRule="auto"/>
            </w:pPr>
            <w:r w:rsidRPr="00C42A6E">
              <w:t>1.44e-12</w:t>
            </w:r>
          </w:p>
        </w:tc>
      </w:tr>
      <w:tr w:rsidR="004D3FB5" w:rsidRPr="00C42A6E" w14:paraId="0E1F2F89" w14:textId="77777777" w:rsidTr="00EE6078">
        <w:tc>
          <w:tcPr>
            <w:tcW w:w="2695" w:type="dxa"/>
          </w:tcPr>
          <w:p w14:paraId="7854940D" w14:textId="77777777" w:rsidR="004D3FB5" w:rsidRPr="00C42A6E" w:rsidRDefault="004D3FB5" w:rsidP="00EE6078">
            <w:pPr>
              <w:spacing w:line="480" w:lineRule="auto"/>
            </w:pPr>
            <w:r w:rsidRPr="00C42A6E">
              <w:t>Wolf kill (TRUE)</w:t>
            </w:r>
          </w:p>
        </w:tc>
        <w:tc>
          <w:tcPr>
            <w:tcW w:w="1979" w:type="dxa"/>
          </w:tcPr>
          <w:p w14:paraId="5FC0BC9E" w14:textId="77777777" w:rsidR="004D3FB5" w:rsidRPr="00C42A6E" w:rsidRDefault="004D3FB5" w:rsidP="00EE6078">
            <w:pPr>
              <w:spacing w:line="480" w:lineRule="auto"/>
            </w:pPr>
            <w:r w:rsidRPr="00C42A6E">
              <w:t>-0.79651</w:t>
            </w:r>
          </w:p>
        </w:tc>
        <w:tc>
          <w:tcPr>
            <w:tcW w:w="2338" w:type="dxa"/>
          </w:tcPr>
          <w:p w14:paraId="0010EA05" w14:textId="77777777" w:rsidR="004D3FB5" w:rsidRPr="00C42A6E" w:rsidRDefault="004D3FB5" w:rsidP="00EE6078">
            <w:pPr>
              <w:spacing w:line="480" w:lineRule="auto"/>
            </w:pPr>
            <w:r w:rsidRPr="00C42A6E">
              <w:t>0.35631</w:t>
            </w:r>
          </w:p>
        </w:tc>
        <w:tc>
          <w:tcPr>
            <w:tcW w:w="1803" w:type="dxa"/>
          </w:tcPr>
          <w:p w14:paraId="23EE7585" w14:textId="77777777" w:rsidR="004D3FB5" w:rsidRPr="00C42A6E" w:rsidRDefault="004D3FB5" w:rsidP="00EE6078">
            <w:pPr>
              <w:spacing w:line="480" w:lineRule="auto"/>
            </w:pPr>
            <w:r w:rsidRPr="00C42A6E">
              <w:t>0.0254</w:t>
            </w:r>
          </w:p>
        </w:tc>
      </w:tr>
      <w:tr w:rsidR="004D3FB5" w:rsidRPr="00C42A6E" w14:paraId="48F7CA31" w14:textId="77777777" w:rsidTr="00EE6078">
        <w:tc>
          <w:tcPr>
            <w:tcW w:w="2695" w:type="dxa"/>
          </w:tcPr>
          <w:p w14:paraId="5D6F4F11" w14:textId="77777777" w:rsidR="004D3FB5" w:rsidRPr="00C42A6E" w:rsidRDefault="004D3FB5" w:rsidP="00EE6078">
            <w:pPr>
              <w:spacing w:line="480" w:lineRule="auto"/>
            </w:pPr>
            <w:r w:rsidRPr="00C42A6E">
              <w:t>Hunting biomass</w:t>
            </w:r>
          </w:p>
        </w:tc>
        <w:tc>
          <w:tcPr>
            <w:tcW w:w="1979" w:type="dxa"/>
          </w:tcPr>
          <w:p w14:paraId="12393724" w14:textId="77777777" w:rsidR="004D3FB5" w:rsidRPr="00C42A6E" w:rsidRDefault="004D3FB5" w:rsidP="00EE6078">
            <w:pPr>
              <w:spacing w:line="480" w:lineRule="auto"/>
            </w:pPr>
            <w:r w:rsidRPr="00C42A6E">
              <w:t>-0.01258</w:t>
            </w:r>
          </w:p>
        </w:tc>
        <w:tc>
          <w:tcPr>
            <w:tcW w:w="2338" w:type="dxa"/>
          </w:tcPr>
          <w:p w14:paraId="38050C23" w14:textId="77777777" w:rsidR="004D3FB5" w:rsidRPr="00C42A6E" w:rsidRDefault="004D3FB5" w:rsidP="00EE6078">
            <w:pPr>
              <w:spacing w:line="480" w:lineRule="auto"/>
            </w:pPr>
            <w:r w:rsidRPr="00C42A6E">
              <w:t>0.08095</w:t>
            </w:r>
          </w:p>
        </w:tc>
        <w:tc>
          <w:tcPr>
            <w:tcW w:w="1803" w:type="dxa"/>
          </w:tcPr>
          <w:p w14:paraId="34AF6D10" w14:textId="77777777" w:rsidR="004D3FB5" w:rsidRPr="00C42A6E" w:rsidRDefault="004D3FB5" w:rsidP="00EE6078">
            <w:pPr>
              <w:spacing w:line="480" w:lineRule="auto"/>
            </w:pPr>
            <w:r w:rsidRPr="00C42A6E">
              <w:t>0.8765</w:t>
            </w:r>
          </w:p>
        </w:tc>
      </w:tr>
      <w:tr w:rsidR="004D3FB5" w:rsidRPr="00C42A6E" w14:paraId="0153BAAC" w14:textId="77777777" w:rsidTr="00EE6078">
        <w:tc>
          <w:tcPr>
            <w:tcW w:w="2695" w:type="dxa"/>
          </w:tcPr>
          <w:p w14:paraId="6514894C" w14:textId="77777777" w:rsidR="004D3FB5" w:rsidRPr="00C42A6E" w:rsidRDefault="004D3FB5" w:rsidP="00EE6078">
            <w:pPr>
              <w:spacing w:line="480" w:lineRule="auto"/>
            </w:pPr>
            <w:r w:rsidRPr="00C42A6E">
              <w:t>Hunting season (TRUE)</w:t>
            </w:r>
          </w:p>
        </w:tc>
        <w:tc>
          <w:tcPr>
            <w:tcW w:w="1979" w:type="dxa"/>
          </w:tcPr>
          <w:p w14:paraId="5FE41E18" w14:textId="77777777" w:rsidR="004D3FB5" w:rsidRPr="00C42A6E" w:rsidRDefault="004D3FB5" w:rsidP="00EE6078">
            <w:pPr>
              <w:spacing w:line="480" w:lineRule="auto"/>
            </w:pPr>
            <w:r w:rsidRPr="00C42A6E">
              <w:t>-0.21529</w:t>
            </w:r>
          </w:p>
        </w:tc>
        <w:tc>
          <w:tcPr>
            <w:tcW w:w="2338" w:type="dxa"/>
          </w:tcPr>
          <w:p w14:paraId="4D6377BA" w14:textId="77777777" w:rsidR="004D3FB5" w:rsidRPr="00C42A6E" w:rsidRDefault="004D3FB5" w:rsidP="00EE6078">
            <w:pPr>
              <w:spacing w:line="480" w:lineRule="auto"/>
            </w:pPr>
            <w:r w:rsidRPr="00C42A6E">
              <w:t>0.21283</w:t>
            </w:r>
          </w:p>
        </w:tc>
        <w:tc>
          <w:tcPr>
            <w:tcW w:w="1803" w:type="dxa"/>
          </w:tcPr>
          <w:p w14:paraId="7BF501D1" w14:textId="77777777" w:rsidR="004D3FB5" w:rsidRPr="00C42A6E" w:rsidRDefault="004D3FB5" w:rsidP="00EE6078">
            <w:pPr>
              <w:spacing w:line="480" w:lineRule="auto"/>
            </w:pPr>
            <w:r w:rsidRPr="00C42A6E">
              <w:t>0.3117</w:t>
            </w:r>
          </w:p>
        </w:tc>
      </w:tr>
      <w:tr w:rsidR="004D3FB5" w:rsidRPr="00C42A6E" w14:paraId="22596714" w14:textId="77777777" w:rsidTr="00EE6078">
        <w:tc>
          <w:tcPr>
            <w:tcW w:w="2695" w:type="dxa"/>
          </w:tcPr>
          <w:p w14:paraId="042D02D3" w14:textId="77777777" w:rsidR="004D3FB5" w:rsidRPr="00C42A6E" w:rsidRDefault="004D3FB5" w:rsidP="00EE6078">
            <w:pPr>
              <w:spacing w:line="480" w:lineRule="auto"/>
            </w:pPr>
            <w:r w:rsidRPr="00C42A6E">
              <w:t>Kill density</w:t>
            </w:r>
          </w:p>
        </w:tc>
        <w:tc>
          <w:tcPr>
            <w:tcW w:w="1979" w:type="dxa"/>
          </w:tcPr>
          <w:p w14:paraId="4DD1FDD1" w14:textId="77777777" w:rsidR="004D3FB5" w:rsidRPr="00C42A6E" w:rsidRDefault="004D3FB5" w:rsidP="00EE6078">
            <w:pPr>
              <w:spacing w:line="480" w:lineRule="auto"/>
            </w:pPr>
            <w:r w:rsidRPr="00C42A6E">
              <w:t>0.14646</w:t>
            </w:r>
          </w:p>
        </w:tc>
        <w:tc>
          <w:tcPr>
            <w:tcW w:w="2338" w:type="dxa"/>
          </w:tcPr>
          <w:p w14:paraId="0C0323DD" w14:textId="77777777" w:rsidR="004D3FB5" w:rsidRPr="00C42A6E" w:rsidRDefault="004D3FB5" w:rsidP="00EE6078">
            <w:pPr>
              <w:spacing w:line="480" w:lineRule="auto"/>
            </w:pPr>
            <w:r w:rsidRPr="00C42A6E">
              <w:t>0.4478</w:t>
            </w:r>
          </w:p>
        </w:tc>
        <w:tc>
          <w:tcPr>
            <w:tcW w:w="1803" w:type="dxa"/>
          </w:tcPr>
          <w:p w14:paraId="6F837CD8" w14:textId="77777777" w:rsidR="004D3FB5" w:rsidRPr="00C42A6E" w:rsidRDefault="004D3FB5" w:rsidP="00EE6078">
            <w:pPr>
              <w:spacing w:line="480" w:lineRule="auto"/>
            </w:pPr>
            <w:r w:rsidRPr="00C42A6E">
              <w:t>0.7436</w:t>
            </w:r>
          </w:p>
        </w:tc>
      </w:tr>
      <w:tr w:rsidR="004D3FB5" w:rsidRPr="00C42A6E" w14:paraId="74D65219" w14:textId="77777777" w:rsidTr="00EE6078">
        <w:tc>
          <w:tcPr>
            <w:tcW w:w="2695" w:type="dxa"/>
          </w:tcPr>
          <w:p w14:paraId="5AD42070" w14:textId="77777777" w:rsidR="004D3FB5" w:rsidRPr="00C42A6E" w:rsidRDefault="004D3FB5" w:rsidP="00EE6078">
            <w:pPr>
              <w:spacing w:line="480" w:lineRule="auto"/>
            </w:pPr>
            <w:r w:rsidRPr="00C42A6E">
              <w:t>Distance</w:t>
            </w:r>
          </w:p>
        </w:tc>
        <w:tc>
          <w:tcPr>
            <w:tcW w:w="1979" w:type="dxa"/>
          </w:tcPr>
          <w:p w14:paraId="16ED4F0B" w14:textId="77777777" w:rsidR="004D3FB5" w:rsidRPr="00C42A6E" w:rsidRDefault="004D3FB5" w:rsidP="00EE6078">
            <w:pPr>
              <w:spacing w:line="480" w:lineRule="auto"/>
            </w:pPr>
            <w:r w:rsidRPr="00C42A6E">
              <w:t>-0.26946</w:t>
            </w:r>
          </w:p>
        </w:tc>
        <w:tc>
          <w:tcPr>
            <w:tcW w:w="2338" w:type="dxa"/>
          </w:tcPr>
          <w:p w14:paraId="28FE111E" w14:textId="77777777" w:rsidR="004D3FB5" w:rsidRPr="00C42A6E" w:rsidRDefault="004D3FB5" w:rsidP="00EE6078">
            <w:pPr>
              <w:spacing w:line="480" w:lineRule="auto"/>
            </w:pPr>
            <w:r w:rsidRPr="00C42A6E">
              <w:t>0.40568</w:t>
            </w:r>
          </w:p>
        </w:tc>
        <w:tc>
          <w:tcPr>
            <w:tcW w:w="1803" w:type="dxa"/>
          </w:tcPr>
          <w:p w14:paraId="35E3879D" w14:textId="77777777" w:rsidR="004D3FB5" w:rsidRPr="00C42A6E" w:rsidRDefault="004D3FB5" w:rsidP="00EE6078">
            <w:pPr>
              <w:spacing w:line="480" w:lineRule="auto"/>
            </w:pPr>
            <w:r w:rsidRPr="00C42A6E">
              <w:t>0.5065</w:t>
            </w:r>
          </w:p>
        </w:tc>
      </w:tr>
      <w:tr w:rsidR="004D3FB5" w:rsidRPr="00C42A6E" w14:paraId="6E850BF8" w14:textId="77777777" w:rsidTr="00EE6078">
        <w:tc>
          <w:tcPr>
            <w:tcW w:w="2695" w:type="dxa"/>
          </w:tcPr>
          <w:p w14:paraId="5D186E89" w14:textId="77777777" w:rsidR="004D3FB5" w:rsidRPr="00C42A6E" w:rsidRDefault="004D3FB5" w:rsidP="00EE6078">
            <w:pPr>
              <w:spacing w:line="480" w:lineRule="auto"/>
            </w:pPr>
            <w:r w:rsidRPr="00C42A6E">
              <w:t>Study period (Late)</w:t>
            </w:r>
          </w:p>
        </w:tc>
        <w:tc>
          <w:tcPr>
            <w:tcW w:w="1979" w:type="dxa"/>
          </w:tcPr>
          <w:p w14:paraId="0D555584" w14:textId="77777777" w:rsidR="004D3FB5" w:rsidRPr="00C42A6E" w:rsidRDefault="004D3FB5" w:rsidP="00EE6078">
            <w:pPr>
              <w:spacing w:line="480" w:lineRule="auto"/>
            </w:pPr>
            <w:r w:rsidRPr="00C42A6E">
              <w:t>-0.4603</w:t>
            </w:r>
          </w:p>
        </w:tc>
        <w:tc>
          <w:tcPr>
            <w:tcW w:w="2338" w:type="dxa"/>
          </w:tcPr>
          <w:p w14:paraId="1DBE50F8" w14:textId="77777777" w:rsidR="004D3FB5" w:rsidRPr="00C42A6E" w:rsidRDefault="004D3FB5" w:rsidP="00EE6078">
            <w:pPr>
              <w:spacing w:line="480" w:lineRule="auto"/>
            </w:pPr>
            <w:r w:rsidRPr="00C42A6E">
              <w:t>0.21161</w:t>
            </w:r>
          </w:p>
        </w:tc>
        <w:tc>
          <w:tcPr>
            <w:tcW w:w="1803" w:type="dxa"/>
          </w:tcPr>
          <w:p w14:paraId="2934ED6C" w14:textId="77777777" w:rsidR="004D3FB5" w:rsidRPr="00C42A6E" w:rsidRDefault="004D3FB5" w:rsidP="00EE6078">
            <w:pPr>
              <w:spacing w:line="480" w:lineRule="auto"/>
            </w:pPr>
            <w:r w:rsidRPr="00C42A6E">
              <w:t>0.0296</w:t>
            </w:r>
          </w:p>
        </w:tc>
      </w:tr>
      <w:tr w:rsidR="004D3FB5" w:rsidRPr="00C42A6E" w14:paraId="06BAE78D" w14:textId="77777777" w:rsidTr="00EE6078">
        <w:tc>
          <w:tcPr>
            <w:tcW w:w="2695" w:type="dxa"/>
          </w:tcPr>
          <w:p w14:paraId="01290ABB" w14:textId="77777777" w:rsidR="004D3FB5" w:rsidRPr="00C42A6E" w:rsidRDefault="004D3FB5" w:rsidP="00EE6078">
            <w:pPr>
              <w:spacing w:line="480" w:lineRule="auto"/>
            </w:pPr>
            <w:r w:rsidRPr="00C42A6E">
              <w:t>Max temperature</w:t>
            </w:r>
          </w:p>
        </w:tc>
        <w:tc>
          <w:tcPr>
            <w:tcW w:w="1979" w:type="dxa"/>
          </w:tcPr>
          <w:p w14:paraId="1E8D4F20" w14:textId="77777777" w:rsidR="004D3FB5" w:rsidRPr="00C42A6E" w:rsidRDefault="004D3FB5" w:rsidP="00EE6078">
            <w:pPr>
              <w:spacing w:line="480" w:lineRule="auto"/>
            </w:pPr>
            <w:r w:rsidRPr="00C42A6E">
              <w:t>-0.11708</w:t>
            </w:r>
          </w:p>
        </w:tc>
        <w:tc>
          <w:tcPr>
            <w:tcW w:w="2338" w:type="dxa"/>
          </w:tcPr>
          <w:p w14:paraId="2E213207" w14:textId="77777777" w:rsidR="004D3FB5" w:rsidRPr="00C42A6E" w:rsidRDefault="004D3FB5" w:rsidP="00EE6078">
            <w:pPr>
              <w:spacing w:line="480" w:lineRule="auto"/>
            </w:pPr>
            <w:r w:rsidRPr="00C42A6E">
              <w:t>0.15752</w:t>
            </w:r>
          </w:p>
        </w:tc>
        <w:tc>
          <w:tcPr>
            <w:tcW w:w="1803" w:type="dxa"/>
          </w:tcPr>
          <w:p w14:paraId="4A890CBF" w14:textId="77777777" w:rsidR="004D3FB5" w:rsidRPr="00C42A6E" w:rsidRDefault="004D3FB5" w:rsidP="00EE6078">
            <w:pPr>
              <w:spacing w:line="480" w:lineRule="auto"/>
            </w:pPr>
            <w:r w:rsidRPr="00C42A6E">
              <w:t>0.4573</w:t>
            </w:r>
          </w:p>
        </w:tc>
      </w:tr>
      <w:tr w:rsidR="004D3FB5" w:rsidRPr="00C42A6E" w14:paraId="16B06EA5" w14:textId="77777777" w:rsidTr="00EE6078">
        <w:tc>
          <w:tcPr>
            <w:tcW w:w="2695" w:type="dxa"/>
          </w:tcPr>
          <w:p w14:paraId="4B51B416" w14:textId="77777777" w:rsidR="004D3FB5" w:rsidRPr="00C42A6E" w:rsidRDefault="004D3FB5" w:rsidP="00EE6078">
            <w:pPr>
              <w:spacing w:line="480" w:lineRule="auto"/>
            </w:pPr>
            <w:r w:rsidRPr="00C42A6E">
              <w:t>Snow depth</w:t>
            </w:r>
          </w:p>
        </w:tc>
        <w:tc>
          <w:tcPr>
            <w:tcW w:w="1979" w:type="dxa"/>
          </w:tcPr>
          <w:p w14:paraId="18767BBF" w14:textId="77777777" w:rsidR="004D3FB5" w:rsidRPr="00C42A6E" w:rsidRDefault="004D3FB5" w:rsidP="00EE6078">
            <w:pPr>
              <w:spacing w:line="480" w:lineRule="auto"/>
            </w:pPr>
            <w:r w:rsidRPr="00C42A6E">
              <w:t>0.20464</w:t>
            </w:r>
          </w:p>
        </w:tc>
        <w:tc>
          <w:tcPr>
            <w:tcW w:w="2338" w:type="dxa"/>
          </w:tcPr>
          <w:p w14:paraId="14761A5E" w14:textId="77777777" w:rsidR="004D3FB5" w:rsidRPr="00C42A6E" w:rsidRDefault="004D3FB5" w:rsidP="00EE6078">
            <w:pPr>
              <w:spacing w:line="480" w:lineRule="auto"/>
            </w:pPr>
            <w:r w:rsidRPr="00C42A6E">
              <w:t>0.10428</w:t>
            </w:r>
          </w:p>
        </w:tc>
        <w:tc>
          <w:tcPr>
            <w:tcW w:w="1803" w:type="dxa"/>
          </w:tcPr>
          <w:p w14:paraId="11DE42AC" w14:textId="77777777" w:rsidR="004D3FB5" w:rsidRPr="00C42A6E" w:rsidRDefault="004D3FB5" w:rsidP="00EE6078">
            <w:pPr>
              <w:spacing w:line="480" w:lineRule="auto"/>
            </w:pPr>
            <w:r w:rsidRPr="00C42A6E">
              <w:t>0.0497</w:t>
            </w:r>
          </w:p>
        </w:tc>
      </w:tr>
      <w:tr w:rsidR="004D3FB5" w:rsidRPr="00C42A6E" w14:paraId="26B76964" w14:textId="77777777" w:rsidTr="00EE6078">
        <w:tc>
          <w:tcPr>
            <w:tcW w:w="2695" w:type="dxa"/>
          </w:tcPr>
          <w:p w14:paraId="09915F3A" w14:textId="77777777" w:rsidR="004D3FB5" w:rsidRPr="00C42A6E" w:rsidRDefault="004D3FB5" w:rsidP="00EE6078">
            <w:pPr>
              <w:spacing w:line="480" w:lineRule="auto"/>
            </w:pPr>
            <w:r w:rsidRPr="00C42A6E">
              <w:t>Proportion traveling</w:t>
            </w:r>
          </w:p>
        </w:tc>
        <w:tc>
          <w:tcPr>
            <w:tcW w:w="1979" w:type="dxa"/>
          </w:tcPr>
          <w:p w14:paraId="28FED8C9" w14:textId="77777777" w:rsidR="004D3FB5" w:rsidRPr="00C42A6E" w:rsidRDefault="004D3FB5" w:rsidP="00EE6078">
            <w:pPr>
              <w:spacing w:line="480" w:lineRule="auto"/>
            </w:pPr>
            <w:r w:rsidRPr="00C42A6E">
              <w:t>0.12784</w:t>
            </w:r>
          </w:p>
        </w:tc>
        <w:tc>
          <w:tcPr>
            <w:tcW w:w="2338" w:type="dxa"/>
          </w:tcPr>
          <w:p w14:paraId="53CF7102" w14:textId="77777777" w:rsidR="004D3FB5" w:rsidRPr="00C42A6E" w:rsidRDefault="004D3FB5" w:rsidP="00EE6078">
            <w:pPr>
              <w:spacing w:line="480" w:lineRule="auto"/>
            </w:pPr>
            <w:r w:rsidRPr="00C42A6E">
              <w:t>0.08201</w:t>
            </w:r>
          </w:p>
        </w:tc>
        <w:tc>
          <w:tcPr>
            <w:tcW w:w="1803" w:type="dxa"/>
          </w:tcPr>
          <w:p w14:paraId="582F3955" w14:textId="77777777" w:rsidR="004D3FB5" w:rsidRPr="00C42A6E" w:rsidRDefault="004D3FB5" w:rsidP="00EE6078">
            <w:pPr>
              <w:spacing w:line="480" w:lineRule="auto"/>
            </w:pPr>
            <w:r w:rsidRPr="00C42A6E">
              <w:t>0.119</w:t>
            </w:r>
          </w:p>
        </w:tc>
      </w:tr>
      <w:tr w:rsidR="004D3FB5" w:rsidRPr="00C42A6E" w14:paraId="7DE7AD5F" w14:textId="77777777" w:rsidTr="00EE6078">
        <w:tc>
          <w:tcPr>
            <w:tcW w:w="2695" w:type="dxa"/>
          </w:tcPr>
          <w:p w14:paraId="6552F04D" w14:textId="77777777" w:rsidR="004D3FB5" w:rsidRPr="00C42A6E" w:rsidRDefault="004D3FB5" w:rsidP="00EE6078">
            <w:pPr>
              <w:spacing w:line="480" w:lineRule="auto"/>
            </w:pPr>
            <w:r w:rsidRPr="00C42A6E">
              <w:t>Wolf kill * hunting Biomass</w:t>
            </w:r>
          </w:p>
        </w:tc>
        <w:tc>
          <w:tcPr>
            <w:tcW w:w="1979" w:type="dxa"/>
          </w:tcPr>
          <w:p w14:paraId="39D9A50C" w14:textId="77777777" w:rsidR="004D3FB5" w:rsidRPr="00C42A6E" w:rsidRDefault="004D3FB5" w:rsidP="00EE6078">
            <w:pPr>
              <w:spacing w:line="480" w:lineRule="auto"/>
            </w:pPr>
            <w:r w:rsidRPr="00C42A6E">
              <w:t>-0.17153</w:t>
            </w:r>
          </w:p>
        </w:tc>
        <w:tc>
          <w:tcPr>
            <w:tcW w:w="2338" w:type="dxa"/>
          </w:tcPr>
          <w:p w14:paraId="6D9D867D" w14:textId="77777777" w:rsidR="004D3FB5" w:rsidRPr="00C42A6E" w:rsidRDefault="004D3FB5" w:rsidP="00EE6078">
            <w:pPr>
              <w:spacing w:line="480" w:lineRule="auto"/>
            </w:pPr>
            <w:r w:rsidRPr="00C42A6E">
              <w:t>0.38091</w:t>
            </w:r>
          </w:p>
        </w:tc>
        <w:tc>
          <w:tcPr>
            <w:tcW w:w="1803" w:type="dxa"/>
          </w:tcPr>
          <w:p w14:paraId="4F3D4E0A" w14:textId="77777777" w:rsidR="004D3FB5" w:rsidRPr="00C42A6E" w:rsidRDefault="004D3FB5" w:rsidP="00EE6078">
            <w:pPr>
              <w:spacing w:line="480" w:lineRule="auto"/>
            </w:pPr>
            <w:r w:rsidRPr="00C42A6E">
              <w:t>0.6525</w:t>
            </w:r>
          </w:p>
        </w:tc>
      </w:tr>
      <w:tr w:rsidR="004D3FB5" w:rsidRPr="00C42A6E" w14:paraId="2A6352CB" w14:textId="77777777" w:rsidTr="00EE6078">
        <w:tc>
          <w:tcPr>
            <w:tcW w:w="2695" w:type="dxa"/>
          </w:tcPr>
          <w:p w14:paraId="3BF30A40" w14:textId="77777777" w:rsidR="004D3FB5" w:rsidRPr="00C42A6E" w:rsidRDefault="004D3FB5" w:rsidP="00EE6078">
            <w:pPr>
              <w:spacing w:line="480" w:lineRule="auto"/>
            </w:pPr>
            <w:r w:rsidRPr="00C42A6E">
              <w:t>Study period * Max temp</w:t>
            </w:r>
          </w:p>
        </w:tc>
        <w:tc>
          <w:tcPr>
            <w:tcW w:w="1979" w:type="dxa"/>
          </w:tcPr>
          <w:p w14:paraId="75DD1316" w14:textId="77777777" w:rsidR="004D3FB5" w:rsidRPr="00C42A6E" w:rsidRDefault="004D3FB5" w:rsidP="00EE6078">
            <w:pPr>
              <w:spacing w:line="480" w:lineRule="auto"/>
            </w:pPr>
            <w:r w:rsidRPr="00C42A6E">
              <w:t>0.04887</w:t>
            </w:r>
          </w:p>
        </w:tc>
        <w:tc>
          <w:tcPr>
            <w:tcW w:w="2338" w:type="dxa"/>
          </w:tcPr>
          <w:p w14:paraId="3D322B07" w14:textId="77777777" w:rsidR="004D3FB5" w:rsidRPr="00C42A6E" w:rsidRDefault="004D3FB5" w:rsidP="00EE6078">
            <w:pPr>
              <w:spacing w:line="480" w:lineRule="auto"/>
            </w:pPr>
            <w:r w:rsidRPr="00C42A6E">
              <w:t>0.18312</w:t>
            </w:r>
          </w:p>
        </w:tc>
        <w:tc>
          <w:tcPr>
            <w:tcW w:w="1803" w:type="dxa"/>
          </w:tcPr>
          <w:p w14:paraId="48A98515" w14:textId="77777777" w:rsidR="004D3FB5" w:rsidRPr="00C42A6E" w:rsidRDefault="004D3FB5" w:rsidP="00EE6078">
            <w:pPr>
              <w:spacing w:line="480" w:lineRule="auto"/>
            </w:pPr>
            <w:r w:rsidRPr="00C42A6E">
              <w:t>0.7896</w:t>
            </w:r>
          </w:p>
        </w:tc>
      </w:tr>
    </w:tbl>
    <w:p w14:paraId="3F6BF942" w14:textId="77777777" w:rsidR="004D3FB5" w:rsidRPr="00C42A6E" w:rsidRDefault="004D3FB5" w:rsidP="004D3FB5">
      <w:pPr>
        <w:spacing w:line="480" w:lineRule="auto"/>
      </w:pPr>
    </w:p>
    <w:p w14:paraId="2C4625B4" w14:textId="77777777" w:rsidR="004D3FB5" w:rsidRPr="00C42A6E" w:rsidRDefault="004D3FB5" w:rsidP="004D3FB5">
      <w:pPr>
        <w:spacing w:line="480" w:lineRule="auto"/>
      </w:pPr>
      <w:r w:rsidRPr="00C42A6E">
        <w:br w:type="page"/>
      </w:r>
    </w:p>
    <w:p w14:paraId="1A21443B" w14:textId="77777777" w:rsidR="004D3FB5" w:rsidRPr="00C42A6E" w:rsidRDefault="004D3FB5" w:rsidP="004D3FB5">
      <w:pPr>
        <w:spacing w:line="480" w:lineRule="auto"/>
      </w:pPr>
      <w:r w:rsidRPr="00C42A6E">
        <w:lastRenderedPageBreak/>
        <w:t>Supplementary Table 2. Model results from a binomial generalized linear mixed model looking at the impact of all covariates except for max temperature and snow depth on the probability of ravens leaving their territory daily (</w:t>
      </w:r>
      <w:proofErr w:type="spellStart"/>
      <w:r w:rsidRPr="00C42A6E">
        <w:t>n</w:t>
      </w:r>
      <w:r>
        <w:rPr>
          <w:vertAlign w:val="subscript"/>
        </w:rPr>
        <w:t>days</w:t>
      </w:r>
      <w:proofErr w:type="spellEnd"/>
      <w:r w:rsidRPr="00C42A6E">
        <w:t xml:space="preserve"> = 2095).</w:t>
      </w:r>
    </w:p>
    <w:tbl>
      <w:tblPr>
        <w:tblStyle w:val="TableGrid"/>
        <w:tblW w:w="0" w:type="auto"/>
        <w:tblLook w:val="04A0" w:firstRow="1" w:lastRow="0" w:firstColumn="1" w:lastColumn="0" w:noHBand="0" w:noVBand="1"/>
      </w:tblPr>
      <w:tblGrid>
        <w:gridCol w:w="2695"/>
        <w:gridCol w:w="1979"/>
        <w:gridCol w:w="2338"/>
        <w:gridCol w:w="1803"/>
      </w:tblGrid>
      <w:tr w:rsidR="004D3FB5" w:rsidRPr="00C42A6E" w14:paraId="575D73A0" w14:textId="77777777" w:rsidTr="00EE6078">
        <w:tc>
          <w:tcPr>
            <w:tcW w:w="2695" w:type="dxa"/>
          </w:tcPr>
          <w:p w14:paraId="09435D1C" w14:textId="77777777" w:rsidR="004D3FB5" w:rsidRPr="00C42A6E" w:rsidRDefault="004D3FB5" w:rsidP="00EE6078">
            <w:pPr>
              <w:spacing w:line="480" w:lineRule="auto"/>
            </w:pPr>
          </w:p>
        </w:tc>
        <w:tc>
          <w:tcPr>
            <w:tcW w:w="1979" w:type="dxa"/>
          </w:tcPr>
          <w:p w14:paraId="7857AE32" w14:textId="77777777" w:rsidR="004D3FB5" w:rsidRPr="00C42A6E" w:rsidRDefault="004D3FB5" w:rsidP="00EE6078">
            <w:pPr>
              <w:spacing w:line="480" w:lineRule="auto"/>
            </w:pPr>
            <w:r w:rsidRPr="00C42A6E">
              <w:t>Estimate</w:t>
            </w:r>
          </w:p>
        </w:tc>
        <w:tc>
          <w:tcPr>
            <w:tcW w:w="2338" w:type="dxa"/>
          </w:tcPr>
          <w:p w14:paraId="56C2A8C0" w14:textId="77777777" w:rsidR="004D3FB5" w:rsidRPr="00C42A6E" w:rsidRDefault="004D3FB5" w:rsidP="00EE6078">
            <w:pPr>
              <w:spacing w:line="480" w:lineRule="auto"/>
            </w:pPr>
            <w:r w:rsidRPr="00C42A6E">
              <w:t>Standard Error</w:t>
            </w:r>
          </w:p>
        </w:tc>
        <w:tc>
          <w:tcPr>
            <w:tcW w:w="1803" w:type="dxa"/>
          </w:tcPr>
          <w:p w14:paraId="04D0BFDF" w14:textId="77777777" w:rsidR="004D3FB5" w:rsidRPr="00C42A6E" w:rsidRDefault="004D3FB5" w:rsidP="00EE6078">
            <w:pPr>
              <w:spacing w:line="480" w:lineRule="auto"/>
            </w:pPr>
            <w:r w:rsidRPr="00C42A6E">
              <w:t>p-value</w:t>
            </w:r>
          </w:p>
        </w:tc>
      </w:tr>
      <w:tr w:rsidR="004D3FB5" w:rsidRPr="00C42A6E" w14:paraId="58144809" w14:textId="77777777" w:rsidTr="00EE6078">
        <w:tc>
          <w:tcPr>
            <w:tcW w:w="2695" w:type="dxa"/>
          </w:tcPr>
          <w:p w14:paraId="3729A202" w14:textId="77777777" w:rsidR="004D3FB5" w:rsidRPr="00C42A6E" w:rsidRDefault="004D3FB5" w:rsidP="00EE6078">
            <w:pPr>
              <w:spacing w:line="480" w:lineRule="auto"/>
            </w:pPr>
            <w:r w:rsidRPr="00C42A6E">
              <w:t>Intercept</w:t>
            </w:r>
          </w:p>
        </w:tc>
        <w:tc>
          <w:tcPr>
            <w:tcW w:w="1979" w:type="dxa"/>
          </w:tcPr>
          <w:p w14:paraId="5338FB3F" w14:textId="77777777" w:rsidR="004D3FB5" w:rsidRPr="00C42A6E" w:rsidRDefault="004D3FB5" w:rsidP="00EE6078">
            <w:pPr>
              <w:spacing w:line="480" w:lineRule="auto"/>
            </w:pPr>
            <w:r w:rsidRPr="00C42A6E">
              <w:t>3.11445</w:t>
            </w:r>
          </w:p>
        </w:tc>
        <w:tc>
          <w:tcPr>
            <w:tcW w:w="2338" w:type="dxa"/>
          </w:tcPr>
          <w:p w14:paraId="4C0B7588" w14:textId="77777777" w:rsidR="004D3FB5" w:rsidRPr="00C42A6E" w:rsidRDefault="004D3FB5" w:rsidP="00EE6078">
            <w:pPr>
              <w:spacing w:line="480" w:lineRule="auto"/>
            </w:pPr>
            <w:r w:rsidRPr="00C42A6E">
              <w:t>0.4442</w:t>
            </w:r>
          </w:p>
        </w:tc>
        <w:tc>
          <w:tcPr>
            <w:tcW w:w="1803" w:type="dxa"/>
          </w:tcPr>
          <w:p w14:paraId="6EA8AD7B" w14:textId="77777777" w:rsidR="004D3FB5" w:rsidRPr="00C42A6E" w:rsidRDefault="004D3FB5" w:rsidP="00EE6078">
            <w:pPr>
              <w:spacing w:line="480" w:lineRule="auto"/>
            </w:pPr>
            <w:r w:rsidRPr="00C42A6E">
              <w:t>2.36e-12</w:t>
            </w:r>
          </w:p>
        </w:tc>
      </w:tr>
      <w:tr w:rsidR="004D3FB5" w:rsidRPr="00C42A6E" w14:paraId="63A49356" w14:textId="77777777" w:rsidTr="00EE6078">
        <w:tc>
          <w:tcPr>
            <w:tcW w:w="2695" w:type="dxa"/>
          </w:tcPr>
          <w:p w14:paraId="1D1C60F5" w14:textId="77777777" w:rsidR="004D3FB5" w:rsidRPr="00C42A6E" w:rsidRDefault="004D3FB5" w:rsidP="00EE6078">
            <w:pPr>
              <w:spacing w:line="480" w:lineRule="auto"/>
            </w:pPr>
            <w:r w:rsidRPr="00C42A6E">
              <w:t>Wolf kill (TRUE)</w:t>
            </w:r>
          </w:p>
        </w:tc>
        <w:tc>
          <w:tcPr>
            <w:tcW w:w="1979" w:type="dxa"/>
          </w:tcPr>
          <w:p w14:paraId="64C048C1" w14:textId="77777777" w:rsidR="004D3FB5" w:rsidRPr="00C42A6E" w:rsidRDefault="004D3FB5" w:rsidP="00EE6078">
            <w:pPr>
              <w:spacing w:line="480" w:lineRule="auto"/>
            </w:pPr>
            <w:r w:rsidRPr="00C42A6E">
              <w:t>-0.81462</w:t>
            </w:r>
          </w:p>
        </w:tc>
        <w:tc>
          <w:tcPr>
            <w:tcW w:w="2338" w:type="dxa"/>
          </w:tcPr>
          <w:p w14:paraId="3FB40555" w14:textId="77777777" w:rsidR="004D3FB5" w:rsidRPr="00C42A6E" w:rsidRDefault="004D3FB5" w:rsidP="00EE6078">
            <w:pPr>
              <w:spacing w:line="480" w:lineRule="auto"/>
            </w:pPr>
            <w:r w:rsidRPr="00C42A6E">
              <w:t>0.35293</w:t>
            </w:r>
          </w:p>
        </w:tc>
        <w:tc>
          <w:tcPr>
            <w:tcW w:w="1803" w:type="dxa"/>
          </w:tcPr>
          <w:p w14:paraId="783D52F6" w14:textId="77777777" w:rsidR="004D3FB5" w:rsidRPr="00C42A6E" w:rsidRDefault="004D3FB5" w:rsidP="00EE6078">
            <w:pPr>
              <w:spacing w:line="480" w:lineRule="auto"/>
            </w:pPr>
            <w:r w:rsidRPr="00C42A6E">
              <w:t>0.021</w:t>
            </w:r>
          </w:p>
        </w:tc>
      </w:tr>
      <w:tr w:rsidR="004D3FB5" w:rsidRPr="00C42A6E" w14:paraId="29DC95CD" w14:textId="77777777" w:rsidTr="00EE6078">
        <w:tc>
          <w:tcPr>
            <w:tcW w:w="2695" w:type="dxa"/>
          </w:tcPr>
          <w:p w14:paraId="3BB540B4" w14:textId="77777777" w:rsidR="004D3FB5" w:rsidRPr="00C42A6E" w:rsidRDefault="004D3FB5" w:rsidP="00EE6078">
            <w:pPr>
              <w:spacing w:line="480" w:lineRule="auto"/>
            </w:pPr>
            <w:r w:rsidRPr="00C42A6E">
              <w:t>Hunting biomass</w:t>
            </w:r>
          </w:p>
        </w:tc>
        <w:tc>
          <w:tcPr>
            <w:tcW w:w="1979" w:type="dxa"/>
          </w:tcPr>
          <w:p w14:paraId="338019E6" w14:textId="77777777" w:rsidR="004D3FB5" w:rsidRPr="00C42A6E" w:rsidRDefault="004D3FB5" w:rsidP="00EE6078">
            <w:pPr>
              <w:spacing w:line="480" w:lineRule="auto"/>
            </w:pPr>
            <w:r w:rsidRPr="00C42A6E">
              <w:t>0.01868</w:t>
            </w:r>
          </w:p>
        </w:tc>
        <w:tc>
          <w:tcPr>
            <w:tcW w:w="2338" w:type="dxa"/>
          </w:tcPr>
          <w:p w14:paraId="546E6498" w14:textId="77777777" w:rsidR="004D3FB5" w:rsidRPr="00C42A6E" w:rsidRDefault="004D3FB5" w:rsidP="00EE6078">
            <w:pPr>
              <w:spacing w:line="480" w:lineRule="auto"/>
            </w:pPr>
            <w:r w:rsidRPr="00C42A6E">
              <w:t>0.08244</w:t>
            </w:r>
          </w:p>
        </w:tc>
        <w:tc>
          <w:tcPr>
            <w:tcW w:w="1803" w:type="dxa"/>
          </w:tcPr>
          <w:p w14:paraId="2A160578" w14:textId="77777777" w:rsidR="004D3FB5" w:rsidRPr="00C42A6E" w:rsidRDefault="004D3FB5" w:rsidP="00EE6078">
            <w:pPr>
              <w:spacing w:line="480" w:lineRule="auto"/>
            </w:pPr>
            <w:r w:rsidRPr="00C42A6E">
              <w:t>0.8208</w:t>
            </w:r>
          </w:p>
        </w:tc>
      </w:tr>
      <w:tr w:rsidR="004D3FB5" w:rsidRPr="00C42A6E" w14:paraId="2E9F888A" w14:textId="77777777" w:rsidTr="00EE6078">
        <w:tc>
          <w:tcPr>
            <w:tcW w:w="2695" w:type="dxa"/>
          </w:tcPr>
          <w:p w14:paraId="0E6B9EB6" w14:textId="77777777" w:rsidR="004D3FB5" w:rsidRPr="00C42A6E" w:rsidRDefault="004D3FB5" w:rsidP="00EE6078">
            <w:pPr>
              <w:spacing w:line="480" w:lineRule="auto"/>
            </w:pPr>
            <w:r w:rsidRPr="00C42A6E">
              <w:t>Hunting season (TRUE)</w:t>
            </w:r>
          </w:p>
        </w:tc>
        <w:tc>
          <w:tcPr>
            <w:tcW w:w="1979" w:type="dxa"/>
          </w:tcPr>
          <w:p w14:paraId="51B4594C" w14:textId="77777777" w:rsidR="004D3FB5" w:rsidRPr="00C42A6E" w:rsidRDefault="004D3FB5" w:rsidP="00EE6078">
            <w:pPr>
              <w:spacing w:line="480" w:lineRule="auto"/>
            </w:pPr>
            <w:r w:rsidRPr="00C42A6E">
              <w:t>-0.20295</w:t>
            </w:r>
          </w:p>
        </w:tc>
        <w:tc>
          <w:tcPr>
            <w:tcW w:w="2338" w:type="dxa"/>
          </w:tcPr>
          <w:p w14:paraId="0ED2A6C2" w14:textId="77777777" w:rsidR="004D3FB5" w:rsidRPr="00C42A6E" w:rsidRDefault="004D3FB5" w:rsidP="00EE6078">
            <w:pPr>
              <w:spacing w:line="480" w:lineRule="auto"/>
            </w:pPr>
            <w:r w:rsidRPr="00C42A6E">
              <w:t>0.2064</w:t>
            </w:r>
          </w:p>
        </w:tc>
        <w:tc>
          <w:tcPr>
            <w:tcW w:w="1803" w:type="dxa"/>
          </w:tcPr>
          <w:p w14:paraId="42541467" w14:textId="77777777" w:rsidR="004D3FB5" w:rsidRPr="00C42A6E" w:rsidRDefault="004D3FB5" w:rsidP="00EE6078">
            <w:pPr>
              <w:spacing w:line="480" w:lineRule="auto"/>
            </w:pPr>
            <w:r w:rsidRPr="00C42A6E">
              <w:t>0.3255</w:t>
            </w:r>
          </w:p>
        </w:tc>
      </w:tr>
      <w:tr w:rsidR="004D3FB5" w:rsidRPr="00C42A6E" w14:paraId="267FBC01" w14:textId="77777777" w:rsidTr="00EE6078">
        <w:tc>
          <w:tcPr>
            <w:tcW w:w="2695" w:type="dxa"/>
          </w:tcPr>
          <w:p w14:paraId="3945D6CC" w14:textId="77777777" w:rsidR="004D3FB5" w:rsidRPr="00C42A6E" w:rsidRDefault="004D3FB5" w:rsidP="00EE6078">
            <w:pPr>
              <w:spacing w:line="480" w:lineRule="auto"/>
            </w:pPr>
            <w:r w:rsidRPr="00C42A6E">
              <w:t>Kill density</w:t>
            </w:r>
          </w:p>
        </w:tc>
        <w:tc>
          <w:tcPr>
            <w:tcW w:w="1979" w:type="dxa"/>
          </w:tcPr>
          <w:p w14:paraId="474E2095" w14:textId="77777777" w:rsidR="004D3FB5" w:rsidRPr="00C42A6E" w:rsidRDefault="004D3FB5" w:rsidP="00EE6078">
            <w:pPr>
              <w:spacing w:line="480" w:lineRule="auto"/>
            </w:pPr>
            <w:r w:rsidRPr="00C42A6E">
              <w:t>0.13564</w:t>
            </w:r>
          </w:p>
        </w:tc>
        <w:tc>
          <w:tcPr>
            <w:tcW w:w="2338" w:type="dxa"/>
          </w:tcPr>
          <w:p w14:paraId="1B44D11E" w14:textId="77777777" w:rsidR="004D3FB5" w:rsidRPr="00C42A6E" w:rsidRDefault="004D3FB5" w:rsidP="00EE6078">
            <w:pPr>
              <w:spacing w:line="480" w:lineRule="auto"/>
            </w:pPr>
            <w:r w:rsidRPr="00C42A6E">
              <w:t>0.45558</w:t>
            </w:r>
          </w:p>
        </w:tc>
        <w:tc>
          <w:tcPr>
            <w:tcW w:w="1803" w:type="dxa"/>
          </w:tcPr>
          <w:p w14:paraId="3A172F56" w14:textId="77777777" w:rsidR="004D3FB5" w:rsidRPr="00C42A6E" w:rsidRDefault="004D3FB5" w:rsidP="00EE6078">
            <w:pPr>
              <w:spacing w:line="480" w:lineRule="auto"/>
            </w:pPr>
            <w:r w:rsidRPr="00C42A6E">
              <w:t>0.7659</w:t>
            </w:r>
          </w:p>
        </w:tc>
      </w:tr>
      <w:tr w:rsidR="004D3FB5" w:rsidRPr="00C42A6E" w14:paraId="56B6F998" w14:textId="77777777" w:rsidTr="00EE6078">
        <w:tc>
          <w:tcPr>
            <w:tcW w:w="2695" w:type="dxa"/>
          </w:tcPr>
          <w:p w14:paraId="0D5C29F7" w14:textId="77777777" w:rsidR="004D3FB5" w:rsidRPr="00C42A6E" w:rsidRDefault="004D3FB5" w:rsidP="00EE6078">
            <w:pPr>
              <w:spacing w:line="480" w:lineRule="auto"/>
            </w:pPr>
            <w:r w:rsidRPr="00C42A6E">
              <w:t>Distance</w:t>
            </w:r>
          </w:p>
        </w:tc>
        <w:tc>
          <w:tcPr>
            <w:tcW w:w="1979" w:type="dxa"/>
          </w:tcPr>
          <w:p w14:paraId="23C293AB" w14:textId="77777777" w:rsidR="004D3FB5" w:rsidRPr="00C42A6E" w:rsidRDefault="004D3FB5" w:rsidP="00EE6078">
            <w:pPr>
              <w:spacing w:line="480" w:lineRule="auto"/>
            </w:pPr>
            <w:r w:rsidRPr="00C42A6E">
              <w:t>-0.28869</w:t>
            </w:r>
          </w:p>
        </w:tc>
        <w:tc>
          <w:tcPr>
            <w:tcW w:w="2338" w:type="dxa"/>
          </w:tcPr>
          <w:p w14:paraId="7AA7BDAA" w14:textId="77777777" w:rsidR="004D3FB5" w:rsidRPr="00C42A6E" w:rsidRDefault="004D3FB5" w:rsidP="00EE6078">
            <w:pPr>
              <w:spacing w:line="480" w:lineRule="auto"/>
            </w:pPr>
            <w:r w:rsidRPr="00C42A6E">
              <w:t>0.41214</w:t>
            </w:r>
          </w:p>
        </w:tc>
        <w:tc>
          <w:tcPr>
            <w:tcW w:w="1803" w:type="dxa"/>
          </w:tcPr>
          <w:p w14:paraId="10242BF4" w14:textId="77777777" w:rsidR="004D3FB5" w:rsidRPr="00C42A6E" w:rsidRDefault="004D3FB5" w:rsidP="00EE6078">
            <w:pPr>
              <w:spacing w:line="480" w:lineRule="auto"/>
            </w:pPr>
            <w:r w:rsidRPr="00C42A6E">
              <w:t>0.4836</w:t>
            </w:r>
          </w:p>
        </w:tc>
      </w:tr>
      <w:tr w:rsidR="004D3FB5" w:rsidRPr="00C42A6E" w14:paraId="47B0A7B6" w14:textId="77777777" w:rsidTr="00EE6078">
        <w:tc>
          <w:tcPr>
            <w:tcW w:w="2695" w:type="dxa"/>
          </w:tcPr>
          <w:p w14:paraId="449220C6" w14:textId="77777777" w:rsidR="004D3FB5" w:rsidRPr="00C42A6E" w:rsidRDefault="004D3FB5" w:rsidP="00EE6078">
            <w:pPr>
              <w:spacing w:line="480" w:lineRule="auto"/>
            </w:pPr>
            <w:r w:rsidRPr="00C42A6E">
              <w:t>Study period (Late)</w:t>
            </w:r>
          </w:p>
        </w:tc>
        <w:tc>
          <w:tcPr>
            <w:tcW w:w="1979" w:type="dxa"/>
          </w:tcPr>
          <w:p w14:paraId="35001CA1" w14:textId="77777777" w:rsidR="004D3FB5" w:rsidRPr="00C42A6E" w:rsidRDefault="004D3FB5" w:rsidP="00EE6078">
            <w:pPr>
              <w:spacing w:line="480" w:lineRule="auto"/>
            </w:pPr>
            <w:r w:rsidRPr="00C42A6E">
              <w:t>-0.32356</w:t>
            </w:r>
          </w:p>
        </w:tc>
        <w:tc>
          <w:tcPr>
            <w:tcW w:w="2338" w:type="dxa"/>
          </w:tcPr>
          <w:p w14:paraId="60571804" w14:textId="77777777" w:rsidR="004D3FB5" w:rsidRPr="00C42A6E" w:rsidRDefault="004D3FB5" w:rsidP="00EE6078">
            <w:pPr>
              <w:spacing w:line="480" w:lineRule="auto"/>
            </w:pPr>
            <w:r w:rsidRPr="00C42A6E">
              <w:t>0.18066</w:t>
            </w:r>
          </w:p>
        </w:tc>
        <w:tc>
          <w:tcPr>
            <w:tcW w:w="1803" w:type="dxa"/>
          </w:tcPr>
          <w:p w14:paraId="08412EE4" w14:textId="77777777" w:rsidR="004D3FB5" w:rsidRPr="00C42A6E" w:rsidRDefault="004D3FB5" w:rsidP="00EE6078">
            <w:pPr>
              <w:spacing w:line="480" w:lineRule="auto"/>
            </w:pPr>
            <w:r w:rsidRPr="00C42A6E">
              <w:t>0.0733</w:t>
            </w:r>
          </w:p>
        </w:tc>
      </w:tr>
      <w:tr w:rsidR="004D3FB5" w:rsidRPr="00C42A6E" w14:paraId="43383A22" w14:textId="77777777" w:rsidTr="00EE6078">
        <w:tc>
          <w:tcPr>
            <w:tcW w:w="2695" w:type="dxa"/>
          </w:tcPr>
          <w:p w14:paraId="5F1EC483" w14:textId="77777777" w:rsidR="004D3FB5" w:rsidRPr="00C42A6E" w:rsidRDefault="004D3FB5" w:rsidP="00EE6078">
            <w:pPr>
              <w:spacing w:line="480" w:lineRule="auto"/>
            </w:pPr>
            <w:r w:rsidRPr="00C42A6E">
              <w:t>Proportion traveling</w:t>
            </w:r>
          </w:p>
        </w:tc>
        <w:tc>
          <w:tcPr>
            <w:tcW w:w="1979" w:type="dxa"/>
          </w:tcPr>
          <w:p w14:paraId="3A65B5CC" w14:textId="77777777" w:rsidR="004D3FB5" w:rsidRPr="00C42A6E" w:rsidRDefault="004D3FB5" w:rsidP="00EE6078">
            <w:pPr>
              <w:spacing w:line="480" w:lineRule="auto"/>
            </w:pPr>
            <w:r w:rsidRPr="00C42A6E">
              <w:t>0.17505</w:t>
            </w:r>
          </w:p>
        </w:tc>
        <w:tc>
          <w:tcPr>
            <w:tcW w:w="2338" w:type="dxa"/>
          </w:tcPr>
          <w:p w14:paraId="6AFC35A3" w14:textId="77777777" w:rsidR="004D3FB5" w:rsidRPr="00C42A6E" w:rsidRDefault="004D3FB5" w:rsidP="00EE6078">
            <w:pPr>
              <w:spacing w:line="480" w:lineRule="auto"/>
            </w:pPr>
            <w:r w:rsidRPr="00C42A6E">
              <w:t>0.07947</w:t>
            </w:r>
          </w:p>
        </w:tc>
        <w:tc>
          <w:tcPr>
            <w:tcW w:w="1803" w:type="dxa"/>
          </w:tcPr>
          <w:p w14:paraId="68A2A8F2" w14:textId="77777777" w:rsidR="004D3FB5" w:rsidRPr="00C42A6E" w:rsidRDefault="004D3FB5" w:rsidP="00EE6078">
            <w:pPr>
              <w:spacing w:line="480" w:lineRule="auto"/>
            </w:pPr>
            <w:r w:rsidRPr="00C42A6E">
              <w:t>0.0276</w:t>
            </w:r>
          </w:p>
        </w:tc>
      </w:tr>
      <w:tr w:rsidR="004D3FB5" w:rsidRPr="00C42A6E" w14:paraId="6AE5BB3B" w14:textId="77777777" w:rsidTr="00EE6078">
        <w:tc>
          <w:tcPr>
            <w:tcW w:w="2695" w:type="dxa"/>
          </w:tcPr>
          <w:p w14:paraId="5F1B0B9B" w14:textId="77777777" w:rsidR="004D3FB5" w:rsidRPr="00C42A6E" w:rsidRDefault="004D3FB5" w:rsidP="00EE6078">
            <w:pPr>
              <w:spacing w:line="480" w:lineRule="auto"/>
            </w:pPr>
            <w:r w:rsidRPr="00C42A6E">
              <w:t>Wolf kill * hunting Biomass</w:t>
            </w:r>
          </w:p>
        </w:tc>
        <w:tc>
          <w:tcPr>
            <w:tcW w:w="1979" w:type="dxa"/>
          </w:tcPr>
          <w:p w14:paraId="2B9930AC" w14:textId="77777777" w:rsidR="004D3FB5" w:rsidRPr="00C42A6E" w:rsidRDefault="004D3FB5" w:rsidP="00EE6078">
            <w:pPr>
              <w:spacing w:line="480" w:lineRule="auto"/>
            </w:pPr>
            <w:r w:rsidRPr="00C42A6E">
              <w:t>-0.15014</w:t>
            </w:r>
          </w:p>
        </w:tc>
        <w:tc>
          <w:tcPr>
            <w:tcW w:w="2338" w:type="dxa"/>
          </w:tcPr>
          <w:p w14:paraId="2EECF786" w14:textId="77777777" w:rsidR="004D3FB5" w:rsidRPr="00C42A6E" w:rsidRDefault="004D3FB5" w:rsidP="00EE6078">
            <w:pPr>
              <w:spacing w:line="480" w:lineRule="auto"/>
            </w:pPr>
            <w:r w:rsidRPr="00C42A6E">
              <w:t>0.36722</w:t>
            </w:r>
          </w:p>
        </w:tc>
        <w:tc>
          <w:tcPr>
            <w:tcW w:w="1803" w:type="dxa"/>
          </w:tcPr>
          <w:p w14:paraId="53E09CA1" w14:textId="77777777" w:rsidR="004D3FB5" w:rsidRPr="00C42A6E" w:rsidRDefault="004D3FB5" w:rsidP="00EE6078">
            <w:pPr>
              <w:spacing w:line="480" w:lineRule="auto"/>
            </w:pPr>
            <w:r w:rsidRPr="00C42A6E">
              <w:t>0.6827</w:t>
            </w:r>
          </w:p>
        </w:tc>
      </w:tr>
    </w:tbl>
    <w:p w14:paraId="0A4CB21C" w14:textId="77777777" w:rsidR="004D3FB5" w:rsidRPr="00C42A6E" w:rsidRDefault="004D3FB5" w:rsidP="004D3FB5">
      <w:pPr>
        <w:spacing w:line="480" w:lineRule="auto"/>
      </w:pPr>
    </w:p>
    <w:p w14:paraId="3B599066" w14:textId="77777777" w:rsidR="004D3FB5" w:rsidRPr="00C42A6E" w:rsidRDefault="004D3FB5" w:rsidP="004D3FB5">
      <w:pPr>
        <w:spacing w:line="480" w:lineRule="auto"/>
      </w:pPr>
      <w:r w:rsidRPr="00C42A6E">
        <w:br w:type="page"/>
      </w:r>
    </w:p>
    <w:p w14:paraId="760563AE" w14:textId="77777777" w:rsidR="004D3FB5" w:rsidRPr="00C42A6E" w:rsidRDefault="004D3FB5" w:rsidP="004D3FB5">
      <w:pPr>
        <w:spacing w:line="480" w:lineRule="auto"/>
      </w:pPr>
      <w:r w:rsidRPr="00C42A6E">
        <w:lastRenderedPageBreak/>
        <w:t>Table 2. Model results from the binomial generalized linear mixed model looking at the impact of covariates on the probability of ravens visiting the hunting areas surrounding Gardiner, MT when they choose to leave their territory daily (</w:t>
      </w:r>
      <w:proofErr w:type="spellStart"/>
      <w:r w:rsidRPr="00C42A6E">
        <w:t>n</w:t>
      </w:r>
      <w:r>
        <w:rPr>
          <w:vertAlign w:val="subscript"/>
        </w:rPr>
        <w:t>days</w:t>
      </w:r>
      <w:proofErr w:type="spellEnd"/>
      <w:r w:rsidRPr="00C42A6E">
        <w:t xml:space="preserve"> = 1633).</w:t>
      </w:r>
    </w:p>
    <w:tbl>
      <w:tblPr>
        <w:tblStyle w:val="TableGrid"/>
        <w:tblW w:w="0" w:type="auto"/>
        <w:tblLook w:val="04A0" w:firstRow="1" w:lastRow="0" w:firstColumn="1" w:lastColumn="0" w:noHBand="0" w:noVBand="1"/>
      </w:tblPr>
      <w:tblGrid>
        <w:gridCol w:w="2785"/>
        <w:gridCol w:w="1889"/>
        <w:gridCol w:w="2338"/>
        <w:gridCol w:w="1623"/>
      </w:tblGrid>
      <w:tr w:rsidR="004D3FB5" w:rsidRPr="00C42A6E" w14:paraId="77A2C133" w14:textId="77777777" w:rsidTr="00EE6078">
        <w:tc>
          <w:tcPr>
            <w:tcW w:w="2785" w:type="dxa"/>
          </w:tcPr>
          <w:p w14:paraId="47CE071E" w14:textId="77777777" w:rsidR="004D3FB5" w:rsidRPr="00C42A6E" w:rsidRDefault="004D3FB5" w:rsidP="00EE6078">
            <w:pPr>
              <w:spacing w:line="480" w:lineRule="auto"/>
            </w:pPr>
          </w:p>
        </w:tc>
        <w:tc>
          <w:tcPr>
            <w:tcW w:w="1889" w:type="dxa"/>
          </w:tcPr>
          <w:p w14:paraId="45F3DBF2" w14:textId="77777777" w:rsidR="004D3FB5" w:rsidRPr="00C42A6E" w:rsidRDefault="004D3FB5" w:rsidP="00EE6078">
            <w:pPr>
              <w:spacing w:line="480" w:lineRule="auto"/>
            </w:pPr>
            <w:r w:rsidRPr="00C42A6E">
              <w:t>Estimate</w:t>
            </w:r>
          </w:p>
        </w:tc>
        <w:tc>
          <w:tcPr>
            <w:tcW w:w="2338" w:type="dxa"/>
          </w:tcPr>
          <w:p w14:paraId="3749A8C8" w14:textId="77777777" w:rsidR="004D3FB5" w:rsidRPr="00C42A6E" w:rsidRDefault="004D3FB5" w:rsidP="00EE6078">
            <w:pPr>
              <w:spacing w:line="480" w:lineRule="auto"/>
            </w:pPr>
            <w:r w:rsidRPr="00C42A6E">
              <w:t>Standard Error</w:t>
            </w:r>
          </w:p>
        </w:tc>
        <w:tc>
          <w:tcPr>
            <w:tcW w:w="1623" w:type="dxa"/>
          </w:tcPr>
          <w:p w14:paraId="1FDCE0A4" w14:textId="77777777" w:rsidR="004D3FB5" w:rsidRPr="00C42A6E" w:rsidRDefault="004D3FB5" w:rsidP="00EE6078">
            <w:pPr>
              <w:spacing w:line="480" w:lineRule="auto"/>
            </w:pPr>
            <w:r w:rsidRPr="00C42A6E">
              <w:t>p-value</w:t>
            </w:r>
          </w:p>
        </w:tc>
      </w:tr>
      <w:tr w:rsidR="004D3FB5" w:rsidRPr="00C42A6E" w14:paraId="61D86B84" w14:textId="77777777" w:rsidTr="00EE6078">
        <w:tc>
          <w:tcPr>
            <w:tcW w:w="2785" w:type="dxa"/>
          </w:tcPr>
          <w:p w14:paraId="39DAC8A0" w14:textId="77777777" w:rsidR="004D3FB5" w:rsidRPr="00C42A6E" w:rsidRDefault="004D3FB5" w:rsidP="00EE6078">
            <w:pPr>
              <w:spacing w:line="480" w:lineRule="auto"/>
            </w:pPr>
            <w:r w:rsidRPr="00C42A6E">
              <w:t>Intercept</w:t>
            </w:r>
          </w:p>
        </w:tc>
        <w:tc>
          <w:tcPr>
            <w:tcW w:w="1889" w:type="dxa"/>
          </w:tcPr>
          <w:p w14:paraId="194F68C9" w14:textId="77F60DF6" w:rsidR="004D3FB5" w:rsidRPr="00C42A6E" w:rsidRDefault="004D3FB5" w:rsidP="00EE6078">
            <w:pPr>
              <w:spacing w:line="480" w:lineRule="auto"/>
            </w:pPr>
            <w:r w:rsidRPr="00C42A6E">
              <w:t>0.</w:t>
            </w:r>
            <w:r w:rsidR="00B34FEE">
              <w:t>57638</w:t>
            </w:r>
          </w:p>
        </w:tc>
        <w:tc>
          <w:tcPr>
            <w:tcW w:w="2338" w:type="dxa"/>
          </w:tcPr>
          <w:p w14:paraId="1673A583" w14:textId="52D39E6B" w:rsidR="004D3FB5" w:rsidRPr="00C42A6E" w:rsidRDefault="004D3FB5" w:rsidP="00EE6078">
            <w:pPr>
              <w:spacing w:line="480" w:lineRule="auto"/>
            </w:pPr>
            <w:r w:rsidRPr="00C42A6E">
              <w:t>0.</w:t>
            </w:r>
            <w:r w:rsidR="00B34FEE">
              <w:t>41484</w:t>
            </w:r>
          </w:p>
        </w:tc>
        <w:tc>
          <w:tcPr>
            <w:tcW w:w="1623" w:type="dxa"/>
          </w:tcPr>
          <w:p w14:paraId="6DA158CC" w14:textId="7ABED5D8" w:rsidR="004D3FB5" w:rsidRPr="00C42A6E" w:rsidRDefault="004D3FB5" w:rsidP="00EE6078">
            <w:pPr>
              <w:spacing w:line="480" w:lineRule="auto"/>
            </w:pPr>
            <w:r w:rsidRPr="00C42A6E">
              <w:t>0.16</w:t>
            </w:r>
            <w:r w:rsidR="00B34FEE">
              <w:t>438</w:t>
            </w:r>
          </w:p>
        </w:tc>
      </w:tr>
      <w:tr w:rsidR="004D3FB5" w:rsidRPr="00C42A6E" w14:paraId="0E995686" w14:textId="77777777" w:rsidTr="00EE6078">
        <w:tc>
          <w:tcPr>
            <w:tcW w:w="2785" w:type="dxa"/>
          </w:tcPr>
          <w:p w14:paraId="46A185E3" w14:textId="77777777" w:rsidR="004D3FB5" w:rsidRPr="00C42A6E" w:rsidRDefault="004D3FB5" w:rsidP="00EE6078">
            <w:pPr>
              <w:spacing w:line="480" w:lineRule="auto"/>
            </w:pPr>
            <w:r w:rsidRPr="00C42A6E">
              <w:t>Visit kill (TRUE)</w:t>
            </w:r>
          </w:p>
        </w:tc>
        <w:tc>
          <w:tcPr>
            <w:tcW w:w="1889" w:type="dxa"/>
          </w:tcPr>
          <w:p w14:paraId="3D9A34A0" w14:textId="4204000D" w:rsidR="004D3FB5" w:rsidRPr="00C42A6E" w:rsidRDefault="004D3FB5" w:rsidP="00EE6078">
            <w:pPr>
              <w:spacing w:line="480" w:lineRule="auto"/>
            </w:pPr>
            <w:r w:rsidRPr="00C42A6E">
              <w:t>-2.</w:t>
            </w:r>
            <w:r w:rsidR="00B34FEE">
              <w:t>30747</w:t>
            </w:r>
          </w:p>
        </w:tc>
        <w:tc>
          <w:tcPr>
            <w:tcW w:w="2338" w:type="dxa"/>
          </w:tcPr>
          <w:p w14:paraId="5FE1ABD3" w14:textId="663AFE40" w:rsidR="004D3FB5" w:rsidRPr="00C42A6E" w:rsidRDefault="004D3FB5" w:rsidP="00EE6078">
            <w:pPr>
              <w:spacing w:line="480" w:lineRule="auto"/>
            </w:pPr>
            <w:r w:rsidRPr="00C42A6E">
              <w:t>0.</w:t>
            </w:r>
            <w:r w:rsidR="00B34FEE">
              <w:t>35798</w:t>
            </w:r>
          </w:p>
        </w:tc>
        <w:tc>
          <w:tcPr>
            <w:tcW w:w="1623" w:type="dxa"/>
          </w:tcPr>
          <w:p w14:paraId="6F89A55A" w14:textId="38027CD1" w:rsidR="004D3FB5" w:rsidRPr="00C42A6E" w:rsidRDefault="004D3FB5" w:rsidP="00EE6078">
            <w:pPr>
              <w:spacing w:line="480" w:lineRule="auto"/>
            </w:pPr>
            <w:r w:rsidRPr="00C42A6E">
              <w:t>1.</w:t>
            </w:r>
            <w:r w:rsidR="00B34FEE">
              <w:t>15</w:t>
            </w:r>
            <w:r w:rsidRPr="00C42A6E">
              <w:t>e-10</w:t>
            </w:r>
          </w:p>
        </w:tc>
      </w:tr>
      <w:tr w:rsidR="004D3FB5" w:rsidRPr="00C42A6E" w14:paraId="706EE77E" w14:textId="77777777" w:rsidTr="00EE6078">
        <w:tc>
          <w:tcPr>
            <w:tcW w:w="2785" w:type="dxa"/>
          </w:tcPr>
          <w:p w14:paraId="2B990AA7" w14:textId="77777777" w:rsidR="004D3FB5" w:rsidRPr="00C42A6E" w:rsidRDefault="004D3FB5" w:rsidP="00EE6078">
            <w:pPr>
              <w:spacing w:line="480" w:lineRule="auto"/>
            </w:pPr>
            <w:r w:rsidRPr="00C42A6E">
              <w:t>Hunting biomass</w:t>
            </w:r>
          </w:p>
        </w:tc>
        <w:tc>
          <w:tcPr>
            <w:tcW w:w="1889" w:type="dxa"/>
          </w:tcPr>
          <w:p w14:paraId="293A7672" w14:textId="2C5524E4" w:rsidR="004D3FB5" w:rsidRPr="00C42A6E" w:rsidRDefault="004D3FB5" w:rsidP="00EE6078">
            <w:pPr>
              <w:spacing w:line="480" w:lineRule="auto"/>
            </w:pPr>
            <w:r w:rsidRPr="00C42A6E">
              <w:t>-0.</w:t>
            </w:r>
            <w:r w:rsidR="00B34FEE">
              <w:t>0844</w:t>
            </w:r>
          </w:p>
        </w:tc>
        <w:tc>
          <w:tcPr>
            <w:tcW w:w="2338" w:type="dxa"/>
          </w:tcPr>
          <w:p w14:paraId="42DEBBB8" w14:textId="68ACF8D5" w:rsidR="004D3FB5" w:rsidRPr="00C42A6E" w:rsidRDefault="004D3FB5" w:rsidP="00EE6078">
            <w:pPr>
              <w:spacing w:line="480" w:lineRule="auto"/>
            </w:pPr>
            <w:r w:rsidRPr="00C42A6E">
              <w:t>0.0800</w:t>
            </w:r>
            <w:r w:rsidR="00B34FEE">
              <w:t>5</w:t>
            </w:r>
          </w:p>
        </w:tc>
        <w:tc>
          <w:tcPr>
            <w:tcW w:w="1623" w:type="dxa"/>
          </w:tcPr>
          <w:p w14:paraId="75D4668B" w14:textId="56E312AC" w:rsidR="004D3FB5" w:rsidRPr="00C42A6E" w:rsidRDefault="004D3FB5" w:rsidP="00EE6078">
            <w:pPr>
              <w:spacing w:line="480" w:lineRule="auto"/>
            </w:pPr>
            <w:r w:rsidRPr="00C42A6E">
              <w:t>0.</w:t>
            </w:r>
            <w:r w:rsidR="00B34FEE">
              <w:t>29173</w:t>
            </w:r>
          </w:p>
        </w:tc>
      </w:tr>
      <w:tr w:rsidR="004D3FB5" w:rsidRPr="00C42A6E" w14:paraId="0EA72A4F" w14:textId="77777777" w:rsidTr="00EE6078">
        <w:tc>
          <w:tcPr>
            <w:tcW w:w="2785" w:type="dxa"/>
          </w:tcPr>
          <w:p w14:paraId="69B3B67F" w14:textId="77777777" w:rsidR="004D3FB5" w:rsidRPr="00C42A6E" w:rsidRDefault="004D3FB5" w:rsidP="00EE6078">
            <w:pPr>
              <w:spacing w:line="480" w:lineRule="auto"/>
            </w:pPr>
            <w:r w:rsidRPr="00C42A6E">
              <w:t>Hunting season (TRUE)</w:t>
            </w:r>
          </w:p>
        </w:tc>
        <w:tc>
          <w:tcPr>
            <w:tcW w:w="1889" w:type="dxa"/>
          </w:tcPr>
          <w:p w14:paraId="2E6D0B5E" w14:textId="699ACF22" w:rsidR="004D3FB5" w:rsidRPr="00C42A6E" w:rsidRDefault="004D3FB5" w:rsidP="00EE6078">
            <w:pPr>
              <w:spacing w:line="480" w:lineRule="auto"/>
            </w:pPr>
            <w:r w:rsidRPr="00C42A6E">
              <w:t>0.</w:t>
            </w:r>
            <w:r w:rsidR="00B34FEE">
              <w:t>55949</w:t>
            </w:r>
          </w:p>
        </w:tc>
        <w:tc>
          <w:tcPr>
            <w:tcW w:w="2338" w:type="dxa"/>
          </w:tcPr>
          <w:p w14:paraId="2859D7D6" w14:textId="7078C694" w:rsidR="004D3FB5" w:rsidRPr="00C42A6E" w:rsidRDefault="004D3FB5" w:rsidP="00EE6078">
            <w:pPr>
              <w:spacing w:line="480" w:lineRule="auto"/>
            </w:pPr>
            <w:r w:rsidRPr="00C42A6E">
              <w:t>0.</w:t>
            </w:r>
            <w:r w:rsidR="00B34FEE">
              <w:t>19234</w:t>
            </w:r>
          </w:p>
        </w:tc>
        <w:tc>
          <w:tcPr>
            <w:tcW w:w="1623" w:type="dxa"/>
          </w:tcPr>
          <w:p w14:paraId="19B9F98C" w14:textId="48D5DA95" w:rsidR="004D3FB5" w:rsidRPr="00C42A6E" w:rsidRDefault="004D3FB5" w:rsidP="00EE6078">
            <w:pPr>
              <w:spacing w:line="480" w:lineRule="auto"/>
            </w:pPr>
            <w:r w:rsidRPr="00C42A6E">
              <w:t>0.</w:t>
            </w:r>
            <w:r w:rsidR="00B34FEE">
              <w:t>00363</w:t>
            </w:r>
          </w:p>
        </w:tc>
      </w:tr>
      <w:tr w:rsidR="004D3FB5" w:rsidRPr="00C42A6E" w14:paraId="53A521EC" w14:textId="77777777" w:rsidTr="00EE6078">
        <w:tc>
          <w:tcPr>
            <w:tcW w:w="2785" w:type="dxa"/>
          </w:tcPr>
          <w:p w14:paraId="3E0EBFE3" w14:textId="77777777" w:rsidR="004D3FB5" w:rsidRPr="00C42A6E" w:rsidRDefault="004D3FB5" w:rsidP="00EE6078">
            <w:pPr>
              <w:spacing w:line="480" w:lineRule="auto"/>
            </w:pPr>
            <w:r w:rsidRPr="00C42A6E">
              <w:t>Distance</w:t>
            </w:r>
          </w:p>
        </w:tc>
        <w:tc>
          <w:tcPr>
            <w:tcW w:w="1889" w:type="dxa"/>
          </w:tcPr>
          <w:p w14:paraId="56E4413A" w14:textId="74E6C3BD" w:rsidR="004D3FB5" w:rsidRPr="00C42A6E" w:rsidRDefault="004D3FB5" w:rsidP="00EE6078">
            <w:pPr>
              <w:spacing w:line="480" w:lineRule="auto"/>
            </w:pPr>
            <w:r w:rsidRPr="00C42A6E">
              <w:t>-1.</w:t>
            </w:r>
            <w:r w:rsidR="00B34FEE">
              <w:t>73387</w:t>
            </w:r>
          </w:p>
        </w:tc>
        <w:tc>
          <w:tcPr>
            <w:tcW w:w="2338" w:type="dxa"/>
          </w:tcPr>
          <w:p w14:paraId="0DA73F24" w14:textId="7D9484D8" w:rsidR="004D3FB5" w:rsidRPr="00C42A6E" w:rsidRDefault="004D3FB5" w:rsidP="00EE6078">
            <w:pPr>
              <w:spacing w:line="480" w:lineRule="auto"/>
            </w:pPr>
            <w:r w:rsidRPr="00C42A6E">
              <w:t>0.</w:t>
            </w:r>
            <w:r w:rsidR="00B34FEE">
              <w:t>42206</w:t>
            </w:r>
          </w:p>
        </w:tc>
        <w:tc>
          <w:tcPr>
            <w:tcW w:w="1623" w:type="dxa"/>
          </w:tcPr>
          <w:p w14:paraId="642DFF39" w14:textId="4CD92ADD" w:rsidR="004D3FB5" w:rsidRPr="00C42A6E" w:rsidRDefault="004D3FB5" w:rsidP="00EE6078">
            <w:pPr>
              <w:spacing w:line="480" w:lineRule="auto"/>
            </w:pPr>
            <w:r w:rsidRPr="00C42A6E">
              <w:t>3.</w:t>
            </w:r>
            <w:r w:rsidR="00B34FEE">
              <w:t>99</w:t>
            </w:r>
            <w:r w:rsidRPr="00C42A6E">
              <w:t>-5</w:t>
            </w:r>
          </w:p>
        </w:tc>
      </w:tr>
      <w:tr w:rsidR="004D3FB5" w:rsidRPr="00C42A6E" w14:paraId="3A2A8CE5" w14:textId="77777777" w:rsidTr="00EE6078">
        <w:tc>
          <w:tcPr>
            <w:tcW w:w="2785" w:type="dxa"/>
          </w:tcPr>
          <w:p w14:paraId="01132A03" w14:textId="77777777" w:rsidR="004D3FB5" w:rsidRPr="00C42A6E" w:rsidRDefault="004D3FB5" w:rsidP="00EE6078">
            <w:pPr>
              <w:spacing w:line="480" w:lineRule="auto"/>
            </w:pPr>
            <w:r w:rsidRPr="00C42A6E">
              <w:t>Max temperature</w:t>
            </w:r>
          </w:p>
        </w:tc>
        <w:tc>
          <w:tcPr>
            <w:tcW w:w="1889" w:type="dxa"/>
          </w:tcPr>
          <w:p w14:paraId="573F6F4F" w14:textId="42F9DA70" w:rsidR="004D3FB5" w:rsidRPr="00C42A6E" w:rsidRDefault="004D3FB5" w:rsidP="00EE6078">
            <w:pPr>
              <w:spacing w:line="480" w:lineRule="auto"/>
            </w:pPr>
            <w:r w:rsidRPr="00C42A6E">
              <w:t>-0.</w:t>
            </w:r>
            <w:r w:rsidR="00B34FEE">
              <w:t>22203</w:t>
            </w:r>
          </w:p>
        </w:tc>
        <w:tc>
          <w:tcPr>
            <w:tcW w:w="2338" w:type="dxa"/>
          </w:tcPr>
          <w:p w14:paraId="379E08B6" w14:textId="3C4D114D" w:rsidR="004D3FB5" w:rsidRPr="00C42A6E" w:rsidRDefault="004D3FB5" w:rsidP="00EE6078">
            <w:pPr>
              <w:spacing w:line="480" w:lineRule="auto"/>
            </w:pPr>
            <w:r w:rsidRPr="00C42A6E">
              <w:t>0.</w:t>
            </w:r>
            <w:r w:rsidR="00B34FEE">
              <w:t>07784</w:t>
            </w:r>
          </w:p>
        </w:tc>
        <w:tc>
          <w:tcPr>
            <w:tcW w:w="1623" w:type="dxa"/>
          </w:tcPr>
          <w:p w14:paraId="44C0F958" w14:textId="2546452D" w:rsidR="004D3FB5" w:rsidRPr="00C42A6E" w:rsidRDefault="004D3FB5" w:rsidP="00EE6078">
            <w:pPr>
              <w:spacing w:line="480" w:lineRule="auto"/>
            </w:pPr>
            <w:r w:rsidRPr="00C42A6E">
              <w:t>0.004</w:t>
            </w:r>
            <w:r w:rsidR="00B34FEE">
              <w:t>34</w:t>
            </w:r>
          </w:p>
        </w:tc>
      </w:tr>
      <w:tr w:rsidR="004D3FB5" w:rsidRPr="00C42A6E" w14:paraId="569E810D" w14:textId="77777777" w:rsidTr="00EE6078">
        <w:tc>
          <w:tcPr>
            <w:tcW w:w="2785" w:type="dxa"/>
          </w:tcPr>
          <w:p w14:paraId="0D6C0490" w14:textId="77777777" w:rsidR="004D3FB5" w:rsidRPr="00C42A6E" w:rsidRDefault="004D3FB5" w:rsidP="00EE6078">
            <w:pPr>
              <w:spacing w:line="480" w:lineRule="auto"/>
            </w:pPr>
            <w:r w:rsidRPr="00C42A6E">
              <w:t>Snow depth</w:t>
            </w:r>
          </w:p>
        </w:tc>
        <w:tc>
          <w:tcPr>
            <w:tcW w:w="1889" w:type="dxa"/>
          </w:tcPr>
          <w:p w14:paraId="03F7B3DA" w14:textId="6A37E875" w:rsidR="004D3FB5" w:rsidRPr="00C42A6E" w:rsidRDefault="004D3FB5" w:rsidP="00EE6078">
            <w:pPr>
              <w:spacing w:line="480" w:lineRule="auto"/>
            </w:pPr>
            <w:r w:rsidRPr="00C42A6E">
              <w:t>0.</w:t>
            </w:r>
            <w:r w:rsidR="00B34FEE">
              <w:t>21941</w:t>
            </w:r>
          </w:p>
        </w:tc>
        <w:tc>
          <w:tcPr>
            <w:tcW w:w="2338" w:type="dxa"/>
          </w:tcPr>
          <w:p w14:paraId="50BB53C3" w14:textId="3451C15D" w:rsidR="004D3FB5" w:rsidRPr="00C42A6E" w:rsidRDefault="004D3FB5" w:rsidP="00EE6078">
            <w:pPr>
              <w:spacing w:line="480" w:lineRule="auto"/>
            </w:pPr>
            <w:r w:rsidRPr="00C42A6E">
              <w:t>0.</w:t>
            </w:r>
            <w:r w:rsidR="00B34FEE">
              <w:t>09446</w:t>
            </w:r>
          </w:p>
        </w:tc>
        <w:tc>
          <w:tcPr>
            <w:tcW w:w="1623" w:type="dxa"/>
          </w:tcPr>
          <w:p w14:paraId="3D894811" w14:textId="2DE12B23" w:rsidR="004D3FB5" w:rsidRPr="00C42A6E" w:rsidRDefault="004D3FB5" w:rsidP="00EE6078">
            <w:pPr>
              <w:spacing w:line="480" w:lineRule="auto"/>
            </w:pPr>
            <w:r w:rsidRPr="00C42A6E">
              <w:t>0.02</w:t>
            </w:r>
            <w:r w:rsidR="00B34FEE">
              <w:t>019</w:t>
            </w:r>
          </w:p>
        </w:tc>
      </w:tr>
      <w:tr w:rsidR="004D3FB5" w:rsidRPr="00C42A6E" w14:paraId="1C0D27E5" w14:textId="77777777" w:rsidTr="00EE6078">
        <w:tc>
          <w:tcPr>
            <w:tcW w:w="2785" w:type="dxa"/>
          </w:tcPr>
          <w:p w14:paraId="19C9B780" w14:textId="77777777" w:rsidR="004D3FB5" w:rsidRPr="00C42A6E" w:rsidRDefault="004D3FB5" w:rsidP="00EE6078">
            <w:pPr>
              <w:spacing w:line="480" w:lineRule="auto"/>
            </w:pPr>
            <w:r w:rsidRPr="00C42A6E">
              <w:t>Proportion traveling</w:t>
            </w:r>
          </w:p>
        </w:tc>
        <w:tc>
          <w:tcPr>
            <w:tcW w:w="1889" w:type="dxa"/>
          </w:tcPr>
          <w:p w14:paraId="6A9172ED" w14:textId="7BD32AD7" w:rsidR="004D3FB5" w:rsidRPr="00C42A6E" w:rsidRDefault="004D3FB5" w:rsidP="00EE6078">
            <w:pPr>
              <w:spacing w:line="480" w:lineRule="auto"/>
            </w:pPr>
            <w:r w:rsidRPr="00C42A6E">
              <w:t>0.</w:t>
            </w:r>
            <w:r w:rsidR="00B34FEE">
              <w:t>37545</w:t>
            </w:r>
          </w:p>
        </w:tc>
        <w:tc>
          <w:tcPr>
            <w:tcW w:w="2338" w:type="dxa"/>
          </w:tcPr>
          <w:p w14:paraId="68F2EE99" w14:textId="5BC540E9" w:rsidR="004D3FB5" w:rsidRPr="00C42A6E" w:rsidRDefault="004D3FB5" w:rsidP="00EE6078">
            <w:pPr>
              <w:spacing w:line="480" w:lineRule="auto"/>
            </w:pPr>
            <w:r w:rsidRPr="00C42A6E">
              <w:t>0.0811</w:t>
            </w:r>
            <w:r w:rsidR="00B34FEE">
              <w:t>8</w:t>
            </w:r>
          </w:p>
        </w:tc>
        <w:tc>
          <w:tcPr>
            <w:tcW w:w="1623" w:type="dxa"/>
          </w:tcPr>
          <w:p w14:paraId="4AB85120" w14:textId="188B9633" w:rsidR="004D3FB5" w:rsidRPr="00C42A6E" w:rsidRDefault="004D3FB5" w:rsidP="00EE6078">
            <w:pPr>
              <w:spacing w:line="480" w:lineRule="auto"/>
            </w:pPr>
            <w:r w:rsidRPr="00C42A6E">
              <w:t>3.</w:t>
            </w:r>
            <w:r w:rsidR="00B34FEE">
              <w:t>75</w:t>
            </w:r>
            <w:r w:rsidRPr="00C42A6E">
              <w:t>e-6</w:t>
            </w:r>
          </w:p>
        </w:tc>
      </w:tr>
      <w:tr w:rsidR="004D3FB5" w:rsidRPr="00C42A6E" w14:paraId="1526306B" w14:textId="77777777" w:rsidTr="00EE6078">
        <w:tc>
          <w:tcPr>
            <w:tcW w:w="2785" w:type="dxa"/>
          </w:tcPr>
          <w:p w14:paraId="3FC04BEA" w14:textId="77777777" w:rsidR="004D3FB5" w:rsidRPr="00C42A6E" w:rsidRDefault="004D3FB5" w:rsidP="00EE6078">
            <w:pPr>
              <w:spacing w:line="480" w:lineRule="auto"/>
            </w:pPr>
            <w:r w:rsidRPr="00C42A6E">
              <w:t>Visit kill * Hunting biomass</w:t>
            </w:r>
          </w:p>
        </w:tc>
        <w:tc>
          <w:tcPr>
            <w:tcW w:w="1889" w:type="dxa"/>
          </w:tcPr>
          <w:p w14:paraId="4F2D3409" w14:textId="1A432675" w:rsidR="004D3FB5" w:rsidRPr="00C42A6E" w:rsidRDefault="004D3FB5" w:rsidP="00EE6078">
            <w:pPr>
              <w:spacing w:line="480" w:lineRule="auto"/>
            </w:pPr>
            <w:r w:rsidRPr="00C42A6E">
              <w:t>-0.</w:t>
            </w:r>
            <w:r w:rsidR="00B34FEE">
              <w:t>74834</w:t>
            </w:r>
          </w:p>
        </w:tc>
        <w:tc>
          <w:tcPr>
            <w:tcW w:w="2338" w:type="dxa"/>
          </w:tcPr>
          <w:p w14:paraId="143229EB" w14:textId="244A7A3A" w:rsidR="004D3FB5" w:rsidRPr="00C42A6E" w:rsidRDefault="004D3FB5" w:rsidP="00EE6078">
            <w:pPr>
              <w:spacing w:line="480" w:lineRule="auto"/>
            </w:pPr>
            <w:r w:rsidRPr="00C42A6E">
              <w:t>0.49</w:t>
            </w:r>
            <w:r w:rsidR="00B34FEE">
              <w:t>372</w:t>
            </w:r>
          </w:p>
        </w:tc>
        <w:tc>
          <w:tcPr>
            <w:tcW w:w="1623" w:type="dxa"/>
          </w:tcPr>
          <w:p w14:paraId="637EDE62" w14:textId="09649B80" w:rsidR="004D3FB5" w:rsidRPr="00C42A6E" w:rsidRDefault="004D3FB5" w:rsidP="00EE6078">
            <w:pPr>
              <w:spacing w:line="480" w:lineRule="auto"/>
            </w:pPr>
            <w:r w:rsidRPr="00C42A6E">
              <w:t>0.</w:t>
            </w:r>
            <w:r w:rsidR="00B34FEE">
              <w:t>12959</w:t>
            </w:r>
          </w:p>
        </w:tc>
      </w:tr>
    </w:tbl>
    <w:p w14:paraId="751C320A" w14:textId="77777777" w:rsidR="004D3FB5" w:rsidRPr="00C42A6E" w:rsidRDefault="004D3FB5" w:rsidP="004D3FB5">
      <w:pPr>
        <w:spacing w:line="480" w:lineRule="auto"/>
      </w:pPr>
    </w:p>
    <w:p w14:paraId="55B89A2D" w14:textId="77777777" w:rsidR="004D3FB5" w:rsidRPr="00C42A6E" w:rsidRDefault="004D3FB5" w:rsidP="004D3FB5">
      <w:pPr>
        <w:spacing w:line="480" w:lineRule="auto"/>
      </w:pPr>
      <w:r w:rsidRPr="00C42A6E">
        <w:br w:type="page"/>
      </w:r>
    </w:p>
    <w:p w14:paraId="25FF8398" w14:textId="1C313595" w:rsidR="004D3FB5" w:rsidRPr="00C42A6E" w:rsidRDefault="009012BB" w:rsidP="004D3FB5">
      <w:pPr>
        <w:spacing w:line="480" w:lineRule="auto"/>
      </w:pPr>
      <w:r w:rsidRPr="009012BB">
        <w:rPr>
          <w:noProof/>
        </w:rPr>
        <w:lastRenderedPageBreak/>
        <w:drawing>
          <wp:inline distT="0" distB="0" distL="0" distR="0" wp14:anchorId="26E16335" wp14:editId="6766C849">
            <wp:extent cx="5943600" cy="4292600"/>
            <wp:effectExtent l="0" t="0" r="0" b="0"/>
            <wp:docPr id="19879836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8369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292600"/>
                    </a:xfrm>
                    <a:prstGeom prst="rect">
                      <a:avLst/>
                    </a:prstGeom>
                  </pic:spPr>
                </pic:pic>
              </a:graphicData>
            </a:graphic>
          </wp:inline>
        </w:drawing>
      </w:r>
    </w:p>
    <w:p w14:paraId="5668307D" w14:textId="77777777" w:rsidR="004D3FB5" w:rsidRPr="00C42A6E" w:rsidRDefault="004D3FB5" w:rsidP="004D3FB5">
      <w:pPr>
        <w:spacing w:line="480" w:lineRule="auto"/>
      </w:pPr>
      <w:r w:rsidRPr="00C42A6E">
        <w:t xml:space="preserve">Figure 4. 95% confidence intervals for model parameters from the territory generalized linear mixed model </w:t>
      </w:r>
      <w:r>
        <w:t>investigating the</w:t>
      </w:r>
      <w:r w:rsidRPr="00C42A6E">
        <w:t xml:space="preserve"> probability of a raven leaving its territory each day. </w:t>
      </w:r>
    </w:p>
    <w:p w14:paraId="7619162E" w14:textId="0377A203" w:rsidR="004D3FB5" w:rsidRPr="00C42A6E" w:rsidRDefault="008831B7" w:rsidP="004D3FB5">
      <w:pPr>
        <w:spacing w:line="480" w:lineRule="auto"/>
      </w:pPr>
      <w:r w:rsidRPr="008831B7">
        <w:rPr>
          <w:noProof/>
        </w:rPr>
        <w:lastRenderedPageBreak/>
        <w:drawing>
          <wp:inline distT="0" distB="0" distL="0" distR="0" wp14:anchorId="1F8F00F1" wp14:editId="2182017E">
            <wp:extent cx="5943600" cy="4292600"/>
            <wp:effectExtent l="0" t="0" r="0" b="0"/>
            <wp:docPr id="2287750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7508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292600"/>
                    </a:xfrm>
                    <a:prstGeom prst="rect">
                      <a:avLst/>
                    </a:prstGeom>
                  </pic:spPr>
                </pic:pic>
              </a:graphicData>
            </a:graphic>
          </wp:inline>
        </w:drawing>
      </w:r>
    </w:p>
    <w:p w14:paraId="3B74DCB2" w14:textId="77777777" w:rsidR="004D3FB5" w:rsidRPr="00C42A6E" w:rsidRDefault="004D3FB5" w:rsidP="004D3FB5">
      <w:pPr>
        <w:spacing w:line="480" w:lineRule="auto"/>
      </w:pPr>
      <w:r w:rsidRPr="00C42A6E">
        <w:t xml:space="preserve">Figure 5. Predicted probability and bootstrapped 95% confidence intervals (n = 1000) of ravens leaving their territory based on active wolf kills within their territories (p &lt; 0.05) and the </w:t>
      </w:r>
      <w:r>
        <w:t>status</w:t>
      </w:r>
      <w:r w:rsidRPr="00C42A6E">
        <w:t xml:space="preserve"> of the hunting season (p = 0.31). All other continuous scaled covariates are held at 0 and study period was set to </w:t>
      </w:r>
      <w:r w:rsidRPr="00395E5A">
        <w:rPr>
          <w:i/>
          <w:iCs/>
        </w:rPr>
        <w:t>early</w:t>
      </w:r>
      <w:r w:rsidRPr="00C42A6E">
        <w:t>.</w:t>
      </w:r>
    </w:p>
    <w:p w14:paraId="0D43676B" w14:textId="116B8054" w:rsidR="004D3FB5" w:rsidRPr="00C42A6E" w:rsidRDefault="009012BB" w:rsidP="004D3FB5">
      <w:pPr>
        <w:spacing w:line="480" w:lineRule="auto"/>
      </w:pPr>
      <w:r w:rsidRPr="009012BB">
        <w:rPr>
          <w:noProof/>
        </w:rPr>
        <w:lastRenderedPageBreak/>
        <w:drawing>
          <wp:inline distT="0" distB="0" distL="0" distR="0" wp14:anchorId="32B03BD8" wp14:editId="6426D874">
            <wp:extent cx="5943600" cy="4292600"/>
            <wp:effectExtent l="0" t="0" r="0" b="0"/>
            <wp:docPr id="13379266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663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292600"/>
                    </a:xfrm>
                    <a:prstGeom prst="rect">
                      <a:avLst/>
                    </a:prstGeom>
                  </pic:spPr>
                </pic:pic>
              </a:graphicData>
            </a:graphic>
          </wp:inline>
        </w:drawing>
      </w:r>
    </w:p>
    <w:p w14:paraId="6DE323AC" w14:textId="77777777" w:rsidR="004D3FB5" w:rsidRPr="00C42A6E" w:rsidRDefault="004D3FB5" w:rsidP="004D3FB5">
      <w:pPr>
        <w:spacing w:line="480" w:lineRule="auto"/>
      </w:pPr>
      <w:r w:rsidRPr="00C42A6E">
        <w:t xml:space="preserve">Figure 6. 95% confidence intervals for model parameters from the hunting generalized linear mixed model </w:t>
      </w:r>
      <w:r>
        <w:t xml:space="preserve">investigating the probability </w:t>
      </w:r>
      <w:r w:rsidRPr="00C42A6E">
        <w:t>of ravens visiting the hunting regions on days it has left its territory.</w:t>
      </w:r>
    </w:p>
    <w:p w14:paraId="3DDC7957" w14:textId="178C27C6" w:rsidR="004D3FB5" w:rsidRPr="00C42A6E" w:rsidRDefault="00BB0374" w:rsidP="004D3FB5">
      <w:pPr>
        <w:spacing w:line="480" w:lineRule="auto"/>
      </w:pPr>
      <w:r w:rsidRPr="00BB0374">
        <w:rPr>
          <w:noProof/>
        </w:rPr>
        <w:lastRenderedPageBreak/>
        <w:drawing>
          <wp:inline distT="0" distB="0" distL="0" distR="0" wp14:anchorId="76DE83CF" wp14:editId="752817EC">
            <wp:extent cx="5943600" cy="4292600"/>
            <wp:effectExtent l="0" t="0" r="0" b="0"/>
            <wp:docPr id="1564226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636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943600" cy="4292600"/>
                    </a:xfrm>
                    <a:prstGeom prst="rect">
                      <a:avLst/>
                    </a:prstGeom>
                  </pic:spPr>
                </pic:pic>
              </a:graphicData>
            </a:graphic>
          </wp:inline>
        </w:drawing>
      </w:r>
    </w:p>
    <w:p w14:paraId="4E27E22F" w14:textId="77777777" w:rsidR="004D3FB5" w:rsidRPr="00C42A6E" w:rsidRDefault="004D3FB5" w:rsidP="004D3FB5">
      <w:pPr>
        <w:spacing w:line="480" w:lineRule="auto"/>
      </w:pPr>
      <w:r w:rsidRPr="00C42A6E">
        <w:t>Figure 7. Predicted probability and bootstrapped 95% confidence intervals (n = 1000) of ravens visiting the hunting regions based on the timing of the hunting season (p &lt; 0.01) and whether they located a wolf kill after leaving their territory (p &lt; 0.001). All other continuous scaled covariates are held at 0.</w:t>
      </w:r>
    </w:p>
    <w:p w14:paraId="6B1D0E45" w14:textId="77777777" w:rsidR="004D3FB5" w:rsidRPr="00C42A6E" w:rsidRDefault="004D3FB5" w:rsidP="004D3FB5">
      <w:pPr>
        <w:spacing w:line="480" w:lineRule="auto"/>
      </w:pPr>
      <w:r w:rsidRPr="00C42A6E">
        <w:br w:type="page"/>
      </w:r>
    </w:p>
    <w:p w14:paraId="54B96E2B" w14:textId="77777777" w:rsidR="004D3FB5" w:rsidRPr="00C42A6E" w:rsidRDefault="004D3FB5" w:rsidP="004D3FB5">
      <w:pPr>
        <w:spacing w:line="480" w:lineRule="auto"/>
      </w:pPr>
      <w:r w:rsidRPr="00C42A6E">
        <w:rPr>
          <w:noProof/>
        </w:rPr>
        <w:lastRenderedPageBreak/>
        <w:drawing>
          <wp:inline distT="0" distB="0" distL="0" distR="0" wp14:anchorId="7A2EBC2E" wp14:editId="6DF634CF">
            <wp:extent cx="5591175" cy="3048000"/>
            <wp:effectExtent l="0" t="0" r="9525" b="0"/>
            <wp:docPr id="838474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499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75" cy="3048000"/>
                    </a:xfrm>
                    <a:prstGeom prst="rect">
                      <a:avLst/>
                    </a:prstGeom>
                  </pic:spPr>
                </pic:pic>
              </a:graphicData>
            </a:graphic>
          </wp:inline>
        </w:drawing>
      </w:r>
    </w:p>
    <w:p w14:paraId="68C44042" w14:textId="77777777" w:rsidR="004D3FB5" w:rsidRPr="00C42A6E" w:rsidRDefault="004D3FB5" w:rsidP="004D3FB5">
      <w:pPr>
        <w:spacing w:line="480" w:lineRule="auto"/>
      </w:pPr>
      <w:commentRangeStart w:id="39"/>
      <w:commentRangeStart w:id="40"/>
      <w:r w:rsidRPr="00C42A6E">
        <w:t xml:space="preserve">Figure </w:t>
      </w:r>
      <w:commentRangeEnd w:id="39"/>
      <w:r w:rsidRPr="00C42A6E">
        <w:rPr>
          <w:rStyle w:val="CommentReference"/>
          <w:sz w:val="24"/>
          <w:szCs w:val="24"/>
        </w:rPr>
        <w:commentReference w:id="39"/>
      </w:r>
      <w:commentRangeEnd w:id="40"/>
      <w:r w:rsidR="001153C4">
        <w:rPr>
          <w:rStyle w:val="CommentReference"/>
        </w:rPr>
        <w:commentReference w:id="40"/>
      </w:r>
      <w:r w:rsidRPr="00C42A6E">
        <w:t xml:space="preserve">8. Plot shows the average (between ravens) proportion of days ravens made each movement decision during the fall/winter. </w:t>
      </w:r>
    </w:p>
    <w:p w14:paraId="4BE21F9C" w14:textId="77777777" w:rsidR="004D3FB5" w:rsidRPr="00C42A6E" w:rsidRDefault="004D3FB5" w:rsidP="004D3FB5">
      <w:pPr>
        <w:spacing w:line="480" w:lineRule="auto"/>
      </w:pPr>
      <w:r w:rsidRPr="00C42A6E">
        <w:br w:type="page"/>
      </w:r>
    </w:p>
    <w:p w14:paraId="3CE37246" w14:textId="77777777" w:rsidR="004D3FB5" w:rsidRPr="00C42A6E" w:rsidRDefault="004D3FB5" w:rsidP="004D3FB5">
      <w:pPr>
        <w:spacing w:line="480" w:lineRule="auto"/>
      </w:pPr>
      <w:r w:rsidRPr="00C42A6E">
        <w:rPr>
          <w:noProof/>
        </w:rPr>
        <w:lastRenderedPageBreak/>
        <w:drawing>
          <wp:inline distT="0" distB="0" distL="0" distR="0" wp14:anchorId="1954CC08" wp14:editId="652418DC">
            <wp:extent cx="5943600" cy="3469640"/>
            <wp:effectExtent l="0" t="0" r="0" b="0"/>
            <wp:docPr id="11022379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798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3469640"/>
                    </a:xfrm>
                    <a:prstGeom prst="rect">
                      <a:avLst/>
                    </a:prstGeom>
                  </pic:spPr>
                </pic:pic>
              </a:graphicData>
            </a:graphic>
          </wp:inline>
        </w:drawing>
      </w:r>
    </w:p>
    <w:p w14:paraId="7CA3AFA8" w14:textId="77777777" w:rsidR="004D3FB5" w:rsidRPr="00C42A6E" w:rsidRDefault="004D3FB5" w:rsidP="004D3FB5">
      <w:pPr>
        <w:spacing w:line="480" w:lineRule="auto"/>
      </w:pPr>
      <w:r w:rsidRPr="00C42A6E">
        <w:t xml:space="preserve">Figure 9. Plot shows the average (between years) proportion of ravens that made a movement decision on each day during the early winter months. In the months prior to the hunting season, trips to the hunting regions were farther apart. However, in the week preceding the MTFWP rifle hunting season (~ Oct 23), we see more consistent visits to the hunting regions. </w:t>
      </w:r>
    </w:p>
    <w:p w14:paraId="2E96C422" w14:textId="77777777" w:rsidR="004D3FB5" w:rsidRPr="00C42A6E" w:rsidRDefault="004D3FB5" w:rsidP="004D3FB5">
      <w:pPr>
        <w:spacing w:line="480" w:lineRule="auto"/>
      </w:pPr>
      <w:r w:rsidRPr="00C42A6E">
        <w:br w:type="page"/>
      </w:r>
    </w:p>
    <w:p w14:paraId="68EF08D1" w14:textId="77777777" w:rsidR="004D3FB5" w:rsidRPr="00C42A6E" w:rsidRDefault="004D3FB5" w:rsidP="004D3FB5">
      <w:pPr>
        <w:spacing w:line="480" w:lineRule="auto"/>
      </w:pPr>
      <w:r w:rsidRPr="00C42A6E">
        <w:rPr>
          <w:noProof/>
        </w:rPr>
        <w:lastRenderedPageBreak/>
        <w:drawing>
          <wp:inline distT="0" distB="0" distL="0" distR="0" wp14:anchorId="34DA947A" wp14:editId="407EDD05">
            <wp:extent cx="5410200" cy="3324225"/>
            <wp:effectExtent l="0" t="0" r="0" b="9525"/>
            <wp:docPr id="218722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2628"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410200" cy="3324225"/>
                    </a:xfrm>
                    <a:prstGeom prst="rect">
                      <a:avLst/>
                    </a:prstGeom>
                  </pic:spPr>
                </pic:pic>
              </a:graphicData>
            </a:graphic>
          </wp:inline>
        </w:drawing>
      </w:r>
    </w:p>
    <w:p w14:paraId="35322A2B" w14:textId="77777777" w:rsidR="004D3FB5" w:rsidRPr="00C42A6E" w:rsidRDefault="004D3FB5" w:rsidP="004D3FB5">
      <w:pPr>
        <w:spacing w:line="480" w:lineRule="auto"/>
      </w:pPr>
      <w:r w:rsidRPr="00C42A6E">
        <w:t>Supplementary Figure 2. Plot showing the average commute times for ravens between their territories and the Gardiner hunting regions. Commute times were calculated as the time difference between the last point within a raven’s territory and the first point in the date-appropriate hunting region. GPS fixes were taken at 30-minute or 1-hour intervals</w:t>
      </w:r>
      <w:r>
        <w:t xml:space="preserve"> depending on battery level</w:t>
      </w:r>
      <w:r w:rsidRPr="00C42A6E">
        <w:t xml:space="preserve"> with the potential for missed fixes, so these values are likely inflated. </w:t>
      </w:r>
    </w:p>
    <w:p w14:paraId="60889134" w14:textId="77777777" w:rsidR="004D3FB5" w:rsidRDefault="004D3FB5" w:rsidP="004D3FB5"/>
    <w:p w14:paraId="62CD237E" w14:textId="68A54699" w:rsidR="00DD642C" w:rsidRPr="004D3FB5" w:rsidRDefault="00DD642C" w:rsidP="004D3FB5"/>
    <w:sectPr w:rsidR="00DD642C" w:rsidRPr="004D3FB5"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eron Ho" w:date="2026-03-09T16:10:00Z" w:initials="CH">
    <w:p w14:paraId="5DF1D458" w14:textId="77777777" w:rsidR="004D3FB5" w:rsidRDefault="004D3FB5" w:rsidP="004D3FB5">
      <w:pPr>
        <w:pStyle w:val="CommentText"/>
      </w:pPr>
      <w:r>
        <w:rPr>
          <w:rStyle w:val="CommentReference"/>
        </w:rPr>
        <w:annotationRef/>
      </w:r>
      <w:r>
        <w:t>Alternative first paragraph based on OPT</w:t>
      </w:r>
    </w:p>
  </w:comment>
  <w:comment w:id="2" w:author="Jeremy SunderRaj" w:date="2026-04-06T16:52:00Z" w:initials="JS">
    <w:p w14:paraId="778E41E2" w14:textId="77777777" w:rsidR="000E32AE" w:rsidRDefault="000E32AE" w:rsidP="000E32AE">
      <w:pPr>
        <w:pStyle w:val="CommentText"/>
      </w:pPr>
      <w:r>
        <w:rPr>
          <w:rStyle w:val="CommentReference"/>
        </w:rPr>
        <w:annotationRef/>
      </w:r>
      <w:r>
        <w:t>Read a bit more of this paper and I just don’t buy it.</w:t>
      </w:r>
    </w:p>
  </w:comment>
  <w:comment w:id="3" w:author="Jeremy SunderRaj" w:date="2026-04-06T16:53:00Z" w:initials="JS">
    <w:p w14:paraId="2C8D16BE" w14:textId="77777777" w:rsidR="000E32AE" w:rsidRDefault="000E32AE" w:rsidP="000E32AE">
      <w:pPr>
        <w:pStyle w:val="CommentText"/>
      </w:pPr>
      <w:r>
        <w:rPr>
          <w:rStyle w:val="CommentReference"/>
        </w:rPr>
        <w:annotationRef/>
      </w:r>
      <w:r>
        <w:t>Get that H Index up</w:t>
      </w:r>
    </w:p>
  </w:comment>
  <w:comment w:id="5" w:author="Jeremy SunderRaj" w:date="2026-04-06T16:57:00Z" w:initials="JS">
    <w:p w14:paraId="2F0A599C" w14:textId="77777777" w:rsidR="000E32AE" w:rsidRDefault="000E32AE" w:rsidP="000E32AE">
      <w:pPr>
        <w:pStyle w:val="CommentText"/>
      </w:pPr>
      <w:r>
        <w:rPr>
          <w:rStyle w:val="CommentReference"/>
        </w:rPr>
        <w:annotationRef/>
      </w:r>
      <w:r>
        <w:t>You could cite Matthias’s paper here, based on his findings this hypothesis makes sense</w:t>
      </w:r>
    </w:p>
  </w:comment>
  <w:comment w:id="6" w:author="Jeremy SunderRaj" w:date="2026-04-06T16:58:00Z" w:initials="JS">
    <w:p w14:paraId="3B2B2824" w14:textId="77777777" w:rsidR="000E32AE" w:rsidRDefault="000E32AE" w:rsidP="000E32AE">
      <w:pPr>
        <w:pStyle w:val="CommentText"/>
      </w:pPr>
      <w:r>
        <w:rPr>
          <w:rStyle w:val="CommentReference"/>
        </w:rPr>
        <w:annotationRef/>
      </w:r>
      <w:r>
        <w:t>Severe winters also create winterkill</w:t>
      </w:r>
    </w:p>
  </w:comment>
  <w:comment w:id="7" w:author="Jeremy SunderRaj" w:date="2026-04-06T17:00:00Z" w:initials="JS">
    <w:p w14:paraId="453116CB" w14:textId="77777777" w:rsidR="000E32AE" w:rsidRDefault="000E32AE" w:rsidP="000E32AE">
      <w:pPr>
        <w:pStyle w:val="CommentText"/>
      </w:pPr>
      <w:r>
        <w:rPr>
          <w:rStyle w:val="CommentReference"/>
        </w:rPr>
        <w:annotationRef/>
      </w:r>
      <w:r>
        <w:t>Do you need to include some kind of IUCAC or permit reference here?</w:t>
      </w:r>
    </w:p>
  </w:comment>
  <w:comment w:id="19" w:author="Cameron Ho" w:date="2026-01-31T10:32:00Z" w:initials="CH">
    <w:p w14:paraId="49E489AA" w14:textId="77777777" w:rsidR="004D3FB5" w:rsidRDefault="004D3FB5" w:rsidP="004D3FB5">
      <w:pPr>
        <w:pStyle w:val="CommentText"/>
      </w:pPr>
      <w:r>
        <w:rPr>
          <w:rStyle w:val="CommentReference"/>
        </w:rPr>
        <w:annotationRef/>
      </w:r>
      <w:proofErr w:type="gramStart"/>
      <w:r>
        <w:t>Alternatively</w:t>
      </w:r>
      <w:proofErr w:type="gramEnd"/>
      <w:r>
        <w:t xml:space="preserve"> we can say this year had no bison hunting at all, but it was late in march anyways</w:t>
      </w:r>
    </w:p>
  </w:comment>
  <w:comment w:id="20" w:author="Jeremy SunderRaj" w:date="2026-04-07T17:10:00Z" w:initials="JS">
    <w:p w14:paraId="27F1EDEB" w14:textId="77777777" w:rsidR="00A2231B" w:rsidRDefault="00A2231B" w:rsidP="00A2231B">
      <w:pPr>
        <w:pStyle w:val="CommentText"/>
      </w:pPr>
      <w:r>
        <w:rPr>
          <w:rStyle w:val="CommentReference"/>
        </w:rPr>
        <w:annotationRef/>
      </w:r>
      <w:r>
        <w:t>My babies</w:t>
      </w:r>
    </w:p>
  </w:comment>
  <w:comment w:id="21" w:author="Cameron Ho" w:date="2026-01-28T11:37:00Z" w:initials="CH">
    <w:p w14:paraId="5F821227" w14:textId="77777777" w:rsidR="004D3FB5" w:rsidRDefault="004D3FB5" w:rsidP="004D3FB5">
      <w:pPr>
        <w:pStyle w:val="CommentText"/>
      </w:pPr>
      <w:r>
        <w:rPr>
          <w:rStyle w:val="CommentReference"/>
        </w:rPr>
        <w:annotationRef/>
      </w:r>
      <w:r>
        <w:t>There are also protections for bull elk, but unlike deer some tags are given still. Because I can’t determine how many tags are given each year it is hard to say how large the decrease in take is since it will be lower, but won’t be 0</w:t>
      </w:r>
    </w:p>
  </w:comment>
  <w:comment w:id="24"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25"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 xml:space="preserve">Plus, of course biomass carries over between days. </w:t>
      </w:r>
      <w:proofErr w:type="spellStart"/>
      <w:proofErr w:type="gramStart"/>
      <w:r>
        <w:t>Its</w:t>
      </w:r>
      <w:proofErr w:type="spellEnd"/>
      <w:proofErr w:type="gramEnd"/>
      <w:r>
        <w:t xml:space="preserve"> just a matter of deciding by how much.</w:t>
      </w:r>
    </w:p>
  </w:comment>
  <w:comment w:id="26"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27" w:author="Cameron Ho" w:date="2026-01-28T11:18:00Z" w:initials="CH">
    <w:p w14:paraId="28992209" w14:textId="77777777" w:rsidR="004D3FB5" w:rsidRDefault="004D3FB5" w:rsidP="004D3FB5">
      <w:pPr>
        <w:pStyle w:val="CommentText"/>
      </w:pPr>
      <w:r>
        <w:rPr>
          <w:rStyle w:val="CommentReference"/>
        </w:rPr>
        <w:annotationRef/>
      </w:r>
      <w:r>
        <w:t xml:space="preserve">Average number of days ravens show up after wolves leave the carcass during my observations of wolf kills was 1.2 days (1.08 </w:t>
      </w:r>
      <w:proofErr w:type="spellStart"/>
      <w:r>
        <w:t>sd</w:t>
      </w:r>
      <w:proofErr w:type="spellEnd"/>
      <w:r>
        <w:t xml:space="preserve">). </w:t>
      </w:r>
      <w:proofErr w:type="spellStart"/>
      <w:r>
        <w:t>Im</w:t>
      </w:r>
      <w:proofErr w:type="spellEnd"/>
      <w:r>
        <w:t xml:space="preserve"> rounding down since I tried both versions and 2 days had a much weaker effect.</w:t>
      </w:r>
    </w:p>
  </w:comment>
  <w:comment w:id="28" w:author="Cameron Ho" w:date="2025-10-17T20:51:00Z" w:initials="CH">
    <w:p w14:paraId="15BB7E93" w14:textId="77777777" w:rsidR="004D3FB5" w:rsidRDefault="004D3FB5" w:rsidP="004D3FB5">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30" w:author="Cameron Ho" w:date="2026-01-30T19:52:00Z" w:initials="CH">
    <w:p w14:paraId="54F395EF" w14:textId="77777777" w:rsidR="004D3FB5" w:rsidRDefault="004D3FB5" w:rsidP="004D3FB5">
      <w:pPr>
        <w:pStyle w:val="CommentText"/>
      </w:pPr>
      <w:r>
        <w:rPr>
          <w:rStyle w:val="CommentReference"/>
        </w:rPr>
        <w:annotationRef/>
      </w:r>
      <w:r>
        <w:t xml:space="preserve">For both models, I have to restrict it to this time periods because of the wolf kills. </w:t>
      </w:r>
    </w:p>
    <w:p w14:paraId="1FCBC512" w14:textId="77777777" w:rsidR="004D3FB5" w:rsidRDefault="004D3FB5" w:rsidP="004D3FB5">
      <w:pPr>
        <w:pStyle w:val="CommentText"/>
      </w:pPr>
    </w:p>
    <w:p w14:paraId="675415CF" w14:textId="77777777" w:rsidR="004D3FB5" w:rsidRDefault="004D3FB5" w:rsidP="004D3FB5">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1FD590F9" w14:textId="77777777" w:rsidR="004D3FB5" w:rsidRDefault="004D3FB5" w:rsidP="004D3FB5">
      <w:pPr>
        <w:pStyle w:val="CommentText"/>
      </w:pPr>
    </w:p>
    <w:p w14:paraId="5F277413" w14:textId="77777777" w:rsidR="004D3FB5" w:rsidRDefault="004D3FB5" w:rsidP="004D3FB5">
      <w:pPr>
        <w:pStyle w:val="CommentText"/>
      </w:pPr>
      <w:r>
        <w:t>The 2</w:t>
      </w:r>
      <w:r>
        <w:rPr>
          <w:vertAlign w:val="superscript"/>
        </w:rPr>
        <w:t>nd</w:t>
      </w:r>
      <w:r>
        <w:t xml:space="preserve"> model </w:t>
      </w:r>
      <w:proofErr w:type="spellStart"/>
      <w:proofErr w:type="gramStart"/>
      <w:r>
        <w:t>wont</w:t>
      </w:r>
      <w:proofErr w:type="spellEnd"/>
      <w:proofErr w:type="gramEnd"/>
      <w:r>
        <w:t xml:space="preserve"> have this covariate since the raven has already left its territory</w:t>
      </w:r>
    </w:p>
  </w:comment>
  <w:comment w:id="31" w:author="Jeremy SunderRaj" w:date="2026-04-12T10:11:00Z" w:initials="JS">
    <w:p w14:paraId="6300D4D5" w14:textId="549D7D1E" w:rsidR="00197431" w:rsidRDefault="00197431">
      <w:pPr>
        <w:pStyle w:val="CommentText"/>
      </w:pPr>
      <w:r>
        <w:rPr>
          <w:rStyle w:val="CommentReference"/>
        </w:rPr>
        <w:annotationRef/>
      </w:r>
      <w:r>
        <w:t xml:space="preserve">I don’t think you need to dive in fix rate here, this sentence has a lot of words and is hard to understand. I’d just say </w:t>
      </w:r>
      <w:r w:rsidR="008830C2">
        <w:t xml:space="preserve">the models were restricted to data from the winter study periods because the wolf carcass predictive algorithm was developed using data from the study periods. If you want mention the </w:t>
      </w:r>
      <w:proofErr w:type="gramStart"/>
      <w:r w:rsidR="008830C2">
        <w:t>one hour</w:t>
      </w:r>
      <w:proofErr w:type="gramEnd"/>
      <w:r w:rsidR="008830C2">
        <w:t xml:space="preserve"> fix rate, I’d put it in another sentence.</w:t>
      </w:r>
    </w:p>
  </w:comment>
  <w:comment w:id="32" w:author="Cameron Ho" w:date="2026-02-10T18:08:00Z" w:initials="CH">
    <w:p w14:paraId="079CF205" w14:textId="77777777" w:rsidR="004D3FB5" w:rsidRDefault="004D3FB5" w:rsidP="004D3FB5">
      <w:pPr>
        <w:pStyle w:val="CommentText"/>
      </w:pPr>
      <w:r>
        <w:rPr>
          <w:rStyle w:val="CommentReference"/>
        </w:rPr>
        <w:annotationRef/>
      </w:r>
      <w:r>
        <w:t>although there are days not calculated into this stat that were removed for too few GPS points or just didn’t have any GPS points.</w:t>
      </w:r>
    </w:p>
  </w:comment>
  <w:comment w:id="33" w:author="Jeremy SunderRaj" w:date="2026-04-12T10:16:00Z" w:initials="JS">
    <w:p w14:paraId="376CF0F8" w14:textId="4B2968C3" w:rsidR="008830C2" w:rsidRDefault="008830C2">
      <w:pPr>
        <w:pStyle w:val="CommentText"/>
      </w:pPr>
      <w:r>
        <w:rPr>
          <w:rStyle w:val="CommentReference"/>
        </w:rPr>
        <w:annotationRef/>
      </w:r>
      <w:r>
        <w:t>This is really interesting, and matches up with Mattias’s paper really well.</w:t>
      </w:r>
    </w:p>
  </w:comment>
  <w:comment w:id="34" w:author="Cameron Ho" w:date="2026-03-09T17:25:00Z" w:initials="CH">
    <w:p w14:paraId="40CDB4DB" w14:textId="77777777" w:rsidR="00ED4606" w:rsidRDefault="003D35C9" w:rsidP="00ED4606">
      <w:pPr>
        <w:pStyle w:val="CommentText"/>
      </w:pPr>
      <w:r>
        <w:rPr>
          <w:rStyle w:val="CommentReference"/>
        </w:rPr>
        <w:annotationRef/>
      </w:r>
      <w:r w:rsidR="00ED4606">
        <w:t xml:space="preserve">If I switch it, there is an interaction effect between study period and snow depth, although the main effect direction still </w:t>
      </w:r>
      <w:proofErr w:type="gramStart"/>
      <w:r w:rsidR="00ED4606">
        <w:t>stay</w:t>
      </w:r>
      <w:proofErr w:type="gramEnd"/>
      <w:r w:rsidR="00ED4606">
        <w:t xml:space="preserve"> significant and the same direction. </w:t>
      </w:r>
      <w:proofErr w:type="gramStart"/>
      <w:r w:rsidR="00ED4606">
        <w:t>So</w:t>
      </w:r>
      <w:proofErr w:type="gramEnd"/>
      <w:r w:rsidR="00ED4606">
        <w:t xml:space="preserve"> the discussion about the study period breeding behavior is still relevant. </w:t>
      </w:r>
    </w:p>
    <w:p w14:paraId="2EA011CC" w14:textId="77777777" w:rsidR="00ED4606" w:rsidRDefault="00ED4606" w:rsidP="00ED4606">
      <w:pPr>
        <w:pStyle w:val="CommentText"/>
      </w:pPr>
      <w:r>
        <w:t xml:space="preserve">  </w:t>
      </w:r>
    </w:p>
    <w:p w14:paraId="59146BF4" w14:textId="77777777" w:rsidR="00ED4606" w:rsidRDefault="00ED4606" w:rsidP="00ED4606">
      <w:pPr>
        <w:pStyle w:val="CommentText"/>
      </w:pPr>
      <w:r>
        <w:t>The interaction is probably driven largely by bison hunting being way more heavily driven by snow depth than elk hunting is, and that happens in the late winter</w:t>
      </w:r>
    </w:p>
  </w:comment>
  <w:comment w:id="35" w:author="Cameron Ho" w:date="2026-01-31T14:57:00Z" w:initials="CH">
    <w:p w14:paraId="2AFD599F" w14:textId="60C62E76" w:rsidR="004D3FB5" w:rsidRDefault="004D3FB5" w:rsidP="004D3FB5">
      <w:pPr>
        <w:pStyle w:val="CommentText"/>
      </w:pPr>
      <w:r>
        <w:rPr>
          <w:rStyle w:val="CommentReference"/>
        </w:rPr>
        <w:annotationRef/>
      </w:r>
      <w:r>
        <w:t xml:space="preserve">I did not add anything to separate seasonality in the second model (like </w:t>
      </w:r>
      <w:proofErr w:type="spellStart"/>
      <w:r>
        <w:t>study_period</w:t>
      </w:r>
      <w:proofErr w:type="spellEnd"/>
      <w:r>
        <w:t xml:space="preserve"> in the first model). </w:t>
      </w:r>
      <w:proofErr w:type="gramStart"/>
      <w:r>
        <w:t>However</w:t>
      </w:r>
      <w:proofErr w:type="gramEnd"/>
      <w:r>
        <w:t xml:space="preserve"> the hunting season is not true for the entirety of march in every year. It is based on the timing of actual bison take hunting season part of methods)</w:t>
      </w:r>
    </w:p>
  </w:comment>
  <w:comment w:id="36" w:author="Cameron Ho" w:date="2026-02-18T12:31:00Z" w:initials="CH">
    <w:p w14:paraId="75B28F4F" w14:textId="77777777" w:rsidR="0021440B" w:rsidRDefault="004D3FB5" w:rsidP="0021440B">
      <w:pPr>
        <w:pStyle w:val="CommentText"/>
      </w:pPr>
      <w:r>
        <w:rPr>
          <w:rStyle w:val="CommentReference"/>
        </w:rPr>
        <w:annotationRef/>
      </w:r>
      <w:r w:rsidR="0021440B">
        <w:t>Visit kill in territory ~ territory size. Also significant at the 1000 m mark.</w:t>
      </w:r>
    </w:p>
    <w:p w14:paraId="5E30B60B" w14:textId="77777777" w:rsidR="0021440B" w:rsidRDefault="0021440B" w:rsidP="0021440B">
      <w:pPr>
        <w:pStyle w:val="CommentText"/>
      </w:pPr>
    </w:p>
    <w:p w14:paraId="65384C21" w14:textId="77777777" w:rsidR="0021440B" w:rsidRDefault="0021440B" w:rsidP="0021440B">
      <w:pPr>
        <w:pStyle w:val="CommentText"/>
      </w:pPr>
      <w:r>
        <w:t xml:space="preserve">I also did a version looking the days since the kill and there was no </w:t>
      </w:r>
      <w:proofErr w:type="spellStart"/>
      <w:r>
        <w:t>imapct</w:t>
      </w:r>
      <w:proofErr w:type="spellEnd"/>
    </w:p>
  </w:comment>
  <w:comment w:id="37" w:author="Cameron Ho" w:date="2026-02-09T16:56:00Z" w:initials="CH">
    <w:p w14:paraId="3BCD6CD9" w14:textId="4EADC0F6" w:rsidR="004D3FB5" w:rsidRDefault="004D3FB5" w:rsidP="004D3FB5">
      <w:pPr>
        <w:pStyle w:val="CommentText"/>
      </w:pPr>
      <w:r>
        <w:rPr>
          <w:rStyle w:val="CommentReference"/>
        </w:rPr>
        <w:annotationRef/>
      </w:r>
      <w:r>
        <w:t>Want to make sure I interpreted this correctly from the papers so I make the correct point.</w:t>
      </w:r>
    </w:p>
    <w:p w14:paraId="52D59906" w14:textId="77777777" w:rsidR="004D3FB5" w:rsidRDefault="004D3FB5" w:rsidP="004D3FB5">
      <w:pPr>
        <w:pStyle w:val="CommentText"/>
      </w:pPr>
    </w:p>
    <w:p w14:paraId="675C4D00" w14:textId="77777777" w:rsidR="004D3FB5" w:rsidRDefault="004D3FB5" w:rsidP="004D3FB5">
      <w:pPr>
        <w:pStyle w:val="CommentText"/>
      </w:pPr>
      <w:r>
        <w:t>Territorial ravens defending a carcass in their territory:</w:t>
      </w:r>
    </w:p>
    <w:p w14:paraId="5B02E053" w14:textId="77777777" w:rsidR="004D3FB5" w:rsidRDefault="004D3FB5" w:rsidP="004D3FB5">
      <w:pPr>
        <w:pStyle w:val="CommentText"/>
        <w:ind w:left="300"/>
      </w:pPr>
      <w:r>
        <w:t>Dominate in small groups</w:t>
      </w:r>
    </w:p>
    <w:p w14:paraId="1864BC80" w14:textId="77777777" w:rsidR="004D3FB5" w:rsidRDefault="004D3FB5" w:rsidP="004D3FB5">
      <w:pPr>
        <w:pStyle w:val="CommentText"/>
        <w:ind w:left="300"/>
      </w:pPr>
      <w:r>
        <w:t>Overwhelmed by large groups since they are trying to keep everyone away</w:t>
      </w:r>
    </w:p>
    <w:p w14:paraId="6BA04700" w14:textId="77777777" w:rsidR="004D3FB5" w:rsidRDefault="004D3FB5" w:rsidP="004D3FB5">
      <w:pPr>
        <w:pStyle w:val="CommentText"/>
        <w:ind w:left="300"/>
      </w:pPr>
      <w:r>
        <w:t>But keep trying to defend when being overwhelmed? Or do they give up and just start behaving like normal dominants in a kill not in their territory</w:t>
      </w:r>
    </w:p>
    <w:p w14:paraId="7ED0B64B" w14:textId="77777777" w:rsidR="004D3FB5" w:rsidRDefault="004D3FB5" w:rsidP="004D3FB5">
      <w:pPr>
        <w:pStyle w:val="CommentText"/>
      </w:pPr>
      <w:r>
        <w:t>Territorial ravens at a carcass outside their territory:</w:t>
      </w:r>
    </w:p>
    <w:p w14:paraId="27EE5FA5" w14:textId="77777777" w:rsidR="004D3FB5" w:rsidRDefault="004D3FB5" w:rsidP="004D3FB5">
      <w:pPr>
        <w:pStyle w:val="CommentText"/>
        <w:ind w:left="300"/>
      </w:pPr>
      <w:r>
        <w:t>Only competes for immediate space around the carcass to feed</w:t>
      </w:r>
    </w:p>
  </w:comment>
  <w:comment w:id="38" w:author="Cameron Ho" w:date="2026-01-12T13:09:00Z" w:initials="CH">
    <w:p w14:paraId="4007D23E" w14:textId="77777777" w:rsidR="004D3FB5" w:rsidRDefault="004D3FB5" w:rsidP="004D3FB5">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39" w:author="Cameron Ho" w:date="2026-02-17T12:44:00Z" w:initials="CH">
    <w:p w14:paraId="74E56061" w14:textId="77777777" w:rsidR="004D3FB5" w:rsidRDefault="004D3FB5" w:rsidP="004D3FB5">
      <w:pPr>
        <w:pStyle w:val="CommentText"/>
      </w:pPr>
      <w:r>
        <w:rPr>
          <w:rStyle w:val="CommentReference"/>
        </w:rPr>
        <w:annotationRef/>
      </w:r>
      <w:r>
        <w:t>Probably get rid of this one in favor of Fig9 that is just a finer scale version of this</w:t>
      </w:r>
    </w:p>
  </w:comment>
  <w:comment w:id="40" w:author="Jeremy SunderRaj" w:date="2026-04-12T10:31:00Z" w:initials="JS">
    <w:p w14:paraId="2D4F1098" w14:textId="1BC0F6C6" w:rsidR="001153C4" w:rsidRDefault="001153C4">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1D458" w15:done="0"/>
  <w15:commentEx w15:paraId="778E41E2" w15:done="0"/>
  <w15:commentEx w15:paraId="2C8D16BE" w15:done="0"/>
  <w15:commentEx w15:paraId="2F0A599C" w15:done="0"/>
  <w15:commentEx w15:paraId="3B2B2824" w15:done="0"/>
  <w15:commentEx w15:paraId="453116CB" w15:done="0"/>
  <w15:commentEx w15:paraId="49E489AA" w15:done="0"/>
  <w15:commentEx w15:paraId="27F1EDEB" w15:done="0"/>
  <w15:commentEx w15:paraId="5F821227" w15:done="0"/>
  <w15:commentEx w15:paraId="1BFF4261" w15:done="0"/>
  <w15:commentEx w15:paraId="0E0831E8" w15:done="0"/>
  <w15:commentEx w15:paraId="6B6F5191" w15:done="0"/>
  <w15:commentEx w15:paraId="28992209" w15:done="0"/>
  <w15:commentEx w15:paraId="15BB7E93" w15:done="0"/>
  <w15:commentEx w15:paraId="5F277413" w15:done="0"/>
  <w15:commentEx w15:paraId="6300D4D5" w15:done="0"/>
  <w15:commentEx w15:paraId="079CF205" w15:done="0"/>
  <w15:commentEx w15:paraId="376CF0F8" w15:done="0"/>
  <w15:commentEx w15:paraId="59146BF4" w15:done="0"/>
  <w15:commentEx w15:paraId="2AFD599F" w15:done="0"/>
  <w15:commentEx w15:paraId="65384C21" w15:done="0"/>
  <w15:commentEx w15:paraId="27EE5FA5" w15:done="1"/>
  <w15:commentEx w15:paraId="4007D23E" w15:done="0"/>
  <w15:commentEx w15:paraId="74E56061" w15:done="0"/>
  <w15:commentEx w15:paraId="2D4F1098" w15:paraIdParent="74E560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01EEDE" w16cex:dateUtc="2026-03-09T23:10:00Z"/>
  <w16cex:commentExtensible w16cex:durableId="31A0EDB4" w16cex:dateUtc="2026-04-06T22:52:00Z"/>
  <w16cex:commentExtensible w16cex:durableId="41861ACD" w16cex:dateUtc="2026-04-06T22:53:00Z"/>
  <w16cex:commentExtensible w16cex:durableId="1829DEE6" w16cex:dateUtc="2026-04-06T22:57:00Z"/>
  <w16cex:commentExtensible w16cex:durableId="57468C62" w16cex:dateUtc="2026-04-06T22:58:00Z"/>
  <w16cex:commentExtensible w16cex:durableId="5244BE43" w16cex:dateUtc="2026-04-06T23:00:00Z"/>
  <w16cex:commentExtensible w16cex:durableId="3E66806B" w16cex:dateUtc="2026-01-31T18:32:00Z"/>
  <w16cex:commentExtensible w16cex:durableId="5F1EA3AD" w16cex:dateUtc="2026-04-07T23:10: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035B0419" w16cex:dateUtc="2025-10-18T02:51:00Z"/>
  <w16cex:commentExtensible w16cex:durableId="69563E1E" w16cex:dateUtc="2026-01-31T03:52:00Z"/>
  <w16cex:commentExtensible w16cex:durableId="501D3AFF" w16cex:dateUtc="2026-04-12T16:11:00Z"/>
  <w16cex:commentExtensible w16cex:durableId="62D4365B" w16cex:dateUtc="2026-02-11T02:08:00Z"/>
  <w16cex:commentExtensible w16cex:durableId="042CBDE4" w16cex:dateUtc="2026-04-12T16:16:00Z"/>
  <w16cex:commentExtensible w16cex:durableId="04ECA175" w16cex:dateUtc="2026-03-10T00:25:00Z"/>
  <w16cex:commentExtensible w16cex:durableId="333CE58C" w16cex:dateUtc="2026-01-31T22:57:00Z"/>
  <w16cex:commentExtensible w16cex:durableId="30719E7B" w16cex:dateUtc="2026-02-18T20:31:00Z"/>
  <w16cex:commentExtensible w16cex:durableId="08517F74" w16cex:dateUtc="2026-02-10T00:56:00Z"/>
  <w16cex:commentExtensible w16cex:durableId="1CC4FDF8" w16cex:dateUtc="2026-01-12T21:09:00Z"/>
  <w16cex:commentExtensible w16cex:durableId="08F7F485" w16cex:dateUtc="2026-02-17T20:44:00Z"/>
  <w16cex:commentExtensible w16cex:durableId="1E998C8D" w16cex:dateUtc="2026-04-12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1D458" w16cid:durableId="7C01EEDE"/>
  <w16cid:commentId w16cid:paraId="778E41E2" w16cid:durableId="31A0EDB4"/>
  <w16cid:commentId w16cid:paraId="2C8D16BE" w16cid:durableId="41861ACD"/>
  <w16cid:commentId w16cid:paraId="2F0A599C" w16cid:durableId="1829DEE6"/>
  <w16cid:commentId w16cid:paraId="3B2B2824" w16cid:durableId="57468C62"/>
  <w16cid:commentId w16cid:paraId="453116CB" w16cid:durableId="5244BE43"/>
  <w16cid:commentId w16cid:paraId="49E489AA" w16cid:durableId="3E66806B"/>
  <w16cid:commentId w16cid:paraId="27F1EDEB" w16cid:durableId="5F1EA3AD"/>
  <w16cid:commentId w16cid:paraId="5F821227" w16cid:durableId="06A42265"/>
  <w16cid:commentId w16cid:paraId="1BFF4261" w16cid:durableId="308A2DDB"/>
  <w16cid:commentId w16cid:paraId="0E0831E8" w16cid:durableId="1CAEDA77"/>
  <w16cid:commentId w16cid:paraId="6B6F5191" w16cid:durableId="3483EC3A"/>
  <w16cid:commentId w16cid:paraId="28992209" w16cid:durableId="74E92380"/>
  <w16cid:commentId w16cid:paraId="15BB7E93" w16cid:durableId="035B0419"/>
  <w16cid:commentId w16cid:paraId="5F277413" w16cid:durableId="69563E1E"/>
  <w16cid:commentId w16cid:paraId="6300D4D5" w16cid:durableId="501D3AFF"/>
  <w16cid:commentId w16cid:paraId="079CF205" w16cid:durableId="62D4365B"/>
  <w16cid:commentId w16cid:paraId="376CF0F8" w16cid:durableId="042CBDE4"/>
  <w16cid:commentId w16cid:paraId="59146BF4" w16cid:durableId="04ECA175"/>
  <w16cid:commentId w16cid:paraId="2AFD599F" w16cid:durableId="333CE58C"/>
  <w16cid:commentId w16cid:paraId="65384C21" w16cid:durableId="30719E7B"/>
  <w16cid:commentId w16cid:paraId="27EE5FA5" w16cid:durableId="08517F74"/>
  <w16cid:commentId w16cid:paraId="4007D23E" w16cid:durableId="1CC4FDF8"/>
  <w16cid:commentId w16cid:paraId="74E56061" w16cid:durableId="08F7F485"/>
  <w16cid:commentId w16cid:paraId="2D4F1098" w16cid:durableId="1E998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2C85" w14:textId="77777777" w:rsidR="00B928EA" w:rsidRDefault="00B928EA" w:rsidP="00595B4C">
      <w:pPr>
        <w:spacing w:after="0" w:line="240" w:lineRule="auto"/>
      </w:pPr>
      <w:r>
        <w:separator/>
      </w:r>
    </w:p>
  </w:endnote>
  <w:endnote w:type="continuationSeparator" w:id="0">
    <w:p w14:paraId="3434619F" w14:textId="77777777" w:rsidR="00B928EA" w:rsidRDefault="00B928EA"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5688" w14:textId="77777777" w:rsidR="00B928EA" w:rsidRDefault="00B928EA" w:rsidP="00595B4C">
      <w:pPr>
        <w:spacing w:after="0" w:line="240" w:lineRule="auto"/>
      </w:pPr>
      <w:r>
        <w:separator/>
      </w:r>
    </w:p>
  </w:footnote>
  <w:footnote w:type="continuationSeparator" w:id="0">
    <w:p w14:paraId="68734F5A" w14:textId="77777777" w:rsidR="00B928EA" w:rsidRDefault="00B928EA"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SunderRaj">
    <w15:presenceInfo w15:providerId="Windows Live" w15:userId="244b5bdeb47760d3"/>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186B"/>
    <w:rsid w:val="000023F6"/>
    <w:rsid w:val="00002AD7"/>
    <w:rsid w:val="00003242"/>
    <w:rsid w:val="00003B83"/>
    <w:rsid w:val="00004CAE"/>
    <w:rsid w:val="00004F4F"/>
    <w:rsid w:val="00006698"/>
    <w:rsid w:val="000067E7"/>
    <w:rsid w:val="0000682C"/>
    <w:rsid w:val="00007B94"/>
    <w:rsid w:val="000100DC"/>
    <w:rsid w:val="0001029D"/>
    <w:rsid w:val="00010381"/>
    <w:rsid w:val="000108E2"/>
    <w:rsid w:val="0001111F"/>
    <w:rsid w:val="00012DB4"/>
    <w:rsid w:val="00012FA7"/>
    <w:rsid w:val="00012FC5"/>
    <w:rsid w:val="000145C8"/>
    <w:rsid w:val="00014CB0"/>
    <w:rsid w:val="0001607D"/>
    <w:rsid w:val="00016174"/>
    <w:rsid w:val="000165EA"/>
    <w:rsid w:val="00017488"/>
    <w:rsid w:val="000174C2"/>
    <w:rsid w:val="0001753D"/>
    <w:rsid w:val="0002030C"/>
    <w:rsid w:val="0002040E"/>
    <w:rsid w:val="00022AC4"/>
    <w:rsid w:val="00022F44"/>
    <w:rsid w:val="00023382"/>
    <w:rsid w:val="0002530E"/>
    <w:rsid w:val="000254B8"/>
    <w:rsid w:val="000264D6"/>
    <w:rsid w:val="00026839"/>
    <w:rsid w:val="00026B0C"/>
    <w:rsid w:val="00027210"/>
    <w:rsid w:val="0002729A"/>
    <w:rsid w:val="000274CD"/>
    <w:rsid w:val="00027DA5"/>
    <w:rsid w:val="0003016C"/>
    <w:rsid w:val="00030B47"/>
    <w:rsid w:val="000310CC"/>
    <w:rsid w:val="0003139C"/>
    <w:rsid w:val="000324C8"/>
    <w:rsid w:val="00036F0A"/>
    <w:rsid w:val="00041341"/>
    <w:rsid w:val="0004276D"/>
    <w:rsid w:val="0004378C"/>
    <w:rsid w:val="000437D5"/>
    <w:rsid w:val="00045232"/>
    <w:rsid w:val="00045A1F"/>
    <w:rsid w:val="0004695F"/>
    <w:rsid w:val="000473D9"/>
    <w:rsid w:val="00052D70"/>
    <w:rsid w:val="00053ACC"/>
    <w:rsid w:val="00053BBA"/>
    <w:rsid w:val="0005460B"/>
    <w:rsid w:val="00054868"/>
    <w:rsid w:val="00054F49"/>
    <w:rsid w:val="00055E61"/>
    <w:rsid w:val="00056195"/>
    <w:rsid w:val="00057432"/>
    <w:rsid w:val="000575C1"/>
    <w:rsid w:val="000578CC"/>
    <w:rsid w:val="00057BC9"/>
    <w:rsid w:val="000606A3"/>
    <w:rsid w:val="00060CCF"/>
    <w:rsid w:val="0006196C"/>
    <w:rsid w:val="00061BD4"/>
    <w:rsid w:val="00061E97"/>
    <w:rsid w:val="00062B19"/>
    <w:rsid w:val="00062E47"/>
    <w:rsid w:val="0006393F"/>
    <w:rsid w:val="000656F2"/>
    <w:rsid w:val="00065FA9"/>
    <w:rsid w:val="000667B6"/>
    <w:rsid w:val="00070E79"/>
    <w:rsid w:val="000718C0"/>
    <w:rsid w:val="00071FDE"/>
    <w:rsid w:val="000721FA"/>
    <w:rsid w:val="0007406D"/>
    <w:rsid w:val="00074611"/>
    <w:rsid w:val="00076070"/>
    <w:rsid w:val="0007743F"/>
    <w:rsid w:val="00077C33"/>
    <w:rsid w:val="00077DA1"/>
    <w:rsid w:val="000807E1"/>
    <w:rsid w:val="00080970"/>
    <w:rsid w:val="00081277"/>
    <w:rsid w:val="0008218A"/>
    <w:rsid w:val="00082876"/>
    <w:rsid w:val="0008367A"/>
    <w:rsid w:val="00085631"/>
    <w:rsid w:val="00085657"/>
    <w:rsid w:val="0008607B"/>
    <w:rsid w:val="0008712D"/>
    <w:rsid w:val="0008781C"/>
    <w:rsid w:val="00087FFA"/>
    <w:rsid w:val="00091C9F"/>
    <w:rsid w:val="00092ED1"/>
    <w:rsid w:val="00093259"/>
    <w:rsid w:val="0009394B"/>
    <w:rsid w:val="0009397E"/>
    <w:rsid w:val="00094B0F"/>
    <w:rsid w:val="000959FC"/>
    <w:rsid w:val="000974D2"/>
    <w:rsid w:val="000977F3"/>
    <w:rsid w:val="00097E65"/>
    <w:rsid w:val="000A0720"/>
    <w:rsid w:val="000A08F3"/>
    <w:rsid w:val="000A2F13"/>
    <w:rsid w:val="000A2F98"/>
    <w:rsid w:val="000A3115"/>
    <w:rsid w:val="000A3479"/>
    <w:rsid w:val="000A34AE"/>
    <w:rsid w:val="000A5701"/>
    <w:rsid w:val="000B161F"/>
    <w:rsid w:val="000B1E06"/>
    <w:rsid w:val="000B275C"/>
    <w:rsid w:val="000B35F8"/>
    <w:rsid w:val="000B5265"/>
    <w:rsid w:val="000B5BA5"/>
    <w:rsid w:val="000B5D6C"/>
    <w:rsid w:val="000B625C"/>
    <w:rsid w:val="000B7E00"/>
    <w:rsid w:val="000C2178"/>
    <w:rsid w:val="000C2273"/>
    <w:rsid w:val="000C36DB"/>
    <w:rsid w:val="000C3922"/>
    <w:rsid w:val="000C3B22"/>
    <w:rsid w:val="000C4BBA"/>
    <w:rsid w:val="000C53DA"/>
    <w:rsid w:val="000C7427"/>
    <w:rsid w:val="000D02F7"/>
    <w:rsid w:val="000D0C20"/>
    <w:rsid w:val="000D2C48"/>
    <w:rsid w:val="000D2D87"/>
    <w:rsid w:val="000D3825"/>
    <w:rsid w:val="000D494E"/>
    <w:rsid w:val="000D4E90"/>
    <w:rsid w:val="000D6346"/>
    <w:rsid w:val="000E0166"/>
    <w:rsid w:val="000E0389"/>
    <w:rsid w:val="000E08EC"/>
    <w:rsid w:val="000E14EC"/>
    <w:rsid w:val="000E2B0B"/>
    <w:rsid w:val="000E2CFE"/>
    <w:rsid w:val="000E32AE"/>
    <w:rsid w:val="000E5177"/>
    <w:rsid w:val="000E5459"/>
    <w:rsid w:val="000E643F"/>
    <w:rsid w:val="000E67E7"/>
    <w:rsid w:val="000F1132"/>
    <w:rsid w:val="000F154E"/>
    <w:rsid w:val="000F26CC"/>
    <w:rsid w:val="000F29D1"/>
    <w:rsid w:val="000F2CFC"/>
    <w:rsid w:val="000F4332"/>
    <w:rsid w:val="000F4E3E"/>
    <w:rsid w:val="000F53BC"/>
    <w:rsid w:val="00101366"/>
    <w:rsid w:val="00101411"/>
    <w:rsid w:val="00102DB0"/>
    <w:rsid w:val="001032ED"/>
    <w:rsid w:val="001034B3"/>
    <w:rsid w:val="00104BBC"/>
    <w:rsid w:val="00105BB9"/>
    <w:rsid w:val="00105D45"/>
    <w:rsid w:val="001066CE"/>
    <w:rsid w:val="0010695C"/>
    <w:rsid w:val="00106965"/>
    <w:rsid w:val="00107702"/>
    <w:rsid w:val="001101EA"/>
    <w:rsid w:val="00110D4B"/>
    <w:rsid w:val="00110EBF"/>
    <w:rsid w:val="00111E8D"/>
    <w:rsid w:val="00112A0F"/>
    <w:rsid w:val="00112A7A"/>
    <w:rsid w:val="00113689"/>
    <w:rsid w:val="00113A83"/>
    <w:rsid w:val="00113D84"/>
    <w:rsid w:val="001141B3"/>
    <w:rsid w:val="001153C4"/>
    <w:rsid w:val="001170B2"/>
    <w:rsid w:val="00117668"/>
    <w:rsid w:val="001178A9"/>
    <w:rsid w:val="00120096"/>
    <w:rsid w:val="0012021B"/>
    <w:rsid w:val="00120A28"/>
    <w:rsid w:val="0012111E"/>
    <w:rsid w:val="001214C8"/>
    <w:rsid w:val="00121A58"/>
    <w:rsid w:val="00123CEF"/>
    <w:rsid w:val="00124225"/>
    <w:rsid w:val="00124B72"/>
    <w:rsid w:val="00124DD2"/>
    <w:rsid w:val="001254A7"/>
    <w:rsid w:val="00125FDB"/>
    <w:rsid w:val="00126FFF"/>
    <w:rsid w:val="00127017"/>
    <w:rsid w:val="0012729F"/>
    <w:rsid w:val="00127D6F"/>
    <w:rsid w:val="00127E7D"/>
    <w:rsid w:val="00132026"/>
    <w:rsid w:val="001320D3"/>
    <w:rsid w:val="0013214A"/>
    <w:rsid w:val="00132FFC"/>
    <w:rsid w:val="001337FF"/>
    <w:rsid w:val="001340C4"/>
    <w:rsid w:val="001342A3"/>
    <w:rsid w:val="00134B69"/>
    <w:rsid w:val="00134EC9"/>
    <w:rsid w:val="0013547E"/>
    <w:rsid w:val="00135719"/>
    <w:rsid w:val="00135BC1"/>
    <w:rsid w:val="00136BB4"/>
    <w:rsid w:val="0013717F"/>
    <w:rsid w:val="0013746B"/>
    <w:rsid w:val="00137B71"/>
    <w:rsid w:val="00140A20"/>
    <w:rsid w:val="00140A52"/>
    <w:rsid w:val="00142B8C"/>
    <w:rsid w:val="00142BB4"/>
    <w:rsid w:val="001435C6"/>
    <w:rsid w:val="001451E9"/>
    <w:rsid w:val="00146241"/>
    <w:rsid w:val="00146D38"/>
    <w:rsid w:val="00147092"/>
    <w:rsid w:val="001471FD"/>
    <w:rsid w:val="00147C5B"/>
    <w:rsid w:val="00151A52"/>
    <w:rsid w:val="001523C7"/>
    <w:rsid w:val="00154B09"/>
    <w:rsid w:val="00155265"/>
    <w:rsid w:val="00156ADD"/>
    <w:rsid w:val="001571E9"/>
    <w:rsid w:val="00157986"/>
    <w:rsid w:val="00157CCA"/>
    <w:rsid w:val="00157E49"/>
    <w:rsid w:val="00157EF3"/>
    <w:rsid w:val="001609ED"/>
    <w:rsid w:val="00161CD9"/>
    <w:rsid w:val="00161D2A"/>
    <w:rsid w:val="00161E66"/>
    <w:rsid w:val="00162A6C"/>
    <w:rsid w:val="00162C02"/>
    <w:rsid w:val="00162D1B"/>
    <w:rsid w:val="001655FE"/>
    <w:rsid w:val="0016633C"/>
    <w:rsid w:val="00167186"/>
    <w:rsid w:val="001676C5"/>
    <w:rsid w:val="00171057"/>
    <w:rsid w:val="00171CB2"/>
    <w:rsid w:val="00172540"/>
    <w:rsid w:val="00173413"/>
    <w:rsid w:val="001763BF"/>
    <w:rsid w:val="001770B4"/>
    <w:rsid w:val="00177C18"/>
    <w:rsid w:val="001806BA"/>
    <w:rsid w:val="00180B41"/>
    <w:rsid w:val="001814AA"/>
    <w:rsid w:val="001829C3"/>
    <w:rsid w:val="00183193"/>
    <w:rsid w:val="00183DC9"/>
    <w:rsid w:val="00183F7B"/>
    <w:rsid w:val="00184D38"/>
    <w:rsid w:val="001874C2"/>
    <w:rsid w:val="00187C09"/>
    <w:rsid w:val="00187D69"/>
    <w:rsid w:val="001907DA"/>
    <w:rsid w:val="00190C30"/>
    <w:rsid w:val="0019135A"/>
    <w:rsid w:val="00191BA5"/>
    <w:rsid w:val="00192B76"/>
    <w:rsid w:val="00193FBE"/>
    <w:rsid w:val="001944FE"/>
    <w:rsid w:val="00194FBC"/>
    <w:rsid w:val="001955C1"/>
    <w:rsid w:val="001957A0"/>
    <w:rsid w:val="00195F37"/>
    <w:rsid w:val="001970AF"/>
    <w:rsid w:val="00197431"/>
    <w:rsid w:val="001A0152"/>
    <w:rsid w:val="001A06C9"/>
    <w:rsid w:val="001A0B79"/>
    <w:rsid w:val="001A1533"/>
    <w:rsid w:val="001A1787"/>
    <w:rsid w:val="001A20E1"/>
    <w:rsid w:val="001A3775"/>
    <w:rsid w:val="001A452E"/>
    <w:rsid w:val="001A51C4"/>
    <w:rsid w:val="001A72F0"/>
    <w:rsid w:val="001A7E6B"/>
    <w:rsid w:val="001B0452"/>
    <w:rsid w:val="001B04FC"/>
    <w:rsid w:val="001B1917"/>
    <w:rsid w:val="001B2892"/>
    <w:rsid w:val="001B2A22"/>
    <w:rsid w:val="001B476D"/>
    <w:rsid w:val="001B48FA"/>
    <w:rsid w:val="001B5015"/>
    <w:rsid w:val="001B7308"/>
    <w:rsid w:val="001B790E"/>
    <w:rsid w:val="001B7EF8"/>
    <w:rsid w:val="001C24BD"/>
    <w:rsid w:val="001C2619"/>
    <w:rsid w:val="001C28E2"/>
    <w:rsid w:val="001C2C92"/>
    <w:rsid w:val="001C4179"/>
    <w:rsid w:val="001C48B6"/>
    <w:rsid w:val="001C5B23"/>
    <w:rsid w:val="001C73C2"/>
    <w:rsid w:val="001C7FE2"/>
    <w:rsid w:val="001D1661"/>
    <w:rsid w:val="001D2EB1"/>
    <w:rsid w:val="001D2F32"/>
    <w:rsid w:val="001D4507"/>
    <w:rsid w:val="001D597C"/>
    <w:rsid w:val="001D63C7"/>
    <w:rsid w:val="001D661A"/>
    <w:rsid w:val="001D6DED"/>
    <w:rsid w:val="001E0A2F"/>
    <w:rsid w:val="001E1135"/>
    <w:rsid w:val="001E1310"/>
    <w:rsid w:val="001E1602"/>
    <w:rsid w:val="001E179D"/>
    <w:rsid w:val="001E20AF"/>
    <w:rsid w:val="001E2CDB"/>
    <w:rsid w:val="001E3F35"/>
    <w:rsid w:val="001E44EB"/>
    <w:rsid w:val="001E4CFC"/>
    <w:rsid w:val="001E4DC0"/>
    <w:rsid w:val="001E671D"/>
    <w:rsid w:val="001E7029"/>
    <w:rsid w:val="001E70B8"/>
    <w:rsid w:val="001E7668"/>
    <w:rsid w:val="001E7F0D"/>
    <w:rsid w:val="001F0F38"/>
    <w:rsid w:val="001F0F49"/>
    <w:rsid w:val="001F17D3"/>
    <w:rsid w:val="001F18F9"/>
    <w:rsid w:val="001F1B71"/>
    <w:rsid w:val="001F1C61"/>
    <w:rsid w:val="001F2A40"/>
    <w:rsid w:val="001F2F7E"/>
    <w:rsid w:val="001F3FD6"/>
    <w:rsid w:val="001F43B3"/>
    <w:rsid w:val="001F488B"/>
    <w:rsid w:val="001F4A47"/>
    <w:rsid w:val="001F521E"/>
    <w:rsid w:val="001F5419"/>
    <w:rsid w:val="001F542C"/>
    <w:rsid w:val="001F5FE7"/>
    <w:rsid w:val="001F64CF"/>
    <w:rsid w:val="001F6A21"/>
    <w:rsid w:val="001F76F4"/>
    <w:rsid w:val="001F77EB"/>
    <w:rsid w:val="001F7F0A"/>
    <w:rsid w:val="00200ABD"/>
    <w:rsid w:val="00200F84"/>
    <w:rsid w:val="0020135A"/>
    <w:rsid w:val="002022AD"/>
    <w:rsid w:val="002024BC"/>
    <w:rsid w:val="00202B08"/>
    <w:rsid w:val="00203181"/>
    <w:rsid w:val="00206315"/>
    <w:rsid w:val="00206B15"/>
    <w:rsid w:val="00210182"/>
    <w:rsid w:val="0021188C"/>
    <w:rsid w:val="0021210D"/>
    <w:rsid w:val="00212504"/>
    <w:rsid w:val="00213072"/>
    <w:rsid w:val="0021430C"/>
    <w:rsid w:val="0021440B"/>
    <w:rsid w:val="00214F54"/>
    <w:rsid w:val="00215233"/>
    <w:rsid w:val="00216B79"/>
    <w:rsid w:val="00216BBD"/>
    <w:rsid w:val="00223ECD"/>
    <w:rsid w:val="0022502B"/>
    <w:rsid w:val="00225495"/>
    <w:rsid w:val="00225944"/>
    <w:rsid w:val="0022633D"/>
    <w:rsid w:val="00226F08"/>
    <w:rsid w:val="00227BA0"/>
    <w:rsid w:val="0023042D"/>
    <w:rsid w:val="00230D58"/>
    <w:rsid w:val="0023175E"/>
    <w:rsid w:val="0023236E"/>
    <w:rsid w:val="002324CE"/>
    <w:rsid w:val="0023272B"/>
    <w:rsid w:val="00232CF1"/>
    <w:rsid w:val="00233A0E"/>
    <w:rsid w:val="002343A7"/>
    <w:rsid w:val="00234466"/>
    <w:rsid w:val="00235E91"/>
    <w:rsid w:val="00235EEB"/>
    <w:rsid w:val="00236122"/>
    <w:rsid w:val="0023699F"/>
    <w:rsid w:val="00236CFB"/>
    <w:rsid w:val="00241182"/>
    <w:rsid w:val="002414AD"/>
    <w:rsid w:val="00241961"/>
    <w:rsid w:val="00242154"/>
    <w:rsid w:val="00242619"/>
    <w:rsid w:val="002435EA"/>
    <w:rsid w:val="002436C4"/>
    <w:rsid w:val="00243B20"/>
    <w:rsid w:val="00244C43"/>
    <w:rsid w:val="00245419"/>
    <w:rsid w:val="00245446"/>
    <w:rsid w:val="00245762"/>
    <w:rsid w:val="00245FFF"/>
    <w:rsid w:val="00247360"/>
    <w:rsid w:val="00250C5A"/>
    <w:rsid w:val="00251429"/>
    <w:rsid w:val="0025146F"/>
    <w:rsid w:val="002540AB"/>
    <w:rsid w:val="00255197"/>
    <w:rsid w:val="0025569E"/>
    <w:rsid w:val="002558F5"/>
    <w:rsid w:val="00255D18"/>
    <w:rsid w:val="002560DD"/>
    <w:rsid w:val="00257A8B"/>
    <w:rsid w:val="00257D62"/>
    <w:rsid w:val="00257EF7"/>
    <w:rsid w:val="0026022E"/>
    <w:rsid w:val="00260DB9"/>
    <w:rsid w:val="00260FCB"/>
    <w:rsid w:val="002614BB"/>
    <w:rsid w:val="002623A3"/>
    <w:rsid w:val="002624EE"/>
    <w:rsid w:val="002625D4"/>
    <w:rsid w:val="0026282B"/>
    <w:rsid w:val="00262FF5"/>
    <w:rsid w:val="002639A7"/>
    <w:rsid w:val="002646A3"/>
    <w:rsid w:val="002650E2"/>
    <w:rsid w:val="0026562B"/>
    <w:rsid w:val="00265C8C"/>
    <w:rsid w:val="00265D83"/>
    <w:rsid w:val="0026624E"/>
    <w:rsid w:val="002672F2"/>
    <w:rsid w:val="00267741"/>
    <w:rsid w:val="00267C1E"/>
    <w:rsid w:val="00270215"/>
    <w:rsid w:val="00270560"/>
    <w:rsid w:val="00270BD5"/>
    <w:rsid w:val="0027144A"/>
    <w:rsid w:val="002716ED"/>
    <w:rsid w:val="00271D58"/>
    <w:rsid w:val="00272166"/>
    <w:rsid w:val="00272280"/>
    <w:rsid w:val="002725BD"/>
    <w:rsid w:val="002729A3"/>
    <w:rsid w:val="002736DC"/>
    <w:rsid w:val="0027610D"/>
    <w:rsid w:val="002809B6"/>
    <w:rsid w:val="00280C61"/>
    <w:rsid w:val="002812C1"/>
    <w:rsid w:val="002815A5"/>
    <w:rsid w:val="00282456"/>
    <w:rsid w:val="002829DE"/>
    <w:rsid w:val="00283B9E"/>
    <w:rsid w:val="00284631"/>
    <w:rsid w:val="00285449"/>
    <w:rsid w:val="0028554D"/>
    <w:rsid w:val="00285591"/>
    <w:rsid w:val="00287846"/>
    <w:rsid w:val="00287CF0"/>
    <w:rsid w:val="00287DB4"/>
    <w:rsid w:val="00287E8F"/>
    <w:rsid w:val="00290E79"/>
    <w:rsid w:val="00291C19"/>
    <w:rsid w:val="002920CE"/>
    <w:rsid w:val="00292D82"/>
    <w:rsid w:val="00293A2B"/>
    <w:rsid w:val="00293E27"/>
    <w:rsid w:val="0029442D"/>
    <w:rsid w:val="002945A7"/>
    <w:rsid w:val="00294AC5"/>
    <w:rsid w:val="00295A7C"/>
    <w:rsid w:val="00296491"/>
    <w:rsid w:val="00296829"/>
    <w:rsid w:val="002974A4"/>
    <w:rsid w:val="00297901"/>
    <w:rsid w:val="002A0038"/>
    <w:rsid w:val="002A00A3"/>
    <w:rsid w:val="002A14C4"/>
    <w:rsid w:val="002A2287"/>
    <w:rsid w:val="002A393F"/>
    <w:rsid w:val="002A3CEC"/>
    <w:rsid w:val="002A526A"/>
    <w:rsid w:val="002A5C5E"/>
    <w:rsid w:val="002A653D"/>
    <w:rsid w:val="002A7C02"/>
    <w:rsid w:val="002B00DB"/>
    <w:rsid w:val="002B0C48"/>
    <w:rsid w:val="002B20BA"/>
    <w:rsid w:val="002B22AF"/>
    <w:rsid w:val="002B2641"/>
    <w:rsid w:val="002B2C5F"/>
    <w:rsid w:val="002B2D9F"/>
    <w:rsid w:val="002B3189"/>
    <w:rsid w:val="002B39B1"/>
    <w:rsid w:val="002B412F"/>
    <w:rsid w:val="002B4765"/>
    <w:rsid w:val="002B56E0"/>
    <w:rsid w:val="002B58E6"/>
    <w:rsid w:val="002B5EC1"/>
    <w:rsid w:val="002B6423"/>
    <w:rsid w:val="002B649A"/>
    <w:rsid w:val="002B6F6F"/>
    <w:rsid w:val="002B78B6"/>
    <w:rsid w:val="002C10C6"/>
    <w:rsid w:val="002C1521"/>
    <w:rsid w:val="002C23D9"/>
    <w:rsid w:val="002C3379"/>
    <w:rsid w:val="002C41F7"/>
    <w:rsid w:val="002D01C2"/>
    <w:rsid w:val="002D0757"/>
    <w:rsid w:val="002D0E89"/>
    <w:rsid w:val="002D1542"/>
    <w:rsid w:val="002D2A1B"/>
    <w:rsid w:val="002D2A45"/>
    <w:rsid w:val="002D2D53"/>
    <w:rsid w:val="002D3A79"/>
    <w:rsid w:val="002D3FC3"/>
    <w:rsid w:val="002D6957"/>
    <w:rsid w:val="002D799A"/>
    <w:rsid w:val="002D7C41"/>
    <w:rsid w:val="002E0944"/>
    <w:rsid w:val="002E0D3F"/>
    <w:rsid w:val="002E0E76"/>
    <w:rsid w:val="002E1DF6"/>
    <w:rsid w:val="002E2B2C"/>
    <w:rsid w:val="002E2E3B"/>
    <w:rsid w:val="002E3FC7"/>
    <w:rsid w:val="002E49E4"/>
    <w:rsid w:val="002E7B8F"/>
    <w:rsid w:val="002E7BDD"/>
    <w:rsid w:val="002F0891"/>
    <w:rsid w:val="002F135C"/>
    <w:rsid w:val="002F2181"/>
    <w:rsid w:val="002F3845"/>
    <w:rsid w:val="002F65E8"/>
    <w:rsid w:val="002F6A30"/>
    <w:rsid w:val="002F75AB"/>
    <w:rsid w:val="00300541"/>
    <w:rsid w:val="00300977"/>
    <w:rsid w:val="00300E11"/>
    <w:rsid w:val="00301767"/>
    <w:rsid w:val="00301851"/>
    <w:rsid w:val="00302565"/>
    <w:rsid w:val="0030264D"/>
    <w:rsid w:val="003046AF"/>
    <w:rsid w:val="003050D3"/>
    <w:rsid w:val="0030530E"/>
    <w:rsid w:val="00306B2E"/>
    <w:rsid w:val="00307198"/>
    <w:rsid w:val="0030773C"/>
    <w:rsid w:val="0030776C"/>
    <w:rsid w:val="003079EB"/>
    <w:rsid w:val="00307BE1"/>
    <w:rsid w:val="003100A6"/>
    <w:rsid w:val="003114F8"/>
    <w:rsid w:val="003118F2"/>
    <w:rsid w:val="0031230C"/>
    <w:rsid w:val="00313305"/>
    <w:rsid w:val="0031391F"/>
    <w:rsid w:val="0031450D"/>
    <w:rsid w:val="00314979"/>
    <w:rsid w:val="00314989"/>
    <w:rsid w:val="00314A05"/>
    <w:rsid w:val="00314CDC"/>
    <w:rsid w:val="00314F6C"/>
    <w:rsid w:val="00315F2C"/>
    <w:rsid w:val="0031793D"/>
    <w:rsid w:val="00317EC0"/>
    <w:rsid w:val="00317FCF"/>
    <w:rsid w:val="0032100A"/>
    <w:rsid w:val="00321325"/>
    <w:rsid w:val="0032140B"/>
    <w:rsid w:val="003214A2"/>
    <w:rsid w:val="0032178D"/>
    <w:rsid w:val="003227A0"/>
    <w:rsid w:val="00322CFA"/>
    <w:rsid w:val="00323589"/>
    <w:rsid w:val="00325BFD"/>
    <w:rsid w:val="00325EFC"/>
    <w:rsid w:val="0032699C"/>
    <w:rsid w:val="003269E9"/>
    <w:rsid w:val="00326FB4"/>
    <w:rsid w:val="00330719"/>
    <w:rsid w:val="0033116E"/>
    <w:rsid w:val="00332205"/>
    <w:rsid w:val="003326A4"/>
    <w:rsid w:val="003326CF"/>
    <w:rsid w:val="00332952"/>
    <w:rsid w:val="00333EE0"/>
    <w:rsid w:val="00334016"/>
    <w:rsid w:val="00334AC5"/>
    <w:rsid w:val="00334CAA"/>
    <w:rsid w:val="00335592"/>
    <w:rsid w:val="00335980"/>
    <w:rsid w:val="00336037"/>
    <w:rsid w:val="00336626"/>
    <w:rsid w:val="00336714"/>
    <w:rsid w:val="0033672F"/>
    <w:rsid w:val="00337A51"/>
    <w:rsid w:val="00337DD2"/>
    <w:rsid w:val="003405A6"/>
    <w:rsid w:val="00341306"/>
    <w:rsid w:val="00341433"/>
    <w:rsid w:val="003416D4"/>
    <w:rsid w:val="00341CFF"/>
    <w:rsid w:val="003432DA"/>
    <w:rsid w:val="00343497"/>
    <w:rsid w:val="003452C8"/>
    <w:rsid w:val="00345CD9"/>
    <w:rsid w:val="00347183"/>
    <w:rsid w:val="00347298"/>
    <w:rsid w:val="003500BE"/>
    <w:rsid w:val="00350EB7"/>
    <w:rsid w:val="0035191B"/>
    <w:rsid w:val="00352037"/>
    <w:rsid w:val="00354908"/>
    <w:rsid w:val="00355E53"/>
    <w:rsid w:val="003561FA"/>
    <w:rsid w:val="003562A1"/>
    <w:rsid w:val="003571B0"/>
    <w:rsid w:val="00357892"/>
    <w:rsid w:val="003612D7"/>
    <w:rsid w:val="003613A9"/>
    <w:rsid w:val="003621A3"/>
    <w:rsid w:val="003626EA"/>
    <w:rsid w:val="0036296E"/>
    <w:rsid w:val="00362BDD"/>
    <w:rsid w:val="00364B2D"/>
    <w:rsid w:val="00365EAA"/>
    <w:rsid w:val="00366D3E"/>
    <w:rsid w:val="00366E3D"/>
    <w:rsid w:val="003670EC"/>
    <w:rsid w:val="0037036A"/>
    <w:rsid w:val="003707C2"/>
    <w:rsid w:val="00370CA1"/>
    <w:rsid w:val="003710C2"/>
    <w:rsid w:val="00373324"/>
    <w:rsid w:val="00375BCE"/>
    <w:rsid w:val="00375CC1"/>
    <w:rsid w:val="0037609B"/>
    <w:rsid w:val="00376ADD"/>
    <w:rsid w:val="00376B59"/>
    <w:rsid w:val="00377006"/>
    <w:rsid w:val="00377BB5"/>
    <w:rsid w:val="00377FB6"/>
    <w:rsid w:val="003801B5"/>
    <w:rsid w:val="003803EC"/>
    <w:rsid w:val="00382DDB"/>
    <w:rsid w:val="00383C85"/>
    <w:rsid w:val="0038551C"/>
    <w:rsid w:val="00385DC5"/>
    <w:rsid w:val="0038667B"/>
    <w:rsid w:val="00386F1A"/>
    <w:rsid w:val="00386F33"/>
    <w:rsid w:val="00387BBD"/>
    <w:rsid w:val="00387CDF"/>
    <w:rsid w:val="00390026"/>
    <w:rsid w:val="00390094"/>
    <w:rsid w:val="0039048C"/>
    <w:rsid w:val="0039053F"/>
    <w:rsid w:val="003908A3"/>
    <w:rsid w:val="00391A56"/>
    <w:rsid w:val="00391CFB"/>
    <w:rsid w:val="003935CA"/>
    <w:rsid w:val="003937C4"/>
    <w:rsid w:val="00393C92"/>
    <w:rsid w:val="00393DD8"/>
    <w:rsid w:val="0039424C"/>
    <w:rsid w:val="00394B05"/>
    <w:rsid w:val="003950B2"/>
    <w:rsid w:val="00395214"/>
    <w:rsid w:val="00395290"/>
    <w:rsid w:val="00395E5A"/>
    <w:rsid w:val="00396342"/>
    <w:rsid w:val="00397134"/>
    <w:rsid w:val="0039731E"/>
    <w:rsid w:val="003A0018"/>
    <w:rsid w:val="003A0635"/>
    <w:rsid w:val="003A200B"/>
    <w:rsid w:val="003A5DAE"/>
    <w:rsid w:val="003A732B"/>
    <w:rsid w:val="003A77DC"/>
    <w:rsid w:val="003A7DBE"/>
    <w:rsid w:val="003B15EC"/>
    <w:rsid w:val="003B19AF"/>
    <w:rsid w:val="003B2B51"/>
    <w:rsid w:val="003B2DF2"/>
    <w:rsid w:val="003B3280"/>
    <w:rsid w:val="003B426F"/>
    <w:rsid w:val="003B5E42"/>
    <w:rsid w:val="003B6D03"/>
    <w:rsid w:val="003B73CE"/>
    <w:rsid w:val="003C32DB"/>
    <w:rsid w:val="003C3310"/>
    <w:rsid w:val="003C363D"/>
    <w:rsid w:val="003C3ABF"/>
    <w:rsid w:val="003C4239"/>
    <w:rsid w:val="003C6275"/>
    <w:rsid w:val="003C662C"/>
    <w:rsid w:val="003C66AA"/>
    <w:rsid w:val="003C6A39"/>
    <w:rsid w:val="003C71EF"/>
    <w:rsid w:val="003C7B80"/>
    <w:rsid w:val="003C7E7C"/>
    <w:rsid w:val="003D1511"/>
    <w:rsid w:val="003D1E56"/>
    <w:rsid w:val="003D35C9"/>
    <w:rsid w:val="003D35EC"/>
    <w:rsid w:val="003D4DD0"/>
    <w:rsid w:val="003D56F4"/>
    <w:rsid w:val="003D6E1B"/>
    <w:rsid w:val="003D725C"/>
    <w:rsid w:val="003E05F5"/>
    <w:rsid w:val="003E140B"/>
    <w:rsid w:val="003E1B6F"/>
    <w:rsid w:val="003E1F90"/>
    <w:rsid w:val="003E2767"/>
    <w:rsid w:val="003E324A"/>
    <w:rsid w:val="003E47FF"/>
    <w:rsid w:val="003E5154"/>
    <w:rsid w:val="003E63AB"/>
    <w:rsid w:val="003E669B"/>
    <w:rsid w:val="003E72F9"/>
    <w:rsid w:val="003E79D8"/>
    <w:rsid w:val="003F0180"/>
    <w:rsid w:val="003F1172"/>
    <w:rsid w:val="003F16C1"/>
    <w:rsid w:val="003F193E"/>
    <w:rsid w:val="003F1D40"/>
    <w:rsid w:val="003F29D7"/>
    <w:rsid w:val="003F3162"/>
    <w:rsid w:val="003F5142"/>
    <w:rsid w:val="003F5F93"/>
    <w:rsid w:val="003F6118"/>
    <w:rsid w:val="003F61D9"/>
    <w:rsid w:val="003F621B"/>
    <w:rsid w:val="003F7639"/>
    <w:rsid w:val="003F77F4"/>
    <w:rsid w:val="00400A08"/>
    <w:rsid w:val="00400FA7"/>
    <w:rsid w:val="0040137A"/>
    <w:rsid w:val="00403975"/>
    <w:rsid w:val="00403AB0"/>
    <w:rsid w:val="00405B82"/>
    <w:rsid w:val="00406A49"/>
    <w:rsid w:val="004076BD"/>
    <w:rsid w:val="004108DF"/>
    <w:rsid w:val="00410BC8"/>
    <w:rsid w:val="00410E51"/>
    <w:rsid w:val="0041135C"/>
    <w:rsid w:val="00412306"/>
    <w:rsid w:val="00413087"/>
    <w:rsid w:val="00414618"/>
    <w:rsid w:val="00414B8F"/>
    <w:rsid w:val="00414CDC"/>
    <w:rsid w:val="00414F2E"/>
    <w:rsid w:val="004162E7"/>
    <w:rsid w:val="00416E3A"/>
    <w:rsid w:val="00417167"/>
    <w:rsid w:val="00417C6C"/>
    <w:rsid w:val="00420565"/>
    <w:rsid w:val="00420B0F"/>
    <w:rsid w:val="00420EF0"/>
    <w:rsid w:val="004220C1"/>
    <w:rsid w:val="00423690"/>
    <w:rsid w:val="00424C1E"/>
    <w:rsid w:val="00425396"/>
    <w:rsid w:val="0042731C"/>
    <w:rsid w:val="00427B45"/>
    <w:rsid w:val="004315A2"/>
    <w:rsid w:val="004317D9"/>
    <w:rsid w:val="00432305"/>
    <w:rsid w:val="00432933"/>
    <w:rsid w:val="00432C06"/>
    <w:rsid w:val="00432F6C"/>
    <w:rsid w:val="00433A05"/>
    <w:rsid w:val="004344E3"/>
    <w:rsid w:val="004360C3"/>
    <w:rsid w:val="00436A80"/>
    <w:rsid w:val="00436EBC"/>
    <w:rsid w:val="00437139"/>
    <w:rsid w:val="0044128C"/>
    <w:rsid w:val="004413D7"/>
    <w:rsid w:val="00441D4C"/>
    <w:rsid w:val="00442772"/>
    <w:rsid w:val="00442B02"/>
    <w:rsid w:val="00443E1E"/>
    <w:rsid w:val="00444113"/>
    <w:rsid w:val="0044413C"/>
    <w:rsid w:val="00445245"/>
    <w:rsid w:val="004455AA"/>
    <w:rsid w:val="0044660E"/>
    <w:rsid w:val="0044695B"/>
    <w:rsid w:val="00447192"/>
    <w:rsid w:val="00447289"/>
    <w:rsid w:val="004479F1"/>
    <w:rsid w:val="0045213B"/>
    <w:rsid w:val="004548F8"/>
    <w:rsid w:val="00454E40"/>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6E2"/>
    <w:rsid w:val="00464A92"/>
    <w:rsid w:val="00464AA5"/>
    <w:rsid w:val="00464AB8"/>
    <w:rsid w:val="00466695"/>
    <w:rsid w:val="00466D33"/>
    <w:rsid w:val="00467EC6"/>
    <w:rsid w:val="00470F4A"/>
    <w:rsid w:val="00471234"/>
    <w:rsid w:val="00472F7F"/>
    <w:rsid w:val="00473AAA"/>
    <w:rsid w:val="00473AE5"/>
    <w:rsid w:val="00473D98"/>
    <w:rsid w:val="0047466B"/>
    <w:rsid w:val="00474798"/>
    <w:rsid w:val="00474803"/>
    <w:rsid w:val="00475DB8"/>
    <w:rsid w:val="00476A00"/>
    <w:rsid w:val="004779D0"/>
    <w:rsid w:val="00481F7E"/>
    <w:rsid w:val="0048299B"/>
    <w:rsid w:val="004829AE"/>
    <w:rsid w:val="00482D86"/>
    <w:rsid w:val="00482F91"/>
    <w:rsid w:val="00484A7D"/>
    <w:rsid w:val="00485302"/>
    <w:rsid w:val="00485D4B"/>
    <w:rsid w:val="00486408"/>
    <w:rsid w:val="00487FF2"/>
    <w:rsid w:val="004904C0"/>
    <w:rsid w:val="0049227B"/>
    <w:rsid w:val="00492D11"/>
    <w:rsid w:val="004934CD"/>
    <w:rsid w:val="004936F9"/>
    <w:rsid w:val="004941AD"/>
    <w:rsid w:val="004948CA"/>
    <w:rsid w:val="00494BC4"/>
    <w:rsid w:val="00494F32"/>
    <w:rsid w:val="004963B0"/>
    <w:rsid w:val="00496B0F"/>
    <w:rsid w:val="00496D3B"/>
    <w:rsid w:val="00496EC1"/>
    <w:rsid w:val="00496F15"/>
    <w:rsid w:val="00497D74"/>
    <w:rsid w:val="004A06B0"/>
    <w:rsid w:val="004A1508"/>
    <w:rsid w:val="004A3637"/>
    <w:rsid w:val="004A475E"/>
    <w:rsid w:val="004A5862"/>
    <w:rsid w:val="004A58A8"/>
    <w:rsid w:val="004A695C"/>
    <w:rsid w:val="004A6BD4"/>
    <w:rsid w:val="004A768E"/>
    <w:rsid w:val="004A7A39"/>
    <w:rsid w:val="004A7D38"/>
    <w:rsid w:val="004A7E21"/>
    <w:rsid w:val="004B0A8E"/>
    <w:rsid w:val="004B14DF"/>
    <w:rsid w:val="004B31DE"/>
    <w:rsid w:val="004B4205"/>
    <w:rsid w:val="004B5527"/>
    <w:rsid w:val="004B77D7"/>
    <w:rsid w:val="004C07BF"/>
    <w:rsid w:val="004C0E7B"/>
    <w:rsid w:val="004C14D7"/>
    <w:rsid w:val="004C1A6F"/>
    <w:rsid w:val="004C2D47"/>
    <w:rsid w:val="004C4684"/>
    <w:rsid w:val="004C46A8"/>
    <w:rsid w:val="004C5296"/>
    <w:rsid w:val="004C57A4"/>
    <w:rsid w:val="004C5EBE"/>
    <w:rsid w:val="004C6809"/>
    <w:rsid w:val="004C7636"/>
    <w:rsid w:val="004D1CBE"/>
    <w:rsid w:val="004D1CFA"/>
    <w:rsid w:val="004D2936"/>
    <w:rsid w:val="004D3269"/>
    <w:rsid w:val="004D3A1C"/>
    <w:rsid w:val="004D3FB5"/>
    <w:rsid w:val="004D4BF4"/>
    <w:rsid w:val="004D7082"/>
    <w:rsid w:val="004D7AC1"/>
    <w:rsid w:val="004E083C"/>
    <w:rsid w:val="004E1EAA"/>
    <w:rsid w:val="004E2E75"/>
    <w:rsid w:val="004E36F1"/>
    <w:rsid w:val="004E3B30"/>
    <w:rsid w:val="004E4247"/>
    <w:rsid w:val="004E498F"/>
    <w:rsid w:val="004E4F22"/>
    <w:rsid w:val="004E5517"/>
    <w:rsid w:val="004E5572"/>
    <w:rsid w:val="004E6A77"/>
    <w:rsid w:val="004E6C3E"/>
    <w:rsid w:val="004E6D4A"/>
    <w:rsid w:val="004E7801"/>
    <w:rsid w:val="004F000D"/>
    <w:rsid w:val="004F0D3C"/>
    <w:rsid w:val="004F1258"/>
    <w:rsid w:val="004F1EF4"/>
    <w:rsid w:val="004F4721"/>
    <w:rsid w:val="004F47A3"/>
    <w:rsid w:val="004F4BD6"/>
    <w:rsid w:val="004F56E7"/>
    <w:rsid w:val="004F73C2"/>
    <w:rsid w:val="005013F8"/>
    <w:rsid w:val="0050156E"/>
    <w:rsid w:val="00501FC1"/>
    <w:rsid w:val="00502693"/>
    <w:rsid w:val="00502929"/>
    <w:rsid w:val="00503582"/>
    <w:rsid w:val="00504242"/>
    <w:rsid w:val="00504BF9"/>
    <w:rsid w:val="00505358"/>
    <w:rsid w:val="005070B9"/>
    <w:rsid w:val="0050759B"/>
    <w:rsid w:val="00510E52"/>
    <w:rsid w:val="00511B64"/>
    <w:rsid w:val="005126AB"/>
    <w:rsid w:val="00513587"/>
    <w:rsid w:val="00515913"/>
    <w:rsid w:val="00515FD1"/>
    <w:rsid w:val="0051679D"/>
    <w:rsid w:val="00517AA6"/>
    <w:rsid w:val="00517F18"/>
    <w:rsid w:val="00520038"/>
    <w:rsid w:val="0052130C"/>
    <w:rsid w:val="0052144E"/>
    <w:rsid w:val="00522392"/>
    <w:rsid w:val="00522AA1"/>
    <w:rsid w:val="005230EC"/>
    <w:rsid w:val="00524D16"/>
    <w:rsid w:val="00524F0E"/>
    <w:rsid w:val="0052503B"/>
    <w:rsid w:val="005250BF"/>
    <w:rsid w:val="005261AF"/>
    <w:rsid w:val="0052639E"/>
    <w:rsid w:val="0052677E"/>
    <w:rsid w:val="00526F54"/>
    <w:rsid w:val="00527474"/>
    <w:rsid w:val="005301E9"/>
    <w:rsid w:val="00531606"/>
    <w:rsid w:val="00531F60"/>
    <w:rsid w:val="005334D4"/>
    <w:rsid w:val="0053358C"/>
    <w:rsid w:val="00533895"/>
    <w:rsid w:val="00533D6F"/>
    <w:rsid w:val="00533FF0"/>
    <w:rsid w:val="0053406E"/>
    <w:rsid w:val="00534618"/>
    <w:rsid w:val="00534B7A"/>
    <w:rsid w:val="005351A9"/>
    <w:rsid w:val="00535271"/>
    <w:rsid w:val="005355CF"/>
    <w:rsid w:val="00535EB5"/>
    <w:rsid w:val="00536461"/>
    <w:rsid w:val="0053708F"/>
    <w:rsid w:val="00537631"/>
    <w:rsid w:val="005400AE"/>
    <w:rsid w:val="005424D8"/>
    <w:rsid w:val="0054282C"/>
    <w:rsid w:val="00542A76"/>
    <w:rsid w:val="00543893"/>
    <w:rsid w:val="00544DFF"/>
    <w:rsid w:val="005452FD"/>
    <w:rsid w:val="00545CD4"/>
    <w:rsid w:val="00546A0A"/>
    <w:rsid w:val="00547012"/>
    <w:rsid w:val="005471D0"/>
    <w:rsid w:val="0055022A"/>
    <w:rsid w:val="005510F0"/>
    <w:rsid w:val="005513B4"/>
    <w:rsid w:val="00551F72"/>
    <w:rsid w:val="00552F5B"/>
    <w:rsid w:val="005536AF"/>
    <w:rsid w:val="00553DC8"/>
    <w:rsid w:val="00554634"/>
    <w:rsid w:val="00556F2F"/>
    <w:rsid w:val="0055702A"/>
    <w:rsid w:val="00557047"/>
    <w:rsid w:val="00557BEE"/>
    <w:rsid w:val="0056001A"/>
    <w:rsid w:val="00560440"/>
    <w:rsid w:val="00560500"/>
    <w:rsid w:val="0056121A"/>
    <w:rsid w:val="00561EBF"/>
    <w:rsid w:val="00562BED"/>
    <w:rsid w:val="005632C0"/>
    <w:rsid w:val="00564844"/>
    <w:rsid w:val="0056521F"/>
    <w:rsid w:val="005662F3"/>
    <w:rsid w:val="0056763F"/>
    <w:rsid w:val="005677C2"/>
    <w:rsid w:val="00570947"/>
    <w:rsid w:val="00575067"/>
    <w:rsid w:val="00575693"/>
    <w:rsid w:val="00575CD4"/>
    <w:rsid w:val="0057660C"/>
    <w:rsid w:val="005766A4"/>
    <w:rsid w:val="00576804"/>
    <w:rsid w:val="00576CBB"/>
    <w:rsid w:val="00577495"/>
    <w:rsid w:val="00577FA7"/>
    <w:rsid w:val="0058120A"/>
    <w:rsid w:val="005815C9"/>
    <w:rsid w:val="00581DC9"/>
    <w:rsid w:val="00582E12"/>
    <w:rsid w:val="00583FAA"/>
    <w:rsid w:val="005843B0"/>
    <w:rsid w:val="00584DF2"/>
    <w:rsid w:val="00585AB9"/>
    <w:rsid w:val="00586E2C"/>
    <w:rsid w:val="00587CFF"/>
    <w:rsid w:val="005908AC"/>
    <w:rsid w:val="0059123D"/>
    <w:rsid w:val="00591351"/>
    <w:rsid w:val="00591D6B"/>
    <w:rsid w:val="00592A1E"/>
    <w:rsid w:val="00592E70"/>
    <w:rsid w:val="00593541"/>
    <w:rsid w:val="00593B43"/>
    <w:rsid w:val="00594BAA"/>
    <w:rsid w:val="00594C33"/>
    <w:rsid w:val="0059509B"/>
    <w:rsid w:val="0059523D"/>
    <w:rsid w:val="00595B4C"/>
    <w:rsid w:val="0059675A"/>
    <w:rsid w:val="0059714F"/>
    <w:rsid w:val="005976F1"/>
    <w:rsid w:val="00597EAC"/>
    <w:rsid w:val="005A0017"/>
    <w:rsid w:val="005A2D70"/>
    <w:rsid w:val="005A39A4"/>
    <w:rsid w:val="005A3ECA"/>
    <w:rsid w:val="005A4E2C"/>
    <w:rsid w:val="005A5256"/>
    <w:rsid w:val="005A5FE0"/>
    <w:rsid w:val="005A6147"/>
    <w:rsid w:val="005A6764"/>
    <w:rsid w:val="005A6C84"/>
    <w:rsid w:val="005A780E"/>
    <w:rsid w:val="005A78DE"/>
    <w:rsid w:val="005A7C06"/>
    <w:rsid w:val="005A7EAA"/>
    <w:rsid w:val="005B07EF"/>
    <w:rsid w:val="005B0B91"/>
    <w:rsid w:val="005B1445"/>
    <w:rsid w:val="005B1CCB"/>
    <w:rsid w:val="005B2D5A"/>
    <w:rsid w:val="005B300C"/>
    <w:rsid w:val="005B3076"/>
    <w:rsid w:val="005B3FF0"/>
    <w:rsid w:val="005B48B1"/>
    <w:rsid w:val="005B4CAA"/>
    <w:rsid w:val="005B684D"/>
    <w:rsid w:val="005B6B79"/>
    <w:rsid w:val="005B79FE"/>
    <w:rsid w:val="005C0A0D"/>
    <w:rsid w:val="005C0B05"/>
    <w:rsid w:val="005C1D45"/>
    <w:rsid w:val="005C213A"/>
    <w:rsid w:val="005C2AD2"/>
    <w:rsid w:val="005C3461"/>
    <w:rsid w:val="005C396B"/>
    <w:rsid w:val="005C4B00"/>
    <w:rsid w:val="005C5666"/>
    <w:rsid w:val="005D0D68"/>
    <w:rsid w:val="005D0E23"/>
    <w:rsid w:val="005D0F30"/>
    <w:rsid w:val="005D385D"/>
    <w:rsid w:val="005D3E6B"/>
    <w:rsid w:val="005D4C42"/>
    <w:rsid w:val="005D583A"/>
    <w:rsid w:val="005D5B40"/>
    <w:rsid w:val="005D60BE"/>
    <w:rsid w:val="005D63BB"/>
    <w:rsid w:val="005D6625"/>
    <w:rsid w:val="005D6AF6"/>
    <w:rsid w:val="005D6F5F"/>
    <w:rsid w:val="005D7598"/>
    <w:rsid w:val="005D7661"/>
    <w:rsid w:val="005D7AB0"/>
    <w:rsid w:val="005E0999"/>
    <w:rsid w:val="005E30BC"/>
    <w:rsid w:val="005E3420"/>
    <w:rsid w:val="005E43D6"/>
    <w:rsid w:val="005E46CF"/>
    <w:rsid w:val="005E4857"/>
    <w:rsid w:val="005E52EF"/>
    <w:rsid w:val="005E58C8"/>
    <w:rsid w:val="005E64A5"/>
    <w:rsid w:val="005E66E9"/>
    <w:rsid w:val="005E67EC"/>
    <w:rsid w:val="005E7119"/>
    <w:rsid w:val="005E7410"/>
    <w:rsid w:val="005E7833"/>
    <w:rsid w:val="005E7B98"/>
    <w:rsid w:val="005E7E14"/>
    <w:rsid w:val="005F0D36"/>
    <w:rsid w:val="005F161B"/>
    <w:rsid w:val="005F1DDC"/>
    <w:rsid w:val="005F25B2"/>
    <w:rsid w:val="005F3CBD"/>
    <w:rsid w:val="005F5F1A"/>
    <w:rsid w:val="005F7516"/>
    <w:rsid w:val="005F7DED"/>
    <w:rsid w:val="006013A0"/>
    <w:rsid w:val="00602321"/>
    <w:rsid w:val="0060236E"/>
    <w:rsid w:val="00602662"/>
    <w:rsid w:val="00603A69"/>
    <w:rsid w:val="006051E4"/>
    <w:rsid w:val="0060582F"/>
    <w:rsid w:val="00605D66"/>
    <w:rsid w:val="00605E00"/>
    <w:rsid w:val="00607EB1"/>
    <w:rsid w:val="006105ED"/>
    <w:rsid w:val="00610851"/>
    <w:rsid w:val="006122D7"/>
    <w:rsid w:val="0061252E"/>
    <w:rsid w:val="00613C73"/>
    <w:rsid w:val="006157AB"/>
    <w:rsid w:val="00615873"/>
    <w:rsid w:val="0061771C"/>
    <w:rsid w:val="00620A8A"/>
    <w:rsid w:val="00622580"/>
    <w:rsid w:val="0062274E"/>
    <w:rsid w:val="0062353A"/>
    <w:rsid w:val="00624677"/>
    <w:rsid w:val="00624B25"/>
    <w:rsid w:val="00624BE8"/>
    <w:rsid w:val="00627003"/>
    <w:rsid w:val="00632399"/>
    <w:rsid w:val="00634B2A"/>
    <w:rsid w:val="00635078"/>
    <w:rsid w:val="006354DB"/>
    <w:rsid w:val="00635D3C"/>
    <w:rsid w:val="00635F2F"/>
    <w:rsid w:val="006362BD"/>
    <w:rsid w:val="00636C3B"/>
    <w:rsid w:val="006372E2"/>
    <w:rsid w:val="006378C4"/>
    <w:rsid w:val="00637A68"/>
    <w:rsid w:val="00640386"/>
    <w:rsid w:val="00640ACB"/>
    <w:rsid w:val="00640FBD"/>
    <w:rsid w:val="006431B4"/>
    <w:rsid w:val="00644437"/>
    <w:rsid w:val="00644B6D"/>
    <w:rsid w:val="00646C75"/>
    <w:rsid w:val="00646E8E"/>
    <w:rsid w:val="00647EFA"/>
    <w:rsid w:val="00651AC4"/>
    <w:rsid w:val="00652D6C"/>
    <w:rsid w:val="00653500"/>
    <w:rsid w:val="00653652"/>
    <w:rsid w:val="00653A01"/>
    <w:rsid w:val="00654809"/>
    <w:rsid w:val="00654E58"/>
    <w:rsid w:val="00656657"/>
    <w:rsid w:val="0065731B"/>
    <w:rsid w:val="006601D1"/>
    <w:rsid w:val="0066041E"/>
    <w:rsid w:val="0066074F"/>
    <w:rsid w:val="0066109E"/>
    <w:rsid w:val="006614EF"/>
    <w:rsid w:val="006617F7"/>
    <w:rsid w:val="00662C4F"/>
    <w:rsid w:val="0066305E"/>
    <w:rsid w:val="00664539"/>
    <w:rsid w:val="0066476B"/>
    <w:rsid w:val="00664D9D"/>
    <w:rsid w:val="00665500"/>
    <w:rsid w:val="00665AED"/>
    <w:rsid w:val="0066623D"/>
    <w:rsid w:val="00667278"/>
    <w:rsid w:val="00667F55"/>
    <w:rsid w:val="006706C3"/>
    <w:rsid w:val="00670FAF"/>
    <w:rsid w:val="00671E5D"/>
    <w:rsid w:val="0067241D"/>
    <w:rsid w:val="00674DB2"/>
    <w:rsid w:val="006776C7"/>
    <w:rsid w:val="0068047E"/>
    <w:rsid w:val="0068057B"/>
    <w:rsid w:val="006809D0"/>
    <w:rsid w:val="00681D97"/>
    <w:rsid w:val="00682151"/>
    <w:rsid w:val="006825A7"/>
    <w:rsid w:val="006829E7"/>
    <w:rsid w:val="00683CD8"/>
    <w:rsid w:val="00683CE0"/>
    <w:rsid w:val="0068423C"/>
    <w:rsid w:val="00685CF6"/>
    <w:rsid w:val="00685EFE"/>
    <w:rsid w:val="00686A53"/>
    <w:rsid w:val="00690423"/>
    <w:rsid w:val="00692DA4"/>
    <w:rsid w:val="00693715"/>
    <w:rsid w:val="00695C1A"/>
    <w:rsid w:val="00697189"/>
    <w:rsid w:val="006A0CE2"/>
    <w:rsid w:val="006A241A"/>
    <w:rsid w:val="006A25A3"/>
    <w:rsid w:val="006A2650"/>
    <w:rsid w:val="006A2833"/>
    <w:rsid w:val="006A28A0"/>
    <w:rsid w:val="006A2FAB"/>
    <w:rsid w:val="006A41F8"/>
    <w:rsid w:val="006A475F"/>
    <w:rsid w:val="006A4F0D"/>
    <w:rsid w:val="006A6016"/>
    <w:rsid w:val="006A7CAB"/>
    <w:rsid w:val="006B0906"/>
    <w:rsid w:val="006B0AF1"/>
    <w:rsid w:val="006B1D22"/>
    <w:rsid w:val="006B2063"/>
    <w:rsid w:val="006B2A65"/>
    <w:rsid w:val="006B3531"/>
    <w:rsid w:val="006B385A"/>
    <w:rsid w:val="006B4969"/>
    <w:rsid w:val="006B523B"/>
    <w:rsid w:val="006B739A"/>
    <w:rsid w:val="006B7458"/>
    <w:rsid w:val="006B7D8D"/>
    <w:rsid w:val="006C0353"/>
    <w:rsid w:val="006C0D19"/>
    <w:rsid w:val="006C0D44"/>
    <w:rsid w:val="006C1115"/>
    <w:rsid w:val="006C155A"/>
    <w:rsid w:val="006C1707"/>
    <w:rsid w:val="006C1AB8"/>
    <w:rsid w:val="006C330D"/>
    <w:rsid w:val="006C3AC1"/>
    <w:rsid w:val="006C3D7E"/>
    <w:rsid w:val="006C4143"/>
    <w:rsid w:val="006C42A1"/>
    <w:rsid w:val="006C4454"/>
    <w:rsid w:val="006C5601"/>
    <w:rsid w:val="006C6617"/>
    <w:rsid w:val="006D01F7"/>
    <w:rsid w:val="006D0D00"/>
    <w:rsid w:val="006D193C"/>
    <w:rsid w:val="006D2BFF"/>
    <w:rsid w:val="006D3DF8"/>
    <w:rsid w:val="006D42DC"/>
    <w:rsid w:val="006D45A6"/>
    <w:rsid w:val="006D5796"/>
    <w:rsid w:val="006D5AF5"/>
    <w:rsid w:val="006D601C"/>
    <w:rsid w:val="006D61C0"/>
    <w:rsid w:val="006D6ADD"/>
    <w:rsid w:val="006D6DCA"/>
    <w:rsid w:val="006D6FB4"/>
    <w:rsid w:val="006E3275"/>
    <w:rsid w:val="006E3CB3"/>
    <w:rsid w:val="006E4C61"/>
    <w:rsid w:val="006E4F38"/>
    <w:rsid w:val="006E5589"/>
    <w:rsid w:val="006F13AA"/>
    <w:rsid w:val="006F14B1"/>
    <w:rsid w:val="006F1B69"/>
    <w:rsid w:val="006F2F31"/>
    <w:rsid w:val="006F3452"/>
    <w:rsid w:val="006F37CB"/>
    <w:rsid w:val="006F4493"/>
    <w:rsid w:val="006F46E3"/>
    <w:rsid w:val="006F4927"/>
    <w:rsid w:val="006F5339"/>
    <w:rsid w:val="006F5B86"/>
    <w:rsid w:val="006F6231"/>
    <w:rsid w:val="006F677F"/>
    <w:rsid w:val="006F6947"/>
    <w:rsid w:val="006F6A5F"/>
    <w:rsid w:val="006F6A63"/>
    <w:rsid w:val="006F7645"/>
    <w:rsid w:val="006F7A52"/>
    <w:rsid w:val="006F7C06"/>
    <w:rsid w:val="006F7C1E"/>
    <w:rsid w:val="006F7F6C"/>
    <w:rsid w:val="00700AF6"/>
    <w:rsid w:val="00701B20"/>
    <w:rsid w:val="0070353F"/>
    <w:rsid w:val="007039EE"/>
    <w:rsid w:val="00703CC8"/>
    <w:rsid w:val="00704045"/>
    <w:rsid w:val="00705B1C"/>
    <w:rsid w:val="007063EE"/>
    <w:rsid w:val="00707E1D"/>
    <w:rsid w:val="007105AC"/>
    <w:rsid w:val="00711EA5"/>
    <w:rsid w:val="00715A06"/>
    <w:rsid w:val="00715DA5"/>
    <w:rsid w:val="00716936"/>
    <w:rsid w:val="00717131"/>
    <w:rsid w:val="00717B2E"/>
    <w:rsid w:val="00721280"/>
    <w:rsid w:val="00721AF3"/>
    <w:rsid w:val="00721C8A"/>
    <w:rsid w:val="00722DF1"/>
    <w:rsid w:val="00722E02"/>
    <w:rsid w:val="00722FC5"/>
    <w:rsid w:val="007234E2"/>
    <w:rsid w:val="00725302"/>
    <w:rsid w:val="0072589B"/>
    <w:rsid w:val="00726721"/>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41093"/>
    <w:rsid w:val="0074155D"/>
    <w:rsid w:val="00741847"/>
    <w:rsid w:val="00741991"/>
    <w:rsid w:val="00741E3C"/>
    <w:rsid w:val="00742E5A"/>
    <w:rsid w:val="00743FA0"/>
    <w:rsid w:val="007446BC"/>
    <w:rsid w:val="00744C15"/>
    <w:rsid w:val="0074510E"/>
    <w:rsid w:val="00745D4D"/>
    <w:rsid w:val="00747693"/>
    <w:rsid w:val="00750DBD"/>
    <w:rsid w:val="007514D1"/>
    <w:rsid w:val="00751911"/>
    <w:rsid w:val="007522DD"/>
    <w:rsid w:val="00752660"/>
    <w:rsid w:val="00752683"/>
    <w:rsid w:val="00752C20"/>
    <w:rsid w:val="00753256"/>
    <w:rsid w:val="00755B94"/>
    <w:rsid w:val="00756136"/>
    <w:rsid w:val="007561E4"/>
    <w:rsid w:val="00756407"/>
    <w:rsid w:val="00756869"/>
    <w:rsid w:val="00760D88"/>
    <w:rsid w:val="007619BB"/>
    <w:rsid w:val="0076279E"/>
    <w:rsid w:val="00762A39"/>
    <w:rsid w:val="00764580"/>
    <w:rsid w:val="00766D0A"/>
    <w:rsid w:val="00766F9E"/>
    <w:rsid w:val="007706BE"/>
    <w:rsid w:val="00770A17"/>
    <w:rsid w:val="0077145A"/>
    <w:rsid w:val="00772C96"/>
    <w:rsid w:val="0077367F"/>
    <w:rsid w:val="00774E61"/>
    <w:rsid w:val="00780390"/>
    <w:rsid w:val="00780F24"/>
    <w:rsid w:val="00781592"/>
    <w:rsid w:val="00782C3F"/>
    <w:rsid w:val="00782C84"/>
    <w:rsid w:val="00782E9E"/>
    <w:rsid w:val="00783A91"/>
    <w:rsid w:val="007847F8"/>
    <w:rsid w:val="007854D1"/>
    <w:rsid w:val="007856D7"/>
    <w:rsid w:val="00785BB8"/>
    <w:rsid w:val="00786762"/>
    <w:rsid w:val="00787E01"/>
    <w:rsid w:val="00790E94"/>
    <w:rsid w:val="007911F7"/>
    <w:rsid w:val="00791B8E"/>
    <w:rsid w:val="007925F5"/>
    <w:rsid w:val="00794112"/>
    <w:rsid w:val="00796114"/>
    <w:rsid w:val="007964C1"/>
    <w:rsid w:val="00796AD9"/>
    <w:rsid w:val="00797CD3"/>
    <w:rsid w:val="007A03D9"/>
    <w:rsid w:val="007A0724"/>
    <w:rsid w:val="007A136F"/>
    <w:rsid w:val="007A2028"/>
    <w:rsid w:val="007A2412"/>
    <w:rsid w:val="007A40A1"/>
    <w:rsid w:val="007A4EBB"/>
    <w:rsid w:val="007A5871"/>
    <w:rsid w:val="007A6785"/>
    <w:rsid w:val="007B02AC"/>
    <w:rsid w:val="007B042A"/>
    <w:rsid w:val="007B0FC5"/>
    <w:rsid w:val="007B32AB"/>
    <w:rsid w:val="007B4363"/>
    <w:rsid w:val="007B4606"/>
    <w:rsid w:val="007B464E"/>
    <w:rsid w:val="007B7030"/>
    <w:rsid w:val="007B7AD1"/>
    <w:rsid w:val="007C03E9"/>
    <w:rsid w:val="007C048A"/>
    <w:rsid w:val="007C1052"/>
    <w:rsid w:val="007C11C9"/>
    <w:rsid w:val="007C18E9"/>
    <w:rsid w:val="007C1FBD"/>
    <w:rsid w:val="007C28B1"/>
    <w:rsid w:val="007C291C"/>
    <w:rsid w:val="007C5734"/>
    <w:rsid w:val="007C6A98"/>
    <w:rsid w:val="007C6D83"/>
    <w:rsid w:val="007C7396"/>
    <w:rsid w:val="007C7AA2"/>
    <w:rsid w:val="007C7B84"/>
    <w:rsid w:val="007D0426"/>
    <w:rsid w:val="007D0660"/>
    <w:rsid w:val="007D1877"/>
    <w:rsid w:val="007D265E"/>
    <w:rsid w:val="007D2719"/>
    <w:rsid w:val="007D2EEA"/>
    <w:rsid w:val="007D3108"/>
    <w:rsid w:val="007D3652"/>
    <w:rsid w:val="007D4654"/>
    <w:rsid w:val="007D4C57"/>
    <w:rsid w:val="007D4D0B"/>
    <w:rsid w:val="007D50BF"/>
    <w:rsid w:val="007D5381"/>
    <w:rsid w:val="007D632B"/>
    <w:rsid w:val="007E16BF"/>
    <w:rsid w:val="007E281C"/>
    <w:rsid w:val="007E324E"/>
    <w:rsid w:val="007E416B"/>
    <w:rsid w:val="007E5066"/>
    <w:rsid w:val="007E64D9"/>
    <w:rsid w:val="007E66B0"/>
    <w:rsid w:val="007E6C33"/>
    <w:rsid w:val="007F24E5"/>
    <w:rsid w:val="007F2552"/>
    <w:rsid w:val="007F27BA"/>
    <w:rsid w:val="007F2AD1"/>
    <w:rsid w:val="007F39E4"/>
    <w:rsid w:val="007F5976"/>
    <w:rsid w:val="007F6771"/>
    <w:rsid w:val="007F6D92"/>
    <w:rsid w:val="007F7844"/>
    <w:rsid w:val="0080081B"/>
    <w:rsid w:val="00800F7B"/>
    <w:rsid w:val="00801666"/>
    <w:rsid w:val="0080270D"/>
    <w:rsid w:val="0080358A"/>
    <w:rsid w:val="00804490"/>
    <w:rsid w:val="008048CA"/>
    <w:rsid w:val="008052D2"/>
    <w:rsid w:val="00805948"/>
    <w:rsid w:val="00805E9E"/>
    <w:rsid w:val="008067E4"/>
    <w:rsid w:val="00806919"/>
    <w:rsid w:val="008114F9"/>
    <w:rsid w:val="008119DF"/>
    <w:rsid w:val="00812314"/>
    <w:rsid w:val="00812877"/>
    <w:rsid w:val="00812AE9"/>
    <w:rsid w:val="00813534"/>
    <w:rsid w:val="00813589"/>
    <w:rsid w:val="00813F8B"/>
    <w:rsid w:val="008160B4"/>
    <w:rsid w:val="00820679"/>
    <w:rsid w:val="00820B5A"/>
    <w:rsid w:val="00820B64"/>
    <w:rsid w:val="00820FC3"/>
    <w:rsid w:val="008211DD"/>
    <w:rsid w:val="008219E9"/>
    <w:rsid w:val="008228BE"/>
    <w:rsid w:val="00823537"/>
    <w:rsid w:val="0082376C"/>
    <w:rsid w:val="008243B3"/>
    <w:rsid w:val="0082536D"/>
    <w:rsid w:val="00825A3B"/>
    <w:rsid w:val="00827818"/>
    <w:rsid w:val="00830067"/>
    <w:rsid w:val="00830380"/>
    <w:rsid w:val="0083246F"/>
    <w:rsid w:val="008329E3"/>
    <w:rsid w:val="008333DB"/>
    <w:rsid w:val="008344FE"/>
    <w:rsid w:val="008345C2"/>
    <w:rsid w:val="00834BCA"/>
    <w:rsid w:val="00834D2C"/>
    <w:rsid w:val="00834FC1"/>
    <w:rsid w:val="00835E00"/>
    <w:rsid w:val="008360AE"/>
    <w:rsid w:val="00836770"/>
    <w:rsid w:val="00836988"/>
    <w:rsid w:val="00836C93"/>
    <w:rsid w:val="00837D96"/>
    <w:rsid w:val="00840FA9"/>
    <w:rsid w:val="008413B6"/>
    <w:rsid w:val="00841626"/>
    <w:rsid w:val="00841B74"/>
    <w:rsid w:val="00843840"/>
    <w:rsid w:val="008447B5"/>
    <w:rsid w:val="0084556B"/>
    <w:rsid w:val="00847D83"/>
    <w:rsid w:val="00850770"/>
    <w:rsid w:val="00850846"/>
    <w:rsid w:val="00850EFB"/>
    <w:rsid w:val="00851646"/>
    <w:rsid w:val="00851EED"/>
    <w:rsid w:val="008531AF"/>
    <w:rsid w:val="008532D8"/>
    <w:rsid w:val="0085376C"/>
    <w:rsid w:val="008541EF"/>
    <w:rsid w:val="00854280"/>
    <w:rsid w:val="008543AE"/>
    <w:rsid w:val="008544E9"/>
    <w:rsid w:val="00854696"/>
    <w:rsid w:val="00854753"/>
    <w:rsid w:val="008548CC"/>
    <w:rsid w:val="00854E3A"/>
    <w:rsid w:val="00857B2E"/>
    <w:rsid w:val="0086127B"/>
    <w:rsid w:val="00861568"/>
    <w:rsid w:val="008619CA"/>
    <w:rsid w:val="00862912"/>
    <w:rsid w:val="00862C2E"/>
    <w:rsid w:val="008630CD"/>
    <w:rsid w:val="0086314C"/>
    <w:rsid w:val="00864786"/>
    <w:rsid w:val="00871018"/>
    <w:rsid w:val="0087101A"/>
    <w:rsid w:val="00871892"/>
    <w:rsid w:val="00871DAD"/>
    <w:rsid w:val="00872113"/>
    <w:rsid w:val="008733D6"/>
    <w:rsid w:val="0087383A"/>
    <w:rsid w:val="00873EE6"/>
    <w:rsid w:val="00874023"/>
    <w:rsid w:val="00874203"/>
    <w:rsid w:val="00875D1E"/>
    <w:rsid w:val="008764CC"/>
    <w:rsid w:val="0087673A"/>
    <w:rsid w:val="008767B6"/>
    <w:rsid w:val="00877AE1"/>
    <w:rsid w:val="00877C6B"/>
    <w:rsid w:val="008804B5"/>
    <w:rsid w:val="00880C09"/>
    <w:rsid w:val="00880EC6"/>
    <w:rsid w:val="00881902"/>
    <w:rsid w:val="008830C2"/>
    <w:rsid w:val="008831B7"/>
    <w:rsid w:val="008837F1"/>
    <w:rsid w:val="00885D96"/>
    <w:rsid w:val="0088668F"/>
    <w:rsid w:val="00887869"/>
    <w:rsid w:val="0089063E"/>
    <w:rsid w:val="008909F8"/>
    <w:rsid w:val="00890D3A"/>
    <w:rsid w:val="00891377"/>
    <w:rsid w:val="008917BF"/>
    <w:rsid w:val="008917C5"/>
    <w:rsid w:val="00892CB4"/>
    <w:rsid w:val="00892F84"/>
    <w:rsid w:val="008933B4"/>
    <w:rsid w:val="008940A6"/>
    <w:rsid w:val="00894F99"/>
    <w:rsid w:val="00895646"/>
    <w:rsid w:val="0089592C"/>
    <w:rsid w:val="00895E4D"/>
    <w:rsid w:val="00895F74"/>
    <w:rsid w:val="008964F9"/>
    <w:rsid w:val="00896724"/>
    <w:rsid w:val="00896EEC"/>
    <w:rsid w:val="00896FD7"/>
    <w:rsid w:val="0089788B"/>
    <w:rsid w:val="00897BC2"/>
    <w:rsid w:val="008A0BEA"/>
    <w:rsid w:val="008A0FC6"/>
    <w:rsid w:val="008A10A5"/>
    <w:rsid w:val="008A215F"/>
    <w:rsid w:val="008A24B3"/>
    <w:rsid w:val="008A54B9"/>
    <w:rsid w:val="008A5885"/>
    <w:rsid w:val="008A5C75"/>
    <w:rsid w:val="008A68AC"/>
    <w:rsid w:val="008A7416"/>
    <w:rsid w:val="008B0093"/>
    <w:rsid w:val="008B09D8"/>
    <w:rsid w:val="008B0CD5"/>
    <w:rsid w:val="008B1583"/>
    <w:rsid w:val="008B3081"/>
    <w:rsid w:val="008B4A21"/>
    <w:rsid w:val="008B4BA8"/>
    <w:rsid w:val="008B4D2D"/>
    <w:rsid w:val="008B552E"/>
    <w:rsid w:val="008B7287"/>
    <w:rsid w:val="008B7A14"/>
    <w:rsid w:val="008C0146"/>
    <w:rsid w:val="008C034B"/>
    <w:rsid w:val="008C03E2"/>
    <w:rsid w:val="008C14A1"/>
    <w:rsid w:val="008C1A3E"/>
    <w:rsid w:val="008C3C57"/>
    <w:rsid w:val="008C4057"/>
    <w:rsid w:val="008C5DC8"/>
    <w:rsid w:val="008C68BD"/>
    <w:rsid w:val="008C6ACC"/>
    <w:rsid w:val="008C71F2"/>
    <w:rsid w:val="008D01A0"/>
    <w:rsid w:val="008D1354"/>
    <w:rsid w:val="008D28DA"/>
    <w:rsid w:val="008D2E26"/>
    <w:rsid w:val="008D3614"/>
    <w:rsid w:val="008D3798"/>
    <w:rsid w:val="008D3B58"/>
    <w:rsid w:val="008D4881"/>
    <w:rsid w:val="008D5DDA"/>
    <w:rsid w:val="008D6E93"/>
    <w:rsid w:val="008D6EA8"/>
    <w:rsid w:val="008D7EDD"/>
    <w:rsid w:val="008E09E2"/>
    <w:rsid w:val="008E19F2"/>
    <w:rsid w:val="008E2598"/>
    <w:rsid w:val="008E273A"/>
    <w:rsid w:val="008E2BB7"/>
    <w:rsid w:val="008E3C43"/>
    <w:rsid w:val="008E5F43"/>
    <w:rsid w:val="008E6517"/>
    <w:rsid w:val="008E695D"/>
    <w:rsid w:val="008E79A3"/>
    <w:rsid w:val="008F0A1B"/>
    <w:rsid w:val="008F1F5C"/>
    <w:rsid w:val="008F2C0B"/>
    <w:rsid w:val="008F3D6B"/>
    <w:rsid w:val="008F461B"/>
    <w:rsid w:val="008F51C7"/>
    <w:rsid w:val="008F5765"/>
    <w:rsid w:val="008F5CBA"/>
    <w:rsid w:val="008F7CDE"/>
    <w:rsid w:val="009002B8"/>
    <w:rsid w:val="009012BB"/>
    <w:rsid w:val="0090298B"/>
    <w:rsid w:val="009050C4"/>
    <w:rsid w:val="0090733C"/>
    <w:rsid w:val="00907744"/>
    <w:rsid w:val="009117C7"/>
    <w:rsid w:val="00911E2E"/>
    <w:rsid w:val="00912B3F"/>
    <w:rsid w:val="009131A6"/>
    <w:rsid w:val="0091374A"/>
    <w:rsid w:val="00913F53"/>
    <w:rsid w:val="00914B01"/>
    <w:rsid w:val="00914DD8"/>
    <w:rsid w:val="0091576A"/>
    <w:rsid w:val="009159E3"/>
    <w:rsid w:val="00915A1C"/>
    <w:rsid w:val="00915D49"/>
    <w:rsid w:val="00916AFB"/>
    <w:rsid w:val="0091793E"/>
    <w:rsid w:val="0092050A"/>
    <w:rsid w:val="00920541"/>
    <w:rsid w:val="00921F6E"/>
    <w:rsid w:val="009223F7"/>
    <w:rsid w:val="0092291E"/>
    <w:rsid w:val="009229C8"/>
    <w:rsid w:val="00922A63"/>
    <w:rsid w:val="00924979"/>
    <w:rsid w:val="009254ED"/>
    <w:rsid w:val="00925B3E"/>
    <w:rsid w:val="0092719A"/>
    <w:rsid w:val="00927E48"/>
    <w:rsid w:val="00927EC5"/>
    <w:rsid w:val="0093017F"/>
    <w:rsid w:val="009302C8"/>
    <w:rsid w:val="0093214C"/>
    <w:rsid w:val="00932254"/>
    <w:rsid w:val="00933024"/>
    <w:rsid w:val="009344F0"/>
    <w:rsid w:val="009348C5"/>
    <w:rsid w:val="00935155"/>
    <w:rsid w:val="00935477"/>
    <w:rsid w:val="0093673B"/>
    <w:rsid w:val="00936B19"/>
    <w:rsid w:val="00940929"/>
    <w:rsid w:val="00941336"/>
    <w:rsid w:val="009435B0"/>
    <w:rsid w:val="009440DA"/>
    <w:rsid w:val="009452D4"/>
    <w:rsid w:val="00945649"/>
    <w:rsid w:val="009456AD"/>
    <w:rsid w:val="009462E6"/>
    <w:rsid w:val="0094639D"/>
    <w:rsid w:val="009467BD"/>
    <w:rsid w:val="00947EFB"/>
    <w:rsid w:val="0095092C"/>
    <w:rsid w:val="00950F29"/>
    <w:rsid w:val="009521E1"/>
    <w:rsid w:val="00952858"/>
    <w:rsid w:val="00953190"/>
    <w:rsid w:val="009534AF"/>
    <w:rsid w:val="00954185"/>
    <w:rsid w:val="00955654"/>
    <w:rsid w:val="00956091"/>
    <w:rsid w:val="00957F0F"/>
    <w:rsid w:val="00961020"/>
    <w:rsid w:val="00961CDF"/>
    <w:rsid w:val="00963B31"/>
    <w:rsid w:val="00964A7F"/>
    <w:rsid w:val="00964A8E"/>
    <w:rsid w:val="00964CAC"/>
    <w:rsid w:val="00964EA5"/>
    <w:rsid w:val="00965105"/>
    <w:rsid w:val="00965895"/>
    <w:rsid w:val="00965EB8"/>
    <w:rsid w:val="00967800"/>
    <w:rsid w:val="00967A53"/>
    <w:rsid w:val="00967D43"/>
    <w:rsid w:val="009704B5"/>
    <w:rsid w:val="0097166D"/>
    <w:rsid w:val="00971EE7"/>
    <w:rsid w:val="0097211B"/>
    <w:rsid w:val="009724F7"/>
    <w:rsid w:val="00973948"/>
    <w:rsid w:val="00973E99"/>
    <w:rsid w:val="00974464"/>
    <w:rsid w:val="009746F5"/>
    <w:rsid w:val="00974A50"/>
    <w:rsid w:val="00974D3F"/>
    <w:rsid w:val="009754C5"/>
    <w:rsid w:val="00975D24"/>
    <w:rsid w:val="00975F10"/>
    <w:rsid w:val="009769BE"/>
    <w:rsid w:val="00976D80"/>
    <w:rsid w:val="009779E5"/>
    <w:rsid w:val="00977DE5"/>
    <w:rsid w:val="009808E2"/>
    <w:rsid w:val="00980E97"/>
    <w:rsid w:val="009817F3"/>
    <w:rsid w:val="00981865"/>
    <w:rsid w:val="009823AC"/>
    <w:rsid w:val="00982C48"/>
    <w:rsid w:val="00982EA0"/>
    <w:rsid w:val="00982F4C"/>
    <w:rsid w:val="00983DD4"/>
    <w:rsid w:val="009847ED"/>
    <w:rsid w:val="00985917"/>
    <w:rsid w:val="0098608E"/>
    <w:rsid w:val="00986DEF"/>
    <w:rsid w:val="0098726B"/>
    <w:rsid w:val="00987A9B"/>
    <w:rsid w:val="00987AD9"/>
    <w:rsid w:val="00987D5F"/>
    <w:rsid w:val="009914DF"/>
    <w:rsid w:val="00992250"/>
    <w:rsid w:val="00992825"/>
    <w:rsid w:val="00992C21"/>
    <w:rsid w:val="0099364F"/>
    <w:rsid w:val="009942A7"/>
    <w:rsid w:val="00994CCB"/>
    <w:rsid w:val="009958BD"/>
    <w:rsid w:val="00995DC8"/>
    <w:rsid w:val="009964A0"/>
    <w:rsid w:val="00997EE8"/>
    <w:rsid w:val="009A005E"/>
    <w:rsid w:val="009A0303"/>
    <w:rsid w:val="009A04A0"/>
    <w:rsid w:val="009A10B3"/>
    <w:rsid w:val="009A16D1"/>
    <w:rsid w:val="009A20F5"/>
    <w:rsid w:val="009A3893"/>
    <w:rsid w:val="009A3BCC"/>
    <w:rsid w:val="009A417D"/>
    <w:rsid w:val="009A4342"/>
    <w:rsid w:val="009A4893"/>
    <w:rsid w:val="009A49BB"/>
    <w:rsid w:val="009A574E"/>
    <w:rsid w:val="009A5E06"/>
    <w:rsid w:val="009A697A"/>
    <w:rsid w:val="009B01E7"/>
    <w:rsid w:val="009B0D57"/>
    <w:rsid w:val="009B12B2"/>
    <w:rsid w:val="009B1AC2"/>
    <w:rsid w:val="009B29DD"/>
    <w:rsid w:val="009B2D91"/>
    <w:rsid w:val="009B2EAC"/>
    <w:rsid w:val="009B3CB3"/>
    <w:rsid w:val="009B4122"/>
    <w:rsid w:val="009B41A9"/>
    <w:rsid w:val="009B41EF"/>
    <w:rsid w:val="009B4FCF"/>
    <w:rsid w:val="009B5B1D"/>
    <w:rsid w:val="009B5D83"/>
    <w:rsid w:val="009B67E3"/>
    <w:rsid w:val="009B6BD4"/>
    <w:rsid w:val="009B71D9"/>
    <w:rsid w:val="009C002E"/>
    <w:rsid w:val="009C048D"/>
    <w:rsid w:val="009C09AC"/>
    <w:rsid w:val="009C28DD"/>
    <w:rsid w:val="009C390F"/>
    <w:rsid w:val="009C3A71"/>
    <w:rsid w:val="009C4791"/>
    <w:rsid w:val="009C68CD"/>
    <w:rsid w:val="009C6BBA"/>
    <w:rsid w:val="009D04BF"/>
    <w:rsid w:val="009D0D1D"/>
    <w:rsid w:val="009D1009"/>
    <w:rsid w:val="009D12E0"/>
    <w:rsid w:val="009D1C06"/>
    <w:rsid w:val="009D2072"/>
    <w:rsid w:val="009D22FA"/>
    <w:rsid w:val="009D25A9"/>
    <w:rsid w:val="009D2703"/>
    <w:rsid w:val="009D2C41"/>
    <w:rsid w:val="009D46D3"/>
    <w:rsid w:val="009D4E3E"/>
    <w:rsid w:val="009D540D"/>
    <w:rsid w:val="009D5705"/>
    <w:rsid w:val="009D6D05"/>
    <w:rsid w:val="009D71A4"/>
    <w:rsid w:val="009D78F5"/>
    <w:rsid w:val="009D7AE3"/>
    <w:rsid w:val="009E0CA7"/>
    <w:rsid w:val="009E1716"/>
    <w:rsid w:val="009E239F"/>
    <w:rsid w:val="009E2781"/>
    <w:rsid w:val="009E3BD1"/>
    <w:rsid w:val="009E4838"/>
    <w:rsid w:val="009E5444"/>
    <w:rsid w:val="009E5B89"/>
    <w:rsid w:val="009E6578"/>
    <w:rsid w:val="009E6FF2"/>
    <w:rsid w:val="009E7748"/>
    <w:rsid w:val="009E7A93"/>
    <w:rsid w:val="009F0831"/>
    <w:rsid w:val="009F1AD3"/>
    <w:rsid w:val="009F29E1"/>
    <w:rsid w:val="009F2B12"/>
    <w:rsid w:val="009F2C02"/>
    <w:rsid w:val="009F2DA1"/>
    <w:rsid w:val="009F53DB"/>
    <w:rsid w:val="009F61C4"/>
    <w:rsid w:val="009F6730"/>
    <w:rsid w:val="009F7B3E"/>
    <w:rsid w:val="00A010D2"/>
    <w:rsid w:val="00A01E9D"/>
    <w:rsid w:val="00A02B83"/>
    <w:rsid w:val="00A030EA"/>
    <w:rsid w:val="00A03A5F"/>
    <w:rsid w:val="00A03D25"/>
    <w:rsid w:val="00A04725"/>
    <w:rsid w:val="00A04A1C"/>
    <w:rsid w:val="00A04C98"/>
    <w:rsid w:val="00A05E53"/>
    <w:rsid w:val="00A06278"/>
    <w:rsid w:val="00A065DF"/>
    <w:rsid w:val="00A0739F"/>
    <w:rsid w:val="00A07EF6"/>
    <w:rsid w:val="00A10A84"/>
    <w:rsid w:val="00A10F28"/>
    <w:rsid w:val="00A117D1"/>
    <w:rsid w:val="00A11AA6"/>
    <w:rsid w:val="00A11CD7"/>
    <w:rsid w:val="00A12B18"/>
    <w:rsid w:val="00A12D6D"/>
    <w:rsid w:val="00A134DB"/>
    <w:rsid w:val="00A13FB8"/>
    <w:rsid w:val="00A14181"/>
    <w:rsid w:val="00A14711"/>
    <w:rsid w:val="00A1491F"/>
    <w:rsid w:val="00A14B2F"/>
    <w:rsid w:val="00A14FE4"/>
    <w:rsid w:val="00A162FF"/>
    <w:rsid w:val="00A16781"/>
    <w:rsid w:val="00A16AE2"/>
    <w:rsid w:val="00A173F3"/>
    <w:rsid w:val="00A177B1"/>
    <w:rsid w:val="00A20048"/>
    <w:rsid w:val="00A201FF"/>
    <w:rsid w:val="00A20FB6"/>
    <w:rsid w:val="00A21094"/>
    <w:rsid w:val="00A216A1"/>
    <w:rsid w:val="00A218FA"/>
    <w:rsid w:val="00A2231B"/>
    <w:rsid w:val="00A22635"/>
    <w:rsid w:val="00A22D20"/>
    <w:rsid w:val="00A23465"/>
    <w:rsid w:val="00A240D0"/>
    <w:rsid w:val="00A243BE"/>
    <w:rsid w:val="00A2446D"/>
    <w:rsid w:val="00A24D4E"/>
    <w:rsid w:val="00A24E07"/>
    <w:rsid w:val="00A25087"/>
    <w:rsid w:val="00A26417"/>
    <w:rsid w:val="00A267E6"/>
    <w:rsid w:val="00A27D7E"/>
    <w:rsid w:val="00A30114"/>
    <w:rsid w:val="00A30B07"/>
    <w:rsid w:val="00A31CB1"/>
    <w:rsid w:val="00A32630"/>
    <w:rsid w:val="00A344BB"/>
    <w:rsid w:val="00A35339"/>
    <w:rsid w:val="00A36B89"/>
    <w:rsid w:val="00A3716B"/>
    <w:rsid w:val="00A3761E"/>
    <w:rsid w:val="00A376A9"/>
    <w:rsid w:val="00A402DE"/>
    <w:rsid w:val="00A4035B"/>
    <w:rsid w:val="00A415FA"/>
    <w:rsid w:val="00A423A5"/>
    <w:rsid w:val="00A4308C"/>
    <w:rsid w:val="00A43129"/>
    <w:rsid w:val="00A44225"/>
    <w:rsid w:val="00A44D05"/>
    <w:rsid w:val="00A46821"/>
    <w:rsid w:val="00A470C8"/>
    <w:rsid w:val="00A50F75"/>
    <w:rsid w:val="00A51B26"/>
    <w:rsid w:val="00A51C4C"/>
    <w:rsid w:val="00A521A1"/>
    <w:rsid w:val="00A52290"/>
    <w:rsid w:val="00A52329"/>
    <w:rsid w:val="00A528AB"/>
    <w:rsid w:val="00A52F50"/>
    <w:rsid w:val="00A53474"/>
    <w:rsid w:val="00A53814"/>
    <w:rsid w:val="00A554A2"/>
    <w:rsid w:val="00A55959"/>
    <w:rsid w:val="00A5659C"/>
    <w:rsid w:val="00A56F39"/>
    <w:rsid w:val="00A5733F"/>
    <w:rsid w:val="00A6046D"/>
    <w:rsid w:val="00A616C0"/>
    <w:rsid w:val="00A616C5"/>
    <w:rsid w:val="00A61B95"/>
    <w:rsid w:val="00A62096"/>
    <w:rsid w:val="00A620D8"/>
    <w:rsid w:val="00A63039"/>
    <w:rsid w:val="00A63683"/>
    <w:rsid w:val="00A638CA"/>
    <w:rsid w:val="00A6392F"/>
    <w:rsid w:val="00A65B69"/>
    <w:rsid w:val="00A67E99"/>
    <w:rsid w:val="00A70216"/>
    <w:rsid w:val="00A72839"/>
    <w:rsid w:val="00A72FDD"/>
    <w:rsid w:val="00A7567C"/>
    <w:rsid w:val="00A762A1"/>
    <w:rsid w:val="00A773F5"/>
    <w:rsid w:val="00A77FAA"/>
    <w:rsid w:val="00A8087F"/>
    <w:rsid w:val="00A80C0B"/>
    <w:rsid w:val="00A817F3"/>
    <w:rsid w:val="00A82165"/>
    <w:rsid w:val="00A83F4D"/>
    <w:rsid w:val="00A84299"/>
    <w:rsid w:val="00A84E40"/>
    <w:rsid w:val="00A868FB"/>
    <w:rsid w:val="00A86FEA"/>
    <w:rsid w:val="00A87695"/>
    <w:rsid w:val="00A87A2C"/>
    <w:rsid w:val="00A919D3"/>
    <w:rsid w:val="00A91F46"/>
    <w:rsid w:val="00A92071"/>
    <w:rsid w:val="00A9266D"/>
    <w:rsid w:val="00A929ED"/>
    <w:rsid w:val="00A92ABF"/>
    <w:rsid w:val="00A92AE9"/>
    <w:rsid w:val="00A930DA"/>
    <w:rsid w:val="00A9586A"/>
    <w:rsid w:val="00A95B0B"/>
    <w:rsid w:val="00A9616A"/>
    <w:rsid w:val="00A96814"/>
    <w:rsid w:val="00A9686F"/>
    <w:rsid w:val="00A96AA4"/>
    <w:rsid w:val="00A97B81"/>
    <w:rsid w:val="00A97E27"/>
    <w:rsid w:val="00AA0C19"/>
    <w:rsid w:val="00AA16D3"/>
    <w:rsid w:val="00AA25C7"/>
    <w:rsid w:val="00AA53A4"/>
    <w:rsid w:val="00AA53AF"/>
    <w:rsid w:val="00AA7312"/>
    <w:rsid w:val="00AB0039"/>
    <w:rsid w:val="00AB06AD"/>
    <w:rsid w:val="00AB119C"/>
    <w:rsid w:val="00AB3474"/>
    <w:rsid w:val="00AB4407"/>
    <w:rsid w:val="00AB4479"/>
    <w:rsid w:val="00AB5F81"/>
    <w:rsid w:val="00AB65DD"/>
    <w:rsid w:val="00AB7EEA"/>
    <w:rsid w:val="00AC0FA4"/>
    <w:rsid w:val="00AC162A"/>
    <w:rsid w:val="00AC187C"/>
    <w:rsid w:val="00AC2085"/>
    <w:rsid w:val="00AC2855"/>
    <w:rsid w:val="00AC2A5C"/>
    <w:rsid w:val="00AC3124"/>
    <w:rsid w:val="00AC3427"/>
    <w:rsid w:val="00AC5ED4"/>
    <w:rsid w:val="00AC6C2B"/>
    <w:rsid w:val="00AC6C4F"/>
    <w:rsid w:val="00AC6F87"/>
    <w:rsid w:val="00AC7100"/>
    <w:rsid w:val="00AD0B79"/>
    <w:rsid w:val="00AD0D22"/>
    <w:rsid w:val="00AD1131"/>
    <w:rsid w:val="00AD2138"/>
    <w:rsid w:val="00AD23CA"/>
    <w:rsid w:val="00AD3FE3"/>
    <w:rsid w:val="00AD47A2"/>
    <w:rsid w:val="00AD4A1F"/>
    <w:rsid w:val="00AD4CEB"/>
    <w:rsid w:val="00AD50B3"/>
    <w:rsid w:val="00AD53DC"/>
    <w:rsid w:val="00AD5545"/>
    <w:rsid w:val="00AD7EEB"/>
    <w:rsid w:val="00AE04EA"/>
    <w:rsid w:val="00AE19E2"/>
    <w:rsid w:val="00AE1C1B"/>
    <w:rsid w:val="00AE2C83"/>
    <w:rsid w:val="00AE30FD"/>
    <w:rsid w:val="00AE3286"/>
    <w:rsid w:val="00AE4461"/>
    <w:rsid w:val="00AE4C46"/>
    <w:rsid w:val="00AE5217"/>
    <w:rsid w:val="00AE5389"/>
    <w:rsid w:val="00AE5745"/>
    <w:rsid w:val="00AE757A"/>
    <w:rsid w:val="00AE7594"/>
    <w:rsid w:val="00AF184A"/>
    <w:rsid w:val="00AF186B"/>
    <w:rsid w:val="00AF1C3B"/>
    <w:rsid w:val="00AF1CBE"/>
    <w:rsid w:val="00AF252D"/>
    <w:rsid w:val="00AF47CC"/>
    <w:rsid w:val="00AF4AE8"/>
    <w:rsid w:val="00AF6346"/>
    <w:rsid w:val="00B00F22"/>
    <w:rsid w:val="00B02A39"/>
    <w:rsid w:val="00B044C0"/>
    <w:rsid w:val="00B050C6"/>
    <w:rsid w:val="00B05A4C"/>
    <w:rsid w:val="00B060CC"/>
    <w:rsid w:val="00B07209"/>
    <w:rsid w:val="00B10232"/>
    <w:rsid w:val="00B10F78"/>
    <w:rsid w:val="00B119BE"/>
    <w:rsid w:val="00B13C72"/>
    <w:rsid w:val="00B14880"/>
    <w:rsid w:val="00B15978"/>
    <w:rsid w:val="00B15A8B"/>
    <w:rsid w:val="00B15FED"/>
    <w:rsid w:val="00B170AB"/>
    <w:rsid w:val="00B171DF"/>
    <w:rsid w:val="00B2167C"/>
    <w:rsid w:val="00B21909"/>
    <w:rsid w:val="00B21CC3"/>
    <w:rsid w:val="00B220CB"/>
    <w:rsid w:val="00B22DDA"/>
    <w:rsid w:val="00B2304C"/>
    <w:rsid w:val="00B239AD"/>
    <w:rsid w:val="00B23C5C"/>
    <w:rsid w:val="00B2519E"/>
    <w:rsid w:val="00B26133"/>
    <w:rsid w:val="00B269C2"/>
    <w:rsid w:val="00B27448"/>
    <w:rsid w:val="00B30675"/>
    <w:rsid w:val="00B309BD"/>
    <w:rsid w:val="00B30F7D"/>
    <w:rsid w:val="00B322B2"/>
    <w:rsid w:val="00B329F2"/>
    <w:rsid w:val="00B33805"/>
    <w:rsid w:val="00B33EC3"/>
    <w:rsid w:val="00B3451F"/>
    <w:rsid w:val="00B349C8"/>
    <w:rsid w:val="00B34FEE"/>
    <w:rsid w:val="00B36022"/>
    <w:rsid w:val="00B363A7"/>
    <w:rsid w:val="00B36976"/>
    <w:rsid w:val="00B370D7"/>
    <w:rsid w:val="00B421B7"/>
    <w:rsid w:val="00B4227D"/>
    <w:rsid w:val="00B42747"/>
    <w:rsid w:val="00B42846"/>
    <w:rsid w:val="00B42C7C"/>
    <w:rsid w:val="00B4357D"/>
    <w:rsid w:val="00B43F11"/>
    <w:rsid w:val="00B45195"/>
    <w:rsid w:val="00B4533E"/>
    <w:rsid w:val="00B4573F"/>
    <w:rsid w:val="00B45E1F"/>
    <w:rsid w:val="00B460DA"/>
    <w:rsid w:val="00B471C2"/>
    <w:rsid w:val="00B4768C"/>
    <w:rsid w:val="00B5273D"/>
    <w:rsid w:val="00B530DE"/>
    <w:rsid w:val="00B534C9"/>
    <w:rsid w:val="00B545D0"/>
    <w:rsid w:val="00B54B2D"/>
    <w:rsid w:val="00B55348"/>
    <w:rsid w:val="00B55E6F"/>
    <w:rsid w:val="00B56D45"/>
    <w:rsid w:val="00B57725"/>
    <w:rsid w:val="00B57A41"/>
    <w:rsid w:val="00B57C44"/>
    <w:rsid w:val="00B61522"/>
    <w:rsid w:val="00B61806"/>
    <w:rsid w:val="00B61CB5"/>
    <w:rsid w:val="00B62B80"/>
    <w:rsid w:val="00B62D09"/>
    <w:rsid w:val="00B62F40"/>
    <w:rsid w:val="00B63421"/>
    <w:rsid w:val="00B635B8"/>
    <w:rsid w:val="00B63F26"/>
    <w:rsid w:val="00B64ED1"/>
    <w:rsid w:val="00B650CC"/>
    <w:rsid w:val="00B67689"/>
    <w:rsid w:val="00B7263C"/>
    <w:rsid w:val="00B72F3E"/>
    <w:rsid w:val="00B72FCF"/>
    <w:rsid w:val="00B731FA"/>
    <w:rsid w:val="00B739F8"/>
    <w:rsid w:val="00B74B52"/>
    <w:rsid w:val="00B75416"/>
    <w:rsid w:val="00B7599F"/>
    <w:rsid w:val="00B77E36"/>
    <w:rsid w:val="00B812B5"/>
    <w:rsid w:val="00B823AB"/>
    <w:rsid w:val="00B84151"/>
    <w:rsid w:val="00B84167"/>
    <w:rsid w:val="00B8434F"/>
    <w:rsid w:val="00B85370"/>
    <w:rsid w:val="00B85955"/>
    <w:rsid w:val="00B859FE"/>
    <w:rsid w:val="00B8684E"/>
    <w:rsid w:val="00B86BC9"/>
    <w:rsid w:val="00B871E0"/>
    <w:rsid w:val="00B877C6"/>
    <w:rsid w:val="00B879F2"/>
    <w:rsid w:val="00B87BB9"/>
    <w:rsid w:val="00B87CB9"/>
    <w:rsid w:val="00B907EE"/>
    <w:rsid w:val="00B91173"/>
    <w:rsid w:val="00B914AB"/>
    <w:rsid w:val="00B9157E"/>
    <w:rsid w:val="00B917FB"/>
    <w:rsid w:val="00B91B04"/>
    <w:rsid w:val="00B91FBD"/>
    <w:rsid w:val="00B928EA"/>
    <w:rsid w:val="00B931EC"/>
    <w:rsid w:val="00B9470F"/>
    <w:rsid w:val="00B947A7"/>
    <w:rsid w:val="00B94A93"/>
    <w:rsid w:val="00B94F7E"/>
    <w:rsid w:val="00B94FF3"/>
    <w:rsid w:val="00B957AD"/>
    <w:rsid w:val="00B9652E"/>
    <w:rsid w:val="00B9676C"/>
    <w:rsid w:val="00B968A6"/>
    <w:rsid w:val="00B96CB1"/>
    <w:rsid w:val="00B97349"/>
    <w:rsid w:val="00BA0605"/>
    <w:rsid w:val="00BA0A3B"/>
    <w:rsid w:val="00BA0C5C"/>
    <w:rsid w:val="00BA1034"/>
    <w:rsid w:val="00BA171A"/>
    <w:rsid w:val="00BA1F7D"/>
    <w:rsid w:val="00BA243B"/>
    <w:rsid w:val="00BA259C"/>
    <w:rsid w:val="00BA2FD4"/>
    <w:rsid w:val="00BA37A6"/>
    <w:rsid w:val="00BA3A2B"/>
    <w:rsid w:val="00BA3F14"/>
    <w:rsid w:val="00BA4068"/>
    <w:rsid w:val="00BA4654"/>
    <w:rsid w:val="00BA56DA"/>
    <w:rsid w:val="00BA57E0"/>
    <w:rsid w:val="00BA59D3"/>
    <w:rsid w:val="00BA7CE9"/>
    <w:rsid w:val="00BA7ECA"/>
    <w:rsid w:val="00BB0374"/>
    <w:rsid w:val="00BB2F1F"/>
    <w:rsid w:val="00BB5856"/>
    <w:rsid w:val="00BB5AE8"/>
    <w:rsid w:val="00BB5B31"/>
    <w:rsid w:val="00BB6298"/>
    <w:rsid w:val="00BB6515"/>
    <w:rsid w:val="00BB66B1"/>
    <w:rsid w:val="00BB73C4"/>
    <w:rsid w:val="00BB76F6"/>
    <w:rsid w:val="00BB7B4A"/>
    <w:rsid w:val="00BB7C3E"/>
    <w:rsid w:val="00BC0E81"/>
    <w:rsid w:val="00BC19F6"/>
    <w:rsid w:val="00BC2EFB"/>
    <w:rsid w:val="00BC3803"/>
    <w:rsid w:val="00BC39EC"/>
    <w:rsid w:val="00BC39F0"/>
    <w:rsid w:val="00BC4153"/>
    <w:rsid w:val="00BC5679"/>
    <w:rsid w:val="00BC5D42"/>
    <w:rsid w:val="00BC6521"/>
    <w:rsid w:val="00BC690B"/>
    <w:rsid w:val="00BC73AD"/>
    <w:rsid w:val="00BD0D3D"/>
    <w:rsid w:val="00BD0EE8"/>
    <w:rsid w:val="00BD1086"/>
    <w:rsid w:val="00BD1908"/>
    <w:rsid w:val="00BD1DE2"/>
    <w:rsid w:val="00BD3819"/>
    <w:rsid w:val="00BD39F6"/>
    <w:rsid w:val="00BD4451"/>
    <w:rsid w:val="00BD4C48"/>
    <w:rsid w:val="00BD6CCF"/>
    <w:rsid w:val="00BD714F"/>
    <w:rsid w:val="00BD7D87"/>
    <w:rsid w:val="00BE16C7"/>
    <w:rsid w:val="00BE1D56"/>
    <w:rsid w:val="00BE2204"/>
    <w:rsid w:val="00BE442C"/>
    <w:rsid w:val="00BE4E5E"/>
    <w:rsid w:val="00BE5409"/>
    <w:rsid w:val="00BE73EC"/>
    <w:rsid w:val="00BE7BB5"/>
    <w:rsid w:val="00BF23A9"/>
    <w:rsid w:val="00BF4585"/>
    <w:rsid w:val="00BF50B6"/>
    <w:rsid w:val="00BF51EE"/>
    <w:rsid w:val="00BF5319"/>
    <w:rsid w:val="00BF56AE"/>
    <w:rsid w:val="00BF607A"/>
    <w:rsid w:val="00BF668A"/>
    <w:rsid w:val="00BF7232"/>
    <w:rsid w:val="00BF7770"/>
    <w:rsid w:val="00BF7938"/>
    <w:rsid w:val="00C02A0C"/>
    <w:rsid w:val="00C02BDD"/>
    <w:rsid w:val="00C031AD"/>
    <w:rsid w:val="00C03F83"/>
    <w:rsid w:val="00C0430A"/>
    <w:rsid w:val="00C04B61"/>
    <w:rsid w:val="00C05426"/>
    <w:rsid w:val="00C05CB2"/>
    <w:rsid w:val="00C05E24"/>
    <w:rsid w:val="00C064A0"/>
    <w:rsid w:val="00C13135"/>
    <w:rsid w:val="00C13230"/>
    <w:rsid w:val="00C15833"/>
    <w:rsid w:val="00C15F59"/>
    <w:rsid w:val="00C16A36"/>
    <w:rsid w:val="00C16D9A"/>
    <w:rsid w:val="00C178F8"/>
    <w:rsid w:val="00C204CD"/>
    <w:rsid w:val="00C20F5C"/>
    <w:rsid w:val="00C20F9A"/>
    <w:rsid w:val="00C22B24"/>
    <w:rsid w:val="00C22F53"/>
    <w:rsid w:val="00C23F12"/>
    <w:rsid w:val="00C24431"/>
    <w:rsid w:val="00C24BA4"/>
    <w:rsid w:val="00C25631"/>
    <w:rsid w:val="00C275C7"/>
    <w:rsid w:val="00C27985"/>
    <w:rsid w:val="00C279D0"/>
    <w:rsid w:val="00C27C8C"/>
    <w:rsid w:val="00C27E37"/>
    <w:rsid w:val="00C30BDE"/>
    <w:rsid w:val="00C30E36"/>
    <w:rsid w:val="00C31641"/>
    <w:rsid w:val="00C31B1D"/>
    <w:rsid w:val="00C31D4E"/>
    <w:rsid w:val="00C329E8"/>
    <w:rsid w:val="00C374CC"/>
    <w:rsid w:val="00C37DFB"/>
    <w:rsid w:val="00C4091A"/>
    <w:rsid w:val="00C40D87"/>
    <w:rsid w:val="00C41BF5"/>
    <w:rsid w:val="00C41E6A"/>
    <w:rsid w:val="00C42056"/>
    <w:rsid w:val="00C42A6E"/>
    <w:rsid w:val="00C42E94"/>
    <w:rsid w:val="00C4481F"/>
    <w:rsid w:val="00C4483A"/>
    <w:rsid w:val="00C44ABC"/>
    <w:rsid w:val="00C45A3C"/>
    <w:rsid w:val="00C46AAC"/>
    <w:rsid w:val="00C46B33"/>
    <w:rsid w:val="00C4773A"/>
    <w:rsid w:val="00C477ED"/>
    <w:rsid w:val="00C50D22"/>
    <w:rsid w:val="00C51483"/>
    <w:rsid w:val="00C51BE0"/>
    <w:rsid w:val="00C51EE4"/>
    <w:rsid w:val="00C5295A"/>
    <w:rsid w:val="00C52ECC"/>
    <w:rsid w:val="00C53579"/>
    <w:rsid w:val="00C536ED"/>
    <w:rsid w:val="00C53871"/>
    <w:rsid w:val="00C538D8"/>
    <w:rsid w:val="00C54500"/>
    <w:rsid w:val="00C5456B"/>
    <w:rsid w:val="00C545CF"/>
    <w:rsid w:val="00C5492F"/>
    <w:rsid w:val="00C55463"/>
    <w:rsid w:val="00C558EF"/>
    <w:rsid w:val="00C55C1B"/>
    <w:rsid w:val="00C55CF2"/>
    <w:rsid w:val="00C56B33"/>
    <w:rsid w:val="00C56F99"/>
    <w:rsid w:val="00C572FA"/>
    <w:rsid w:val="00C60BE3"/>
    <w:rsid w:val="00C60ED9"/>
    <w:rsid w:val="00C60FBE"/>
    <w:rsid w:val="00C61399"/>
    <w:rsid w:val="00C62055"/>
    <w:rsid w:val="00C62BB3"/>
    <w:rsid w:val="00C6471F"/>
    <w:rsid w:val="00C648A1"/>
    <w:rsid w:val="00C64BBA"/>
    <w:rsid w:val="00C6505E"/>
    <w:rsid w:val="00C6562A"/>
    <w:rsid w:val="00C656EE"/>
    <w:rsid w:val="00C657FC"/>
    <w:rsid w:val="00C65FD3"/>
    <w:rsid w:val="00C66001"/>
    <w:rsid w:val="00C66283"/>
    <w:rsid w:val="00C67B47"/>
    <w:rsid w:val="00C67D59"/>
    <w:rsid w:val="00C67F5B"/>
    <w:rsid w:val="00C70920"/>
    <w:rsid w:val="00C72FE0"/>
    <w:rsid w:val="00C739BD"/>
    <w:rsid w:val="00C73B07"/>
    <w:rsid w:val="00C73B64"/>
    <w:rsid w:val="00C73F0C"/>
    <w:rsid w:val="00C7475F"/>
    <w:rsid w:val="00C75538"/>
    <w:rsid w:val="00C756BE"/>
    <w:rsid w:val="00C76587"/>
    <w:rsid w:val="00C76B4C"/>
    <w:rsid w:val="00C800C2"/>
    <w:rsid w:val="00C82C86"/>
    <w:rsid w:val="00C84416"/>
    <w:rsid w:val="00C84732"/>
    <w:rsid w:val="00C85194"/>
    <w:rsid w:val="00C85CD5"/>
    <w:rsid w:val="00C86400"/>
    <w:rsid w:val="00C86553"/>
    <w:rsid w:val="00C866F2"/>
    <w:rsid w:val="00C87C07"/>
    <w:rsid w:val="00C9074B"/>
    <w:rsid w:val="00C90BA8"/>
    <w:rsid w:val="00C911D4"/>
    <w:rsid w:val="00C91B6B"/>
    <w:rsid w:val="00C93391"/>
    <w:rsid w:val="00C937D1"/>
    <w:rsid w:val="00C9436A"/>
    <w:rsid w:val="00C9457B"/>
    <w:rsid w:val="00C94B17"/>
    <w:rsid w:val="00C970AC"/>
    <w:rsid w:val="00C979DD"/>
    <w:rsid w:val="00CA1D0E"/>
    <w:rsid w:val="00CA330C"/>
    <w:rsid w:val="00CA37B7"/>
    <w:rsid w:val="00CA39BF"/>
    <w:rsid w:val="00CA3FB2"/>
    <w:rsid w:val="00CA4367"/>
    <w:rsid w:val="00CA4615"/>
    <w:rsid w:val="00CA4677"/>
    <w:rsid w:val="00CA4E85"/>
    <w:rsid w:val="00CA4F7A"/>
    <w:rsid w:val="00CA56ED"/>
    <w:rsid w:val="00CA605B"/>
    <w:rsid w:val="00CA6BE3"/>
    <w:rsid w:val="00CA7563"/>
    <w:rsid w:val="00CA75A0"/>
    <w:rsid w:val="00CA7E35"/>
    <w:rsid w:val="00CB0D12"/>
    <w:rsid w:val="00CB0D4D"/>
    <w:rsid w:val="00CB0EE7"/>
    <w:rsid w:val="00CB1759"/>
    <w:rsid w:val="00CB1BD4"/>
    <w:rsid w:val="00CB2B87"/>
    <w:rsid w:val="00CB31FD"/>
    <w:rsid w:val="00CB367E"/>
    <w:rsid w:val="00CB4486"/>
    <w:rsid w:val="00CB49DE"/>
    <w:rsid w:val="00CB6940"/>
    <w:rsid w:val="00CC0315"/>
    <w:rsid w:val="00CC1E64"/>
    <w:rsid w:val="00CC24E5"/>
    <w:rsid w:val="00CC4A20"/>
    <w:rsid w:val="00CC57C0"/>
    <w:rsid w:val="00CC726B"/>
    <w:rsid w:val="00CC7791"/>
    <w:rsid w:val="00CC7A09"/>
    <w:rsid w:val="00CC7AF4"/>
    <w:rsid w:val="00CD0386"/>
    <w:rsid w:val="00CD121C"/>
    <w:rsid w:val="00CD227A"/>
    <w:rsid w:val="00CD261A"/>
    <w:rsid w:val="00CD2789"/>
    <w:rsid w:val="00CD4220"/>
    <w:rsid w:val="00CD46EF"/>
    <w:rsid w:val="00CD49AE"/>
    <w:rsid w:val="00CD4B8D"/>
    <w:rsid w:val="00CD4D6A"/>
    <w:rsid w:val="00CD59A3"/>
    <w:rsid w:val="00CD671A"/>
    <w:rsid w:val="00CD6E73"/>
    <w:rsid w:val="00CD77D4"/>
    <w:rsid w:val="00CE06C5"/>
    <w:rsid w:val="00CE1073"/>
    <w:rsid w:val="00CE1235"/>
    <w:rsid w:val="00CE139A"/>
    <w:rsid w:val="00CE1F10"/>
    <w:rsid w:val="00CE3319"/>
    <w:rsid w:val="00CE4465"/>
    <w:rsid w:val="00CE50B8"/>
    <w:rsid w:val="00CE5787"/>
    <w:rsid w:val="00CE7B4A"/>
    <w:rsid w:val="00CF15A8"/>
    <w:rsid w:val="00CF195F"/>
    <w:rsid w:val="00CF2938"/>
    <w:rsid w:val="00CF3020"/>
    <w:rsid w:val="00CF308F"/>
    <w:rsid w:val="00CF3DE3"/>
    <w:rsid w:val="00CF4EDA"/>
    <w:rsid w:val="00CF5256"/>
    <w:rsid w:val="00CF6634"/>
    <w:rsid w:val="00CF7436"/>
    <w:rsid w:val="00CF78F4"/>
    <w:rsid w:val="00D005EE"/>
    <w:rsid w:val="00D00DBC"/>
    <w:rsid w:val="00D01158"/>
    <w:rsid w:val="00D03681"/>
    <w:rsid w:val="00D038F9"/>
    <w:rsid w:val="00D03F15"/>
    <w:rsid w:val="00D04388"/>
    <w:rsid w:val="00D04D4F"/>
    <w:rsid w:val="00D05814"/>
    <w:rsid w:val="00D05E5F"/>
    <w:rsid w:val="00D06C3B"/>
    <w:rsid w:val="00D06FEF"/>
    <w:rsid w:val="00D0787F"/>
    <w:rsid w:val="00D10E4D"/>
    <w:rsid w:val="00D13AFA"/>
    <w:rsid w:val="00D13C9F"/>
    <w:rsid w:val="00D13EE7"/>
    <w:rsid w:val="00D14507"/>
    <w:rsid w:val="00D14D08"/>
    <w:rsid w:val="00D15288"/>
    <w:rsid w:val="00D15E65"/>
    <w:rsid w:val="00D16BC8"/>
    <w:rsid w:val="00D16CBF"/>
    <w:rsid w:val="00D16D22"/>
    <w:rsid w:val="00D17638"/>
    <w:rsid w:val="00D17701"/>
    <w:rsid w:val="00D17C8C"/>
    <w:rsid w:val="00D2383F"/>
    <w:rsid w:val="00D23B7A"/>
    <w:rsid w:val="00D24DC2"/>
    <w:rsid w:val="00D25A3E"/>
    <w:rsid w:val="00D25BE5"/>
    <w:rsid w:val="00D25FBF"/>
    <w:rsid w:val="00D27899"/>
    <w:rsid w:val="00D27BC4"/>
    <w:rsid w:val="00D34E40"/>
    <w:rsid w:val="00D3694E"/>
    <w:rsid w:val="00D369AD"/>
    <w:rsid w:val="00D36B84"/>
    <w:rsid w:val="00D36E5B"/>
    <w:rsid w:val="00D374F2"/>
    <w:rsid w:val="00D412F3"/>
    <w:rsid w:val="00D41BC2"/>
    <w:rsid w:val="00D422D3"/>
    <w:rsid w:val="00D42399"/>
    <w:rsid w:val="00D424D2"/>
    <w:rsid w:val="00D42ED5"/>
    <w:rsid w:val="00D43103"/>
    <w:rsid w:val="00D4324E"/>
    <w:rsid w:val="00D441F9"/>
    <w:rsid w:val="00D445EC"/>
    <w:rsid w:val="00D4485F"/>
    <w:rsid w:val="00D448F6"/>
    <w:rsid w:val="00D4527B"/>
    <w:rsid w:val="00D4545F"/>
    <w:rsid w:val="00D46557"/>
    <w:rsid w:val="00D468F9"/>
    <w:rsid w:val="00D47B3D"/>
    <w:rsid w:val="00D50CBD"/>
    <w:rsid w:val="00D51119"/>
    <w:rsid w:val="00D51DED"/>
    <w:rsid w:val="00D5265C"/>
    <w:rsid w:val="00D53502"/>
    <w:rsid w:val="00D55109"/>
    <w:rsid w:val="00D55F0A"/>
    <w:rsid w:val="00D56329"/>
    <w:rsid w:val="00D5676D"/>
    <w:rsid w:val="00D573A3"/>
    <w:rsid w:val="00D57F0B"/>
    <w:rsid w:val="00D60950"/>
    <w:rsid w:val="00D62415"/>
    <w:rsid w:val="00D62814"/>
    <w:rsid w:val="00D63C4A"/>
    <w:rsid w:val="00D642C8"/>
    <w:rsid w:val="00D64748"/>
    <w:rsid w:val="00D64C2B"/>
    <w:rsid w:val="00D64D0A"/>
    <w:rsid w:val="00D663D1"/>
    <w:rsid w:val="00D673D3"/>
    <w:rsid w:val="00D6755F"/>
    <w:rsid w:val="00D705F6"/>
    <w:rsid w:val="00D706FA"/>
    <w:rsid w:val="00D71176"/>
    <w:rsid w:val="00D72E50"/>
    <w:rsid w:val="00D7377A"/>
    <w:rsid w:val="00D74C5C"/>
    <w:rsid w:val="00D765F1"/>
    <w:rsid w:val="00D76B53"/>
    <w:rsid w:val="00D80624"/>
    <w:rsid w:val="00D81101"/>
    <w:rsid w:val="00D8231B"/>
    <w:rsid w:val="00D82362"/>
    <w:rsid w:val="00D84799"/>
    <w:rsid w:val="00D86D43"/>
    <w:rsid w:val="00D86E59"/>
    <w:rsid w:val="00D907B4"/>
    <w:rsid w:val="00D90B2D"/>
    <w:rsid w:val="00D91571"/>
    <w:rsid w:val="00D91BAE"/>
    <w:rsid w:val="00D9316F"/>
    <w:rsid w:val="00D93486"/>
    <w:rsid w:val="00D94097"/>
    <w:rsid w:val="00D9441D"/>
    <w:rsid w:val="00D9474C"/>
    <w:rsid w:val="00D9483B"/>
    <w:rsid w:val="00D94E61"/>
    <w:rsid w:val="00D957B2"/>
    <w:rsid w:val="00D96574"/>
    <w:rsid w:val="00D96ED9"/>
    <w:rsid w:val="00D97EBC"/>
    <w:rsid w:val="00DA139B"/>
    <w:rsid w:val="00DA196A"/>
    <w:rsid w:val="00DA1CA8"/>
    <w:rsid w:val="00DA21CC"/>
    <w:rsid w:val="00DA2453"/>
    <w:rsid w:val="00DA535D"/>
    <w:rsid w:val="00DA5B08"/>
    <w:rsid w:val="00DA63C1"/>
    <w:rsid w:val="00DA714E"/>
    <w:rsid w:val="00DA735A"/>
    <w:rsid w:val="00DB0AE3"/>
    <w:rsid w:val="00DB1037"/>
    <w:rsid w:val="00DB162F"/>
    <w:rsid w:val="00DB16E6"/>
    <w:rsid w:val="00DB3735"/>
    <w:rsid w:val="00DB45BB"/>
    <w:rsid w:val="00DB49BB"/>
    <w:rsid w:val="00DB59C5"/>
    <w:rsid w:val="00DB5BCA"/>
    <w:rsid w:val="00DB5C89"/>
    <w:rsid w:val="00DB5EDF"/>
    <w:rsid w:val="00DB77CD"/>
    <w:rsid w:val="00DC0DAB"/>
    <w:rsid w:val="00DC2904"/>
    <w:rsid w:val="00DC3089"/>
    <w:rsid w:val="00DC3B70"/>
    <w:rsid w:val="00DC4431"/>
    <w:rsid w:val="00DC53F2"/>
    <w:rsid w:val="00DC5713"/>
    <w:rsid w:val="00DC6973"/>
    <w:rsid w:val="00DC6CE8"/>
    <w:rsid w:val="00DC6E6D"/>
    <w:rsid w:val="00DC6F1F"/>
    <w:rsid w:val="00DC7175"/>
    <w:rsid w:val="00DC7487"/>
    <w:rsid w:val="00DC75DE"/>
    <w:rsid w:val="00DD1F2D"/>
    <w:rsid w:val="00DD4206"/>
    <w:rsid w:val="00DD4CFB"/>
    <w:rsid w:val="00DD642C"/>
    <w:rsid w:val="00DD7055"/>
    <w:rsid w:val="00DD79C4"/>
    <w:rsid w:val="00DD7B43"/>
    <w:rsid w:val="00DD7BDB"/>
    <w:rsid w:val="00DD7E12"/>
    <w:rsid w:val="00DE092C"/>
    <w:rsid w:val="00DE0DDD"/>
    <w:rsid w:val="00DE16A4"/>
    <w:rsid w:val="00DE192F"/>
    <w:rsid w:val="00DE2C2F"/>
    <w:rsid w:val="00DE5551"/>
    <w:rsid w:val="00DE598D"/>
    <w:rsid w:val="00DE5E77"/>
    <w:rsid w:val="00DE6A34"/>
    <w:rsid w:val="00DE7C85"/>
    <w:rsid w:val="00DE7F28"/>
    <w:rsid w:val="00DF016E"/>
    <w:rsid w:val="00DF0B98"/>
    <w:rsid w:val="00DF1288"/>
    <w:rsid w:val="00DF1632"/>
    <w:rsid w:val="00DF188E"/>
    <w:rsid w:val="00DF2011"/>
    <w:rsid w:val="00DF2BFA"/>
    <w:rsid w:val="00DF3002"/>
    <w:rsid w:val="00DF3950"/>
    <w:rsid w:val="00DF435D"/>
    <w:rsid w:val="00DF4B70"/>
    <w:rsid w:val="00DF5192"/>
    <w:rsid w:val="00DF6A39"/>
    <w:rsid w:val="00DF750D"/>
    <w:rsid w:val="00E00EAD"/>
    <w:rsid w:val="00E00F8B"/>
    <w:rsid w:val="00E012B1"/>
    <w:rsid w:val="00E0146D"/>
    <w:rsid w:val="00E024DF"/>
    <w:rsid w:val="00E029B1"/>
    <w:rsid w:val="00E04CDE"/>
    <w:rsid w:val="00E050E5"/>
    <w:rsid w:val="00E0520A"/>
    <w:rsid w:val="00E056DA"/>
    <w:rsid w:val="00E06805"/>
    <w:rsid w:val="00E069BC"/>
    <w:rsid w:val="00E06AFA"/>
    <w:rsid w:val="00E06D8B"/>
    <w:rsid w:val="00E1030A"/>
    <w:rsid w:val="00E105F3"/>
    <w:rsid w:val="00E11458"/>
    <w:rsid w:val="00E11598"/>
    <w:rsid w:val="00E11D3C"/>
    <w:rsid w:val="00E1232C"/>
    <w:rsid w:val="00E13F5C"/>
    <w:rsid w:val="00E1576E"/>
    <w:rsid w:val="00E17EE8"/>
    <w:rsid w:val="00E2013D"/>
    <w:rsid w:val="00E21E8C"/>
    <w:rsid w:val="00E222F3"/>
    <w:rsid w:val="00E226D5"/>
    <w:rsid w:val="00E2368A"/>
    <w:rsid w:val="00E2409C"/>
    <w:rsid w:val="00E261EA"/>
    <w:rsid w:val="00E27259"/>
    <w:rsid w:val="00E3025C"/>
    <w:rsid w:val="00E3172B"/>
    <w:rsid w:val="00E32EC2"/>
    <w:rsid w:val="00E33374"/>
    <w:rsid w:val="00E3472F"/>
    <w:rsid w:val="00E34E71"/>
    <w:rsid w:val="00E34EFA"/>
    <w:rsid w:val="00E35081"/>
    <w:rsid w:val="00E35161"/>
    <w:rsid w:val="00E35FD5"/>
    <w:rsid w:val="00E3626D"/>
    <w:rsid w:val="00E363D5"/>
    <w:rsid w:val="00E36F13"/>
    <w:rsid w:val="00E37AD9"/>
    <w:rsid w:val="00E408C0"/>
    <w:rsid w:val="00E40B74"/>
    <w:rsid w:val="00E40E2C"/>
    <w:rsid w:val="00E41E78"/>
    <w:rsid w:val="00E41FEC"/>
    <w:rsid w:val="00E431F9"/>
    <w:rsid w:val="00E445C5"/>
    <w:rsid w:val="00E449B2"/>
    <w:rsid w:val="00E44F40"/>
    <w:rsid w:val="00E46216"/>
    <w:rsid w:val="00E4696B"/>
    <w:rsid w:val="00E469B9"/>
    <w:rsid w:val="00E46B66"/>
    <w:rsid w:val="00E46DA3"/>
    <w:rsid w:val="00E500FA"/>
    <w:rsid w:val="00E509B1"/>
    <w:rsid w:val="00E52060"/>
    <w:rsid w:val="00E54690"/>
    <w:rsid w:val="00E54A4F"/>
    <w:rsid w:val="00E54B8C"/>
    <w:rsid w:val="00E54D2F"/>
    <w:rsid w:val="00E55D60"/>
    <w:rsid w:val="00E56B59"/>
    <w:rsid w:val="00E572A8"/>
    <w:rsid w:val="00E575DE"/>
    <w:rsid w:val="00E6028F"/>
    <w:rsid w:val="00E604B5"/>
    <w:rsid w:val="00E605D6"/>
    <w:rsid w:val="00E61592"/>
    <w:rsid w:val="00E616C5"/>
    <w:rsid w:val="00E620F1"/>
    <w:rsid w:val="00E6340A"/>
    <w:rsid w:val="00E63D5F"/>
    <w:rsid w:val="00E63E09"/>
    <w:rsid w:val="00E63ED7"/>
    <w:rsid w:val="00E65B45"/>
    <w:rsid w:val="00E67D90"/>
    <w:rsid w:val="00E70651"/>
    <w:rsid w:val="00E7075C"/>
    <w:rsid w:val="00E7187C"/>
    <w:rsid w:val="00E71F49"/>
    <w:rsid w:val="00E7202C"/>
    <w:rsid w:val="00E72569"/>
    <w:rsid w:val="00E73939"/>
    <w:rsid w:val="00E73C72"/>
    <w:rsid w:val="00E74EDE"/>
    <w:rsid w:val="00E751B4"/>
    <w:rsid w:val="00E759B8"/>
    <w:rsid w:val="00E75A43"/>
    <w:rsid w:val="00E816BA"/>
    <w:rsid w:val="00E82100"/>
    <w:rsid w:val="00E8223F"/>
    <w:rsid w:val="00E8250A"/>
    <w:rsid w:val="00E8276A"/>
    <w:rsid w:val="00E842CB"/>
    <w:rsid w:val="00E84B98"/>
    <w:rsid w:val="00E857CE"/>
    <w:rsid w:val="00E86FB1"/>
    <w:rsid w:val="00E91171"/>
    <w:rsid w:val="00E92108"/>
    <w:rsid w:val="00E92D8C"/>
    <w:rsid w:val="00E939EE"/>
    <w:rsid w:val="00E93F21"/>
    <w:rsid w:val="00E95115"/>
    <w:rsid w:val="00E95168"/>
    <w:rsid w:val="00E95737"/>
    <w:rsid w:val="00E95CC0"/>
    <w:rsid w:val="00E960BF"/>
    <w:rsid w:val="00E97AE8"/>
    <w:rsid w:val="00EA1DDE"/>
    <w:rsid w:val="00EA262B"/>
    <w:rsid w:val="00EA2C59"/>
    <w:rsid w:val="00EA2D37"/>
    <w:rsid w:val="00EA382B"/>
    <w:rsid w:val="00EA3D45"/>
    <w:rsid w:val="00EA3E21"/>
    <w:rsid w:val="00EA452E"/>
    <w:rsid w:val="00EA54EE"/>
    <w:rsid w:val="00EA5A0A"/>
    <w:rsid w:val="00EA6F86"/>
    <w:rsid w:val="00EA6F90"/>
    <w:rsid w:val="00EA7474"/>
    <w:rsid w:val="00EA74F0"/>
    <w:rsid w:val="00EB109C"/>
    <w:rsid w:val="00EB1496"/>
    <w:rsid w:val="00EB2389"/>
    <w:rsid w:val="00EB24D3"/>
    <w:rsid w:val="00EB29BA"/>
    <w:rsid w:val="00EB29BC"/>
    <w:rsid w:val="00EB2FA2"/>
    <w:rsid w:val="00EB343D"/>
    <w:rsid w:val="00EB514F"/>
    <w:rsid w:val="00EB52EF"/>
    <w:rsid w:val="00EB75B4"/>
    <w:rsid w:val="00EB7A9F"/>
    <w:rsid w:val="00EC077F"/>
    <w:rsid w:val="00EC0B6C"/>
    <w:rsid w:val="00EC1274"/>
    <w:rsid w:val="00EC2514"/>
    <w:rsid w:val="00EC5885"/>
    <w:rsid w:val="00EC5B35"/>
    <w:rsid w:val="00EC5BD2"/>
    <w:rsid w:val="00EC5FAE"/>
    <w:rsid w:val="00EC5FD1"/>
    <w:rsid w:val="00EC7596"/>
    <w:rsid w:val="00EC78AC"/>
    <w:rsid w:val="00ED00C3"/>
    <w:rsid w:val="00ED0262"/>
    <w:rsid w:val="00ED07B5"/>
    <w:rsid w:val="00ED1012"/>
    <w:rsid w:val="00ED144D"/>
    <w:rsid w:val="00ED3391"/>
    <w:rsid w:val="00ED3671"/>
    <w:rsid w:val="00ED4606"/>
    <w:rsid w:val="00ED479D"/>
    <w:rsid w:val="00ED4E36"/>
    <w:rsid w:val="00ED7044"/>
    <w:rsid w:val="00ED7074"/>
    <w:rsid w:val="00ED7606"/>
    <w:rsid w:val="00ED7CA7"/>
    <w:rsid w:val="00EE0914"/>
    <w:rsid w:val="00EE0BF2"/>
    <w:rsid w:val="00EE1746"/>
    <w:rsid w:val="00EE1C73"/>
    <w:rsid w:val="00EE2E6B"/>
    <w:rsid w:val="00EE3098"/>
    <w:rsid w:val="00EE3993"/>
    <w:rsid w:val="00EE5C0E"/>
    <w:rsid w:val="00EE60F7"/>
    <w:rsid w:val="00EE6808"/>
    <w:rsid w:val="00EE7BD0"/>
    <w:rsid w:val="00EF2279"/>
    <w:rsid w:val="00EF36D1"/>
    <w:rsid w:val="00EF3A0E"/>
    <w:rsid w:val="00EF3DAB"/>
    <w:rsid w:val="00EF500E"/>
    <w:rsid w:val="00EF50DE"/>
    <w:rsid w:val="00EF5EE3"/>
    <w:rsid w:val="00EF60B1"/>
    <w:rsid w:val="00EF74A5"/>
    <w:rsid w:val="00F0049E"/>
    <w:rsid w:val="00F019FF"/>
    <w:rsid w:val="00F03E51"/>
    <w:rsid w:val="00F04341"/>
    <w:rsid w:val="00F07426"/>
    <w:rsid w:val="00F1018A"/>
    <w:rsid w:val="00F10D5F"/>
    <w:rsid w:val="00F11C1B"/>
    <w:rsid w:val="00F11CE7"/>
    <w:rsid w:val="00F11F3E"/>
    <w:rsid w:val="00F12826"/>
    <w:rsid w:val="00F12A75"/>
    <w:rsid w:val="00F13A04"/>
    <w:rsid w:val="00F13B28"/>
    <w:rsid w:val="00F14959"/>
    <w:rsid w:val="00F14B09"/>
    <w:rsid w:val="00F150C6"/>
    <w:rsid w:val="00F1571E"/>
    <w:rsid w:val="00F15AA2"/>
    <w:rsid w:val="00F15E53"/>
    <w:rsid w:val="00F17937"/>
    <w:rsid w:val="00F17C11"/>
    <w:rsid w:val="00F17FC1"/>
    <w:rsid w:val="00F20A12"/>
    <w:rsid w:val="00F2119E"/>
    <w:rsid w:val="00F21D55"/>
    <w:rsid w:val="00F2292E"/>
    <w:rsid w:val="00F230CB"/>
    <w:rsid w:val="00F2318A"/>
    <w:rsid w:val="00F238DF"/>
    <w:rsid w:val="00F23ECD"/>
    <w:rsid w:val="00F245CE"/>
    <w:rsid w:val="00F24E0D"/>
    <w:rsid w:val="00F25436"/>
    <w:rsid w:val="00F25866"/>
    <w:rsid w:val="00F25BCA"/>
    <w:rsid w:val="00F26143"/>
    <w:rsid w:val="00F26C49"/>
    <w:rsid w:val="00F27C63"/>
    <w:rsid w:val="00F27E63"/>
    <w:rsid w:val="00F30545"/>
    <w:rsid w:val="00F319C6"/>
    <w:rsid w:val="00F32091"/>
    <w:rsid w:val="00F34963"/>
    <w:rsid w:val="00F34A42"/>
    <w:rsid w:val="00F34B40"/>
    <w:rsid w:val="00F3526A"/>
    <w:rsid w:val="00F358F1"/>
    <w:rsid w:val="00F35BEF"/>
    <w:rsid w:val="00F370B2"/>
    <w:rsid w:val="00F37723"/>
    <w:rsid w:val="00F3793E"/>
    <w:rsid w:val="00F403C7"/>
    <w:rsid w:val="00F40673"/>
    <w:rsid w:val="00F40A04"/>
    <w:rsid w:val="00F40C70"/>
    <w:rsid w:val="00F42DB3"/>
    <w:rsid w:val="00F43936"/>
    <w:rsid w:val="00F447D2"/>
    <w:rsid w:val="00F45B5E"/>
    <w:rsid w:val="00F45B98"/>
    <w:rsid w:val="00F464DE"/>
    <w:rsid w:val="00F46CC6"/>
    <w:rsid w:val="00F507AA"/>
    <w:rsid w:val="00F50E75"/>
    <w:rsid w:val="00F51DC2"/>
    <w:rsid w:val="00F52F92"/>
    <w:rsid w:val="00F536C3"/>
    <w:rsid w:val="00F538BD"/>
    <w:rsid w:val="00F53903"/>
    <w:rsid w:val="00F53CC2"/>
    <w:rsid w:val="00F54058"/>
    <w:rsid w:val="00F5654C"/>
    <w:rsid w:val="00F566E7"/>
    <w:rsid w:val="00F57081"/>
    <w:rsid w:val="00F613D8"/>
    <w:rsid w:val="00F615BF"/>
    <w:rsid w:val="00F6273D"/>
    <w:rsid w:val="00F633C2"/>
    <w:rsid w:val="00F64919"/>
    <w:rsid w:val="00F64C19"/>
    <w:rsid w:val="00F64FCD"/>
    <w:rsid w:val="00F65010"/>
    <w:rsid w:val="00F6501F"/>
    <w:rsid w:val="00F65D1C"/>
    <w:rsid w:val="00F6667D"/>
    <w:rsid w:val="00F6684B"/>
    <w:rsid w:val="00F66EE5"/>
    <w:rsid w:val="00F71709"/>
    <w:rsid w:val="00F71DF2"/>
    <w:rsid w:val="00F72221"/>
    <w:rsid w:val="00F72439"/>
    <w:rsid w:val="00F72AC1"/>
    <w:rsid w:val="00F744B4"/>
    <w:rsid w:val="00F7482D"/>
    <w:rsid w:val="00F74C0B"/>
    <w:rsid w:val="00F75014"/>
    <w:rsid w:val="00F755E9"/>
    <w:rsid w:val="00F75C6D"/>
    <w:rsid w:val="00F75C75"/>
    <w:rsid w:val="00F75D97"/>
    <w:rsid w:val="00F81540"/>
    <w:rsid w:val="00F8348A"/>
    <w:rsid w:val="00F83E88"/>
    <w:rsid w:val="00F84A1C"/>
    <w:rsid w:val="00F84D5C"/>
    <w:rsid w:val="00F86BD2"/>
    <w:rsid w:val="00F87068"/>
    <w:rsid w:val="00F872D4"/>
    <w:rsid w:val="00F876C1"/>
    <w:rsid w:val="00F876F5"/>
    <w:rsid w:val="00F917B3"/>
    <w:rsid w:val="00F92908"/>
    <w:rsid w:val="00F92FFB"/>
    <w:rsid w:val="00F934E6"/>
    <w:rsid w:val="00F941C8"/>
    <w:rsid w:val="00F94286"/>
    <w:rsid w:val="00F94436"/>
    <w:rsid w:val="00F95FC8"/>
    <w:rsid w:val="00F96A03"/>
    <w:rsid w:val="00F9710A"/>
    <w:rsid w:val="00FA1783"/>
    <w:rsid w:val="00FA2C4A"/>
    <w:rsid w:val="00FA4577"/>
    <w:rsid w:val="00FA50B0"/>
    <w:rsid w:val="00FA53FB"/>
    <w:rsid w:val="00FA627F"/>
    <w:rsid w:val="00FA6640"/>
    <w:rsid w:val="00FA6AA3"/>
    <w:rsid w:val="00FA6AC7"/>
    <w:rsid w:val="00FA7B45"/>
    <w:rsid w:val="00FB0668"/>
    <w:rsid w:val="00FB08EB"/>
    <w:rsid w:val="00FB1001"/>
    <w:rsid w:val="00FB1391"/>
    <w:rsid w:val="00FB14F3"/>
    <w:rsid w:val="00FB2EA9"/>
    <w:rsid w:val="00FB4633"/>
    <w:rsid w:val="00FB57AA"/>
    <w:rsid w:val="00FB7172"/>
    <w:rsid w:val="00FB730F"/>
    <w:rsid w:val="00FB754E"/>
    <w:rsid w:val="00FB79C9"/>
    <w:rsid w:val="00FC03D3"/>
    <w:rsid w:val="00FC085F"/>
    <w:rsid w:val="00FC0899"/>
    <w:rsid w:val="00FC0D3B"/>
    <w:rsid w:val="00FC0ED5"/>
    <w:rsid w:val="00FC1747"/>
    <w:rsid w:val="00FC25A4"/>
    <w:rsid w:val="00FC2701"/>
    <w:rsid w:val="00FC30E9"/>
    <w:rsid w:val="00FC5608"/>
    <w:rsid w:val="00FC5626"/>
    <w:rsid w:val="00FC5EDD"/>
    <w:rsid w:val="00FC61F1"/>
    <w:rsid w:val="00FC6A60"/>
    <w:rsid w:val="00FC6B7C"/>
    <w:rsid w:val="00FC7CE0"/>
    <w:rsid w:val="00FD0CBF"/>
    <w:rsid w:val="00FD1084"/>
    <w:rsid w:val="00FD197A"/>
    <w:rsid w:val="00FD1B49"/>
    <w:rsid w:val="00FD2553"/>
    <w:rsid w:val="00FD288A"/>
    <w:rsid w:val="00FD372C"/>
    <w:rsid w:val="00FD3FB7"/>
    <w:rsid w:val="00FD47CB"/>
    <w:rsid w:val="00FD487A"/>
    <w:rsid w:val="00FD5445"/>
    <w:rsid w:val="00FD75AB"/>
    <w:rsid w:val="00FD790F"/>
    <w:rsid w:val="00FD7D8C"/>
    <w:rsid w:val="00FE136D"/>
    <w:rsid w:val="00FE1E0E"/>
    <w:rsid w:val="00FE200A"/>
    <w:rsid w:val="00FE262F"/>
    <w:rsid w:val="00FE2ACF"/>
    <w:rsid w:val="00FE350C"/>
    <w:rsid w:val="00FE495B"/>
    <w:rsid w:val="00FE5C2E"/>
    <w:rsid w:val="00FE6AE6"/>
    <w:rsid w:val="00FE6EA1"/>
    <w:rsid w:val="00FE75CD"/>
    <w:rsid w:val="00FF059C"/>
    <w:rsid w:val="00FF18AC"/>
    <w:rsid w:val="00FF298F"/>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sv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24" Type="http://schemas.openxmlformats.org/officeDocument/2006/relationships/image" Target="media/image13.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sv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28366</Words>
  <Characters>161689</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Jeremy SunderRaj</cp:lastModifiedBy>
  <cp:revision>2</cp:revision>
  <dcterms:created xsi:type="dcterms:W3CDTF">2026-04-12T16:31:00Z</dcterms:created>
  <dcterms:modified xsi:type="dcterms:W3CDTF">2026-04-12T16:31:00Z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id="hEaxu2T2"/&gt;&lt;style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