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D8F4" w14:textId="77777777" w:rsidR="004B3AA4" w:rsidRPr="00777215" w:rsidRDefault="004B3AA4" w:rsidP="005F4A3B">
      <w:pPr>
        <w:pStyle w:val="Heading1"/>
        <w:shd w:val="clear" w:color="auto" w:fill="FFFFFF" w:themeFill="background1"/>
        <w:spacing w:line="480" w:lineRule="auto"/>
        <w:rPr>
          <w:rFonts w:ascii="Arial" w:hAnsi="Arial" w:cs="Arial"/>
          <w:b/>
          <w:bCs/>
          <w:color w:val="000000" w:themeColor="text1"/>
          <w:sz w:val="22"/>
          <w:szCs w:val="22"/>
        </w:rPr>
      </w:pPr>
      <w:bookmarkStart w:id="0" w:name="_Toc227667278"/>
      <w:r w:rsidRPr="00777215">
        <w:rPr>
          <w:rFonts w:ascii="Arial" w:hAnsi="Arial" w:cs="Arial"/>
          <w:b/>
          <w:bCs/>
          <w:color w:val="000000" w:themeColor="text1"/>
          <w:sz w:val="22"/>
          <w:szCs w:val="22"/>
        </w:rPr>
        <w:t>Chapter 3: Common raven (</w:t>
      </w:r>
      <w:r w:rsidRPr="00777215">
        <w:rPr>
          <w:rFonts w:ascii="Arial" w:hAnsi="Arial" w:cs="Arial"/>
          <w:b/>
          <w:bCs/>
          <w:i/>
          <w:iCs/>
          <w:color w:val="000000" w:themeColor="text1"/>
          <w:sz w:val="22"/>
          <w:szCs w:val="22"/>
        </w:rPr>
        <w:t>Corvus corax</w:t>
      </w:r>
      <w:r w:rsidRPr="00777215">
        <w:rPr>
          <w:rFonts w:ascii="Arial" w:hAnsi="Arial" w:cs="Arial"/>
          <w:b/>
          <w:bCs/>
          <w:color w:val="000000" w:themeColor="text1"/>
          <w:sz w:val="22"/>
          <w:szCs w:val="22"/>
        </w:rPr>
        <w:t>) winter movement driven by availability of anthropogenic and natural carrion</w:t>
      </w:r>
      <w:bookmarkEnd w:id="0"/>
    </w:p>
    <w:p w14:paraId="30E14D58" w14:textId="18409C5A" w:rsidR="004D3FB5" w:rsidRPr="00777215" w:rsidRDefault="004B3AA4" w:rsidP="005F4A3B">
      <w:pPr>
        <w:pStyle w:val="Heading2"/>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3.1 </w:t>
      </w:r>
      <w:r w:rsidR="004D3FB5" w:rsidRPr="00777215">
        <w:rPr>
          <w:rFonts w:ascii="Arial" w:hAnsi="Arial" w:cs="Arial"/>
          <w:color w:val="000000" w:themeColor="text1"/>
          <w:sz w:val="22"/>
          <w:szCs w:val="22"/>
        </w:rPr>
        <w:t>Introduction</w:t>
      </w:r>
    </w:p>
    <w:p w14:paraId="6396238A" w14:textId="657D6F90"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Optimal foraging theory</w:t>
      </w:r>
      <w:r w:rsidR="008959D0">
        <w:rPr>
          <w:rFonts w:ascii="Arial" w:hAnsi="Arial" w:cs="Arial"/>
          <w:color w:val="000000" w:themeColor="text1"/>
          <w:sz w:val="22"/>
          <w:szCs w:val="22"/>
        </w:rPr>
        <w:t xml:space="preserve"> </w:t>
      </w:r>
      <w:r w:rsidRPr="00777215">
        <w:rPr>
          <w:rFonts w:ascii="Arial" w:hAnsi="Arial" w:cs="Arial"/>
          <w:color w:val="000000" w:themeColor="text1"/>
          <w:sz w:val="22"/>
          <w:szCs w:val="22"/>
        </w:rPr>
        <w:t xml:space="preserve">attempts to capture the decision-making process individuals </w:t>
      </w:r>
      <w:r w:rsidR="008413B6" w:rsidRPr="00777215">
        <w:rPr>
          <w:rFonts w:ascii="Arial" w:hAnsi="Arial" w:cs="Arial"/>
          <w:color w:val="000000" w:themeColor="text1"/>
          <w:sz w:val="22"/>
          <w:szCs w:val="22"/>
        </w:rPr>
        <w:t>undergo when trying to</w:t>
      </w:r>
      <w:r w:rsidRPr="00777215">
        <w:rPr>
          <w:rFonts w:ascii="Arial" w:hAnsi="Arial" w:cs="Arial"/>
          <w:color w:val="000000" w:themeColor="text1"/>
          <w:sz w:val="22"/>
          <w:szCs w:val="22"/>
        </w:rPr>
        <w:t xml:space="preserve"> maximiz</w:t>
      </w:r>
      <w:r w:rsidR="00AE6CC1">
        <w:rPr>
          <w:rFonts w:ascii="Arial" w:hAnsi="Arial" w:cs="Arial"/>
          <w:color w:val="000000" w:themeColor="text1"/>
          <w:sz w:val="22"/>
          <w:szCs w:val="22"/>
        </w:rPr>
        <w:t>e</w:t>
      </w:r>
      <w:r w:rsidRPr="00777215">
        <w:rPr>
          <w:rFonts w:ascii="Arial" w:hAnsi="Arial" w:cs="Arial"/>
          <w:color w:val="000000" w:themeColor="text1"/>
          <w:sz w:val="22"/>
          <w:szCs w:val="22"/>
        </w:rPr>
        <w:t xml:space="preserve"> energy intake, including which patches to forage in and when to leave those patches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(Pyke 1984)</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w:t>
      </w:r>
      <w:r w:rsidR="00135719" w:rsidRPr="00777215">
        <w:rPr>
          <w:rFonts w:ascii="Arial" w:hAnsi="Arial" w:cs="Arial"/>
          <w:color w:val="000000" w:themeColor="text1"/>
          <w:sz w:val="22"/>
          <w:szCs w:val="22"/>
        </w:rPr>
        <w:t xml:space="preserve"> To maximize fitness,</w:t>
      </w:r>
      <w:r w:rsidR="00766D0A" w:rsidRPr="00777215">
        <w:rPr>
          <w:rFonts w:ascii="Arial" w:hAnsi="Arial" w:cs="Arial"/>
          <w:color w:val="000000" w:themeColor="text1"/>
          <w:sz w:val="22"/>
          <w:szCs w:val="22"/>
        </w:rPr>
        <w:t xml:space="preserve"> i</w:t>
      </w:r>
      <w:r w:rsidRPr="00777215">
        <w:rPr>
          <w:rFonts w:ascii="Arial" w:hAnsi="Arial" w:cs="Arial"/>
          <w:color w:val="000000" w:themeColor="text1"/>
          <w:sz w:val="22"/>
          <w:szCs w:val="22"/>
        </w:rPr>
        <w:t xml:space="preserve">ndividuals should forage in patches </w:t>
      </w:r>
      <w:r w:rsidR="00CA4367" w:rsidRPr="00777215">
        <w:rPr>
          <w:rFonts w:ascii="Arial" w:hAnsi="Arial" w:cs="Arial"/>
          <w:color w:val="000000" w:themeColor="text1"/>
          <w:sz w:val="22"/>
          <w:szCs w:val="22"/>
        </w:rPr>
        <w:t xml:space="preserve">where calorie intake is greatest </w:t>
      </w:r>
      <w:r w:rsidRPr="00777215">
        <w:rPr>
          <w:rFonts w:ascii="Arial" w:hAnsi="Arial" w:cs="Arial"/>
          <w:color w:val="000000" w:themeColor="text1"/>
          <w:sz w:val="22"/>
          <w:szCs w:val="22"/>
        </w:rPr>
        <w:t xml:space="preserve">and move to a </w:t>
      </w:r>
      <w:r w:rsidR="003D706A">
        <w:rPr>
          <w:rFonts w:ascii="Arial" w:hAnsi="Arial" w:cs="Arial"/>
          <w:color w:val="000000" w:themeColor="text1"/>
          <w:sz w:val="22"/>
          <w:szCs w:val="22"/>
        </w:rPr>
        <w:t>new</w:t>
      </w:r>
      <w:r w:rsidRPr="00777215">
        <w:rPr>
          <w:rFonts w:ascii="Arial" w:hAnsi="Arial" w:cs="Arial"/>
          <w:color w:val="000000" w:themeColor="text1"/>
          <w:sz w:val="22"/>
          <w:szCs w:val="22"/>
        </w:rPr>
        <w:t xml:space="preserve"> patch when the foraging efficiency of </w:t>
      </w:r>
      <w:r w:rsidR="003D706A">
        <w:rPr>
          <w:rFonts w:ascii="Arial" w:hAnsi="Arial" w:cs="Arial"/>
          <w:color w:val="000000" w:themeColor="text1"/>
          <w:sz w:val="22"/>
          <w:szCs w:val="22"/>
        </w:rPr>
        <w:t xml:space="preserve">that </w:t>
      </w:r>
      <w:r w:rsidRPr="00777215">
        <w:rPr>
          <w:rFonts w:ascii="Arial" w:hAnsi="Arial" w:cs="Arial"/>
          <w:color w:val="000000" w:themeColor="text1"/>
          <w:sz w:val="22"/>
          <w:szCs w:val="22"/>
        </w:rPr>
        <w:t xml:space="preserve">patch becomes greater. However, since omniscience about distant patches is </w:t>
      </w:r>
      <w:r w:rsidR="00643689">
        <w:rPr>
          <w:rFonts w:ascii="Arial" w:hAnsi="Arial" w:cs="Arial"/>
          <w:color w:val="000000" w:themeColor="text1"/>
          <w:sz w:val="22"/>
          <w:szCs w:val="22"/>
        </w:rPr>
        <w:t>unattainable</w:t>
      </w:r>
      <w:r w:rsidRPr="00777215">
        <w:rPr>
          <w:rFonts w:ascii="Arial" w:hAnsi="Arial" w:cs="Arial"/>
          <w:color w:val="000000" w:themeColor="text1"/>
          <w:sz w:val="22"/>
          <w:szCs w:val="22"/>
        </w:rPr>
        <w:t>,</w:t>
      </w:r>
      <w:r w:rsidR="00DF3002" w:rsidRPr="00777215">
        <w:rPr>
          <w:rFonts w:ascii="Arial" w:hAnsi="Arial" w:cs="Arial"/>
          <w:color w:val="000000" w:themeColor="text1"/>
          <w:sz w:val="22"/>
          <w:szCs w:val="22"/>
        </w:rPr>
        <w:t xml:space="preserve"> this decision </w:t>
      </w:r>
      <w:r w:rsidR="00CC7C43">
        <w:rPr>
          <w:rFonts w:ascii="Arial" w:hAnsi="Arial" w:cs="Arial"/>
          <w:color w:val="000000" w:themeColor="text1"/>
          <w:sz w:val="22"/>
          <w:szCs w:val="22"/>
        </w:rPr>
        <w:t>may</w:t>
      </w:r>
      <w:r w:rsidR="00DF3002" w:rsidRPr="00777215">
        <w:rPr>
          <w:rFonts w:ascii="Arial" w:hAnsi="Arial" w:cs="Arial"/>
          <w:color w:val="000000" w:themeColor="text1"/>
          <w:sz w:val="22"/>
          <w:szCs w:val="22"/>
        </w:rPr>
        <w:t xml:space="preserve"> not </w:t>
      </w:r>
      <w:r w:rsidR="00CC7C43">
        <w:rPr>
          <w:rFonts w:ascii="Arial" w:hAnsi="Arial" w:cs="Arial"/>
          <w:color w:val="000000" w:themeColor="text1"/>
          <w:sz w:val="22"/>
          <w:szCs w:val="22"/>
        </w:rPr>
        <w:t>be precise,</w:t>
      </w:r>
      <w:r w:rsidR="00DF3002" w:rsidRPr="00777215">
        <w:rPr>
          <w:rFonts w:ascii="Arial" w:hAnsi="Arial" w:cs="Arial"/>
          <w:color w:val="000000" w:themeColor="text1"/>
          <w:sz w:val="22"/>
          <w:szCs w:val="22"/>
        </w:rPr>
        <w:t xml:space="preserve"> </w:t>
      </w:r>
      <w:r w:rsidR="00CC7C43">
        <w:rPr>
          <w:rFonts w:ascii="Arial" w:hAnsi="Arial" w:cs="Arial"/>
          <w:color w:val="000000" w:themeColor="text1"/>
          <w:sz w:val="22"/>
          <w:szCs w:val="22"/>
        </w:rPr>
        <w:t>as</w:t>
      </w:r>
      <w:r w:rsidR="00DF3002" w:rsidRPr="00777215">
        <w:rPr>
          <w:rFonts w:ascii="Arial" w:hAnsi="Arial" w:cs="Arial"/>
          <w:color w:val="000000" w:themeColor="text1"/>
          <w:sz w:val="22"/>
          <w:szCs w:val="22"/>
        </w:rPr>
        <w:t xml:space="preserve"> comparisons between foraging patches cannot be made accurately.</w:t>
      </w:r>
      <w:r w:rsidRPr="00777215">
        <w:rPr>
          <w:rFonts w:ascii="Arial" w:hAnsi="Arial" w:cs="Arial"/>
          <w:color w:val="000000" w:themeColor="text1"/>
          <w:sz w:val="22"/>
          <w:szCs w:val="22"/>
        </w:rPr>
        <w:t xml:space="preserve"> </w:t>
      </w:r>
      <w:r w:rsidR="00DF3002" w:rsidRPr="00777215">
        <w:rPr>
          <w:rFonts w:ascii="Arial" w:hAnsi="Arial" w:cs="Arial"/>
          <w:color w:val="000000" w:themeColor="text1"/>
          <w:sz w:val="22"/>
          <w:szCs w:val="22"/>
        </w:rPr>
        <w:t>I</w:t>
      </w:r>
      <w:r w:rsidRPr="00777215">
        <w:rPr>
          <w:rFonts w:ascii="Arial" w:hAnsi="Arial" w:cs="Arial"/>
          <w:color w:val="000000" w:themeColor="text1"/>
          <w:sz w:val="22"/>
          <w:szCs w:val="22"/>
        </w:rPr>
        <w:t xml:space="preserve">ndividuals must leverage knowledge of local patterns to make calculated risks about foraging. Ultimately, this decision becomes more challenging </w:t>
      </w:r>
      <w:r w:rsidR="00AE6F24" w:rsidRPr="00777215">
        <w:rPr>
          <w:rFonts w:ascii="Arial" w:hAnsi="Arial" w:cs="Arial"/>
          <w:color w:val="000000" w:themeColor="text1"/>
          <w:sz w:val="22"/>
          <w:szCs w:val="22"/>
        </w:rPr>
        <w:t>as patches become</w:t>
      </w:r>
      <w:r w:rsidRPr="00777215">
        <w:rPr>
          <w:rFonts w:ascii="Arial" w:hAnsi="Arial" w:cs="Arial"/>
          <w:color w:val="000000" w:themeColor="text1"/>
          <w:sz w:val="22"/>
          <w:szCs w:val="22"/>
        </w:rPr>
        <w:t xml:space="preserve"> less predictable.</w:t>
      </w:r>
    </w:p>
    <w:p w14:paraId="11DE4844" w14:textId="666624C2"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Scavengers </w:t>
      </w:r>
      <w:r w:rsidR="009D3D18" w:rsidRPr="00777215">
        <w:rPr>
          <w:rFonts w:ascii="Arial" w:hAnsi="Arial" w:cs="Arial"/>
          <w:color w:val="000000" w:themeColor="text1"/>
          <w:sz w:val="22"/>
          <w:szCs w:val="22"/>
        </w:rPr>
        <w:t>rely on</w:t>
      </w:r>
      <w:r w:rsidRPr="00777215">
        <w:rPr>
          <w:rFonts w:ascii="Arial" w:hAnsi="Arial" w:cs="Arial"/>
          <w:color w:val="000000" w:themeColor="text1"/>
          <w:sz w:val="22"/>
          <w:szCs w:val="22"/>
        </w:rPr>
        <w:t xml:space="preserve"> inherently unpredictable, ephemeral resource</w:t>
      </w:r>
      <w:r w:rsidR="00EE05FF" w:rsidRPr="00777215">
        <w:rPr>
          <w:rFonts w:ascii="Arial" w:hAnsi="Arial" w:cs="Arial"/>
          <w:color w:val="000000" w:themeColor="text1"/>
          <w:sz w:val="22"/>
          <w:szCs w:val="22"/>
        </w:rPr>
        <w:t>s</w:t>
      </w:r>
      <w:r w:rsidRPr="00777215">
        <w:rPr>
          <w:rFonts w:ascii="Arial" w:hAnsi="Arial" w:cs="Arial"/>
          <w:color w:val="000000" w:themeColor="text1"/>
          <w:sz w:val="22"/>
          <w:szCs w:val="22"/>
        </w:rPr>
        <w:t>. The availability of carrion</w:t>
      </w:r>
      <w:r w:rsidR="00C94457" w:rsidRPr="00777215">
        <w:rPr>
          <w:rFonts w:ascii="Arial" w:hAnsi="Arial" w:cs="Arial"/>
          <w:color w:val="000000" w:themeColor="text1"/>
          <w:sz w:val="22"/>
          <w:szCs w:val="22"/>
        </w:rPr>
        <w:t xml:space="preserve"> varies spatially and temporally</w:t>
      </w:r>
      <w:r w:rsidRPr="00777215">
        <w:rPr>
          <w:rFonts w:ascii="Arial" w:hAnsi="Arial" w:cs="Arial"/>
          <w:color w:val="000000" w:themeColor="text1"/>
          <w:sz w:val="22"/>
          <w:szCs w:val="22"/>
        </w:rPr>
        <w:t xml:space="preserve"> from year to year due to weather conditions, leading to animal deaths from starvation or exposure</w:t>
      </w:r>
      <w:r w:rsidR="00282A16" w:rsidRPr="00777215">
        <w:rPr>
          <w:rFonts w:ascii="Arial" w:hAnsi="Arial" w:cs="Arial"/>
          <w:color w:val="000000" w:themeColor="text1"/>
          <w:sz w:val="22"/>
          <w:szCs w:val="22"/>
        </w:rPr>
        <w:t xml:space="preserve"> </w:t>
      </w:r>
      <w:r w:rsidR="00282A16"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{"citationID":"x7ksYQ90","properties":{"unsorted":false,"formattedCitation":"(Houston 1982, Gese et al. 1996)","plainCitation":"(Houston 1982, Gese et al. 1996)","noteIndex":0},"citationItems":[{"id":893,"uris":["http://zotero.org/users/9968163/items/V3TPPK5S"],"itemData":{"id":893,"type":"article-journal","container-title":"Aspen Bibliography","source":"COinS","title":"The northern Yellowstone elk: ecology and management","title-short":"The northern Yellowstone elk","URL":"https://digitalcommons.usu.edu/aspen_bib/4316","author":[{"family":"Houston","given":"D.G."}],"issued":{"date-parts":[["1982",1,1]]}}},{"id":1856,"uris":["http://zotero.org/users/9968163/items/8MX89JYK"],"itemData":{"id":1856,"type":"article-journal","abstract":"We examined the influence of intrinsic (age, sex, and social status) and extrinsic (snow depth, snowpack hardness, temperature, available ungulate carcass biomass) factors in relation to time–activity budgets of coyotes (Canis latrans) in Yellowstone National Park, Wyoming. We observed 54 coyotes (49 residents from 5 packs, plus 5 transients) for 2507 h from January 1991 to June 1993. Snow depth, ungulate carcass biomass, and habitat type influenced the amount of time coyotes rested, travelled, hunted small mammals, and fed on carcasses. Coyotes decreased travelling and hunting and increased resting and feeding on carcasses as snow depth and available carcass biomass increased. Age and social status of the coyote influenced activity budgets. During times of deep snow and high carcass biomass, pups fed less on carcasses and hunted small mammals more than alpha and beta coyotes. Pups apparently were restricted by older pack members from feeding on a carcass. Thus, pups adopted a different foraging strategy by spending more time hunting small mammals. Coyotes spent most of their time hunting small mammals in mesic meadows and shrub–meadows, where prey densities were highest. Prey-detection rates and prey-capture rates explained 78 and 84%, respectively, of the variation in the amount of time coyotes spent hunting small mammals in each habitat in each winter. Our findings strongly suggested that resource partitioning, as mediated by defense by older coyotes, occurred among coyote pack members in Yellowstone National Park.","citation-key":"geseForagingEcologyCoyotes1996","container-title":"Canadian Journal of Zoology","DOI":"10.1139/z96-089","ISSN":"0008-4301","issue":"5","journalAbbreviation":"Can. J. Zool.","page":"769-783","publisher":"NRC Research Press","source":"cdnsciencepub.com (Atypon)","title":"Foraging ecology of coyotes (Canis latrans): the influence of extrinsic factors and a dominance hierarchy","title-short":"Foraging ecology of coyotes (Canis latrans)","volume":"74","author":[{"family":"Gese","given":"Eric M."},{"family":"Ruff","given":"Robert L."},{"family":"Crabtree","given":"Robert L."}],"issued":{"date-parts":[["1996",5]]}}}],"schema":"https://github.com/citation-style-language/schema/raw/master/csl-citation.json"} </w:instrText>
      </w:r>
      <w:r w:rsidR="00282A16" w:rsidRPr="00777215">
        <w:rPr>
          <w:rFonts w:ascii="Arial" w:hAnsi="Arial" w:cs="Arial"/>
          <w:color w:val="000000" w:themeColor="text1"/>
          <w:sz w:val="22"/>
          <w:szCs w:val="22"/>
        </w:rPr>
        <w:fldChar w:fldCharType="separate"/>
      </w:r>
      <w:r w:rsidR="005617C3" w:rsidRPr="00777215">
        <w:rPr>
          <w:rFonts w:ascii="Arial" w:hAnsi="Arial" w:cs="Arial"/>
          <w:color w:val="000000" w:themeColor="text1"/>
          <w:sz w:val="22"/>
          <w:szCs w:val="22"/>
        </w:rPr>
        <w:t>(Houston 1982, Gese et al. 1996)</w:t>
      </w:r>
      <w:r w:rsidR="00282A16"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w:t>
      </w:r>
      <w:r w:rsidR="0054325C" w:rsidRPr="00777215">
        <w:rPr>
          <w:rFonts w:ascii="Arial" w:hAnsi="Arial" w:cs="Arial"/>
          <w:color w:val="000000" w:themeColor="text1"/>
          <w:sz w:val="22"/>
          <w:szCs w:val="22"/>
        </w:rPr>
        <w:t>For example, c</w:t>
      </w:r>
      <w:r w:rsidRPr="00777215">
        <w:rPr>
          <w:rFonts w:ascii="Arial" w:hAnsi="Arial" w:cs="Arial"/>
          <w:color w:val="000000" w:themeColor="text1"/>
          <w:sz w:val="22"/>
          <w:szCs w:val="22"/>
        </w:rPr>
        <w:t xml:space="preserve">arrion availability can vary with </w:t>
      </w:r>
      <w:r w:rsidR="002B1302" w:rsidRPr="00777215">
        <w:rPr>
          <w:rFonts w:ascii="Arial" w:hAnsi="Arial" w:cs="Arial"/>
          <w:color w:val="000000" w:themeColor="text1"/>
          <w:sz w:val="22"/>
          <w:szCs w:val="22"/>
        </w:rPr>
        <w:t xml:space="preserve">prey </w:t>
      </w:r>
      <w:r w:rsidRPr="00777215">
        <w:rPr>
          <w:rFonts w:ascii="Arial" w:hAnsi="Arial" w:cs="Arial"/>
          <w:color w:val="000000" w:themeColor="text1"/>
          <w:sz w:val="22"/>
          <w:szCs w:val="22"/>
        </w:rPr>
        <w:t xml:space="preserve">distribution, </w:t>
      </w:r>
      <w:r w:rsidR="00286322" w:rsidRPr="00777215">
        <w:rPr>
          <w:rFonts w:ascii="Arial" w:hAnsi="Arial" w:cs="Arial"/>
          <w:color w:val="000000" w:themeColor="text1"/>
          <w:sz w:val="22"/>
          <w:szCs w:val="22"/>
        </w:rPr>
        <w:t xml:space="preserve">population size, </w:t>
      </w:r>
      <w:r w:rsidRPr="00777215">
        <w:rPr>
          <w:rFonts w:ascii="Arial" w:hAnsi="Arial" w:cs="Arial"/>
          <w:color w:val="000000" w:themeColor="text1"/>
          <w:sz w:val="22"/>
          <w:szCs w:val="22"/>
        </w:rPr>
        <w:t>and the hunting success of local predators</w:t>
      </w:r>
      <w:r w:rsidR="001B69DE" w:rsidRPr="00777215">
        <w:rPr>
          <w:rFonts w:ascii="Arial" w:hAnsi="Arial" w:cs="Arial"/>
          <w:color w:val="000000" w:themeColor="text1"/>
          <w:sz w:val="22"/>
          <w:szCs w:val="22"/>
        </w:rPr>
        <w:t xml:space="preserve"> </w:t>
      </w:r>
      <w:r w:rsidR="001B69DE"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{"citationID":"vxxxRt9l","properties":{"unsorted":false,"formattedCitation":"(Husseman et al. 2003, Bump et al. 2009, Cristescu et al. 2022, Bartel et al. 2024)","plainCitation":"(Husseman et al. 2003, Bump et al. 2009, Cristescu et al. 2022, Bartel et al. 2024)","noteIndex":0},"citationItems":[{"id":1844,"uris":["http://zotero.org/users/9968163/items/IWLQEQUZ"],"itemData":{"id":1844,"type":"article-journal","abstract":"Several conceptual models describing patterns of prey selection by predators have been proposed, but such models rarely have been tested empirically, particularly with terrestrial carnivores. We examined patterns of prey selection by sympatric wolves (Canis lupus) and cougars (Puma concolor) to determine i) if both predators selected disadvantaged prey disproportionately from the prey population, and ii) if the specific nature and intensity of prey selection differed according to disparity in hunting behavior between predator species. We documented prey characteristics and kill site attributes of predator kills during winters 1999–2001 in Idaho, and located 120 wolf-killed and 98 cougar-killed ungulates on our study site. Elk (Cervus elephus) were the primary prey for both predators, followed by mule deer (Odocoileus hemionus). Both predators preyed disproportionately on elk calves and old individuals; among mule deer, wolves appeared to select for fawns, whereas cougars killed primarily adults. Nutritional status of prey, as determined by percent femur marrow fat, was consistently poorer in wolf-killed prey. We found that wolf kills occurred in habitat that was more reflective of the entire study area than cougar kills, suggesting that the coursing hunting behavior of wolves likely operated on a larger spatial scale than did the ambush hunting strategy of cougars. We concluded that the disparity in prey selection and hunting habitat between predators probably was a function of predator-specific hunting behavior and capture success, where the longer prey chases and lower capture success of wolf packs mandated a stronger selection for disadvantaged prey. For cougars, prey selection seemed to be limited primarily by prey size, which could be a function of the solitary hunting behavior of this species and the risks associated with capturing prime-aged prey.","citation-key":"hussemanAssessingDifferentialPrey2003","container-title":"Oikos","DOI":"10.1034/j.1600-0706.2003.12230.x","ISSN":"1600-0706","issue":"3","language":"en","note":"_eprint: https://nsojournals.onlinelibrary.wiley.com/doi/pdf/10.1034/j.1600-0706.2003.12230.x","page":"591-601","source":"Wiley Online Library","title":"Assessing differential prey selection patterns between two sympatric large carnivores","volume":"101","author":[{"family":"Husseman","given":"Jason S."},{"family":"Murray","given":"Dennis L."},{"family":"Power","given":"Gary"},{"family":"Mack","given":"Curt"},{"family":"Wenger","given":"C. R."},{"family":"Quigley","given":"Howard"}],"issued":{"date-parts":[["2003"]]}}},{"id":1851,"uris":["http://zotero.org/users/9968163/items/A6QC3M4R"],"itemData":{"id":1851,"type":"article-journal","abstract":"Mechanistic links between top terrestrial predators and biogeochemical processes remain poorly understood. Here we demonstrate that large carnivores configure landscape heterogeneity through prey carcass distribution. A 50-year record composed of &gt;3600 moose carcasses from Isle Royale National Park, Michigan, USA, showed that wolves modulate heterogeneity in soil nutrients, soil microbes, and plant quality by clustering prey carcasses over space. Despite being well utilized by predators, moose carcasses resulted in elevated soil macronutrients and microbial biomass, shifts in soil microbial composition, and elevated leaf nitrogen for at least 2–3 years at kill sites. Wolf-killed moose were deposited in some regions of the study landscape at up to 12× the rate of deposition in other regions. Carcass density also varied temporally, changing as much as 19-fold in some locations during the 50-year study period. This variation arises, in part, directly from variation in wolf hunting behavior. This study identifies a top terrestrial predator as a mechanism generating landscape heterogeneity, demonstrating reciprocal links between large carnivore behavior and ecosystem function.","citation-key":"bumpWolvesModulateSoil2009","container-title":"Ecology","DOI":"10.1890/09-0292.1","ISSN":"1939-9170","issue":"11","language":"en","note":"_eprint: https://esajournals.onlinelibrary.wiley.com/doi/pdf/10.1890/09-0292.1","page":"3159-3167","source":"Wiley Online Library","title":"Wolves modulate soil nutrient heterogeneity and foliar nitrogen by configuring the distribution of ungulate carcasses","volume":"90","author":[{"family":"Bump","given":"Joseph K."},{"family":"Peterson","given":"Rolf O."},{"family":"Vucetich","given":"John A."}],"issued":{"date-parts":[["2009"]]}}},{"id":1926,"uris":["http://zotero.org/users/9968163/items/ND8PAB4X"],"itemData":{"id":1926,"type":"article-journal","abstract":"Kill rates and functional responses are fundamental to the study of predator ecology and the understanding of predatory-prey dynamics. As the most widely distributed apex predator in the western hemisphere, pumas (Puma concolor) have been well studied, yet a synthesis of their kill rates is currently lacking. We reviewed the literature and compiled data on sex- and age-specific kill rate estimates of pumas on ungulates, and conducted analyses aimed at understanding ecological factors explaining the observed spatial variation. Kill rate studies on pumas, while numerous, were primarily conducted in Temperate Conifer Forests (&lt; 10% of puma range), revealing a dearth of knowledge across much of their range, especially from tropical and subtropical habitats. Across studies, kill rates in ungulates/week were highest for adult females with kitten(s) (1.24 ± 0.41 ungulates/week) but did not vary significantly between adult males (0.84 ± 0.18) and solitary adult females (0.99 ± 0.26). Kill rates in kg/day differed only marginally among reproductive classes. Kill rates of adult pumas increased with ungulate density, particularly for males. Ungulate species richness had a weak negative association with adult male kill rates. Neither scavenger richness, puma density, the proportion of non-ungulate prey in the diet, nor regional human population density had a significant effect on ungulate kill rates, but additional studies and standardization would provide further insights. Our results had a strong temperate-ecosystem bias highlighting the need for further research across the diverse biomes pumas occupy to fully interpret kill rates for the species. Data from more populations would also allow for multivariate analyses providing deeper inference into the ecological and behavioural factors driving kill rates and functional responses of pumas, and apex predators in general.","citation-key":"cristescuKillRatesAssociated2022","container-title":"Mammalian Biology","DOI":"10.1007/s42991-022-00240-8","ISSN":"1618-1476","issue":"2","journalAbbreviation":"Mamm Biol","language":"en","page":"291-305","source":"Springer Link","title":"Kill rates and associated ecological factors for an apex predator","volume":"102","author":[{"family":"Cristescu","given":"Bogdan"},{"family":"Elbroch","given":"L. Mark"},{"family":"Dellinger","given":"Justin A."},{"family":"Binder","given":"Wesley"},{"family":"Wilmers","given":"Christopher C."},{"family":"Wittmer","given":"Heiko U."}],"issued":{"date-parts":[["2022",4,1]]}}},{"id":1924,"uris":["http://zotero.org/users/9968163/items/BVLKDXU9"],"itemData":{"id":1924,"type":"article-journal","citation-key":"bartelGlobalChangeInfluences2024","container-title":"Trends in Ecology &amp; Evolution","DOI":"10.1016/j.tree.2023.09.008","ISSN":"01695347","issue":"2","journalAbbreviation":"Trends in Ecology &amp; Evolution","language":"en","page":"152-164","source":"DOI.org (Crossref)","title":"Global change influences scavenging and carrion decomposition","volume":"39","author":[{"family":"Bartel","given":"Savannah L."},{"family":"Stephenson","given":"Torrey"},{"family":"Crowder","given":"David W."},{"family":"Jones","given":"Menna E."},{"family":"Storfer","given":"Andrew"},{"family":"Strickland","given":"Michael S."},{"family":"Lynch","given":"Laurel"}],"issued":{"date-parts":[["2024",2]]}}}],"schema":"https://github.com/citation-style-language/schema/raw/master/csl-citation.json"} </w:instrText>
      </w:r>
      <w:r w:rsidR="001B69DE" w:rsidRPr="00777215">
        <w:rPr>
          <w:rFonts w:ascii="Arial" w:hAnsi="Arial" w:cs="Arial"/>
          <w:color w:val="000000" w:themeColor="text1"/>
          <w:sz w:val="22"/>
          <w:szCs w:val="22"/>
        </w:rPr>
        <w:fldChar w:fldCharType="separate"/>
      </w:r>
      <w:r w:rsidR="00F7026E" w:rsidRPr="00777215">
        <w:rPr>
          <w:rFonts w:ascii="Arial" w:hAnsi="Arial" w:cs="Arial"/>
          <w:sz w:val="22"/>
          <w:szCs w:val="22"/>
        </w:rPr>
        <w:t>(Husseman et al. 2003, Bump et al. 2009, Cristescu et al. 2022, Bartel et al. 2024)</w:t>
      </w:r>
      <w:r w:rsidR="001B69DE"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w:t>
      </w:r>
      <w:r w:rsidR="00F671ED" w:rsidRPr="00777215">
        <w:rPr>
          <w:rFonts w:ascii="Arial" w:hAnsi="Arial" w:cs="Arial"/>
          <w:color w:val="000000" w:themeColor="text1"/>
          <w:sz w:val="22"/>
          <w:szCs w:val="22"/>
        </w:rPr>
        <w:t>In response to this variability, s</w:t>
      </w:r>
      <w:r w:rsidRPr="00777215">
        <w:rPr>
          <w:rFonts w:ascii="Arial" w:hAnsi="Arial" w:cs="Arial"/>
          <w:color w:val="000000" w:themeColor="text1"/>
          <w:sz w:val="22"/>
          <w:szCs w:val="22"/>
        </w:rPr>
        <w:t xml:space="preserve">cavengers have evolved efficient movement patterns and </w:t>
      </w:r>
      <w:r w:rsidR="00801DDF">
        <w:rPr>
          <w:rFonts w:ascii="Arial" w:hAnsi="Arial" w:cs="Arial"/>
          <w:color w:val="000000" w:themeColor="text1"/>
          <w:sz w:val="22"/>
          <w:szCs w:val="22"/>
        </w:rPr>
        <w:t>heightened</w:t>
      </w:r>
      <w:r w:rsidRPr="00777215">
        <w:rPr>
          <w:rFonts w:ascii="Arial" w:hAnsi="Arial" w:cs="Arial"/>
          <w:color w:val="000000" w:themeColor="text1"/>
          <w:sz w:val="22"/>
          <w:szCs w:val="22"/>
        </w:rPr>
        <w:t xml:space="preserve"> senses </w:t>
      </w:r>
      <w:r w:rsidR="00365377" w:rsidRPr="00777215">
        <w:rPr>
          <w:rFonts w:ascii="Arial" w:hAnsi="Arial" w:cs="Arial"/>
          <w:color w:val="000000" w:themeColor="text1"/>
          <w:sz w:val="22"/>
          <w:szCs w:val="22"/>
        </w:rPr>
        <w:t xml:space="preserve">to locate carrion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(Ruxton and Houston 2004, Naves-Alegre et al. 2022)</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However, when </w:t>
      </w:r>
      <w:r w:rsidR="002875D6">
        <w:rPr>
          <w:rFonts w:ascii="Arial" w:hAnsi="Arial" w:cs="Arial"/>
          <w:color w:val="000000" w:themeColor="text1"/>
          <w:sz w:val="22"/>
          <w:szCs w:val="22"/>
        </w:rPr>
        <w:t xml:space="preserve">deciding among </w:t>
      </w:r>
      <w:r w:rsidRPr="00777215">
        <w:rPr>
          <w:rFonts w:ascii="Arial" w:hAnsi="Arial" w:cs="Arial"/>
          <w:color w:val="000000" w:themeColor="text1"/>
          <w:sz w:val="22"/>
          <w:szCs w:val="22"/>
        </w:rPr>
        <w:t xml:space="preserve">multiple sources of </w:t>
      </w:r>
      <w:r w:rsidR="002875D6">
        <w:rPr>
          <w:rFonts w:ascii="Arial" w:hAnsi="Arial" w:cs="Arial"/>
          <w:color w:val="000000" w:themeColor="text1"/>
          <w:sz w:val="22"/>
          <w:szCs w:val="22"/>
        </w:rPr>
        <w:t xml:space="preserve">available </w:t>
      </w:r>
      <w:r w:rsidRPr="00777215">
        <w:rPr>
          <w:rFonts w:ascii="Arial" w:hAnsi="Arial" w:cs="Arial"/>
          <w:color w:val="000000" w:themeColor="text1"/>
          <w:sz w:val="22"/>
          <w:szCs w:val="22"/>
        </w:rPr>
        <w:t xml:space="preserve">carrion, optimally foraging scavengers </w:t>
      </w:r>
      <w:r w:rsidR="008B17E3">
        <w:rPr>
          <w:rFonts w:ascii="Arial" w:hAnsi="Arial" w:cs="Arial"/>
          <w:color w:val="000000" w:themeColor="text1"/>
          <w:sz w:val="22"/>
          <w:szCs w:val="22"/>
        </w:rPr>
        <w:t>must</w:t>
      </w:r>
      <w:r w:rsidRPr="00777215">
        <w:rPr>
          <w:rFonts w:ascii="Arial" w:hAnsi="Arial" w:cs="Arial"/>
          <w:color w:val="000000" w:themeColor="text1"/>
          <w:sz w:val="22"/>
          <w:szCs w:val="22"/>
        </w:rPr>
        <w:t xml:space="preserve"> weigh the costs of travel against the probability of finding food</w:t>
      </w:r>
      <w:r w:rsidR="00A1468E">
        <w:rPr>
          <w:rFonts w:ascii="Arial" w:hAnsi="Arial" w:cs="Arial"/>
          <w:color w:val="000000" w:themeColor="text1"/>
          <w:sz w:val="22"/>
          <w:szCs w:val="22"/>
        </w:rPr>
        <w:t>.</w:t>
      </w:r>
    </w:p>
    <w:p w14:paraId="1A413ECB" w14:textId="3B2A1F8C" w:rsidR="001D4BD6" w:rsidRPr="00777215" w:rsidRDefault="00C42D50"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Anthropogenic</w:t>
      </w:r>
      <w:r w:rsidR="004D3FB5" w:rsidRPr="00777215">
        <w:rPr>
          <w:rFonts w:ascii="Arial" w:hAnsi="Arial" w:cs="Arial"/>
          <w:color w:val="000000" w:themeColor="text1"/>
          <w:sz w:val="22"/>
          <w:szCs w:val="22"/>
        </w:rPr>
        <w:t xml:space="preserve"> and </w:t>
      </w:r>
      <w:r w:rsidRPr="00777215">
        <w:rPr>
          <w:rFonts w:ascii="Arial" w:hAnsi="Arial" w:cs="Arial"/>
          <w:color w:val="000000" w:themeColor="text1"/>
          <w:sz w:val="22"/>
          <w:szCs w:val="22"/>
        </w:rPr>
        <w:t>natural</w:t>
      </w:r>
      <w:r w:rsidR="004D3FB5" w:rsidRPr="00777215">
        <w:rPr>
          <w:rFonts w:ascii="Arial" w:hAnsi="Arial" w:cs="Arial"/>
          <w:color w:val="000000" w:themeColor="text1"/>
          <w:sz w:val="22"/>
          <w:szCs w:val="22"/>
        </w:rPr>
        <w:t xml:space="preserve"> resources present scavengers with differing spatial and temporal predictability</w:t>
      </w:r>
      <w:r w:rsidR="00BF32D4" w:rsidRPr="00777215">
        <w:rPr>
          <w:rFonts w:ascii="Arial" w:hAnsi="Arial" w:cs="Arial"/>
          <w:color w:val="000000" w:themeColor="text1"/>
          <w:sz w:val="22"/>
          <w:szCs w:val="22"/>
        </w:rPr>
        <w:t xml:space="preserve"> </w:t>
      </w:r>
      <w:r w:rsidR="00BF32D4"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{"citationID":"wmCSJOn3","properties":{"unsorted":false,"formattedCitation":"(Wilmers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F32D4" w:rsidRPr="00777215">
        <w:rPr>
          <w:rFonts w:ascii="Arial" w:hAnsi="Arial" w:cs="Arial"/>
          <w:color w:val="000000" w:themeColor="text1"/>
          <w:sz w:val="22"/>
          <w:szCs w:val="22"/>
        </w:rPr>
        <w:fldChar w:fldCharType="separate"/>
      </w:r>
      <w:r w:rsidR="00BF32D4" w:rsidRPr="00777215">
        <w:rPr>
          <w:rFonts w:ascii="Arial" w:hAnsi="Arial" w:cs="Arial"/>
          <w:color w:val="000000" w:themeColor="text1"/>
          <w:kern w:val="0"/>
          <w:sz w:val="22"/>
          <w:szCs w:val="22"/>
        </w:rPr>
        <w:t>(Wilmers et al. 2003</w:t>
      </w:r>
      <w:r w:rsidR="00BF32D4" w:rsidRPr="00777215">
        <w:rPr>
          <w:rFonts w:ascii="Arial" w:hAnsi="Arial" w:cs="Arial"/>
          <w:i/>
          <w:iCs/>
          <w:color w:val="000000" w:themeColor="text1"/>
          <w:kern w:val="0"/>
          <w:sz w:val="22"/>
          <w:szCs w:val="22"/>
        </w:rPr>
        <w:t>b</w:t>
      </w:r>
      <w:r w:rsidR="00BF32D4" w:rsidRPr="00777215">
        <w:rPr>
          <w:rFonts w:ascii="Arial" w:hAnsi="Arial" w:cs="Arial"/>
          <w:color w:val="000000" w:themeColor="text1"/>
          <w:kern w:val="0"/>
          <w:sz w:val="22"/>
          <w:szCs w:val="22"/>
        </w:rPr>
        <w:t>)</w:t>
      </w:r>
      <w:r w:rsidR="00BF32D4" w:rsidRPr="00777215">
        <w:rPr>
          <w:rFonts w:ascii="Arial" w:hAnsi="Arial" w:cs="Arial"/>
          <w:color w:val="000000" w:themeColor="text1"/>
          <w:sz w:val="22"/>
          <w:szCs w:val="22"/>
        </w:rPr>
        <w:fldChar w:fldCharType="end"/>
      </w:r>
      <w:r w:rsidR="004D3FB5" w:rsidRPr="00777215">
        <w:rPr>
          <w:rFonts w:ascii="Arial" w:hAnsi="Arial" w:cs="Arial"/>
          <w:color w:val="000000" w:themeColor="text1"/>
          <w:sz w:val="22"/>
          <w:szCs w:val="22"/>
        </w:rPr>
        <w:t xml:space="preserve">. </w:t>
      </w:r>
      <w:r w:rsidR="00E72111" w:rsidRPr="00777215">
        <w:rPr>
          <w:rFonts w:ascii="Arial" w:hAnsi="Arial" w:cs="Arial"/>
          <w:color w:val="000000" w:themeColor="text1"/>
          <w:sz w:val="22"/>
          <w:szCs w:val="22"/>
        </w:rPr>
        <w:t xml:space="preserve">Foods provided by people can be more predictable in space and time than those created by </w:t>
      </w:r>
      <w:r w:rsidR="005C156E">
        <w:rPr>
          <w:rFonts w:ascii="Arial" w:hAnsi="Arial" w:cs="Arial"/>
          <w:color w:val="000000" w:themeColor="text1"/>
          <w:sz w:val="22"/>
          <w:szCs w:val="22"/>
        </w:rPr>
        <w:t>predators</w:t>
      </w:r>
      <w:r w:rsidR="00E72111" w:rsidRPr="00777215">
        <w:rPr>
          <w:rFonts w:ascii="Arial" w:hAnsi="Arial" w:cs="Arial"/>
          <w:color w:val="000000" w:themeColor="text1"/>
          <w:sz w:val="22"/>
          <w:szCs w:val="22"/>
        </w:rPr>
        <w:t xml:space="preserve"> </w:t>
      </w:r>
      <w:r w:rsidR="00E72111"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E72111" w:rsidRPr="00777215">
        <w:rPr>
          <w:rFonts w:ascii="Arial" w:hAnsi="Arial" w:cs="Arial"/>
          <w:color w:val="000000" w:themeColor="text1"/>
          <w:sz w:val="22"/>
          <w:szCs w:val="22"/>
        </w:rPr>
        <w:fldChar w:fldCharType="separate"/>
      </w:r>
      <w:r w:rsidR="00E72111" w:rsidRPr="00777215">
        <w:rPr>
          <w:rFonts w:ascii="Arial" w:hAnsi="Arial" w:cs="Arial"/>
          <w:color w:val="000000" w:themeColor="text1"/>
          <w:kern w:val="0"/>
          <w:sz w:val="22"/>
          <w:szCs w:val="22"/>
        </w:rPr>
        <w:t>(Bartumeus et al. 2010, Cortés-</w:t>
      </w:r>
      <w:r w:rsidR="00E72111" w:rsidRPr="00777215">
        <w:rPr>
          <w:rFonts w:ascii="Arial" w:hAnsi="Arial" w:cs="Arial"/>
          <w:color w:val="000000" w:themeColor="text1"/>
          <w:kern w:val="0"/>
          <w:sz w:val="22"/>
          <w:szCs w:val="22"/>
        </w:rPr>
        <w:lastRenderedPageBreak/>
        <w:t>Avizanda et al. 2012)</w:t>
      </w:r>
      <w:r w:rsidR="00E72111" w:rsidRPr="00777215">
        <w:rPr>
          <w:rFonts w:ascii="Arial" w:hAnsi="Arial" w:cs="Arial"/>
          <w:color w:val="000000" w:themeColor="text1"/>
          <w:sz w:val="22"/>
          <w:szCs w:val="22"/>
        </w:rPr>
        <w:fldChar w:fldCharType="end"/>
      </w:r>
      <w:r w:rsidR="00E72111" w:rsidRPr="00777215">
        <w:rPr>
          <w:rFonts w:ascii="Arial" w:hAnsi="Arial" w:cs="Arial"/>
          <w:color w:val="000000" w:themeColor="text1"/>
          <w:sz w:val="22"/>
          <w:szCs w:val="22"/>
        </w:rPr>
        <w:t>. For example, h</w:t>
      </w:r>
      <w:r w:rsidR="007F5E25" w:rsidRPr="00777215">
        <w:rPr>
          <w:rFonts w:ascii="Arial" w:hAnsi="Arial" w:cs="Arial"/>
          <w:sz w:val="22"/>
          <w:szCs w:val="22"/>
        </w:rPr>
        <w:t xml:space="preserve">uman hunters often “field dress” large, harvested animals, leaving behind edible biomass in gut piles containing organs, bones, and hide that can be more predictable in space and time than those created by predation </w:t>
      </w:r>
      <w:r w:rsidR="001D4BD6"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D4BD6" w:rsidRPr="00777215">
        <w:rPr>
          <w:rFonts w:ascii="Arial" w:hAnsi="Arial" w:cs="Arial"/>
          <w:color w:val="000000" w:themeColor="text1"/>
          <w:sz w:val="22"/>
          <w:szCs w:val="22"/>
        </w:rPr>
        <w:fldChar w:fldCharType="separate"/>
      </w:r>
      <w:r w:rsidR="001D4BD6" w:rsidRPr="00777215">
        <w:rPr>
          <w:rFonts w:ascii="Arial" w:hAnsi="Arial" w:cs="Arial"/>
          <w:color w:val="000000" w:themeColor="text1"/>
          <w:kern w:val="0"/>
          <w:sz w:val="22"/>
          <w:szCs w:val="22"/>
        </w:rPr>
        <w:t>(Wilmers et al. 2003</w:t>
      </w:r>
      <w:r w:rsidR="001D4BD6" w:rsidRPr="00777215">
        <w:rPr>
          <w:rFonts w:ascii="Arial" w:hAnsi="Arial" w:cs="Arial"/>
          <w:i/>
          <w:iCs/>
          <w:color w:val="000000" w:themeColor="text1"/>
          <w:kern w:val="0"/>
          <w:sz w:val="22"/>
          <w:szCs w:val="22"/>
        </w:rPr>
        <w:t>b</w:t>
      </w:r>
      <w:r w:rsidR="001D4BD6" w:rsidRPr="00777215">
        <w:rPr>
          <w:rFonts w:ascii="Arial" w:hAnsi="Arial" w:cs="Arial"/>
          <w:color w:val="000000" w:themeColor="text1"/>
          <w:kern w:val="0"/>
          <w:sz w:val="22"/>
          <w:szCs w:val="22"/>
        </w:rPr>
        <w:t>)</w:t>
      </w:r>
      <w:r w:rsidR="001D4BD6" w:rsidRPr="00777215">
        <w:rPr>
          <w:rFonts w:ascii="Arial" w:hAnsi="Arial" w:cs="Arial"/>
          <w:color w:val="000000" w:themeColor="text1"/>
          <w:sz w:val="22"/>
          <w:szCs w:val="22"/>
        </w:rPr>
        <w:fldChar w:fldCharType="end"/>
      </w:r>
      <w:r w:rsidR="001D4BD6" w:rsidRPr="00777215">
        <w:rPr>
          <w:rFonts w:ascii="Arial" w:hAnsi="Arial" w:cs="Arial"/>
          <w:color w:val="000000" w:themeColor="text1"/>
          <w:sz w:val="22"/>
          <w:szCs w:val="22"/>
        </w:rPr>
        <w:t>. In gray wolf (</w:t>
      </w:r>
      <w:r w:rsidR="001D4BD6" w:rsidRPr="00777215">
        <w:rPr>
          <w:rFonts w:ascii="Arial" w:hAnsi="Arial" w:cs="Arial"/>
          <w:i/>
          <w:iCs/>
          <w:color w:val="000000" w:themeColor="text1"/>
          <w:sz w:val="22"/>
          <w:szCs w:val="22"/>
        </w:rPr>
        <w:t>Canis lupus</w:t>
      </w:r>
      <w:r w:rsidR="001D4BD6" w:rsidRPr="00777215">
        <w:rPr>
          <w:rFonts w:ascii="Arial" w:hAnsi="Arial" w:cs="Arial"/>
          <w:color w:val="000000" w:themeColor="text1"/>
          <w:sz w:val="22"/>
          <w:szCs w:val="22"/>
        </w:rPr>
        <w:t xml:space="preserve">) dominated systems, natural carrion is temporally unpredictable due to wolves’ low hunting success rate </w:t>
      </w:r>
      <w:r w:rsidR="001D4BD6"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1D4BD6" w:rsidRPr="00777215">
        <w:rPr>
          <w:rFonts w:ascii="Arial" w:hAnsi="Arial" w:cs="Arial"/>
          <w:color w:val="000000" w:themeColor="text1"/>
          <w:sz w:val="22"/>
          <w:szCs w:val="22"/>
        </w:rPr>
        <w:fldChar w:fldCharType="separate"/>
      </w:r>
      <w:r w:rsidR="001D4BD6" w:rsidRPr="00777215">
        <w:rPr>
          <w:rFonts w:ascii="Arial" w:hAnsi="Arial" w:cs="Arial"/>
          <w:color w:val="000000" w:themeColor="text1"/>
          <w:sz w:val="22"/>
          <w:szCs w:val="22"/>
        </w:rPr>
        <w:t>(MacNulty 2002)</w:t>
      </w:r>
      <w:r w:rsidR="001D4BD6" w:rsidRPr="00777215">
        <w:rPr>
          <w:rFonts w:ascii="Arial" w:hAnsi="Arial" w:cs="Arial"/>
          <w:color w:val="000000" w:themeColor="text1"/>
          <w:sz w:val="22"/>
          <w:szCs w:val="22"/>
        </w:rPr>
        <w:fldChar w:fldCharType="end"/>
      </w:r>
      <w:r w:rsidR="001D4BD6" w:rsidRPr="00777215">
        <w:rPr>
          <w:rFonts w:ascii="Arial" w:hAnsi="Arial" w:cs="Arial"/>
          <w:color w:val="000000" w:themeColor="text1"/>
          <w:sz w:val="22"/>
          <w:szCs w:val="22"/>
        </w:rPr>
        <w:t xml:space="preserve"> and occurs across a wide spatial scale </w:t>
      </w:r>
      <w:r w:rsidR="001D4BD6"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D4BD6" w:rsidRPr="00777215">
        <w:rPr>
          <w:rFonts w:ascii="Arial" w:hAnsi="Arial" w:cs="Arial"/>
          <w:color w:val="000000" w:themeColor="text1"/>
          <w:sz w:val="22"/>
          <w:szCs w:val="22"/>
        </w:rPr>
        <w:fldChar w:fldCharType="separate"/>
      </w:r>
      <w:r w:rsidR="001D4BD6" w:rsidRPr="00777215">
        <w:rPr>
          <w:rFonts w:ascii="Arial" w:hAnsi="Arial" w:cs="Arial"/>
          <w:color w:val="000000" w:themeColor="text1"/>
          <w:kern w:val="0"/>
          <w:sz w:val="22"/>
          <w:szCs w:val="22"/>
        </w:rPr>
        <w:t>(Wilmers et al. 2003</w:t>
      </w:r>
      <w:r w:rsidR="001D4BD6" w:rsidRPr="00777215">
        <w:rPr>
          <w:rFonts w:ascii="Arial" w:hAnsi="Arial" w:cs="Arial"/>
          <w:i/>
          <w:iCs/>
          <w:color w:val="000000" w:themeColor="text1"/>
          <w:kern w:val="0"/>
          <w:sz w:val="22"/>
          <w:szCs w:val="22"/>
        </w:rPr>
        <w:t>b</w:t>
      </w:r>
      <w:r w:rsidR="001D4BD6" w:rsidRPr="00777215">
        <w:rPr>
          <w:rFonts w:ascii="Arial" w:hAnsi="Arial" w:cs="Arial"/>
          <w:color w:val="000000" w:themeColor="text1"/>
          <w:kern w:val="0"/>
          <w:sz w:val="22"/>
          <w:szCs w:val="22"/>
        </w:rPr>
        <w:t>)</w:t>
      </w:r>
      <w:r w:rsidR="001D4BD6" w:rsidRPr="00777215">
        <w:rPr>
          <w:rFonts w:ascii="Arial" w:hAnsi="Arial" w:cs="Arial"/>
          <w:color w:val="000000" w:themeColor="text1"/>
          <w:sz w:val="22"/>
          <w:szCs w:val="22"/>
        </w:rPr>
        <w:fldChar w:fldCharType="end"/>
      </w:r>
      <w:r w:rsidR="001D4BD6" w:rsidRPr="00777215">
        <w:rPr>
          <w:rFonts w:ascii="Arial" w:hAnsi="Arial" w:cs="Arial"/>
          <w:color w:val="000000" w:themeColor="text1"/>
          <w:sz w:val="22"/>
          <w:szCs w:val="22"/>
        </w:rPr>
        <w:t>. While this difference in</w:t>
      </w:r>
      <w:r w:rsidR="00D440AD" w:rsidRPr="00777215">
        <w:rPr>
          <w:rFonts w:ascii="Arial" w:hAnsi="Arial" w:cs="Arial"/>
          <w:color w:val="000000" w:themeColor="text1"/>
          <w:sz w:val="22"/>
          <w:szCs w:val="22"/>
        </w:rPr>
        <w:t xml:space="preserve"> carrion</w:t>
      </w:r>
      <w:r w:rsidR="001D4BD6" w:rsidRPr="00777215">
        <w:rPr>
          <w:rFonts w:ascii="Arial" w:hAnsi="Arial" w:cs="Arial"/>
          <w:color w:val="000000" w:themeColor="text1"/>
          <w:sz w:val="22"/>
          <w:szCs w:val="22"/>
        </w:rPr>
        <w:t xml:space="preserve"> predictability does not always result in variation in overall usage by scavenger population</w:t>
      </w:r>
      <w:r w:rsidR="000507F5" w:rsidRPr="00777215">
        <w:rPr>
          <w:rFonts w:ascii="Arial" w:hAnsi="Arial" w:cs="Arial"/>
          <w:color w:val="000000" w:themeColor="text1"/>
          <w:sz w:val="22"/>
          <w:szCs w:val="22"/>
        </w:rPr>
        <w:t xml:space="preserve"> </w:t>
      </w:r>
      <w:r w:rsidR="001D4BD6"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{"citationID":"gKXDwAga","properties":{"unsorted":false,"formattedCitation":"(De Pelsmaeker et al. 2024)","plainCitation":"(De Pelsmaeker et al. 2024)","noteIndex":0},"citationItems":[{"id":332,"uris":["http://zotero.org/users/9968163/items/7G3FZB4D"],"itemData":{"id":332,"type":"article-journal","abstract":"In temperate regions, larger mammalian carrion naturally occurs in terrestrial landscapes as a pulsed resource towards the end of the winter through enhanced ungulate mortality due to starvation or exhaustion. The return of large carnivores in Central Europe provides carrion more equally throughout the year and the active enhancement of carrion for biodiversity by game managers has increased, raising the question of how different scavengers respond to the temporal variation in carrion supply. To address this question, we experimentally deployed 106 cervid carcasses throughout the year in a temperate forest of south-eastern Germany on two types of plots: permanent (i.e., site with multiple subsequent deployments) or random (i.e., site with unique deployment), and reported vertebrate scavenger visitations by camera trapping. Deployment on random or permanent sites did not affect carrion use by any single species. Generalized additive modelling revealed that vertebrate scavenging peaked in the winter season and summer independent of carrion supply. Still, different scavenger species showed different temporal patterns. While wild boar as ungulate omnivores did not display any seasonal patterns, avian scavengers showed significant variation in visitation rates. The mesopredator red fox consumed carrion significantly more often from late winter to summer, while pine marten was present at carrion only during winter. Finally, the specialist large carnivore Eurasian lynx, visited carrion sites most frequently in late winter and early spring. Our results suggest that global warming might impact some groups of vertebrate scavengers more strongly than others by reducing carrion availability in late winter, while returning carnivores could mitigate these impacts.","container-title":"Basic and Applied Ecology","DOI":"10.1016/j.baae.2024.05.005","ISSN":"1439-1791","journalAbbreviation":"Basic and Applied Ecology","page":"57-64","source":"ScienceDirect","title":"Seasonal variability of scavenger visitations is independent of carrion predictability","volume":"79","author":[{"family":"De Pelsmaeker","given":"Nicolas"},{"family":"Ferry","given":"Nicolas"},{"family":"Stiegler","given":"Jonas"},{"family":"Selva","given":"Nuria"},{"family":"Hoermann","given":"Christian","non-dropping-particle":"von"},{"family":"Müller","given":"Jörg"},{"family":"Heurich","given":"Marco"}],"issued":{"date-parts":[["2024",9,1]]}}}],"schema":"https://github.com/citation-style-language/schema/raw/master/csl-citation.json"} </w:instrText>
      </w:r>
      <w:r w:rsidR="001D4BD6" w:rsidRPr="00777215">
        <w:rPr>
          <w:rFonts w:ascii="Arial" w:hAnsi="Arial" w:cs="Arial"/>
          <w:color w:val="000000" w:themeColor="text1"/>
          <w:sz w:val="22"/>
          <w:szCs w:val="22"/>
        </w:rPr>
        <w:fldChar w:fldCharType="separate"/>
      </w:r>
      <w:r w:rsidR="001D4BD6" w:rsidRPr="00777215">
        <w:rPr>
          <w:rFonts w:ascii="Arial" w:hAnsi="Arial" w:cs="Arial"/>
          <w:sz w:val="22"/>
          <w:szCs w:val="22"/>
        </w:rPr>
        <w:t>(De Pelsmaeker et al. 2024)</w:t>
      </w:r>
      <w:r w:rsidR="001D4BD6" w:rsidRPr="00777215">
        <w:rPr>
          <w:rFonts w:ascii="Arial" w:hAnsi="Arial" w:cs="Arial"/>
          <w:color w:val="000000" w:themeColor="text1"/>
          <w:sz w:val="22"/>
          <w:szCs w:val="22"/>
        </w:rPr>
        <w:fldChar w:fldCharType="end"/>
      </w:r>
      <w:r w:rsidR="001D4BD6" w:rsidRPr="00777215">
        <w:rPr>
          <w:rFonts w:ascii="Arial" w:hAnsi="Arial" w:cs="Arial"/>
          <w:color w:val="000000" w:themeColor="text1"/>
          <w:sz w:val="22"/>
          <w:szCs w:val="22"/>
        </w:rPr>
        <w:t>, i</w:t>
      </w:r>
      <w:r w:rsidR="000507F5" w:rsidRPr="00777215">
        <w:rPr>
          <w:rFonts w:ascii="Arial" w:hAnsi="Arial" w:cs="Arial"/>
          <w:color w:val="000000" w:themeColor="text1"/>
          <w:sz w:val="22"/>
          <w:szCs w:val="22"/>
        </w:rPr>
        <w:t>t</w:t>
      </w:r>
      <w:r w:rsidR="001D4BD6" w:rsidRPr="00777215">
        <w:rPr>
          <w:rFonts w:ascii="Arial" w:hAnsi="Arial" w:cs="Arial"/>
          <w:color w:val="000000" w:themeColor="text1"/>
          <w:sz w:val="22"/>
          <w:szCs w:val="22"/>
        </w:rPr>
        <w:t xml:space="preserve"> can impact the decision making of individuals</w:t>
      </w:r>
      <w:r w:rsidR="00D440AD" w:rsidRPr="00777215">
        <w:rPr>
          <w:rFonts w:ascii="Arial" w:hAnsi="Arial" w:cs="Arial"/>
          <w:color w:val="000000" w:themeColor="text1"/>
          <w:sz w:val="22"/>
          <w:szCs w:val="22"/>
        </w:rPr>
        <w:t xml:space="preserve"> </w:t>
      </w:r>
      <w:r w:rsidR="00D440AD"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{"citationID":"5xyaxTSE","properties":{"unsorted":false,"formattedCitation":"(Loretto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D440AD" w:rsidRPr="00777215">
        <w:rPr>
          <w:rFonts w:ascii="Arial" w:hAnsi="Arial" w:cs="Arial"/>
          <w:color w:val="000000" w:themeColor="text1"/>
          <w:sz w:val="22"/>
          <w:szCs w:val="22"/>
        </w:rPr>
        <w:fldChar w:fldCharType="separate"/>
      </w:r>
      <w:r w:rsidR="00D440AD" w:rsidRPr="00777215">
        <w:rPr>
          <w:rFonts w:ascii="Arial" w:hAnsi="Arial" w:cs="Arial"/>
          <w:sz w:val="22"/>
          <w:szCs w:val="22"/>
        </w:rPr>
        <w:t>(Loretto et al. 2026)</w:t>
      </w:r>
      <w:r w:rsidR="00D440AD" w:rsidRPr="00777215">
        <w:rPr>
          <w:rFonts w:ascii="Arial" w:hAnsi="Arial" w:cs="Arial"/>
          <w:color w:val="000000" w:themeColor="text1"/>
          <w:sz w:val="22"/>
          <w:szCs w:val="22"/>
        </w:rPr>
        <w:fldChar w:fldCharType="end"/>
      </w:r>
      <w:r w:rsidR="001D4BD6" w:rsidRPr="00777215">
        <w:rPr>
          <w:rFonts w:ascii="Arial" w:hAnsi="Arial" w:cs="Arial"/>
          <w:color w:val="000000" w:themeColor="text1"/>
          <w:sz w:val="22"/>
          <w:szCs w:val="22"/>
        </w:rPr>
        <w:t>.</w:t>
      </w:r>
    </w:p>
    <w:p w14:paraId="34B41DD2" w14:textId="0EBDA3A1"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Common ravens (</w:t>
      </w:r>
      <w:r w:rsidRPr="00777215">
        <w:rPr>
          <w:rFonts w:ascii="Arial" w:hAnsi="Arial" w:cs="Arial"/>
          <w:i/>
          <w:iCs/>
          <w:color w:val="000000" w:themeColor="text1"/>
          <w:sz w:val="22"/>
          <w:szCs w:val="22"/>
        </w:rPr>
        <w:t xml:space="preserve">Corvus </w:t>
      </w:r>
      <w:r w:rsidRPr="00777215">
        <w:rPr>
          <w:rFonts w:ascii="Arial" w:hAnsi="Arial" w:cs="Arial"/>
          <w:color w:val="000000" w:themeColor="text1"/>
          <w:sz w:val="22"/>
          <w:szCs w:val="22"/>
        </w:rPr>
        <w:t xml:space="preserve">corax) are foraging generalists and facultative scavengers with a high movement potential due to efficient gliding flight </w:t>
      </w:r>
      <w:r w:rsidRPr="00777215">
        <w:rPr>
          <w:rFonts w:ascii="Arial" w:hAnsi="Arial" w:cs="Arial"/>
          <w:color w:val="000000" w:themeColor="text1"/>
          <w:sz w:val="22"/>
          <w:szCs w:val="22"/>
          <w:highlight w:val="yellow"/>
        </w:rPr>
        <w:t xml:space="preserve">(von Axel </w:t>
      </w:r>
      <w:r w:rsidRPr="00777215">
        <w:rPr>
          <w:rFonts w:ascii="Arial" w:hAnsi="Arial" w:cs="Arial"/>
          <w:i/>
          <w:iCs/>
          <w:color w:val="000000" w:themeColor="text1"/>
          <w:sz w:val="22"/>
          <w:szCs w:val="22"/>
          <w:highlight w:val="yellow"/>
        </w:rPr>
        <w:t>in prep</w:t>
      </w:r>
      <w:r w:rsidRPr="00777215">
        <w:rPr>
          <w:rFonts w:ascii="Arial" w:hAnsi="Arial" w:cs="Arial"/>
          <w:color w:val="000000" w:themeColor="text1"/>
          <w:sz w:val="22"/>
          <w:szCs w:val="22"/>
          <w:highlight w:val="yellow"/>
        </w:rPr>
        <w:t>)</w:t>
      </w:r>
      <w:r w:rsidRPr="00777215">
        <w:rPr>
          <w:rFonts w:ascii="Arial" w:hAnsi="Arial" w:cs="Arial"/>
          <w:color w:val="000000" w:themeColor="text1"/>
          <w:sz w:val="22"/>
          <w:szCs w:val="22"/>
        </w:rPr>
        <w:t xml:space="preserve">. They evolved </w:t>
      </w:r>
      <w:r w:rsidR="008245ED">
        <w:rPr>
          <w:rFonts w:ascii="Arial" w:hAnsi="Arial" w:cs="Arial"/>
          <w:color w:val="000000" w:themeColor="text1"/>
          <w:sz w:val="22"/>
          <w:szCs w:val="22"/>
        </w:rPr>
        <w:t>during the Pleistocene with</w:t>
      </w:r>
      <w:r w:rsidRPr="00777215">
        <w:rPr>
          <w:rFonts w:ascii="Arial" w:hAnsi="Arial" w:cs="Arial"/>
          <w:color w:val="000000" w:themeColor="text1"/>
          <w:sz w:val="22"/>
          <w:szCs w:val="22"/>
        </w:rPr>
        <w:t xml:space="preserve"> wolves and humans and use carrion from both species</w:t>
      </w:r>
      <w:r w:rsidR="00E73E4F">
        <w:rPr>
          <w:rFonts w:ascii="Arial" w:hAnsi="Arial" w:cs="Arial"/>
          <w:color w:val="000000" w:themeColor="text1"/>
          <w:sz w:val="22"/>
          <w:szCs w:val="22"/>
        </w:rPr>
        <w:t xml:space="preserve"> </w:t>
      </w:r>
      <w:r w:rsidR="00E73E4F">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{"citationID":"SFqhh7RQ","properties":{"unsorted":false,"formattedCitation":"(Marzluff and Angell 2005, Kearns et al. 2018)","plainCitation":"(Marzluff and Angell 2005, Kearns et al. 2018)","noteIndex":0},"citationItems":[{"id":32,"uris":["http://zotero.org/users/9968163/items/Y4KK3SEZ"],"itemData":{"id":32,"type":"article-journal","abstract":"We propose an additional synergy between human culture and the environment—a coevolution of human and other species’ cultures. We suggest that when humans interact with other social species,who themselves have the ability to evolve culture,then simple feedbacks from a culturally evolving “environment” can stimulate rapid cultural evolution in humans. We term the reciprocal adjustments in two or more species’ cultures “cultural coevolution”(Marzluff and Angell 2005). Cultural …","container-title":"Journal of Ecological Anthropology","DOI":"10.5038/2162-4593.9.1.5","page":"69-75","source":"ResearchGate","title":"Cultural Coevolution: How the Human Bond with Crows and Ravens Extends Theory and Raises New Questions","title-short":"Cultural Coevolution","volume":"9","author":[{"family":"Marzluff","given":"John"},{"family":"Angell","given":"Tony"}],"issued":{"date-parts":[["2005",1,1]]}}},{"id":1929,"uris":["http://zotero.org/users/9968163/items/HPZS3JVX"],"itemData":{"id":1929,"type":"article-journal","abstract":"Many species, including humans, have emerged via complex reticulate processes involving hybridisation. Under certain circumstances, hybridisation can cause distinct lineages to collapse into a single lineage with an admixed mosaic genome. Most known cases of such ‘speciation reversal’ or ‘lineage fusion’ involve recently diverged lineages and anthropogenic perturbation. Here, we show that in western North America, Common Ravens (Corvus corax) have admixed mosaic genomes formed by the fusion of non-sister lineages (‘California’ and ‘Holarctic’) that diverged ~1.5 million years ago. Phylogenomic analyses and concordant patterns of geographic structuring in mtDNA, genome-wide SNPs and nuclear introns demonstrate long-term admixture and random interbreeding between the non-sister lineages. In contrast, our genomic data support reproductive isolation between Common Ravens and Chihuahuan Ravens (C. cryptoleucus) despite extensive geographic overlap and a sister relationship between Chihuahuan Ravens and the California lineage. These data suggest that the Common Raven genome was formed by secondary lineage fusion and most likely represents a case of ancient speciation reversal that occurred without anthropogenic causes.","container-title":"Nature Communications","DOI":"10.1038/s41467-018-03294-w","ISSN":"2041-1723","issue":"1","journalAbbreviation":"Nat Commun","language":"en","license":"2018 The Author(s)","page":"906","publisher":"Nature Publishing Group","source":"www.nature.com","title":"Genomic evidence of speciation reversal in ravens","volume":"9","author":[{"family":"Kearns","given":"Anna M."},{"family":"Restani","given":"Marco"},{"family":"Szabo","given":"Ildiko"},{"family":"Schrøder-Nielsen","given":"Audun"},{"family":"Kim","given":"Jin Ah"},{"family":"Richardson","given":"Hayley M."},{"family":"Marzluff","given":"John M."},{"family":"Fleischer","given":"Robert C."},{"family":"Johnsen","given":"Arild"},{"family":"Omland","given":"Kevin E."}],"issued":{"date-parts":[["2018",3,2]]}}}],"schema":"https://github.com/citation-style-language/schema/raw/master/csl-citation.json"} </w:instrText>
      </w:r>
      <w:r w:rsidR="00E73E4F">
        <w:rPr>
          <w:rFonts w:ascii="Arial" w:hAnsi="Arial" w:cs="Arial"/>
          <w:color w:val="000000" w:themeColor="text1"/>
          <w:sz w:val="22"/>
          <w:szCs w:val="22"/>
        </w:rPr>
        <w:fldChar w:fldCharType="separate"/>
      </w:r>
      <w:r w:rsidR="00E73E4F" w:rsidRPr="00E73E4F">
        <w:rPr>
          <w:rFonts w:ascii="Aptos" w:hAnsi="Aptos"/>
          <w:sz w:val="22"/>
        </w:rPr>
        <w:t>(Marzluff and Angell 2005, Kearns et al. 2018)</w:t>
      </w:r>
      <w:r w:rsidR="00E73E4F">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Ravens have learned to associate </w:t>
      </w:r>
      <w:r w:rsidR="00E73E4F">
        <w:rPr>
          <w:rFonts w:ascii="Arial" w:hAnsi="Arial" w:cs="Arial"/>
          <w:color w:val="000000" w:themeColor="text1"/>
          <w:sz w:val="22"/>
          <w:szCs w:val="22"/>
        </w:rPr>
        <w:t xml:space="preserve">the presence of </w:t>
      </w:r>
      <w:r w:rsidRPr="00777215">
        <w:rPr>
          <w:rFonts w:ascii="Arial" w:hAnsi="Arial" w:cs="Arial"/>
          <w:color w:val="000000" w:themeColor="text1"/>
          <w:sz w:val="22"/>
          <w:szCs w:val="22"/>
        </w:rPr>
        <w:t>wol</w:t>
      </w:r>
      <w:r w:rsidR="00E73E4F">
        <w:rPr>
          <w:rFonts w:ascii="Arial" w:hAnsi="Arial" w:cs="Arial"/>
          <w:color w:val="000000" w:themeColor="text1"/>
          <w:sz w:val="22"/>
          <w:szCs w:val="22"/>
        </w:rPr>
        <w:t xml:space="preserve">ves </w:t>
      </w:r>
      <w:r w:rsidRPr="00777215">
        <w:rPr>
          <w:rFonts w:ascii="Arial" w:hAnsi="Arial" w:cs="Arial"/>
          <w:color w:val="000000" w:themeColor="text1"/>
          <w:sz w:val="22"/>
          <w:szCs w:val="22"/>
        </w:rPr>
        <w:t>and</w:t>
      </w:r>
      <w:r w:rsidR="00E73E4F">
        <w:rPr>
          <w:rFonts w:ascii="Arial" w:hAnsi="Arial" w:cs="Arial"/>
          <w:color w:val="000000" w:themeColor="text1"/>
          <w:sz w:val="22"/>
          <w:szCs w:val="22"/>
        </w:rPr>
        <w:t xml:space="preserve"> their</w:t>
      </w:r>
      <w:r w:rsidRPr="00777215">
        <w:rPr>
          <w:rFonts w:ascii="Arial" w:hAnsi="Arial" w:cs="Arial"/>
          <w:color w:val="000000" w:themeColor="text1"/>
          <w:sz w:val="22"/>
          <w:szCs w:val="22"/>
        </w:rPr>
        <w:t xml:space="preserve"> </w:t>
      </w:r>
      <w:r w:rsidR="001B2612">
        <w:rPr>
          <w:rFonts w:ascii="Arial" w:hAnsi="Arial" w:cs="Arial"/>
          <w:color w:val="000000" w:themeColor="text1"/>
          <w:sz w:val="22"/>
          <w:szCs w:val="22"/>
        </w:rPr>
        <w:t>communication</w:t>
      </w:r>
      <w:r w:rsidRPr="00777215">
        <w:rPr>
          <w:rFonts w:ascii="Arial" w:hAnsi="Arial" w:cs="Arial"/>
          <w:color w:val="000000" w:themeColor="text1"/>
          <w:sz w:val="22"/>
          <w:szCs w:val="22"/>
        </w:rPr>
        <w:t xml:space="preserve">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(Harrington 1978, Stahler et al. 2002)</w:t>
      </w:r>
      <w:r w:rsidRPr="00777215">
        <w:rPr>
          <w:rFonts w:ascii="Arial" w:hAnsi="Arial" w:cs="Arial"/>
          <w:color w:val="000000" w:themeColor="text1"/>
          <w:sz w:val="22"/>
          <w:szCs w:val="22"/>
        </w:rPr>
        <w:fldChar w:fldCharType="end"/>
      </w:r>
      <w:r w:rsidR="00241D11">
        <w:rPr>
          <w:rFonts w:ascii="Arial" w:hAnsi="Arial" w:cs="Arial"/>
          <w:color w:val="000000" w:themeColor="text1"/>
          <w:sz w:val="22"/>
          <w:szCs w:val="22"/>
        </w:rPr>
        <w:t>, as well as</w:t>
      </w:r>
      <w:r w:rsidRPr="00777215">
        <w:rPr>
          <w:rFonts w:ascii="Arial" w:hAnsi="Arial" w:cs="Arial"/>
          <w:color w:val="000000" w:themeColor="text1"/>
          <w:sz w:val="22"/>
          <w:szCs w:val="22"/>
        </w:rPr>
        <w:t xml:space="preserve"> the sight and sounds of human hunters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(White 2005, Marzluff et al. 2021)</w:t>
      </w:r>
      <w:r w:rsidRPr="00777215">
        <w:rPr>
          <w:rFonts w:ascii="Arial" w:hAnsi="Arial" w:cs="Arial"/>
          <w:color w:val="000000" w:themeColor="text1"/>
          <w:sz w:val="22"/>
          <w:szCs w:val="22"/>
        </w:rPr>
        <w:fldChar w:fldCharType="end"/>
      </w:r>
      <w:r w:rsidR="00241D11">
        <w:rPr>
          <w:rFonts w:ascii="Arial" w:hAnsi="Arial" w:cs="Arial"/>
          <w:color w:val="000000" w:themeColor="text1"/>
          <w:sz w:val="22"/>
          <w:szCs w:val="22"/>
        </w:rPr>
        <w:t>,</w:t>
      </w:r>
      <w:r w:rsidRPr="00777215">
        <w:rPr>
          <w:rFonts w:ascii="Arial" w:hAnsi="Arial" w:cs="Arial"/>
          <w:color w:val="000000" w:themeColor="text1"/>
          <w:sz w:val="22"/>
          <w:szCs w:val="22"/>
        </w:rPr>
        <w:t xml:space="preserve"> with potential foraging opportunities. Ravens adjust their space use depending on human and wolf provisioning utilizing wolf-habitat more than anthropogenic landscapes in winters with higher wolf prey-acquisition rates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kill and hunter</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(Walker et al. 2018)</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Territory-holding ravens defend areas around their nesting and roosting sites year-round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(Heinrich 1988)</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however, outside of the breeding season, when free from parental duties, they are not as restricted in their use of space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(Ho et al. 2023)</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This gives them the opportunity to </w:t>
      </w:r>
      <w:r w:rsidR="00BC41C4">
        <w:rPr>
          <w:rFonts w:ascii="Arial" w:hAnsi="Arial" w:cs="Arial"/>
          <w:color w:val="000000" w:themeColor="text1"/>
          <w:sz w:val="22"/>
          <w:szCs w:val="22"/>
        </w:rPr>
        <w:t>decide</w:t>
      </w:r>
      <w:r w:rsidRPr="00777215">
        <w:rPr>
          <w:rFonts w:ascii="Arial" w:hAnsi="Arial" w:cs="Arial"/>
          <w:color w:val="000000" w:themeColor="text1"/>
          <w:sz w:val="22"/>
          <w:szCs w:val="22"/>
        </w:rPr>
        <w:t xml:space="preserve"> how to optimize their time to </w:t>
      </w:r>
      <w:r w:rsidR="00E02F1B" w:rsidRPr="00777215">
        <w:rPr>
          <w:rFonts w:ascii="Arial" w:hAnsi="Arial" w:cs="Arial"/>
          <w:color w:val="000000" w:themeColor="text1"/>
          <w:sz w:val="22"/>
          <w:szCs w:val="22"/>
        </w:rPr>
        <w:t>use</w:t>
      </w:r>
      <w:r w:rsidRPr="00777215">
        <w:rPr>
          <w:rFonts w:ascii="Arial" w:hAnsi="Arial" w:cs="Arial"/>
          <w:color w:val="000000" w:themeColor="text1"/>
          <w:sz w:val="22"/>
          <w:szCs w:val="22"/>
        </w:rPr>
        <w:t xml:space="preserve"> these various resources.</w:t>
      </w:r>
    </w:p>
    <w:p w14:paraId="7CE8D79A" w14:textId="700B0A5C"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{"citationID":"jLuSxOZz","properties":{"formattedCitation":"(Cassidy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(Cassidy et al. 2025)</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Their return to the landscape contributed to more consistent provisioning of natural </w:t>
      </w:r>
      <w:r w:rsidRPr="00777215">
        <w:rPr>
          <w:rFonts w:ascii="Arial" w:hAnsi="Arial" w:cs="Arial"/>
          <w:color w:val="000000" w:themeColor="text1"/>
          <w:sz w:val="22"/>
          <w:szCs w:val="22"/>
        </w:rPr>
        <w:lastRenderedPageBreak/>
        <w:t xml:space="preserve">carrion throughout the year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(Wilmers et al. 2003</w:t>
      </w:r>
      <w:r w:rsidRPr="00777215">
        <w:rPr>
          <w:rFonts w:ascii="Arial" w:hAnsi="Arial" w:cs="Arial"/>
          <w:i/>
          <w:iCs/>
          <w:color w:val="000000" w:themeColor="text1"/>
          <w:sz w:val="22"/>
          <w:szCs w:val="22"/>
        </w:rPr>
        <w:t>a</w:t>
      </w:r>
      <w:r w:rsidRPr="00777215">
        <w:rPr>
          <w:rFonts w:ascii="Arial" w:hAnsi="Arial" w:cs="Arial"/>
          <w:color w:val="000000" w:themeColor="text1"/>
          <w:sz w:val="22"/>
          <w:szCs w:val="22"/>
        </w:rPr>
        <w:t>, Wilmers and Getz 2004)</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Yellowstone is surrounded by private and public lands that permit recreational ungulate hunting during the winter. Human hunters often “field dress” large harvested animals, leaving behind edible biomass in gut piles containing organs, bones, and hide</w:t>
      </w:r>
      <w:r w:rsidR="00DA6A73">
        <w:rPr>
          <w:rFonts w:ascii="Arial" w:hAnsi="Arial" w:cs="Arial"/>
          <w:color w:val="000000" w:themeColor="text1"/>
          <w:sz w:val="22"/>
          <w:szCs w:val="22"/>
        </w:rPr>
        <w:t>,</w:t>
      </w:r>
      <w:r w:rsidRPr="00777215">
        <w:rPr>
          <w:rFonts w:ascii="Arial" w:hAnsi="Arial" w:cs="Arial"/>
          <w:color w:val="000000" w:themeColor="text1"/>
          <w:sz w:val="22"/>
          <w:szCs w:val="22"/>
        </w:rPr>
        <w:t xml:space="preserve"> </w:t>
      </w:r>
      <w:r w:rsidR="00DA6A73">
        <w:rPr>
          <w:rFonts w:ascii="Arial" w:hAnsi="Arial" w:cs="Arial"/>
          <w:color w:val="000000" w:themeColor="text1"/>
          <w:sz w:val="22"/>
          <w:szCs w:val="22"/>
        </w:rPr>
        <w:t>which</w:t>
      </w:r>
      <w:r w:rsidRPr="00777215">
        <w:rPr>
          <w:rFonts w:ascii="Arial" w:hAnsi="Arial" w:cs="Arial"/>
          <w:color w:val="000000" w:themeColor="text1"/>
          <w:sz w:val="22"/>
          <w:szCs w:val="22"/>
        </w:rPr>
        <w:t xml:space="preserve"> are then available to scavengers. These two carrion sources are both readily used by common ravens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kern w:val="0"/>
          <w:sz w:val="22"/>
          <w:szCs w:val="22"/>
        </w:rPr>
        <w:t>(Wilmers et al. 2003</w:t>
      </w:r>
      <w:r w:rsidRPr="00777215">
        <w:rPr>
          <w:rFonts w:ascii="Arial" w:hAnsi="Arial" w:cs="Arial"/>
          <w:i/>
          <w:iCs/>
          <w:color w:val="000000" w:themeColor="text1"/>
          <w:kern w:val="0"/>
          <w:sz w:val="22"/>
          <w:szCs w:val="22"/>
        </w:rPr>
        <w:t>b</w:t>
      </w:r>
      <w:r w:rsidRPr="00777215">
        <w:rPr>
          <w:rFonts w:ascii="Arial" w:hAnsi="Arial" w:cs="Arial"/>
          <w:color w:val="000000" w:themeColor="text1"/>
          <w:kern w:val="0"/>
          <w:sz w:val="22"/>
          <w:szCs w:val="22"/>
        </w:rPr>
        <w:t>, Ho et al. 2023)</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In fact, ravens that hold breeding territories within Yellowstone National Park have been documented commuting during the winter between their territories and hunting areas outside the park boundaries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(Marzluff et al. 2021, Ho et al. 2023)</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w:t>
      </w:r>
    </w:p>
    <w:p w14:paraId="0BA438BE" w14:textId="71473054"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We investigate two movement decisions made by territorial ravens during the non-breeding season: 1) when to leave the territory, and 2) where to </w:t>
      </w:r>
      <w:r w:rsidR="007504AD" w:rsidRPr="00777215">
        <w:rPr>
          <w:rFonts w:ascii="Arial" w:hAnsi="Arial" w:cs="Arial"/>
          <w:color w:val="000000" w:themeColor="text1"/>
          <w:sz w:val="22"/>
          <w:szCs w:val="22"/>
        </w:rPr>
        <w:t xml:space="preserve">travel </w:t>
      </w:r>
      <w:r w:rsidRPr="00777215">
        <w:rPr>
          <w:rFonts w:ascii="Arial" w:hAnsi="Arial" w:cs="Arial"/>
          <w:color w:val="000000" w:themeColor="text1"/>
          <w:sz w:val="22"/>
          <w:szCs w:val="22"/>
        </w:rPr>
        <w:t xml:space="preserve">after leaving the territory. We hypothesize that movement decisions will be </w:t>
      </w:r>
      <w:r w:rsidR="00DA196A" w:rsidRPr="00777215">
        <w:rPr>
          <w:rFonts w:ascii="Arial" w:hAnsi="Arial" w:cs="Arial"/>
          <w:color w:val="000000" w:themeColor="text1"/>
          <w:sz w:val="22"/>
          <w:szCs w:val="22"/>
        </w:rPr>
        <w:t>compatible with optimal foraging theory.</w:t>
      </w:r>
      <w:r w:rsidRPr="00777215">
        <w:rPr>
          <w:rFonts w:ascii="Arial" w:hAnsi="Arial" w:cs="Arial"/>
          <w:color w:val="000000" w:themeColor="text1"/>
          <w:sz w:val="22"/>
          <w:szCs w:val="22"/>
        </w:rPr>
        <w:t xml:space="preserve"> 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777215" w:rsidRDefault="004D3FB5" w:rsidP="005F4A3B">
      <w:pPr>
        <w:spacing w:line="480" w:lineRule="auto"/>
        <w:ind w:firstLine="720"/>
        <w:rPr>
          <w:rFonts w:ascii="Arial" w:hAnsi="Arial" w:cs="Arial"/>
          <w:color w:val="000000" w:themeColor="text1"/>
          <w:sz w:val="22"/>
          <w:szCs w:val="22"/>
        </w:rPr>
      </w:pPr>
    </w:p>
    <w:p w14:paraId="6814B8FB" w14:textId="2706792B" w:rsidR="00354CBB" w:rsidRPr="00777215" w:rsidRDefault="004B3AA4" w:rsidP="005F4A3B">
      <w:pPr>
        <w:pStyle w:val="Heading2"/>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3.2 </w:t>
      </w:r>
      <w:r w:rsidR="004D3FB5" w:rsidRPr="00777215">
        <w:rPr>
          <w:rFonts w:ascii="Arial" w:hAnsi="Arial" w:cs="Arial"/>
          <w:color w:val="000000" w:themeColor="text1"/>
          <w:sz w:val="22"/>
          <w:szCs w:val="22"/>
        </w:rPr>
        <w:t>Methods</w:t>
      </w:r>
    </w:p>
    <w:p w14:paraId="0DF85B31" w14:textId="56112B5F"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3.2.1 </w:t>
      </w:r>
      <w:r w:rsidR="004D3FB5" w:rsidRPr="00777215">
        <w:rPr>
          <w:rFonts w:ascii="Arial" w:hAnsi="Arial" w:cs="Arial"/>
          <w:i/>
          <w:iCs/>
          <w:color w:val="000000" w:themeColor="text1"/>
          <w:sz w:val="22"/>
          <w:szCs w:val="22"/>
        </w:rPr>
        <w:t>Study area</w:t>
      </w:r>
    </w:p>
    <w:p w14:paraId="0BCF1629" w14:textId="6B3D633C"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Yellowstone National Park is a large (8903 km</w:t>
      </w:r>
      <w:r w:rsidRPr="00777215">
        <w:rPr>
          <w:rFonts w:ascii="Arial" w:hAnsi="Arial" w:cs="Arial"/>
          <w:color w:val="000000" w:themeColor="text1"/>
          <w:sz w:val="22"/>
          <w:szCs w:val="22"/>
          <w:vertAlign w:val="superscript"/>
        </w:rPr>
        <w:t>2</w:t>
      </w:r>
      <w:r w:rsidRPr="00777215">
        <w:rPr>
          <w:rFonts w:ascii="Arial" w:hAnsi="Arial" w:cs="Arial"/>
          <w:color w:val="000000" w:themeColor="text1"/>
          <w:sz w:val="22"/>
          <w:szCs w:val="22"/>
        </w:rPr>
        <w:t xml:space="preserve">), mostly intact temperate ecosystem </w:t>
      </w:r>
      <w:r w:rsidR="008E2AA1" w:rsidRPr="00777215">
        <w:rPr>
          <w:rFonts w:ascii="Arial" w:hAnsi="Arial" w:cs="Arial"/>
          <w:color w:val="000000" w:themeColor="text1"/>
          <w:sz w:val="22"/>
          <w:szCs w:val="22"/>
        </w:rPr>
        <w:t>with</w:t>
      </w:r>
      <w:r w:rsidRPr="00777215">
        <w:rPr>
          <w:rFonts w:ascii="Arial" w:hAnsi="Arial" w:cs="Arial"/>
          <w:color w:val="000000" w:themeColor="text1"/>
          <w:sz w:val="22"/>
          <w:szCs w:val="22"/>
        </w:rPr>
        <w:t xml:space="preserve"> sagebrush steppe, montane grasslands, mixed conifer and </w:t>
      </w:r>
      <w:r w:rsidR="00A9350B">
        <w:rPr>
          <w:rFonts w:ascii="Arial" w:hAnsi="Arial" w:cs="Arial"/>
          <w:color w:val="000000" w:themeColor="text1"/>
          <w:sz w:val="22"/>
          <w:szCs w:val="22"/>
        </w:rPr>
        <w:t>deciduous</w:t>
      </w:r>
      <w:r w:rsidRPr="00777215">
        <w:rPr>
          <w:rFonts w:ascii="Arial" w:hAnsi="Arial" w:cs="Arial"/>
          <w:color w:val="000000" w:themeColor="text1"/>
          <w:sz w:val="22"/>
          <w:szCs w:val="22"/>
        </w:rPr>
        <w:t xml:space="preserve"> forest, and thermally active regions. Yellowstone is bordered to the north by the Custer Gallatin National Forest, public land that is open to recreational hunting during various seasons. Hunters target elk </w:t>
      </w:r>
      <w:r w:rsidRPr="00777215">
        <w:rPr>
          <w:rFonts w:ascii="Arial" w:hAnsi="Arial" w:cs="Arial"/>
          <w:color w:val="000000" w:themeColor="text1"/>
          <w:sz w:val="22"/>
          <w:szCs w:val="22"/>
        </w:rPr>
        <w:lastRenderedPageBreak/>
        <w:t>(</w:t>
      </w:r>
      <w:r w:rsidRPr="00777215">
        <w:rPr>
          <w:rFonts w:ascii="Arial" w:hAnsi="Arial" w:cs="Arial"/>
          <w:i/>
          <w:iCs/>
          <w:color w:val="000000" w:themeColor="text1"/>
          <w:sz w:val="22"/>
          <w:szCs w:val="22"/>
        </w:rPr>
        <w:t>Cervus canadensis</w:t>
      </w:r>
      <w:r w:rsidRPr="00777215">
        <w:rPr>
          <w:rFonts w:ascii="Arial" w:hAnsi="Arial" w:cs="Arial"/>
          <w:color w:val="000000" w:themeColor="text1"/>
          <w:sz w:val="22"/>
          <w:szCs w:val="22"/>
        </w:rPr>
        <w:t>) and bison (</w:t>
      </w:r>
      <w:r w:rsidRPr="00777215">
        <w:rPr>
          <w:rFonts w:ascii="Arial" w:hAnsi="Arial" w:cs="Arial"/>
          <w:i/>
          <w:iCs/>
          <w:color w:val="000000" w:themeColor="text1"/>
          <w:sz w:val="22"/>
          <w:szCs w:val="22"/>
        </w:rPr>
        <w:t>Bison bison</w:t>
      </w:r>
      <w:r w:rsidRPr="00777215">
        <w:rPr>
          <w:rFonts w:ascii="Arial" w:hAnsi="Arial" w:cs="Arial"/>
          <w:color w:val="000000" w:themeColor="text1"/>
          <w:sz w:val="22"/>
          <w:szCs w:val="22"/>
        </w:rPr>
        <w:t>) that migrate from Yellowstone during the winter and resident populations of mule (</w:t>
      </w:r>
      <w:r w:rsidRPr="00777215">
        <w:rPr>
          <w:rFonts w:ascii="Arial" w:hAnsi="Arial" w:cs="Arial"/>
          <w:i/>
          <w:iCs/>
          <w:color w:val="000000" w:themeColor="text1"/>
          <w:sz w:val="22"/>
          <w:szCs w:val="22"/>
        </w:rPr>
        <w:t>Odocoileus hemionus</w:t>
      </w:r>
      <w:r w:rsidRPr="00777215">
        <w:rPr>
          <w:rFonts w:ascii="Arial" w:hAnsi="Arial" w:cs="Arial"/>
          <w:color w:val="000000" w:themeColor="text1"/>
          <w:sz w:val="22"/>
          <w:szCs w:val="22"/>
        </w:rPr>
        <w:t>) and white-tailed deer (</w:t>
      </w:r>
      <w:r w:rsidRPr="00777215">
        <w:rPr>
          <w:rFonts w:ascii="Arial" w:hAnsi="Arial" w:cs="Arial"/>
          <w:i/>
          <w:iCs/>
          <w:color w:val="000000" w:themeColor="text1"/>
          <w:sz w:val="22"/>
          <w:szCs w:val="22"/>
        </w:rPr>
        <w:t>Odocoileus</w:t>
      </w:r>
      <w:r w:rsidRPr="00777215">
        <w:rPr>
          <w:rFonts w:ascii="Arial" w:hAnsi="Arial" w:cs="Arial"/>
          <w:color w:val="000000" w:themeColor="text1"/>
          <w:sz w:val="22"/>
          <w:szCs w:val="22"/>
        </w:rPr>
        <w:t xml:space="preserve"> </w:t>
      </w:r>
      <w:r w:rsidRPr="00777215">
        <w:rPr>
          <w:rFonts w:ascii="Arial" w:hAnsi="Arial" w:cs="Arial"/>
          <w:i/>
          <w:iCs/>
          <w:color w:val="000000" w:themeColor="text1"/>
          <w:sz w:val="22"/>
          <w:szCs w:val="22"/>
        </w:rPr>
        <w:t>virginianus</w:t>
      </w:r>
      <w:r w:rsidRPr="00777215">
        <w:rPr>
          <w:rFonts w:ascii="Arial" w:hAnsi="Arial" w:cs="Arial"/>
          <w:color w:val="000000" w:themeColor="text1"/>
          <w:sz w:val="22"/>
          <w:szCs w:val="22"/>
        </w:rPr>
        <w:t xml:space="preserve">) when winter conditions drive ungulates to lower elevations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(Geremia et al. 2011, Rickbeil et al. 2019)</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In contrast, inside the park, a relatively dense wolf population creates carrion.</w:t>
      </w:r>
    </w:p>
    <w:p w14:paraId="7DF715CB" w14:textId="77777777" w:rsidR="008C7DBE" w:rsidRPr="00777215" w:rsidRDefault="008C7DBE" w:rsidP="005F4A3B">
      <w:pPr>
        <w:spacing w:line="480" w:lineRule="auto"/>
        <w:rPr>
          <w:rFonts w:ascii="Arial" w:hAnsi="Arial" w:cs="Arial"/>
          <w:color w:val="000000" w:themeColor="text1"/>
          <w:sz w:val="22"/>
          <w:szCs w:val="22"/>
        </w:rPr>
      </w:pPr>
      <w:r w:rsidRPr="00777215">
        <w:rPr>
          <w:rFonts w:ascii="Arial" w:hAnsi="Arial" w:cs="Arial"/>
          <w:noProof/>
          <w:color w:val="000000" w:themeColor="text1"/>
          <w:sz w:val="22"/>
          <w:szCs w:val="22"/>
        </w:rPr>
        <w:drawing>
          <wp:inline distT="0" distB="0" distL="0" distR="0" wp14:anchorId="67066748" wp14:editId="47A57A3C">
            <wp:extent cx="5936615" cy="4544060"/>
            <wp:effectExtent l="0" t="0" r="6985" b="8890"/>
            <wp:docPr id="9184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312668C1" w14:textId="0445488E" w:rsidR="008C7DBE" w:rsidRPr="00777215" w:rsidRDefault="008C7DBE" w:rsidP="005F4A3B">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Figure 1. Map of Yellowstone National Park showing the locations of tagged raven territories as colored polygons inside the boundaries. The MTFWP (red) and bison (blue) hunting regions are highlighted outside the north-western boundary of the national park. </w:t>
      </w:r>
      <w:r w:rsidR="004E6910">
        <w:rPr>
          <w:rFonts w:ascii="Arial" w:hAnsi="Arial" w:cs="Arial"/>
          <w:color w:val="000000" w:themeColor="text1"/>
          <w:sz w:val="22"/>
          <w:szCs w:val="22"/>
        </w:rPr>
        <w:t>Hunting occurs in the</w:t>
      </w:r>
      <w:r w:rsidRPr="00777215">
        <w:rPr>
          <w:rFonts w:ascii="Arial" w:hAnsi="Arial" w:cs="Arial"/>
          <w:color w:val="000000" w:themeColor="text1"/>
          <w:sz w:val="22"/>
          <w:szCs w:val="22"/>
        </w:rPr>
        <w:t xml:space="preserve"> MTFWP </w:t>
      </w:r>
      <w:r w:rsidR="004E6910">
        <w:rPr>
          <w:rFonts w:ascii="Arial" w:hAnsi="Arial" w:cs="Arial"/>
          <w:color w:val="000000" w:themeColor="text1"/>
          <w:sz w:val="22"/>
          <w:szCs w:val="22"/>
        </w:rPr>
        <w:t>throughout</w:t>
      </w:r>
      <w:r w:rsidRPr="00777215">
        <w:rPr>
          <w:rFonts w:ascii="Arial" w:hAnsi="Arial" w:cs="Arial"/>
          <w:color w:val="000000" w:themeColor="text1"/>
          <w:sz w:val="22"/>
          <w:szCs w:val="22"/>
        </w:rPr>
        <w:t xml:space="preserve"> the rifle hunting season</w:t>
      </w:r>
      <w:r w:rsidR="007A41E4">
        <w:rPr>
          <w:rFonts w:ascii="Arial" w:hAnsi="Arial" w:cs="Arial"/>
          <w:color w:val="000000" w:themeColor="text1"/>
          <w:sz w:val="22"/>
          <w:szCs w:val="22"/>
        </w:rPr>
        <w:t xml:space="preserve"> and in t</w:t>
      </w:r>
      <w:r w:rsidRPr="00777215">
        <w:rPr>
          <w:rFonts w:ascii="Arial" w:hAnsi="Arial" w:cs="Arial"/>
          <w:color w:val="000000" w:themeColor="text1"/>
          <w:sz w:val="22"/>
          <w:szCs w:val="22"/>
        </w:rPr>
        <w:t xml:space="preserve">he bison region after the end of the MTFWP </w:t>
      </w:r>
      <w:r w:rsidRPr="00777215">
        <w:rPr>
          <w:rFonts w:ascii="Arial" w:hAnsi="Arial" w:cs="Arial"/>
          <w:color w:val="000000" w:themeColor="text1"/>
          <w:sz w:val="22"/>
          <w:szCs w:val="22"/>
        </w:rPr>
        <w:lastRenderedPageBreak/>
        <w:t>rifle hunting season</w:t>
      </w:r>
      <w:r w:rsidR="00A8424C">
        <w:rPr>
          <w:rFonts w:ascii="Arial" w:hAnsi="Arial" w:cs="Arial"/>
          <w:color w:val="000000" w:themeColor="text1"/>
          <w:sz w:val="22"/>
          <w:szCs w:val="22"/>
        </w:rPr>
        <w:t xml:space="preserve"> until March 30</w:t>
      </w:r>
      <w:r w:rsidRPr="00777215">
        <w:rPr>
          <w:rFonts w:ascii="Arial" w:hAnsi="Arial" w:cs="Arial"/>
          <w:color w:val="000000" w:themeColor="text1"/>
          <w:sz w:val="22"/>
          <w:szCs w:val="22"/>
        </w:rPr>
        <w:t>. The</w:t>
      </w:r>
      <w:r w:rsidR="008649EC">
        <w:rPr>
          <w:rFonts w:ascii="Arial" w:hAnsi="Arial" w:cs="Arial"/>
          <w:color w:val="000000" w:themeColor="text1"/>
          <w:sz w:val="22"/>
          <w:szCs w:val="22"/>
        </w:rPr>
        <w:t xml:space="preserve"> star marks the Gardiner, MT,</w:t>
      </w:r>
      <w:r w:rsidRPr="00777215">
        <w:rPr>
          <w:rFonts w:ascii="Arial" w:hAnsi="Arial" w:cs="Arial"/>
          <w:color w:val="000000" w:themeColor="text1"/>
          <w:sz w:val="22"/>
          <w:szCs w:val="22"/>
        </w:rPr>
        <w:t xml:space="preserve"> landfill and water treatment </w:t>
      </w:r>
      <w:r w:rsidR="008649EC">
        <w:rPr>
          <w:rFonts w:ascii="Arial" w:hAnsi="Arial" w:cs="Arial"/>
          <w:color w:val="000000" w:themeColor="text1"/>
          <w:sz w:val="22"/>
          <w:szCs w:val="22"/>
        </w:rPr>
        <w:t>plant</w:t>
      </w:r>
      <w:r w:rsidRPr="00777215">
        <w:rPr>
          <w:rFonts w:ascii="Arial" w:hAnsi="Arial" w:cs="Arial"/>
          <w:color w:val="000000" w:themeColor="text1"/>
          <w:sz w:val="22"/>
          <w:szCs w:val="22"/>
        </w:rPr>
        <w:t>.</w:t>
      </w:r>
    </w:p>
    <w:p w14:paraId="2291CE94" w14:textId="55B0E3A5"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3.2.2 </w:t>
      </w:r>
      <w:r w:rsidR="004D3FB5" w:rsidRPr="00777215">
        <w:rPr>
          <w:rFonts w:ascii="Arial" w:hAnsi="Arial" w:cs="Arial"/>
          <w:i/>
          <w:iCs/>
          <w:color w:val="000000" w:themeColor="text1"/>
          <w:sz w:val="22"/>
          <w:szCs w:val="22"/>
        </w:rPr>
        <w:t>Tracking raven movement</w:t>
      </w:r>
    </w:p>
    <w:p w14:paraId="4EAED9A2" w14:textId="6FFC135E"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We tracked common raven movements in and around Yellowstone National Park between October 2019 and March 2024. We captured ravens between October 2019 and January 2024 with remote-controlled net launchers (Coda Enterprises, Ltd) using various anthropogenic foods and carrion sources as bait</w:t>
      </w:r>
      <w:r w:rsidR="00DB44C4" w:rsidRPr="00777215">
        <w:rPr>
          <w:rFonts w:ascii="Arial" w:hAnsi="Arial" w:cs="Arial"/>
          <w:color w:val="000000" w:themeColor="text1"/>
          <w:sz w:val="22"/>
          <w:szCs w:val="22"/>
        </w:rPr>
        <w:t xml:space="preserve"> under UW (3077–01) and NPS (IMR_YELL_Loretto_Raven_2018.A1) IACUC</w:t>
      </w:r>
      <w:r w:rsidRPr="00777215">
        <w:rPr>
          <w:rFonts w:ascii="Arial" w:hAnsi="Arial" w:cs="Arial"/>
          <w:color w:val="000000" w:themeColor="text1"/>
          <w:sz w:val="22"/>
          <w:szCs w:val="22"/>
        </w:rPr>
        <w:t xml:space="preserve">. We </w:t>
      </w:r>
      <w:r w:rsidR="00253082">
        <w:rPr>
          <w:rFonts w:ascii="Arial" w:hAnsi="Arial" w:cs="Arial"/>
          <w:color w:val="000000" w:themeColor="text1"/>
          <w:sz w:val="22"/>
          <w:szCs w:val="22"/>
        </w:rPr>
        <w:t xml:space="preserve">opportunistically </w:t>
      </w:r>
      <w:r w:rsidRPr="00777215">
        <w:rPr>
          <w:rFonts w:ascii="Arial" w:hAnsi="Arial" w:cs="Arial"/>
          <w:color w:val="000000" w:themeColor="text1"/>
          <w:sz w:val="22"/>
          <w:szCs w:val="22"/>
        </w:rPr>
        <w:t xml:space="preserve">caught territorial ravens in large feeding groups with vagrant ravens and as targeted efforts at territories along the road within the national park. We fitted solar-powered GPS data loggers (e-obs GmbH; Bird Solar UMTS, 25 g) to </w:t>
      </w:r>
      <w:r w:rsidR="00253082">
        <w:rPr>
          <w:rFonts w:ascii="Arial" w:hAnsi="Arial" w:cs="Arial"/>
          <w:color w:val="000000" w:themeColor="text1"/>
          <w:sz w:val="22"/>
          <w:szCs w:val="22"/>
        </w:rPr>
        <w:t>each</w:t>
      </w:r>
      <w:r w:rsidRPr="00777215">
        <w:rPr>
          <w:rFonts w:ascii="Arial" w:hAnsi="Arial" w:cs="Arial"/>
          <w:color w:val="000000" w:themeColor="text1"/>
          <w:sz w:val="22"/>
          <w:szCs w:val="22"/>
        </w:rPr>
        <w:t xml:space="preserve"> bird using Teflon harness straps (total assembly weight &lt;4% body mass</w:t>
      </w:r>
      <w:r w:rsidR="00FE7DF4">
        <w:rPr>
          <w:rFonts w:ascii="Arial" w:hAnsi="Arial" w:cs="Arial"/>
          <w:color w:val="000000" w:themeColor="text1"/>
          <w:sz w:val="22"/>
          <w:szCs w:val="22"/>
        </w:rPr>
        <w:t>).</w:t>
      </w:r>
      <w:r w:rsidRPr="00777215">
        <w:rPr>
          <w:rFonts w:ascii="Arial" w:hAnsi="Arial" w:cs="Arial"/>
          <w:color w:val="000000" w:themeColor="text1"/>
          <w:kern w:val="0"/>
          <w:sz w:val="22"/>
          <w:szCs w:val="22"/>
          <w14:ligatures w14:val="none"/>
        </w:rPr>
        <w:t xml:space="preserve"> </w:t>
      </w:r>
      <w:r w:rsidRPr="00777215">
        <w:rPr>
          <w:rFonts w:ascii="Arial" w:hAnsi="Arial" w:cs="Arial"/>
          <w:color w:val="000000" w:themeColor="text1"/>
          <w:sz w:val="22"/>
          <w:szCs w:val="22"/>
        </w:rPr>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Bluetooth to a hand-held receiver or uploaded directly to a Movebank database through a 3G cell network connection. </w:t>
      </w:r>
    </w:p>
    <w:p w14:paraId="24DFFBD6" w14:textId="4428A621"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We determined a raven’s territorial status by examining its movements during the breeding season when movements</w:t>
      </w:r>
      <w:r w:rsidR="00343C23">
        <w:rPr>
          <w:rFonts w:ascii="Arial" w:hAnsi="Arial" w:cs="Arial"/>
          <w:color w:val="000000" w:themeColor="text1"/>
          <w:sz w:val="22"/>
          <w:szCs w:val="22"/>
        </w:rPr>
        <w:t xml:space="preserve"> w</w:t>
      </w:r>
      <w:r w:rsidR="003C6754">
        <w:rPr>
          <w:rFonts w:ascii="Arial" w:hAnsi="Arial" w:cs="Arial"/>
          <w:color w:val="000000" w:themeColor="text1"/>
          <w:sz w:val="22"/>
          <w:szCs w:val="22"/>
        </w:rPr>
        <w:t>e</w:t>
      </w:r>
      <w:r w:rsidR="00343C23">
        <w:rPr>
          <w:rFonts w:ascii="Arial" w:hAnsi="Arial" w:cs="Arial"/>
          <w:color w:val="000000" w:themeColor="text1"/>
          <w:sz w:val="22"/>
          <w:szCs w:val="22"/>
        </w:rPr>
        <w:t>re restricted</w:t>
      </w:r>
      <w:r w:rsidRPr="00777215">
        <w:rPr>
          <w:rFonts w:ascii="Arial" w:hAnsi="Arial" w:cs="Arial"/>
          <w:color w:val="000000" w:themeColor="text1"/>
          <w:sz w:val="22"/>
          <w:szCs w:val="22"/>
        </w:rPr>
        <w:t xml:space="preserve"> compared to non-breeders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(Webb et al. 2011)</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w:t>
      </w:r>
      <w:r w:rsidR="004B7FD0" w:rsidRPr="00777215">
        <w:rPr>
          <w:rFonts w:ascii="Arial" w:hAnsi="Arial" w:cs="Arial"/>
          <w:color w:val="000000" w:themeColor="text1"/>
          <w:sz w:val="22"/>
          <w:szCs w:val="22"/>
        </w:rPr>
        <w:t xml:space="preserve"> </w:t>
      </w:r>
      <w:r w:rsidR="00BD152D" w:rsidRPr="00777215">
        <w:rPr>
          <w:rFonts w:ascii="Arial" w:hAnsi="Arial" w:cs="Arial"/>
          <w:color w:val="000000" w:themeColor="text1"/>
          <w:sz w:val="22"/>
          <w:szCs w:val="22"/>
        </w:rPr>
        <w:t>(unpublished data)</w:t>
      </w:r>
      <w:r w:rsidRPr="00777215">
        <w:rPr>
          <w:rFonts w:ascii="Arial" w:hAnsi="Arial" w:cs="Arial"/>
          <w:color w:val="000000" w:themeColor="text1"/>
          <w:sz w:val="22"/>
          <w:szCs w:val="22"/>
        </w:rPr>
        <w:t xml:space="preserve">. </w:t>
      </w:r>
      <w:r w:rsidR="002247A1" w:rsidRPr="00777215">
        <w:rPr>
          <w:rFonts w:ascii="Arial" w:hAnsi="Arial" w:cs="Arial"/>
          <w:color w:val="000000" w:themeColor="text1"/>
          <w:sz w:val="22"/>
          <w:szCs w:val="22"/>
        </w:rPr>
        <w:t>We observed that m</w:t>
      </w:r>
      <w:r w:rsidRPr="00777215">
        <w:rPr>
          <w:rFonts w:ascii="Arial" w:hAnsi="Arial" w:cs="Arial"/>
          <w:color w:val="000000" w:themeColor="text1"/>
          <w:sz w:val="22"/>
          <w:szCs w:val="22"/>
        </w:rPr>
        <w:t xml:space="preserve">ales had fewer days with successful fixes and a lower daily fix rate than females because their longer feathers more frequently covered the solar panel, preventing charging and resulting in lower battery levels. </w:t>
      </w:r>
      <w:r w:rsidR="004A3814" w:rsidRPr="00777215">
        <w:rPr>
          <w:rFonts w:ascii="Arial" w:hAnsi="Arial" w:cs="Arial"/>
          <w:color w:val="000000" w:themeColor="text1"/>
          <w:sz w:val="22"/>
          <w:szCs w:val="22"/>
        </w:rPr>
        <w:t xml:space="preserve">We only retained GPS data </w:t>
      </w:r>
      <w:r w:rsidR="004A3814" w:rsidRPr="00777215">
        <w:rPr>
          <w:rFonts w:ascii="Arial" w:hAnsi="Arial" w:cs="Arial"/>
          <w:color w:val="000000" w:themeColor="text1"/>
          <w:sz w:val="22"/>
          <w:szCs w:val="22"/>
        </w:rPr>
        <w:lastRenderedPageBreak/>
        <w:t>between dawn and dusk, as defined by the R package suncalc</w:t>
      </w:r>
      <w:r w:rsidR="00C94AB7" w:rsidRPr="00777215">
        <w:rPr>
          <w:rFonts w:ascii="Arial" w:hAnsi="Arial" w:cs="Arial"/>
          <w:color w:val="000000" w:themeColor="text1"/>
          <w:sz w:val="22"/>
          <w:szCs w:val="22"/>
        </w:rPr>
        <w:t xml:space="preserve"> </w:t>
      </w:r>
      <w:r w:rsidR="00C94AB7"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{"citationID":"Mlm0Ira6","properties":{"unsorted":false,"formattedCitation":"(Thieurmel and Elmarhraoui 2022)","plainCitation":"(Thieurmel and Elmarhraoui 2022)","noteIndex":0},"citationItems":[{"id":1922,"uris":["http://zotero.org/users/9968163/items/XE2W5XKK"],"itemData":{"id":1922,"type":"book","citation-key":"thieurmelSuncalcComputeSun2022","DOI":"10.32614/CRAN.package.suncalc","title":"suncalc: Compute Sun Position, Sunlight Phases, Moon Position and Lunar Phase","URL":"https://CRAN.R-project.org/package=suncalc","author":[{"family":"Thieurmel","given":"Benoit"},{"family":"Elmarhraoui","given":"Achraf"}],"issued":{"date-parts":[["2022"]]}}}],"schema":"https://github.com/citation-style-language/schema/raw/master/csl-citation.json"} </w:instrText>
      </w:r>
      <w:r w:rsidR="00C94AB7" w:rsidRPr="00777215">
        <w:rPr>
          <w:rFonts w:ascii="Arial" w:hAnsi="Arial" w:cs="Arial"/>
          <w:color w:val="000000" w:themeColor="text1"/>
          <w:sz w:val="22"/>
          <w:szCs w:val="22"/>
        </w:rPr>
        <w:fldChar w:fldCharType="separate"/>
      </w:r>
      <w:r w:rsidR="00C94AB7" w:rsidRPr="00777215">
        <w:rPr>
          <w:rFonts w:ascii="Arial" w:hAnsi="Arial" w:cs="Arial"/>
          <w:color w:val="000000" w:themeColor="text1"/>
          <w:sz w:val="22"/>
          <w:szCs w:val="22"/>
        </w:rPr>
        <w:t>(Thieurmel and Elmarhraoui 2022)</w:t>
      </w:r>
      <w:r w:rsidR="00C94AB7" w:rsidRPr="00777215">
        <w:rPr>
          <w:rFonts w:ascii="Arial" w:hAnsi="Arial" w:cs="Arial"/>
          <w:color w:val="000000" w:themeColor="text1"/>
          <w:sz w:val="22"/>
          <w:szCs w:val="22"/>
        </w:rPr>
        <w:fldChar w:fldCharType="end"/>
      </w:r>
      <w:r w:rsidR="004A3814" w:rsidRPr="00777215">
        <w:rPr>
          <w:rFonts w:ascii="Arial" w:hAnsi="Arial" w:cs="Arial"/>
          <w:color w:val="000000" w:themeColor="text1"/>
          <w:sz w:val="22"/>
          <w:szCs w:val="22"/>
        </w:rPr>
        <w:t>.</w:t>
      </w:r>
    </w:p>
    <w:p w14:paraId="38AD0CE2" w14:textId="7EFE9C2B"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3.2.3 </w:t>
      </w:r>
      <w:r w:rsidR="004D3FB5" w:rsidRPr="00777215">
        <w:rPr>
          <w:rFonts w:ascii="Arial" w:hAnsi="Arial" w:cs="Arial"/>
          <w:i/>
          <w:iCs/>
          <w:color w:val="000000" w:themeColor="text1"/>
          <w:sz w:val="22"/>
          <w:szCs w:val="22"/>
        </w:rPr>
        <w:t>Recreational hunting regions</w:t>
      </w:r>
    </w:p>
    <w:p w14:paraId="61D400AF" w14:textId="3E91EF51"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We defined two hunting areas corresponding to the M</w:t>
      </w:r>
      <w:r w:rsidR="005B3909" w:rsidRPr="00777215">
        <w:rPr>
          <w:rFonts w:ascii="Arial" w:hAnsi="Arial" w:cs="Arial"/>
          <w:color w:val="000000" w:themeColor="text1"/>
          <w:sz w:val="22"/>
          <w:szCs w:val="22"/>
        </w:rPr>
        <w:t>ontana</w:t>
      </w:r>
      <w:r w:rsidRPr="00777215">
        <w:rPr>
          <w:rFonts w:ascii="Arial" w:hAnsi="Arial" w:cs="Arial"/>
          <w:color w:val="000000" w:themeColor="text1"/>
          <w:sz w:val="22"/>
          <w:szCs w:val="22"/>
        </w:rPr>
        <w:t xml:space="preserve"> Fish, Wildlife, and Parks (MTFWP) rifle hunting season and the tribal bison hunting season. During the MTFWP rifle hunting season, elk and deer are the target</w:t>
      </w:r>
      <w:r w:rsidR="00DE2841" w:rsidRPr="00777215">
        <w:rPr>
          <w:rFonts w:ascii="Arial" w:hAnsi="Arial" w:cs="Arial"/>
          <w:color w:val="000000" w:themeColor="text1"/>
          <w:sz w:val="22"/>
          <w:szCs w:val="22"/>
        </w:rPr>
        <w:t xml:space="preserve"> species</w:t>
      </w:r>
      <w:r w:rsidRPr="00777215">
        <w:rPr>
          <w:rFonts w:ascii="Arial" w:hAnsi="Arial" w:cs="Arial"/>
          <w:color w:val="000000" w:themeColor="text1"/>
          <w:sz w:val="22"/>
          <w:szCs w:val="22"/>
        </w:rPr>
        <w:t xml:space="preserve">. We delineated </w:t>
      </w:r>
      <w:r w:rsidR="004B7836" w:rsidRPr="00777215">
        <w:rPr>
          <w:rFonts w:ascii="Arial" w:hAnsi="Arial" w:cs="Arial"/>
          <w:color w:val="000000" w:themeColor="text1"/>
          <w:sz w:val="22"/>
          <w:szCs w:val="22"/>
        </w:rPr>
        <w:t>a</w:t>
      </w:r>
      <w:r w:rsidRPr="00777215">
        <w:rPr>
          <w:rFonts w:ascii="Arial" w:hAnsi="Arial" w:cs="Arial"/>
          <w:color w:val="000000" w:themeColor="text1"/>
          <w:sz w:val="22"/>
          <w:szCs w:val="22"/>
        </w:rPr>
        <w:t xml:space="preserve"> region</w:t>
      </w:r>
      <w:r w:rsidR="004B7836" w:rsidRPr="00777215">
        <w:rPr>
          <w:rFonts w:ascii="Arial" w:hAnsi="Arial" w:cs="Arial"/>
          <w:color w:val="000000" w:themeColor="text1"/>
          <w:sz w:val="22"/>
          <w:szCs w:val="22"/>
        </w:rPr>
        <w:t xml:space="preserve"> </w:t>
      </w:r>
      <w:r w:rsidR="00BD39FD" w:rsidRPr="00777215">
        <w:rPr>
          <w:rFonts w:ascii="Arial" w:hAnsi="Arial" w:cs="Arial"/>
          <w:color w:val="000000" w:themeColor="text1"/>
          <w:sz w:val="22"/>
          <w:szCs w:val="22"/>
        </w:rPr>
        <w:t xml:space="preserve">recreational </w:t>
      </w:r>
      <w:r w:rsidR="004B7836" w:rsidRPr="00777215">
        <w:rPr>
          <w:rFonts w:ascii="Arial" w:hAnsi="Arial" w:cs="Arial"/>
          <w:color w:val="000000" w:themeColor="text1"/>
          <w:sz w:val="22"/>
          <w:szCs w:val="22"/>
        </w:rPr>
        <w:t xml:space="preserve">hunters </w:t>
      </w:r>
      <w:r w:rsidR="00DA0A69">
        <w:rPr>
          <w:rFonts w:ascii="Arial" w:hAnsi="Arial" w:cs="Arial"/>
          <w:color w:val="000000" w:themeColor="text1"/>
          <w:sz w:val="22"/>
          <w:szCs w:val="22"/>
        </w:rPr>
        <w:t>use as elk m</w:t>
      </w:r>
      <w:r w:rsidR="004B7836" w:rsidRPr="00777215">
        <w:rPr>
          <w:rFonts w:ascii="Arial" w:hAnsi="Arial" w:cs="Arial"/>
          <w:color w:val="000000" w:themeColor="text1"/>
          <w:sz w:val="22"/>
          <w:szCs w:val="22"/>
        </w:rPr>
        <w:t>igrat</w:t>
      </w:r>
      <w:r w:rsidR="00250549" w:rsidRPr="00777215">
        <w:rPr>
          <w:rFonts w:ascii="Arial" w:hAnsi="Arial" w:cs="Arial"/>
          <w:color w:val="000000" w:themeColor="text1"/>
          <w:sz w:val="22"/>
          <w:szCs w:val="22"/>
        </w:rPr>
        <w:t>e</w:t>
      </w:r>
      <w:r w:rsidR="004B7836" w:rsidRPr="00777215">
        <w:rPr>
          <w:rFonts w:ascii="Arial" w:hAnsi="Arial" w:cs="Arial"/>
          <w:color w:val="000000" w:themeColor="text1"/>
          <w:sz w:val="22"/>
          <w:szCs w:val="22"/>
        </w:rPr>
        <w:t xml:space="preserve"> ou</w:t>
      </w:r>
      <w:r w:rsidR="00250549" w:rsidRPr="00777215">
        <w:rPr>
          <w:rFonts w:ascii="Arial" w:hAnsi="Arial" w:cs="Arial"/>
          <w:color w:val="000000" w:themeColor="text1"/>
          <w:sz w:val="22"/>
          <w:szCs w:val="22"/>
        </w:rPr>
        <w:t>t</w:t>
      </w:r>
      <w:r w:rsidR="004B7836" w:rsidRPr="00777215">
        <w:rPr>
          <w:rFonts w:ascii="Arial" w:hAnsi="Arial" w:cs="Arial"/>
          <w:color w:val="000000" w:themeColor="text1"/>
          <w:sz w:val="22"/>
          <w:szCs w:val="22"/>
        </w:rPr>
        <w:t xml:space="preserve"> of Yellowstone </w:t>
      </w:r>
      <w:r w:rsidRPr="00777215">
        <w:rPr>
          <w:rFonts w:ascii="Arial" w:hAnsi="Arial" w:cs="Arial"/>
          <w:color w:val="000000" w:themeColor="text1"/>
          <w:sz w:val="22"/>
          <w:szCs w:val="22"/>
        </w:rPr>
        <w:t xml:space="preserve">(hereafter MTFWP hunting region, Fig. 1) </w:t>
      </w:r>
      <w:r w:rsidR="009C28CA" w:rsidRPr="00777215">
        <w:rPr>
          <w:rFonts w:ascii="Arial" w:hAnsi="Arial" w:cs="Arial"/>
          <w:color w:val="000000" w:themeColor="text1"/>
          <w:sz w:val="22"/>
          <w:szCs w:val="22"/>
        </w:rPr>
        <w:t xml:space="preserve">by </w:t>
      </w:r>
      <w:r w:rsidR="00DC1197">
        <w:rPr>
          <w:rFonts w:ascii="Arial" w:hAnsi="Arial" w:cs="Arial"/>
          <w:color w:val="000000" w:themeColor="text1"/>
          <w:sz w:val="22"/>
          <w:szCs w:val="22"/>
        </w:rPr>
        <w:t xml:space="preserve">buffering (5km, a reasonable hunter travel distance) </w:t>
      </w:r>
      <w:r w:rsidR="009C28CA" w:rsidRPr="00777215">
        <w:rPr>
          <w:rFonts w:ascii="Arial" w:hAnsi="Arial" w:cs="Arial"/>
          <w:color w:val="000000" w:themeColor="text1"/>
          <w:sz w:val="22"/>
          <w:szCs w:val="22"/>
        </w:rPr>
        <w:t>all road access points</w:t>
      </w:r>
      <w:r w:rsidR="00F815A1">
        <w:rPr>
          <w:rFonts w:ascii="Arial" w:hAnsi="Arial" w:cs="Arial"/>
          <w:color w:val="000000" w:themeColor="text1"/>
          <w:sz w:val="22"/>
          <w:szCs w:val="22"/>
        </w:rPr>
        <w:t xml:space="preserve"> (</w:t>
      </w:r>
      <w:r w:rsidR="00F815A1" w:rsidRPr="00777215">
        <w:rPr>
          <w:rFonts w:ascii="Arial" w:hAnsi="Arial" w:cs="Arial"/>
          <w:color w:val="000000" w:themeColor="text1"/>
          <w:sz w:val="22"/>
          <w:szCs w:val="22"/>
        </w:rPr>
        <w:t>Montana Department of Transportation)</w:t>
      </w:r>
      <w:r w:rsidR="009C28CA" w:rsidRPr="00777215">
        <w:rPr>
          <w:rFonts w:ascii="Arial" w:hAnsi="Arial" w:cs="Arial"/>
          <w:color w:val="000000" w:themeColor="text1"/>
          <w:sz w:val="22"/>
          <w:szCs w:val="22"/>
        </w:rPr>
        <w:t xml:space="preserve"> within 10 km of the park entrance station in Gardiner, MT</w:t>
      </w:r>
      <w:r w:rsidR="00970B6C">
        <w:rPr>
          <w:rFonts w:ascii="Arial" w:hAnsi="Arial" w:cs="Arial"/>
          <w:color w:val="000000" w:themeColor="text1"/>
          <w:sz w:val="22"/>
          <w:szCs w:val="22"/>
        </w:rPr>
        <w:t>.</w:t>
      </w:r>
    </w:p>
    <w:p w14:paraId="1D2B1776" w14:textId="0A307C9C"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Bison hunting is concentrated </w:t>
      </w:r>
      <w:r w:rsidR="00CB6F58">
        <w:rPr>
          <w:rFonts w:ascii="Arial" w:hAnsi="Arial" w:cs="Arial"/>
          <w:color w:val="000000" w:themeColor="text1"/>
          <w:sz w:val="22"/>
          <w:szCs w:val="22"/>
        </w:rPr>
        <w:t>along</w:t>
      </w:r>
      <w:r w:rsidRPr="00777215">
        <w:rPr>
          <w:rFonts w:ascii="Arial" w:hAnsi="Arial" w:cs="Arial"/>
          <w:color w:val="000000" w:themeColor="text1"/>
          <w:sz w:val="22"/>
          <w:szCs w:val="22"/>
        </w:rPr>
        <w:t xml:space="preserve"> the roadway</w:t>
      </w:r>
      <w:r w:rsidR="00CA455F">
        <w:rPr>
          <w:rFonts w:ascii="Arial" w:hAnsi="Arial" w:cs="Arial"/>
          <w:color w:val="000000" w:themeColor="text1"/>
          <w:sz w:val="22"/>
          <w:szCs w:val="22"/>
        </w:rPr>
        <w:t>,</w:t>
      </w:r>
      <w:r w:rsidRPr="00777215">
        <w:rPr>
          <w:rFonts w:ascii="Arial" w:hAnsi="Arial" w:cs="Arial"/>
          <w:color w:val="000000" w:themeColor="text1"/>
          <w:sz w:val="22"/>
          <w:szCs w:val="22"/>
        </w:rPr>
        <w:t xml:space="preserve"> as bison migration </w:t>
      </w:r>
      <w:r w:rsidR="00F8182A">
        <w:rPr>
          <w:rFonts w:ascii="Arial" w:hAnsi="Arial" w:cs="Arial"/>
          <w:color w:val="000000" w:themeColor="text1"/>
          <w:sz w:val="22"/>
          <w:szCs w:val="22"/>
        </w:rPr>
        <w:t>occurs</w:t>
      </w:r>
      <w:r w:rsidRPr="00777215">
        <w:rPr>
          <w:rFonts w:ascii="Arial" w:hAnsi="Arial" w:cs="Arial"/>
          <w:color w:val="000000" w:themeColor="text1"/>
          <w:sz w:val="22"/>
          <w:szCs w:val="22"/>
        </w:rPr>
        <w:t xml:space="preserve"> along the south side of the Yellowstone River at the park boundary. Adult male bison can weigh over 750 kg during the hunting season (Yellowstone Bison Office, National Park Service, unpublished data), so the effort required to </w:t>
      </w:r>
      <w:r w:rsidR="00480AD1" w:rsidRPr="00777215">
        <w:rPr>
          <w:rFonts w:ascii="Arial" w:hAnsi="Arial" w:cs="Arial"/>
          <w:color w:val="000000" w:themeColor="text1"/>
          <w:sz w:val="22"/>
          <w:szCs w:val="22"/>
        </w:rPr>
        <w:t xml:space="preserve">pack a harvested </w:t>
      </w:r>
      <w:r w:rsidRPr="00777215">
        <w:rPr>
          <w:rFonts w:ascii="Arial" w:hAnsi="Arial" w:cs="Arial"/>
          <w:color w:val="000000" w:themeColor="text1"/>
          <w:sz w:val="22"/>
          <w:szCs w:val="22"/>
        </w:rPr>
        <w:t xml:space="preserve">bison back to the road is great and is avoided by hunters when possible. We created the bison hunting polygon (hereafter bison hunting region, Fig. 1) with a 1 km buffer around the Old Yellowstone trail and Highway 89 from Gardiner, MT, to the cattle grate at the south end of Yankee Jim Canyon, which limits the northward movement of bison. </w:t>
      </w:r>
    </w:p>
    <w:p w14:paraId="651AC497" w14:textId="071B759F" w:rsidR="007C0010" w:rsidRPr="00777215" w:rsidRDefault="00642F2E"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We removed a 500-meter </w:t>
      </w:r>
      <w:r w:rsidR="00022D92">
        <w:rPr>
          <w:rFonts w:ascii="Arial" w:hAnsi="Arial" w:cs="Arial"/>
          <w:color w:val="000000" w:themeColor="text1"/>
          <w:sz w:val="22"/>
          <w:szCs w:val="22"/>
        </w:rPr>
        <w:t>buffer</w:t>
      </w:r>
      <w:r w:rsidRPr="00777215">
        <w:rPr>
          <w:rFonts w:ascii="Arial" w:hAnsi="Arial" w:cs="Arial"/>
          <w:color w:val="000000" w:themeColor="text1"/>
          <w:sz w:val="22"/>
          <w:szCs w:val="22"/>
        </w:rPr>
        <w:t xml:space="preserve"> around the Gardiner landfill and sewage treatment ponds </w:t>
      </w:r>
      <w:r w:rsidR="00022D92">
        <w:rPr>
          <w:rFonts w:ascii="Arial" w:hAnsi="Arial" w:cs="Arial"/>
          <w:color w:val="000000" w:themeColor="text1"/>
          <w:sz w:val="22"/>
          <w:szCs w:val="22"/>
        </w:rPr>
        <w:t>from</w:t>
      </w:r>
      <w:r w:rsidRPr="00777215">
        <w:rPr>
          <w:rFonts w:ascii="Arial" w:hAnsi="Arial" w:cs="Arial"/>
          <w:color w:val="000000" w:themeColor="text1"/>
          <w:sz w:val="22"/>
          <w:szCs w:val="22"/>
        </w:rPr>
        <w:t xml:space="preserve"> both hunting regions t</w:t>
      </w:r>
      <w:r w:rsidR="007C0010" w:rsidRPr="00777215">
        <w:rPr>
          <w:rFonts w:ascii="Arial" w:hAnsi="Arial" w:cs="Arial"/>
          <w:color w:val="000000" w:themeColor="text1"/>
          <w:sz w:val="22"/>
          <w:szCs w:val="22"/>
        </w:rPr>
        <w:t xml:space="preserve">o minimize the </w:t>
      </w:r>
      <w:r w:rsidR="00F862DD" w:rsidRPr="00777215">
        <w:rPr>
          <w:rFonts w:ascii="Arial" w:hAnsi="Arial" w:cs="Arial"/>
          <w:color w:val="000000" w:themeColor="text1"/>
          <w:sz w:val="22"/>
          <w:szCs w:val="22"/>
        </w:rPr>
        <w:t xml:space="preserve">confounding </w:t>
      </w:r>
      <w:r w:rsidR="007C0010" w:rsidRPr="00777215">
        <w:rPr>
          <w:rFonts w:ascii="Arial" w:hAnsi="Arial" w:cs="Arial"/>
          <w:color w:val="000000" w:themeColor="text1"/>
          <w:sz w:val="22"/>
          <w:szCs w:val="22"/>
        </w:rPr>
        <w:t>effect of</w:t>
      </w:r>
      <w:r w:rsidR="00F862DD" w:rsidRPr="00777215">
        <w:rPr>
          <w:rFonts w:ascii="Arial" w:hAnsi="Arial" w:cs="Arial"/>
          <w:color w:val="000000" w:themeColor="text1"/>
          <w:sz w:val="22"/>
          <w:szCs w:val="22"/>
        </w:rPr>
        <w:t xml:space="preserve"> the</w:t>
      </w:r>
      <w:r w:rsidR="007C0010" w:rsidRPr="00777215">
        <w:rPr>
          <w:rFonts w:ascii="Arial" w:hAnsi="Arial" w:cs="Arial"/>
          <w:color w:val="000000" w:themeColor="text1"/>
          <w:sz w:val="22"/>
          <w:szCs w:val="22"/>
        </w:rPr>
        <w:t xml:space="preserve"> </w:t>
      </w:r>
      <w:r w:rsidRPr="00777215">
        <w:rPr>
          <w:rFonts w:ascii="Arial" w:hAnsi="Arial" w:cs="Arial"/>
          <w:color w:val="000000" w:themeColor="text1"/>
          <w:sz w:val="22"/>
          <w:szCs w:val="22"/>
        </w:rPr>
        <w:t>consistent resource</w:t>
      </w:r>
      <w:r w:rsidR="00022D92">
        <w:rPr>
          <w:rFonts w:ascii="Arial" w:hAnsi="Arial" w:cs="Arial"/>
          <w:color w:val="000000" w:themeColor="text1"/>
          <w:sz w:val="22"/>
          <w:szCs w:val="22"/>
        </w:rPr>
        <w:t>,</w:t>
      </w:r>
      <w:r w:rsidR="007C0010" w:rsidRPr="00777215">
        <w:rPr>
          <w:rFonts w:ascii="Arial" w:hAnsi="Arial" w:cs="Arial"/>
          <w:color w:val="000000" w:themeColor="text1"/>
          <w:sz w:val="22"/>
          <w:szCs w:val="22"/>
        </w:rPr>
        <w:t xml:space="preserve"> </w:t>
      </w:r>
      <w:r w:rsidR="00022D92">
        <w:rPr>
          <w:rFonts w:ascii="Arial" w:hAnsi="Arial" w:cs="Arial"/>
          <w:color w:val="000000" w:themeColor="text1"/>
          <w:sz w:val="22"/>
          <w:szCs w:val="22"/>
        </w:rPr>
        <w:t>which</w:t>
      </w:r>
      <w:r w:rsidR="007C0010" w:rsidRPr="00777215">
        <w:rPr>
          <w:rFonts w:ascii="Arial" w:hAnsi="Arial" w:cs="Arial"/>
          <w:color w:val="000000" w:themeColor="text1"/>
          <w:sz w:val="22"/>
          <w:szCs w:val="22"/>
        </w:rPr>
        <w:t xml:space="preserve"> </w:t>
      </w:r>
      <w:r w:rsidR="00022D92">
        <w:rPr>
          <w:rFonts w:ascii="Arial" w:hAnsi="Arial" w:cs="Arial"/>
          <w:color w:val="000000" w:themeColor="text1"/>
          <w:sz w:val="22"/>
          <w:szCs w:val="22"/>
        </w:rPr>
        <w:t xml:space="preserve">lies </w:t>
      </w:r>
      <w:r w:rsidRPr="00777215">
        <w:rPr>
          <w:rFonts w:ascii="Arial" w:hAnsi="Arial" w:cs="Arial"/>
          <w:color w:val="000000" w:themeColor="text1"/>
          <w:sz w:val="22"/>
          <w:szCs w:val="22"/>
        </w:rPr>
        <w:t>just within</w:t>
      </w:r>
      <w:r w:rsidR="007C0010" w:rsidRPr="00777215">
        <w:rPr>
          <w:rFonts w:ascii="Arial" w:hAnsi="Arial" w:cs="Arial"/>
          <w:color w:val="000000" w:themeColor="text1"/>
          <w:sz w:val="22"/>
          <w:szCs w:val="22"/>
        </w:rPr>
        <w:t xml:space="preserve"> the border of both hunting regions. </w:t>
      </w:r>
    </w:p>
    <w:p w14:paraId="192FD433" w14:textId="7C451FAA"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3.2.4 </w:t>
      </w:r>
      <w:r w:rsidR="004D3FB5" w:rsidRPr="00777215">
        <w:rPr>
          <w:rFonts w:ascii="Arial" w:hAnsi="Arial" w:cs="Arial"/>
          <w:i/>
          <w:iCs/>
          <w:color w:val="000000" w:themeColor="text1"/>
          <w:sz w:val="22"/>
          <w:szCs w:val="22"/>
        </w:rPr>
        <w:t>Recreational hunting season</w:t>
      </w:r>
    </w:p>
    <w:p w14:paraId="5AEC6332" w14:textId="4F243D2F" w:rsidR="004D3FB5" w:rsidRPr="00777215" w:rsidRDefault="004D3FB5" w:rsidP="005F4A3B">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ab/>
        <w:t>We retrieved the MTFWP rifle hunting season dates from the hunting regulations published annually by MTFWP (Sup</w:t>
      </w:r>
      <w:r w:rsidR="0024392C" w:rsidRPr="00777215">
        <w:rPr>
          <w:rFonts w:ascii="Arial" w:hAnsi="Arial" w:cs="Arial"/>
          <w:color w:val="000000" w:themeColor="text1"/>
          <w:sz w:val="22"/>
          <w:szCs w:val="22"/>
        </w:rPr>
        <w:t>p</w:t>
      </w:r>
      <w:r w:rsidRPr="00777215">
        <w:rPr>
          <w:rFonts w:ascii="Arial" w:hAnsi="Arial" w:cs="Arial"/>
          <w:color w:val="000000" w:themeColor="text1"/>
          <w:sz w:val="22"/>
          <w:szCs w:val="22"/>
        </w:rPr>
        <w:t>. Table 1). After the end of the MTFWP hunting season</w:t>
      </w:r>
      <w:r w:rsidR="00246137">
        <w:rPr>
          <w:rFonts w:ascii="Arial" w:hAnsi="Arial" w:cs="Arial"/>
          <w:color w:val="000000" w:themeColor="text1"/>
          <w:sz w:val="22"/>
          <w:szCs w:val="22"/>
        </w:rPr>
        <w:t>,</w:t>
      </w:r>
      <w:r w:rsidRPr="00777215">
        <w:rPr>
          <w:rFonts w:ascii="Arial" w:hAnsi="Arial" w:cs="Arial"/>
          <w:color w:val="000000" w:themeColor="text1"/>
          <w:sz w:val="22"/>
          <w:szCs w:val="22"/>
        </w:rPr>
        <w:t xml:space="preserve"> we defined the duration of the bison-hunting season as the period from the first day on which bison </w:t>
      </w:r>
      <w:r w:rsidRPr="00777215">
        <w:rPr>
          <w:rFonts w:ascii="Arial" w:hAnsi="Arial" w:cs="Arial"/>
          <w:color w:val="000000" w:themeColor="text1"/>
          <w:sz w:val="22"/>
          <w:szCs w:val="22"/>
        </w:rPr>
        <w:lastRenderedPageBreak/>
        <w:t xml:space="preserve">were taken during that winter </w:t>
      </w:r>
      <w:r w:rsidR="00E425E8" w:rsidRPr="00777215">
        <w:rPr>
          <w:rFonts w:ascii="Arial" w:hAnsi="Arial" w:cs="Arial"/>
          <w:color w:val="000000" w:themeColor="text1"/>
          <w:sz w:val="22"/>
          <w:szCs w:val="22"/>
        </w:rPr>
        <w:t>that</w:t>
      </w:r>
      <w:r w:rsidRPr="00777215">
        <w:rPr>
          <w:rFonts w:ascii="Arial" w:hAnsi="Arial" w:cs="Arial"/>
          <w:color w:val="000000" w:themeColor="text1"/>
          <w:sz w:val="22"/>
          <w:szCs w:val="22"/>
        </w:rPr>
        <w:t xml:space="preserve"> included a second </w:t>
      </w:r>
      <w:r w:rsidR="00246137">
        <w:rPr>
          <w:rFonts w:ascii="Arial" w:hAnsi="Arial" w:cs="Arial"/>
          <w:color w:val="000000" w:themeColor="text1"/>
          <w:sz w:val="22"/>
          <w:szCs w:val="22"/>
        </w:rPr>
        <w:t>take</w:t>
      </w:r>
      <w:r w:rsidRPr="00777215">
        <w:rPr>
          <w:rFonts w:ascii="Arial" w:hAnsi="Arial" w:cs="Arial"/>
          <w:color w:val="000000" w:themeColor="text1"/>
          <w:sz w:val="22"/>
          <w:szCs w:val="22"/>
        </w:rPr>
        <w:t xml:space="preserve"> within 7 </w:t>
      </w:r>
      <w:r w:rsidR="006278FE" w:rsidRPr="00777215">
        <w:rPr>
          <w:rFonts w:ascii="Arial" w:hAnsi="Arial" w:cs="Arial"/>
          <w:color w:val="000000" w:themeColor="text1"/>
          <w:sz w:val="22"/>
          <w:szCs w:val="22"/>
        </w:rPr>
        <w:t>days and</w:t>
      </w:r>
      <w:r w:rsidRPr="00777215">
        <w:rPr>
          <w:rFonts w:ascii="Arial" w:hAnsi="Arial" w:cs="Arial"/>
          <w:color w:val="000000" w:themeColor="text1"/>
          <w:sz w:val="22"/>
          <w:szCs w:val="22"/>
        </w:rPr>
        <w:t xml:space="preserve"> extended until the end of wint</w:t>
      </w:r>
      <w:r w:rsidR="009E511D" w:rsidRPr="00777215">
        <w:rPr>
          <w:rFonts w:ascii="Arial" w:hAnsi="Arial" w:cs="Arial"/>
          <w:color w:val="000000" w:themeColor="text1"/>
          <w:sz w:val="22"/>
          <w:szCs w:val="22"/>
        </w:rPr>
        <w:t>er</w:t>
      </w:r>
      <w:r w:rsidRPr="00777215">
        <w:rPr>
          <w:rFonts w:ascii="Arial" w:hAnsi="Arial" w:cs="Arial"/>
          <w:color w:val="000000" w:themeColor="text1"/>
          <w:sz w:val="22"/>
          <w:szCs w:val="22"/>
        </w:rPr>
        <w:t xml:space="preserve"> (March 30; Sup</w:t>
      </w:r>
      <w:r w:rsidR="008E57CC" w:rsidRPr="00777215">
        <w:rPr>
          <w:rFonts w:ascii="Arial" w:hAnsi="Arial" w:cs="Arial"/>
          <w:color w:val="000000" w:themeColor="text1"/>
          <w:sz w:val="22"/>
          <w:szCs w:val="22"/>
        </w:rPr>
        <w:t>p</w:t>
      </w:r>
      <w:r w:rsidRPr="00777215">
        <w:rPr>
          <w:rFonts w:ascii="Arial" w:hAnsi="Arial" w:cs="Arial"/>
          <w:color w:val="000000" w:themeColor="text1"/>
          <w:sz w:val="22"/>
          <w:szCs w:val="22"/>
        </w:rPr>
        <w:t xml:space="preserve">. Table 1). Bison-hunting dates </w:t>
      </w:r>
      <w:r w:rsidR="006278FE" w:rsidRPr="00777215">
        <w:rPr>
          <w:rFonts w:ascii="Arial" w:hAnsi="Arial" w:cs="Arial"/>
          <w:color w:val="000000" w:themeColor="text1"/>
          <w:sz w:val="22"/>
          <w:szCs w:val="22"/>
        </w:rPr>
        <w:t>were considered</w:t>
      </w:r>
      <w:r w:rsidRPr="00777215">
        <w:rPr>
          <w:rFonts w:ascii="Arial" w:hAnsi="Arial" w:cs="Arial"/>
          <w:color w:val="000000" w:themeColor="text1"/>
          <w:sz w:val="22"/>
          <w:szCs w:val="22"/>
        </w:rPr>
        <w:t xml:space="preserve"> flexible because harvest is influenced by bison movement more than hunting-date regulations for tribal hunters. A single exception was made for the winter of 2023, when </w:t>
      </w:r>
      <w:r w:rsidR="00040A8D">
        <w:rPr>
          <w:rFonts w:ascii="Arial" w:hAnsi="Arial" w:cs="Arial"/>
          <w:color w:val="000000" w:themeColor="text1"/>
          <w:sz w:val="22"/>
          <w:szCs w:val="22"/>
        </w:rPr>
        <w:t xml:space="preserve">the only successful take </w:t>
      </w:r>
      <w:r w:rsidR="003B3044">
        <w:rPr>
          <w:rFonts w:ascii="Arial" w:hAnsi="Arial" w:cs="Arial"/>
          <w:color w:val="000000" w:themeColor="text1"/>
          <w:sz w:val="22"/>
          <w:szCs w:val="22"/>
        </w:rPr>
        <w:t>during the study period</w:t>
      </w:r>
      <w:r w:rsidR="009C5973">
        <w:rPr>
          <w:rFonts w:ascii="Arial" w:hAnsi="Arial" w:cs="Arial"/>
          <w:color w:val="000000" w:themeColor="text1"/>
          <w:sz w:val="22"/>
          <w:szCs w:val="22"/>
        </w:rPr>
        <w:t xml:space="preserve"> </w:t>
      </w:r>
      <w:r w:rsidR="00040A8D">
        <w:rPr>
          <w:rFonts w:ascii="Arial" w:hAnsi="Arial" w:cs="Arial"/>
          <w:color w:val="000000" w:themeColor="text1"/>
          <w:sz w:val="22"/>
          <w:szCs w:val="22"/>
        </w:rPr>
        <w:t>occurred on March 24, 2024.</w:t>
      </w:r>
    </w:p>
    <w:p w14:paraId="39A6579F" w14:textId="7DD5A003"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3.2.5 </w:t>
      </w:r>
      <w:r w:rsidR="004D3FB5" w:rsidRPr="00777215">
        <w:rPr>
          <w:rFonts w:ascii="Arial" w:hAnsi="Arial" w:cs="Arial"/>
          <w:i/>
          <w:iCs/>
          <w:color w:val="000000" w:themeColor="text1"/>
          <w:sz w:val="22"/>
          <w:szCs w:val="22"/>
        </w:rPr>
        <w:t>Availability of hunter-killed carrion</w:t>
      </w:r>
    </w:p>
    <w:p w14:paraId="3D7C3C2A" w14:textId="4962B627"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We calculated the availability of hunter-created biomass using hunter take information for elk and deer during the rifle hunting period from </w:t>
      </w:r>
      <w:r w:rsidR="00037ABE" w:rsidRPr="00777215">
        <w:rPr>
          <w:rFonts w:ascii="Arial" w:hAnsi="Arial" w:cs="Arial"/>
          <w:color w:val="000000" w:themeColor="text1"/>
          <w:sz w:val="22"/>
          <w:szCs w:val="22"/>
        </w:rPr>
        <w:t>MTFWP</w:t>
      </w:r>
      <w:r w:rsidRPr="00777215">
        <w:rPr>
          <w:rFonts w:ascii="Arial" w:hAnsi="Arial" w:cs="Arial"/>
          <w:color w:val="000000" w:themeColor="text1"/>
          <w:sz w:val="22"/>
          <w:szCs w:val="22"/>
        </w:rPr>
        <w:t xml:space="preserve"> for the hunting district </w:t>
      </w:r>
      <w:r w:rsidR="007C64C2">
        <w:rPr>
          <w:rFonts w:ascii="Arial" w:hAnsi="Arial" w:cs="Arial"/>
          <w:color w:val="000000" w:themeColor="text1"/>
          <w:sz w:val="22"/>
          <w:szCs w:val="22"/>
        </w:rPr>
        <w:t xml:space="preserve">313 </w:t>
      </w:r>
      <w:r w:rsidRPr="00777215">
        <w:rPr>
          <w:rFonts w:ascii="Arial" w:hAnsi="Arial" w:cs="Arial"/>
          <w:color w:val="000000" w:themeColor="text1"/>
          <w:sz w:val="22"/>
          <w:szCs w:val="22"/>
        </w:rPr>
        <w:t>(</w:t>
      </w:r>
      <w:hyperlink r:id="rId8" w:history="1">
        <w:r w:rsidRPr="00777215">
          <w:rPr>
            <w:rStyle w:val="Hyperlink"/>
            <w:rFonts w:ascii="Arial" w:hAnsi="Arial" w:cs="Arial"/>
            <w:color w:val="000000" w:themeColor="text1"/>
            <w:sz w:val="22"/>
            <w:szCs w:val="22"/>
          </w:rPr>
          <w:t>https://myfwp.mt.gov/fwpPub/harvestReports</w:t>
        </w:r>
      </w:hyperlink>
      <w:r w:rsidRPr="00777215">
        <w:rPr>
          <w:rFonts w:ascii="Arial" w:hAnsi="Arial" w:cs="Arial"/>
          <w:color w:val="000000" w:themeColor="text1"/>
          <w:sz w:val="22"/>
          <w:szCs w:val="22"/>
        </w:rPr>
        <w:t>) and bison take from the NPS Bison Office (</w:t>
      </w:r>
      <w:r w:rsidR="002C0F47" w:rsidRPr="00777215">
        <w:rPr>
          <w:rFonts w:ascii="Arial" w:hAnsi="Arial" w:cs="Arial"/>
          <w:color w:val="000000" w:themeColor="text1"/>
          <w:sz w:val="22"/>
          <w:szCs w:val="22"/>
        </w:rPr>
        <w:t>Yellowstone Bison Office, National Park Service, unpublished data)</w:t>
      </w:r>
      <w:r w:rsidRPr="00777215">
        <w:rPr>
          <w:rFonts w:ascii="Arial" w:hAnsi="Arial" w:cs="Arial"/>
          <w:color w:val="000000" w:themeColor="text1"/>
          <w:sz w:val="22"/>
          <w:szCs w:val="22"/>
        </w:rPr>
        <w:t xml:space="preserve">. We adjusted MTFWP annual take estimates to account for daily variation because ungulate migration timing is weather-dependent </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(Rickbeil et al. 2019)</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We accounted for daily variation in hunter success by using GPS data gathered from elk radio-tagged by the Yellowstone Wolf, Cougar, and Elk project to determine the proportion of elk that had moved outside the national park boundary and are available </w:t>
      </w:r>
      <w:r w:rsidR="005D3160">
        <w:rPr>
          <w:rFonts w:ascii="Arial" w:hAnsi="Arial" w:cs="Arial"/>
          <w:color w:val="000000" w:themeColor="text1"/>
          <w:sz w:val="22"/>
          <w:szCs w:val="22"/>
        </w:rPr>
        <w:t>to</w:t>
      </w:r>
      <w:r w:rsidRPr="00777215">
        <w:rPr>
          <w:rFonts w:ascii="Arial" w:hAnsi="Arial" w:cs="Arial"/>
          <w:color w:val="000000" w:themeColor="text1"/>
          <w:sz w:val="22"/>
          <w:szCs w:val="22"/>
        </w:rPr>
        <w:t xml:space="preserve"> hunters. We scaled this proportion of available elk within the year and applied </w:t>
      </w:r>
      <w:r w:rsidR="00284AF8">
        <w:rPr>
          <w:rFonts w:ascii="Arial" w:hAnsi="Arial" w:cs="Arial"/>
          <w:color w:val="000000" w:themeColor="text1"/>
          <w:sz w:val="22"/>
          <w:szCs w:val="22"/>
        </w:rPr>
        <w:t xml:space="preserve">this </w:t>
      </w:r>
      <w:r w:rsidRPr="00777215">
        <w:rPr>
          <w:rFonts w:ascii="Arial" w:hAnsi="Arial" w:cs="Arial"/>
          <w:color w:val="000000" w:themeColor="text1"/>
          <w:sz w:val="22"/>
          <w:szCs w:val="22"/>
        </w:rPr>
        <w:t>to the take values for all ungulate species for that hunting year.</w:t>
      </w:r>
    </w:p>
    <w:p w14:paraId="621CE315" w14:textId="47A98D69" w:rsidR="004D3FB5" w:rsidRPr="00777215" w:rsidRDefault="00410D41" w:rsidP="005F4A3B">
      <w:pPr>
        <w:spacing w:line="480" w:lineRule="auto"/>
        <w:ind w:firstLine="720"/>
        <w:rPr>
          <w:rFonts w:ascii="Arial" w:hAnsi="Arial" w:cs="Arial"/>
          <w:color w:val="000000" w:themeColor="text1"/>
          <w:sz w:val="22"/>
          <w:szCs w:val="22"/>
        </w:rPr>
      </w:pPr>
      <w:commentRangeStart w:id="1"/>
      <m:oMath>
        <m:r>
          <w:rPr>
            <w:rFonts w:ascii="Cambria Math" w:hAnsi="Cambria Math" w:cs="Arial"/>
            <w:color w:val="000000" w:themeColor="text1"/>
            <w:sz w:val="22"/>
            <w:szCs w:val="22"/>
          </w:rPr>
          <m:t xml:space="preserve">(1) daily take=yearly take× </m:t>
        </m:r>
        <m:f>
          <m:fPr>
            <m:ctrlPr>
              <w:rPr>
                <w:rFonts w:ascii="Cambria Math" w:hAnsi="Cambria Math" w:cs="Arial"/>
                <w:i/>
                <w:color w:val="000000" w:themeColor="text1"/>
                <w:sz w:val="22"/>
                <w:szCs w:val="22"/>
              </w:rPr>
            </m:ctrlPr>
          </m:fPr>
          <m:num>
            <m:r>
              <w:rPr>
                <w:rFonts w:ascii="Cambria Math" w:hAnsi="Cambria Math" w:cs="Arial"/>
                <w:color w:val="000000" w:themeColor="text1"/>
                <w:sz w:val="22"/>
                <w:szCs w:val="22"/>
              </w:rPr>
              <m:t>daily proportion elk</m:t>
            </m:r>
          </m:num>
          <m:den>
            <m:r>
              <w:rPr>
                <w:rFonts w:ascii="Cambria Math" w:hAnsi="Cambria Math" w:cs="Arial"/>
                <w:color w:val="000000" w:themeColor="text1"/>
                <w:sz w:val="22"/>
                <w:szCs w:val="22"/>
              </w:rPr>
              <m:t>sum(proportion elk)</m:t>
            </m:r>
          </m:den>
        </m:f>
      </m:oMath>
      <w:commentRangeEnd w:id="1"/>
      <w:r w:rsidR="00470956" w:rsidRPr="00777215">
        <w:rPr>
          <w:rStyle w:val="CommentReference"/>
          <w:rFonts w:ascii="Arial" w:hAnsi="Arial" w:cs="Arial"/>
          <w:color w:val="000000" w:themeColor="text1"/>
          <w:sz w:val="22"/>
          <w:szCs w:val="22"/>
        </w:rPr>
        <w:commentReference w:id="1"/>
      </w:r>
    </w:p>
    <w:p w14:paraId="094095F1" w14:textId="3A354E66" w:rsidR="004D3FB5" w:rsidRPr="00777215" w:rsidRDefault="006B2E2A" w:rsidP="005F4A3B">
      <w:pPr>
        <w:spacing w:line="480" w:lineRule="auto"/>
        <w:rPr>
          <w:rFonts w:ascii="Arial" w:hAnsi="Arial" w:cs="Arial"/>
          <w:color w:val="000000" w:themeColor="text1"/>
          <w:sz w:val="22"/>
          <w:szCs w:val="22"/>
        </w:rPr>
      </w:pPr>
      <w:r>
        <w:rPr>
          <w:rFonts w:ascii="Arial" w:hAnsi="Arial" w:cs="Arial"/>
          <w:color w:val="000000" w:themeColor="text1"/>
          <w:sz w:val="22"/>
          <w:szCs w:val="22"/>
        </w:rPr>
        <w:t>M</w:t>
      </w:r>
      <w:r w:rsidR="004D3FB5" w:rsidRPr="00777215">
        <w:rPr>
          <w:rFonts w:ascii="Arial" w:hAnsi="Arial" w:cs="Arial"/>
          <w:color w:val="000000" w:themeColor="text1"/>
          <w:sz w:val="22"/>
          <w:szCs w:val="22"/>
        </w:rPr>
        <w:t>ale mule deer</w:t>
      </w:r>
      <w:r>
        <w:rPr>
          <w:rFonts w:ascii="Arial" w:hAnsi="Arial" w:cs="Arial"/>
          <w:color w:val="000000" w:themeColor="text1"/>
          <w:sz w:val="22"/>
          <w:szCs w:val="22"/>
        </w:rPr>
        <w:t xml:space="preserve"> are the exception as they</w:t>
      </w:r>
      <w:r w:rsidR="004D3FB5" w:rsidRPr="00777215">
        <w:rPr>
          <w:rFonts w:ascii="Arial" w:hAnsi="Arial" w:cs="Arial"/>
          <w:color w:val="000000" w:themeColor="text1"/>
          <w:sz w:val="22"/>
          <w:szCs w:val="22"/>
        </w:rPr>
        <w:t xml:space="preserve"> are protected during the last two weeks of the hunting season. Bison taken in the Gardiner Basin were recorded by the NPS Bison Office daily during the winter through surveys and communications with NPS law enforcement, private hunters, and game wardens. </w:t>
      </w:r>
    </w:p>
    <w:p w14:paraId="0DC4F4F4" w14:textId="56337159"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We adjusted the final take numbers to account for differences in the weights of each target species with all deer species having a 0.3x multiplier and bison having a 2.15x multiplier (elk are 1x). These multipliers were calculated by comparing early winter weights of deer and </w:t>
      </w:r>
      <w:r w:rsidRPr="00777215">
        <w:rPr>
          <w:rFonts w:ascii="Arial" w:hAnsi="Arial" w:cs="Arial"/>
          <w:color w:val="000000" w:themeColor="text1"/>
          <w:sz w:val="22"/>
          <w:szCs w:val="22"/>
        </w:rPr>
        <w:lastRenderedPageBreak/>
        <w:t xml:space="preserve">elk and late winter weights of bison </w:t>
      </w:r>
      <w:commentRangeStart w:id="2"/>
      <w:r w:rsidRPr="00777215">
        <w:rPr>
          <w:rFonts w:ascii="Arial" w:hAnsi="Arial" w:cs="Arial"/>
          <w:color w:val="000000" w:themeColor="text1"/>
          <w:sz w:val="22"/>
          <w:szCs w:val="22"/>
        </w:rPr>
        <w:t>(</w:t>
      </w:r>
      <w:r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significant.","citation-key":"murphyEncounterCompetitionBears1998","container-title":"Ursus","ISSN":"1537-6176","page":"55-60","publisher":"International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777215">
        <w:rPr>
          <w:rFonts w:ascii="Arial" w:hAnsi="Arial" w:cs="Arial"/>
          <w:color w:val="000000" w:themeColor="text1"/>
          <w:sz w:val="22"/>
          <w:szCs w:val="22"/>
        </w:rPr>
        <w:fldChar w:fldCharType="separate"/>
      </w:r>
      <w:r w:rsidRPr="00777215">
        <w:rPr>
          <w:rFonts w:ascii="Arial" w:hAnsi="Arial" w:cs="Arial"/>
          <w:color w:val="000000" w:themeColor="text1"/>
          <w:sz w:val="22"/>
          <w:szCs w:val="22"/>
        </w:rPr>
        <w:t>(Murphy et al. 1998)</w:t>
      </w:r>
      <w:r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 xml:space="preserve"> NPS Bison Office unpublished data). </w:t>
      </w:r>
      <w:commentRangeEnd w:id="2"/>
      <w:r w:rsidR="000B2C8B" w:rsidRPr="00777215">
        <w:rPr>
          <w:rStyle w:val="CommentReference"/>
          <w:rFonts w:ascii="Arial" w:hAnsi="Arial" w:cs="Arial"/>
          <w:color w:val="000000" w:themeColor="text1"/>
          <w:sz w:val="22"/>
          <w:szCs w:val="22"/>
        </w:rPr>
        <w:commentReference w:id="2"/>
      </w:r>
      <w:r w:rsidRPr="00777215">
        <w:rPr>
          <w:rFonts w:ascii="Arial" w:hAnsi="Arial" w:cs="Arial"/>
          <w:color w:val="000000" w:themeColor="text1"/>
          <w:sz w:val="22"/>
          <w:szCs w:val="22"/>
        </w:rPr>
        <w:t xml:space="preserve">We </w:t>
      </w:r>
      <w:commentRangeStart w:id="3"/>
      <w:r w:rsidRPr="00777215">
        <w:rPr>
          <w:rFonts w:ascii="Arial" w:hAnsi="Arial" w:cs="Arial"/>
          <w:color w:val="000000" w:themeColor="text1"/>
          <w:sz w:val="22"/>
          <w:szCs w:val="22"/>
        </w:rPr>
        <w:t>accounted for biomass lingering between days by allowing 25% of the biomass to carry over between days.</w:t>
      </w:r>
      <w:commentRangeEnd w:id="3"/>
      <w:r w:rsidR="000B2C8B" w:rsidRPr="00777215">
        <w:rPr>
          <w:rStyle w:val="CommentReference"/>
          <w:rFonts w:ascii="Arial" w:hAnsi="Arial" w:cs="Arial"/>
          <w:color w:val="000000" w:themeColor="text1"/>
          <w:sz w:val="22"/>
          <w:szCs w:val="22"/>
        </w:rPr>
        <w:commentReference w:id="3"/>
      </w:r>
    </w:p>
    <w:p w14:paraId="57F5E32C" w14:textId="1DF25879"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3.2.6 </w:t>
      </w:r>
      <w:r w:rsidR="004D3FB5" w:rsidRPr="00777215">
        <w:rPr>
          <w:rFonts w:ascii="Arial" w:hAnsi="Arial" w:cs="Arial"/>
          <w:i/>
          <w:iCs/>
          <w:color w:val="000000" w:themeColor="text1"/>
          <w:sz w:val="22"/>
          <w:szCs w:val="22"/>
        </w:rPr>
        <w:t>Availability of wolf-killed carrion</w:t>
      </w:r>
    </w:p>
    <w:p w14:paraId="0F18E11C" w14:textId="272D0EC0"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We determined the location and timing of wolf kills using the output of a random forest algorithm developed by </w:t>
      </w:r>
      <w:commentRangeStart w:id="4"/>
      <w:r w:rsidRPr="00777215">
        <w:rPr>
          <w:rFonts w:ascii="Arial" w:hAnsi="Arial" w:cs="Arial"/>
          <w:color w:val="000000" w:themeColor="text1"/>
          <w:sz w:val="22"/>
          <w:szCs w:val="22"/>
        </w:rPr>
        <w:t>Binder et al. (2026)</w:t>
      </w:r>
      <w:commentRangeEnd w:id="4"/>
      <w:r w:rsidR="000B2C8B" w:rsidRPr="00777215">
        <w:rPr>
          <w:rStyle w:val="CommentReference"/>
          <w:rFonts w:ascii="Arial" w:hAnsi="Arial" w:cs="Arial"/>
          <w:color w:val="000000" w:themeColor="text1"/>
          <w:sz w:val="22"/>
          <w:szCs w:val="22"/>
        </w:rPr>
        <w:commentReference w:id="4"/>
      </w:r>
      <w:r w:rsidRPr="00777215">
        <w:rPr>
          <w:rFonts w:ascii="Arial" w:hAnsi="Arial" w:cs="Arial"/>
          <w:color w:val="000000" w:themeColor="text1"/>
          <w:sz w:val="22"/>
          <w:szCs w:val="22"/>
        </w:rPr>
        <w:t xml:space="preserve"> that predicts carrion locations from wolf movements, timing, and landscape features. The model makes no determinations about the prey species or cause of death and only functions optimally during </w:t>
      </w:r>
      <w:r w:rsidR="00F3164A" w:rsidRPr="00777215">
        <w:rPr>
          <w:rFonts w:ascii="Arial" w:hAnsi="Arial" w:cs="Arial"/>
          <w:color w:val="000000" w:themeColor="text1"/>
          <w:sz w:val="22"/>
          <w:szCs w:val="22"/>
        </w:rPr>
        <w:t>t</w:t>
      </w:r>
      <w:r w:rsidRPr="00777215">
        <w:rPr>
          <w:rFonts w:ascii="Arial" w:hAnsi="Arial" w:cs="Arial"/>
          <w:color w:val="000000" w:themeColor="text1"/>
          <w:sz w:val="22"/>
          <w:szCs w:val="22"/>
        </w:rPr>
        <w:t>he winter study periods performed by the Wolf, Cougar, and Elk Project (November 15 – December 15, March 1</w:t>
      </w:r>
      <w:r w:rsidR="009647EA" w:rsidRPr="00777215">
        <w:rPr>
          <w:rFonts w:ascii="Arial" w:hAnsi="Arial" w:cs="Arial"/>
          <w:color w:val="000000" w:themeColor="text1"/>
          <w:sz w:val="22"/>
          <w:szCs w:val="22"/>
        </w:rPr>
        <w:t xml:space="preserve"> </w:t>
      </w:r>
      <w:r w:rsidR="00AA1A6A" w:rsidRPr="00777215">
        <w:rPr>
          <w:rFonts w:ascii="Arial" w:hAnsi="Arial" w:cs="Arial"/>
          <w:color w:val="000000" w:themeColor="text1"/>
          <w:sz w:val="22"/>
          <w:szCs w:val="22"/>
        </w:rPr>
        <w:t>–</w:t>
      </w:r>
      <w:r w:rsidRPr="00777215">
        <w:rPr>
          <w:rFonts w:ascii="Arial" w:hAnsi="Arial" w:cs="Arial"/>
          <w:color w:val="000000" w:themeColor="text1"/>
          <w:sz w:val="22"/>
          <w:szCs w:val="22"/>
        </w:rPr>
        <w:t xml:space="preserve"> 30</w:t>
      </w:r>
      <w:r w:rsidR="00AA1A6A" w:rsidRPr="00777215">
        <w:rPr>
          <w:rFonts w:ascii="Arial" w:hAnsi="Arial" w:cs="Arial"/>
          <w:color w:val="000000" w:themeColor="text1"/>
          <w:sz w:val="22"/>
          <w:szCs w:val="22"/>
        </w:rPr>
        <w:t>; hereafter early and late winter, respectively</w:t>
      </w:r>
      <w:r w:rsidRPr="00777215">
        <w:rPr>
          <w:rFonts w:ascii="Arial" w:hAnsi="Arial" w:cs="Arial"/>
          <w:color w:val="000000" w:themeColor="text1"/>
          <w:sz w:val="22"/>
          <w:szCs w:val="22"/>
        </w:rPr>
        <w:t xml:space="preserve">). </w:t>
      </w:r>
      <w:r w:rsidR="00625268" w:rsidRPr="00777215">
        <w:rPr>
          <w:rFonts w:ascii="Arial" w:hAnsi="Arial" w:cs="Arial"/>
          <w:color w:val="000000" w:themeColor="text1"/>
          <w:sz w:val="22"/>
          <w:szCs w:val="22"/>
        </w:rPr>
        <w:t xml:space="preserve">We removed wolf-kill sites identified by the predictive model that were within </w:t>
      </w:r>
      <w:r w:rsidR="00C26B56">
        <w:rPr>
          <w:rFonts w:ascii="Arial" w:hAnsi="Arial" w:cs="Arial"/>
          <w:color w:val="000000" w:themeColor="text1"/>
          <w:sz w:val="22"/>
          <w:szCs w:val="22"/>
        </w:rPr>
        <w:t>a</w:t>
      </w:r>
      <w:r w:rsidR="00625268" w:rsidRPr="00777215">
        <w:rPr>
          <w:rFonts w:ascii="Arial" w:hAnsi="Arial" w:cs="Arial"/>
          <w:color w:val="000000" w:themeColor="text1"/>
          <w:sz w:val="22"/>
          <w:szCs w:val="22"/>
        </w:rPr>
        <w:t xml:space="preserve"> hunting region </w:t>
      </w:r>
      <w:r w:rsidR="00C26B56">
        <w:rPr>
          <w:rFonts w:ascii="Arial" w:hAnsi="Arial" w:cs="Arial"/>
          <w:color w:val="000000" w:themeColor="text1"/>
          <w:sz w:val="22"/>
          <w:szCs w:val="22"/>
        </w:rPr>
        <w:t xml:space="preserve">during the hunting season, as ravens would already be classified as visiting the hunting region. </w:t>
      </w:r>
      <w:r w:rsidRPr="00777215">
        <w:rPr>
          <w:rFonts w:ascii="Arial" w:hAnsi="Arial" w:cs="Arial"/>
          <w:color w:val="000000" w:themeColor="text1"/>
          <w:sz w:val="22"/>
          <w:szCs w:val="22"/>
        </w:rPr>
        <w:t xml:space="preserve">Each wolf kill </w:t>
      </w:r>
      <w:r w:rsidR="00AE717C" w:rsidRPr="00777215">
        <w:rPr>
          <w:rFonts w:ascii="Arial" w:hAnsi="Arial" w:cs="Arial"/>
          <w:color w:val="000000" w:themeColor="text1"/>
          <w:sz w:val="22"/>
          <w:szCs w:val="22"/>
        </w:rPr>
        <w:t>remained</w:t>
      </w:r>
      <w:r w:rsidRPr="00777215">
        <w:rPr>
          <w:rFonts w:ascii="Arial" w:hAnsi="Arial" w:cs="Arial"/>
          <w:color w:val="000000" w:themeColor="text1"/>
          <w:sz w:val="22"/>
          <w:szCs w:val="22"/>
        </w:rPr>
        <w:t xml:space="preserve"> available to ravens from the beginning of wolf use until </w:t>
      </w:r>
      <w:commentRangeStart w:id="5"/>
      <w:r w:rsidRPr="00777215">
        <w:rPr>
          <w:rFonts w:ascii="Arial" w:hAnsi="Arial" w:cs="Arial"/>
          <w:color w:val="000000" w:themeColor="text1"/>
          <w:sz w:val="22"/>
          <w:szCs w:val="22"/>
        </w:rPr>
        <w:t xml:space="preserve">1 day </w:t>
      </w:r>
      <w:commentRangeEnd w:id="5"/>
      <w:r w:rsidR="000B2C8B" w:rsidRPr="00777215">
        <w:rPr>
          <w:rStyle w:val="CommentReference"/>
          <w:rFonts w:ascii="Arial" w:hAnsi="Arial" w:cs="Arial"/>
          <w:color w:val="000000" w:themeColor="text1"/>
          <w:sz w:val="22"/>
          <w:szCs w:val="22"/>
        </w:rPr>
        <w:commentReference w:id="5"/>
      </w:r>
      <w:r w:rsidRPr="00777215">
        <w:rPr>
          <w:rFonts w:ascii="Arial" w:hAnsi="Arial" w:cs="Arial"/>
          <w:color w:val="000000" w:themeColor="text1"/>
          <w:sz w:val="22"/>
          <w:szCs w:val="22"/>
        </w:rPr>
        <w:t>after the last wolf GPS point</w:t>
      </w:r>
      <w:r w:rsidR="00064714" w:rsidRPr="00777215">
        <w:rPr>
          <w:rFonts w:ascii="Arial" w:hAnsi="Arial" w:cs="Arial"/>
          <w:color w:val="000000" w:themeColor="text1"/>
          <w:sz w:val="22"/>
          <w:szCs w:val="22"/>
        </w:rPr>
        <w:t xml:space="preserve"> </w:t>
      </w:r>
      <w:r w:rsidR="00FA07AB" w:rsidRPr="00777215">
        <w:rPr>
          <w:rFonts w:ascii="Arial" w:hAnsi="Arial" w:cs="Arial"/>
          <w:color w:val="000000" w:themeColor="text1"/>
          <w:sz w:val="22"/>
          <w:szCs w:val="22"/>
        </w:rPr>
        <w:t>as direct observations of wolf kills had ravens returning to the site for an average 1.2 days (unp</w:t>
      </w:r>
      <w:r w:rsidR="00064714" w:rsidRPr="00777215">
        <w:rPr>
          <w:rFonts w:ascii="Arial" w:hAnsi="Arial" w:cs="Arial"/>
          <w:color w:val="000000" w:themeColor="text1"/>
          <w:sz w:val="22"/>
          <w:szCs w:val="22"/>
        </w:rPr>
        <w:t>ublished data)</w:t>
      </w:r>
      <w:r w:rsidRPr="00777215">
        <w:rPr>
          <w:rFonts w:ascii="Arial" w:hAnsi="Arial" w:cs="Arial"/>
          <w:color w:val="000000" w:themeColor="text1"/>
          <w:sz w:val="22"/>
          <w:szCs w:val="22"/>
        </w:rPr>
        <w:t>. This additional day accounts for the continued availability and use of the carcass after wolves have abandoned it</w:t>
      </w:r>
      <w:r w:rsidR="009B663D" w:rsidRPr="00777215">
        <w:rPr>
          <w:rFonts w:ascii="Arial" w:hAnsi="Arial" w:cs="Arial"/>
          <w:color w:val="000000" w:themeColor="text1"/>
          <w:sz w:val="22"/>
          <w:szCs w:val="22"/>
        </w:rPr>
        <w:t xml:space="preserve">. </w:t>
      </w:r>
      <w:r w:rsidR="00D62672" w:rsidRPr="00777215">
        <w:rPr>
          <w:rFonts w:ascii="Arial" w:hAnsi="Arial" w:cs="Arial"/>
          <w:color w:val="000000" w:themeColor="text1"/>
          <w:sz w:val="22"/>
          <w:szCs w:val="22"/>
        </w:rPr>
        <w:t xml:space="preserve">We considered all wolf kills within 1 kilometer of </w:t>
      </w:r>
      <w:r w:rsidR="000335CE">
        <w:rPr>
          <w:rFonts w:ascii="Arial" w:hAnsi="Arial" w:cs="Arial"/>
          <w:color w:val="000000" w:themeColor="text1"/>
          <w:sz w:val="22"/>
          <w:szCs w:val="22"/>
        </w:rPr>
        <w:t>a raven’s</w:t>
      </w:r>
      <w:r w:rsidR="00D62672" w:rsidRPr="00777215">
        <w:rPr>
          <w:rFonts w:ascii="Arial" w:hAnsi="Arial" w:cs="Arial"/>
          <w:color w:val="000000" w:themeColor="text1"/>
          <w:sz w:val="22"/>
          <w:szCs w:val="22"/>
        </w:rPr>
        <w:t xml:space="preserve"> 90% MCP to be within </w:t>
      </w:r>
      <w:r w:rsidR="000335CE">
        <w:rPr>
          <w:rFonts w:ascii="Arial" w:hAnsi="Arial" w:cs="Arial"/>
          <w:color w:val="000000" w:themeColor="text1"/>
          <w:sz w:val="22"/>
          <w:szCs w:val="22"/>
        </w:rPr>
        <w:t xml:space="preserve">its </w:t>
      </w:r>
      <w:r w:rsidR="00D62672" w:rsidRPr="00777215">
        <w:rPr>
          <w:rFonts w:ascii="Arial" w:hAnsi="Arial" w:cs="Arial"/>
          <w:color w:val="000000" w:themeColor="text1"/>
          <w:sz w:val="22"/>
          <w:szCs w:val="22"/>
        </w:rPr>
        <w:t>winter territory range</w:t>
      </w:r>
      <w:r w:rsidR="000335CE">
        <w:rPr>
          <w:rFonts w:ascii="Arial" w:hAnsi="Arial" w:cs="Arial"/>
          <w:color w:val="000000" w:themeColor="text1"/>
          <w:sz w:val="22"/>
          <w:szCs w:val="22"/>
        </w:rPr>
        <w:t>,</w:t>
      </w:r>
      <w:r w:rsidR="009D6065" w:rsidRPr="00777215">
        <w:rPr>
          <w:rFonts w:ascii="Arial" w:hAnsi="Arial" w:cs="Arial"/>
          <w:color w:val="000000" w:themeColor="text1"/>
          <w:sz w:val="22"/>
          <w:szCs w:val="22"/>
        </w:rPr>
        <w:t xml:space="preserve"> and we considered a </w:t>
      </w:r>
      <w:r w:rsidRPr="00777215">
        <w:rPr>
          <w:rFonts w:ascii="Arial" w:hAnsi="Arial" w:cs="Arial"/>
          <w:color w:val="000000" w:themeColor="text1"/>
          <w:sz w:val="22"/>
          <w:szCs w:val="22"/>
        </w:rPr>
        <w:t>raven to have visited a wolf kill if there was at least 1 GPS point within 500</w:t>
      </w:r>
      <w:r w:rsidR="000335CE">
        <w:rPr>
          <w:rFonts w:ascii="Arial" w:hAnsi="Arial" w:cs="Arial"/>
          <w:color w:val="000000" w:themeColor="text1"/>
          <w:sz w:val="22"/>
          <w:szCs w:val="22"/>
        </w:rPr>
        <w:t xml:space="preserve"> </w:t>
      </w:r>
      <w:r w:rsidRPr="00777215">
        <w:rPr>
          <w:rFonts w:ascii="Arial" w:hAnsi="Arial" w:cs="Arial"/>
          <w:color w:val="000000" w:themeColor="text1"/>
          <w:sz w:val="22"/>
          <w:szCs w:val="22"/>
        </w:rPr>
        <w:t xml:space="preserve">meters of an active kill site. </w:t>
      </w:r>
    </w:p>
    <w:p w14:paraId="4880A5A5" w14:textId="2397FD92"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 xml:space="preserve">3.2.7 </w:t>
      </w:r>
      <w:r w:rsidR="004D3FB5" w:rsidRPr="00777215">
        <w:rPr>
          <w:rFonts w:ascii="Arial" w:hAnsi="Arial" w:cs="Arial"/>
          <w:i/>
          <w:iCs/>
          <w:color w:val="000000" w:themeColor="text1"/>
          <w:sz w:val="22"/>
          <w:szCs w:val="22"/>
        </w:rPr>
        <w:t xml:space="preserve">Raven movement </w:t>
      </w:r>
      <w:commentRangeStart w:id="6"/>
      <w:r w:rsidR="004D3FB5" w:rsidRPr="00777215">
        <w:rPr>
          <w:rFonts w:ascii="Arial" w:hAnsi="Arial" w:cs="Arial"/>
          <w:i/>
          <w:iCs/>
          <w:color w:val="000000" w:themeColor="text1"/>
          <w:sz w:val="22"/>
          <w:szCs w:val="22"/>
        </w:rPr>
        <w:t>decisions</w:t>
      </w:r>
      <w:commentRangeEnd w:id="6"/>
      <w:r w:rsidR="00DB1F1E" w:rsidRPr="00777215">
        <w:rPr>
          <w:rStyle w:val="CommentReference"/>
          <w:rFonts w:ascii="Arial" w:hAnsi="Arial" w:cs="Arial"/>
          <w:i/>
          <w:iCs/>
          <w:color w:val="000000" w:themeColor="text1"/>
          <w:sz w:val="22"/>
          <w:szCs w:val="22"/>
        </w:rPr>
        <w:commentReference w:id="6"/>
      </w:r>
    </w:p>
    <w:p w14:paraId="0A5F86CF" w14:textId="33B91E3A"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To determine if a raven left its territory, we first defined the spatial boundaries of each territory. We determined a raven’s territory location and size by creating a 90% minimum convex polygon (MCP) using the package adehabitatHR </w:t>
      </w:r>
      <w:r w:rsidR="008E1E62"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{"citationID":"ePgI2xmg","properties":{"unsorted":false,"formattedCitation":"(Calenge 2024)","plainCitation":"(Calenge 2024)","noteIndex":0},"citationItems":[{"id":1919,"uris":["http://zotero.org/users/9968163/items/X2ZME3LC"],"itemData":{"id":1919,"type":"book","citation-key":"calengeAdehabitatHRHomeRange2024","DOI":"10.32614/CRAN.package.adehabitatHR","title":"adehabitatHR: Home Range Estimation","URL":"https://CRAN.R-project.org/package=adehabitatHR","author":[{"family":"Calenge","given":"Clement"}],"issued":{"date-parts":[["2024"]]}}}],"schema":"https://github.com/citation-style-language/schema/raw/master/csl-citation.json"} </w:instrText>
      </w:r>
      <w:r w:rsidR="008E1E62" w:rsidRPr="00777215">
        <w:rPr>
          <w:rFonts w:ascii="Arial" w:hAnsi="Arial" w:cs="Arial"/>
          <w:color w:val="000000" w:themeColor="text1"/>
          <w:sz w:val="22"/>
          <w:szCs w:val="22"/>
        </w:rPr>
        <w:fldChar w:fldCharType="separate"/>
      </w:r>
      <w:r w:rsidR="008E1E62" w:rsidRPr="00777215">
        <w:rPr>
          <w:rFonts w:ascii="Arial" w:hAnsi="Arial" w:cs="Arial"/>
          <w:color w:val="000000" w:themeColor="text1"/>
          <w:sz w:val="22"/>
          <w:szCs w:val="22"/>
        </w:rPr>
        <w:t>(Calenge 2024)</w:t>
      </w:r>
      <w:r w:rsidR="008E1E62"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w:t>
      </w:r>
      <w:r w:rsidRPr="00777215">
        <w:rPr>
          <w:rFonts w:ascii="Arial" w:hAnsi="Arial" w:cs="Arial"/>
          <w:color w:val="000000" w:themeColor="text1"/>
          <w:sz w:val="22"/>
          <w:szCs w:val="22"/>
          <w:highlight w:val="yellow"/>
        </w:rPr>
        <w:t>version</w:t>
      </w:r>
      <w:r w:rsidRPr="00777215">
        <w:rPr>
          <w:rFonts w:ascii="Arial" w:hAnsi="Arial" w:cs="Arial"/>
          <w:color w:val="000000" w:themeColor="text1"/>
          <w:sz w:val="22"/>
          <w:szCs w:val="22"/>
        </w:rPr>
        <w:t xml:space="preserve"> 0.4.22) in R </w:t>
      </w:r>
      <w:r w:rsidR="00593D38"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{"citationID":"r9SLxQ8o","properties":{"unsorted":false,"formattedCitation":"(R Core Team 2025)","plainCitation":"(R Core Team 2025)","noteIndex":0},"citationItems":[{"id":1918,"uris":["http://zotero.org/users/9968163/items/3PHD7UGS"],"itemData":{"id":1918,"type":"book","citation-key":"rcoreteamLanguageEnvironmentStatistical2025","publisher":"R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593D38" w:rsidRPr="00777215">
        <w:rPr>
          <w:rFonts w:ascii="Arial" w:hAnsi="Arial" w:cs="Arial"/>
          <w:color w:val="000000" w:themeColor="text1"/>
          <w:sz w:val="22"/>
          <w:szCs w:val="22"/>
        </w:rPr>
        <w:fldChar w:fldCharType="separate"/>
      </w:r>
      <w:r w:rsidR="00593D38" w:rsidRPr="00777215">
        <w:rPr>
          <w:rFonts w:ascii="Arial" w:hAnsi="Arial" w:cs="Arial"/>
          <w:color w:val="000000" w:themeColor="text1"/>
          <w:sz w:val="22"/>
          <w:szCs w:val="22"/>
        </w:rPr>
        <w:t>(R Core Team 2025)</w:t>
      </w:r>
      <w:r w:rsidR="00593D38"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w:t>
      </w:r>
      <w:r w:rsidRPr="00777215">
        <w:rPr>
          <w:rFonts w:ascii="Arial" w:hAnsi="Arial" w:cs="Arial"/>
          <w:color w:val="000000" w:themeColor="text1"/>
          <w:sz w:val="22"/>
          <w:szCs w:val="22"/>
          <w:highlight w:val="yellow"/>
        </w:rPr>
        <w:t>version</w:t>
      </w:r>
      <w:r w:rsidRPr="00777215">
        <w:rPr>
          <w:rFonts w:ascii="Arial" w:hAnsi="Arial" w:cs="Arial"/>
          <w:color w:val="000000" w:themeColor="text1"/>
          <w:sz w:val="22"/>
          <w:szCs w:val="22"/>
        </w:rPr>
        <w:t xml:space="preserve"> 4.5.</w:t>
      </w:r>
      <w:r w:rsidR="000262DB" w:rsidRPr="00777215">
        <w:rPr>
          <w:rFonts w:ascii="Arial" w:hAnsi="Arial" w:cs="Arial"/>
          <w:color w:val="000000" w:themeColor="text1"/>
          <w:sz w:val="22"/>
          <w:szCs w:val="22"/>
        </w:rPr>
        <w:t>3</w:t>
      </w:r>
      <w:r w:rsidRPr="00777215">
        <w:rPr>
          <w:rFonts w:ascii="Arial" w:hAnsi="Arial" w:cs="Arial"/>
          <w:color w:val="000000" w:themeColor="text1"/>
          <w:sz w:val="22"/>
          <w:szCs w:val="22"/>
        </w:rPr>
        <w:t xml:space="preserve">) from GPS points collected during the breeding season (May - July). We used a less inclusive 90% MCP to remove excursive movements made after nest failure when adults were free to move widely (Fig 1). To counter the slight underestimation caused by </w:t>
      </w:r>
      <w:r w:rsidRPr="00777215">
        <w:rPr>
          <w:rFonts w:ascii="Arial" w:hAnsi="Arial" w:cs="Arial"/>
          <w:color w:val="000000" w:themeColor="text1"/>
          <w:sz w:val="22"/>
          <w:szCs w:val="22"/>
        </w:rPr>
        <w:lastRenderedPageBreak/>
        <w:t xml:space="preserve">using a 90% MCP, we determine that a raven stayed on its territory if all locations on that day were within 1 kilometer of the 90% MCP boundary. </w:t>
      </w:r>
    </w:p>
    <w:p w14:paraId="0DC35AD7" w14:textId="0CF3E802" w:rsidR="004D3FB5" w:rsidRPr="00777215" w:rsidRDefault="008F59B8"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For each day, w</w:t>
      </w:r>
      <w:r w:rsidR="004D3FB5" w:rsidRPr="00777215">
        <w:rPr>
          <w:rFonts w:ascii="Arial" w:hAnsi="Arial" w:cs="Arial"/>
          <w:color w:val="000000" w:themeColor="text1"/>
          <w:sz w:val="22"/>
          <w:szCs w:val="22"/>
        </w:rPr>
        <w:t xml:space="preserve">e </w:t>
      </w:r>
      <w:r w:rsidRPr="00777215">
        <w:rPr>
          <w:rFonts w:ascii="Arial" w:hAnsi="Arial" w:cs="Arial"/>
          <w:color w:val="000000" w:themeColor="text1"/>
          <w:sz w:val="22"/>
          <w:szCs w:val="22"/>
        </w:rPr>
        <w:t>defined a visit to the hunting region as 1 GPS point within the season appropriate hunting region polygon</w:t>
      </w:r>
      <w:r w:rsidR="004D3FB5" w:rsidRPr="00777215">
        <w:rPr>
          <w:rFonts w:ascii="Arial" w:hAnsi="Arial" w:cs="Arial"/>
          <w:color w:val="000000" w:themeColor="text1"/>
          <w:sz w:val="22"/>
          <w:szCs w:val="22"/>
        </w:rPr>
        <w:t>. The MTFWP hunting region was active for the duration of the MTFWP hunting season, and the bison hunting region was active from that date until March 30</w:t>
      </w:r>
      <w:r w:rsidR="004D3FB5" w:rsidRPr="00777215">
        <w:rPr>
          <w:rFonts w:ascii="Arial" w:hAnsi="Arial" w:cs="Arial"/>
          <w:color w:val="000000" w:themeColor="text1"/>
          <w:sz w:val="22"/>
          <w:szCs w:val="22"/>
          <w:vertAlign w:val="superscript"/>
        </w:rPr>
        <w:t>th</w:t>
      </w:r>
      <w:r w:rsidR="004D3FB5" w:rsidRPr="00777215">
        <w:rPr>
          <w:rFonts w:ascii="Arial" w:hAnsi="Arial" w:cs="Arial"/>
          <w:color w:val="000000" w:themeColor="text1"/>
          <w:sz w:val="22"/>
          <w:szCs w:val="22"/>
        </w:rPr>
        <w:t xml:space="preserve">. We removed days </w:t>
      </w:r>
      <w:r w:rsidR="00FE6503">
        <w:rPr>
          <w:rFonts w:ascii="Arial" w:hAnsi="Arial" w:cs="Arial"/>
          <w:color w:val="000000" w:themeColor="text1"/>
          <w:sz w:val="22"/>
          <w:szCs w:val="22"/>
        </w:rPr>
        <w:t>where GPS points represented</w:t>
      </w:r>
      <w:r w:rsidR="004D3FB5" w:rsidRPr="00777215">
        <w:rPr>
          <w:rFonts w:ascii="Arial" w:hAnsi="Arial" w:cs="Arial"/>
          <w:color w:val="000000" w:themeColor="text1"/>
          <w:sz w:val="22"/>
          <w:szCs w:val="22"/>
        </w:rPr>
        <w:t xml:space="preserve"> fewer than </w:t>
      </w:r>
      <w:r w:rsidR="004849DB" w:rsidRPr="00777215">
        <w:rPr>
          <w:rFonts w:ascii="Arial" w:hAnsi="Arial" w:cs="Arial"/>
          <w:color w:val="000000" w:themeColor="text1"/>
          <w:sz w:val="22"/>
          <w:szCs w:val="22"/>
        </w:rPr>
        <w:t xml:space="preserve">5 daylight hours </w:t>
      </w:r>
      <w:r w:rsidR="00B21ADA" w:rsidRPr="00777215">
        <w:rPr>
          <w:rFonts w:ascii="Arial" w:hAnsi="Arial" w:cs="Arial"/>
          <w:color w:val="000000" w:themeColor="text1"/>
          <w:sz w:val="22"/>
          <w:szCs w:val="22"/>
        </w:rPr>
        <w:t>as</w:t>
      </w:r>
      <w:r w:rsidR="004D3FB5" w:rsidRPr="00777215">
        <w:rPr>
          <w:rFonts w:ascii="Arial" w:hAnsi="Arial" w:cs="Arial"/>
          <w:color w:val="000000" w:themeColor="text1"/>
          <w:sz w:val="22"/>
          <w:szCs w:val="22"/>
        </w:rPr>
        <w:t xml:space="preserve"> the data may have been insufficient to detect movement</w:t>
      </w:r>
      <w:r w:rsidR="008004C1">
        <w:rPr>
          <w:rFonts w:ascii="Arial" w:hAnsi="Arial" w:cs="Arial"/>
          <w:color w:val="000000" w:themeColor="text1"/>
          <w:sz w:val="22"/>
          <w:szCs w:val="22"/>
        </w:rPr>
        <w:t xml:space="preserve"> from the territory or to the hunting region</w:t>
      </w:r>
      <w:r w:rsidR="00160111">
        <w:rPr>
          <w:rFonts w:ascii="Arial" w:hAnsi="Arial" w:cs="Arial"/>
          <w:color w:val="000000" w:themeColor="text1"/>
          <w:sz w:val="22"/>
          <w:szCs w:val="22"/>
        </w:rPr>
        <w:t>s</w:t>
      </w:r>
      <w:r w:rsidR="004D3FB5" w:rsidRPr="00777215">
        <w:rPr>
          <w:rFonts w:ascii="Arial" w:hAnsi="Arial" w:cs="Arial"/>
          <w:color w:val="000000" w:themeColor="text1"/>
          <w:sz w:val="22"/>
          <w:szCs w:val="22"/>
        </w:rPr>
        <w:t xml:space="preserve">. </w:t>
      </w:r>
    </w:p>
    <w:p w14:paraId="6DC0ACA3" w14:textId="7C8D0122" w:rsidR="004D3FB5" w:rsidRPr="00777215" w:rsidRDefault="004B3AA4"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3.2.</w:t>
      </w:r>
      <w:r w:rsidR="008E7A5B">
        <w:rPr>
          <w:rFonts w:ascii="Arial" w:hAnsi="Arial" w:cs="Arial"/>
          <w:i/>
          <w:iCs/>
          <w:color w:val="000000" w:themeColor="text1"/>
          <w:sz w:val="22"/>
          <w:szCs w:val="22"/>
        </w:rPr>
        <w:t>8</w:t>
      </w:r>
      <w:r w:rsidRPr="00777215">
        <w:rPr>
          <w:rFonts w:ascii="Arial" w:hAnsi="Arial" w:cs="Arial"/>
          <w:i/>
          <w:iCs/>
          <w:color w:val="000000" w:themeColor="text1"/>
          <w:sz w:val="22"/>
          <w:szCs w:val="22"/>
        </w:rPr>
        <w:t xml:space="preserve"> </w:t>
      </w:r>
      <w:r w:rsidR="004D3FB5" w:rsidRPr="00777215">
        <w:rPr>
          <w:rFonts w:ascii="Arial" w:hAnsi="Arial" w:cs="Arial"/>
          <w:i/>
          <w:iCs/>
          <w:color w:val="000000" w:themeColor="text1"/>
          <w:sz w:val="22"/>
          <w:szCs w:val="22"/>
        </w:rPr>
        <w:t>Raven conditional movement model</w:t>
      </w:r>
    </w:p>
    <w:p w14:paraId="13ABCB60" w14:textId="215204E7" w:rsidR="004D3FB5" w:rsidRPr="00777215" w:rsidRDefault="004D3FB5" w:rsidP="005F4A3B">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ab/>
        <w:t xml:space="preserve">We </w:t>
      </w:r>
      <w:r w:rsidR="000652BD">
        <w:rPr>
          <w:rFonts w:ascii="Arial" w:hAnsi="Arial" w:cs="Arial"/>
          <w:color w:val="000000" w:themeColor="text1"/>
          <w:sz w:val="22"/>
          <w:szCs w:val="22"/>
        </w:rPr>
        <w:t>created</w:t>
      </w:r>
      <w:r w:rsidR="001957F4" w:rsidRPr="00777215">
        <w:rPr>
          <w:rFonts w:ascii="Arial" w:hAnsi="Arial" w:cs="Arial"/>
          <w:color w:val="000000" w:themeColor="text1"/>
          <w:sz w:val="22"/>
          <w:szCs w:val="22"/>
        </w:rPr>
        <w:t xml:space="preserve"> </w:t>
      </w:r>
      <w:r w:rsidR="002C3AC3" w:rsidRPr="00777215">
        <w:rPr>
          <w:rFonts w:ascii="Arial" w:hAnsi="Arial" w:cs="Arial"/>
          <w:color w:val="000000" w:themeColor="text1"/>
          <w:sz w:val="22"/>
          <w:szCs w:val="22"/>
        </w:rPr>
        <w:t xml:space="preserve">two </w:t>
      </w:r>
      <w:r w:rsidRPr="00777215">
        <w:rPr>
          <w:rFonts w:ascii="Arial" w:hAnsi="Arial" w:cs="Arial"/>
          <w:color w:val="000000" w:themeColor="text1"/>
          <w:sz w:val="22"/>
          <w:szCs w:val="22"/>
        </w:rPr>
        <w:t xml:space="preserve">binomial generalized linear mixed model (GLMM) using the R package </w:t>
      </w:r>
      <w:r w:rsidR="00050EDD" w:rsidRPr="00777215">
        <w:rPr>
          <w:rFonts w:ascii="Arial" w:hAnsi="Arial" w:cs="Arial"/>
          <w:i/>
          <w:iCs/>
          <w:color w:val="000000" w:themeColor="text1"/>
          <w:sz w:val="22"/>
          <w:szCs w:val="22"/>
        </w:rPr>
        <w:t>glmmTMB</w:t>
      </w:r>
      <w:r w:rsidRPr="00777215">
        <w:rPr>
          <w:rFonts w:ascii="Arial" w:hAnsi="Arial" w:cs="Arial"/>
          <w:color w:val="000000" w:themeColor="text1"/>
          <w:sz w:val="22"/>
          <w:szCs w:val="22"/>
        </w:rPr>
        <w:t xml:space="preserve"> </w:t>
      </w:r>
      <w:r w:rsidR="00B4740E"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{"citationID":"u1rLagUe","properties":{"unsorted":false,"formattedCitation":"(Brooks et al. 2017)","plainCitation":"(Brooks et al. 2017)","noteIndex":0},"citationItems":[{"id":1921,"uris":["http://zotero.org/users/9968163/items/XYM2ELDY"],"itemData":{"id":1921,"type":"article-journal","citation-key":"brooksGlmmTMBBalancesSpeed2017","container-title":"The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B4740E" w:rsidRPr="00777215">
        <w:rPr>
          <w:rFonts w:ascii="Arial" w:hAnsi="Arial" w:cs="Arial"/>
          <w:color w:val="000000" w:themeColor="text1"/>
          <w:sz w:val="22"/>
          <w:szCs w:val="22"/>
        </w:rPr>
        <w:fldChar w:fldCharType="separate"/>
      </w:r>
      <w:r w:rsidR="00B4740E" w:rsidRPr="00777215">
        <w:rPr>
          <w:rFonts w:ascii="Arial" w:hAnsi="Arial" w:cs="Arial"/>
          <w:color w:val="000000" w:themeColor="text1"/>
          <w:sz w:val="22"/>
          <w:szCs w:val="22"/>
        </w:rPr>
        <w:t>(Brooks et al. 2017)</w:t>
      </w:r>
      <w:r w:rsidR="00B4740E" w:rsidRPr="00777215">
        <w:rPr>
          <w:rFonts w:ascii="Arial" w:hAnsi="Arial" w:cs="Arial"/>
          <w:color w:val="000000" w:themeColor="text1"/>
          <w:sz w:val="22"/>
          <w:szCs w:val="22"/>
        </w:rPr>
        <w:fldChar w:fldCharType="end"/>
      </w:r>
      <w:r w:rsidRPr="00777215">
        <w:rPr>
          <w:rFonts w:ascii="Arial" w:hAnsi="Arial" w:cs="Arial"/>
          <w:color w:val="000000" w:themeColor="text1"/>
          <w:sz w:val="22"/>
          <w:szCs w:val="22"/>
        </w:rPr>
        <w:t>(</w:t>
      </w:r>
      <w:r w:rsidRPr="00777215">
        <w:rPr>
          <w:rFonts w:ascii="Arial" w:hAnsi="Arial" w:cs="Arial"/>
          <w:color w:val="000000" w:themeColor="text1"/>
          <w:sz w:val="22"/>
          <w:szCs w:val="22"/>
          <w:highlight w:val="yellow"/>
        </w:rPr>
        <w:t>version</w:t>
      </w:r>
      <w:r w:rsidRPr="00777215">
        <w:rPr>
          <w:rFonts w:ascii="Arial" w:hAnsi="Arial" w:cs="Arial"/>
          <w:color w:val="000000" w:themeColor="text1"/>
          <w:sz w:val="22"/>
          <w:szCs w:val="22"/>
        </w:rPr>
        <w:t xml:space="preserve"> 1.1</w:t>
      </w:r>
      <w:r w:rsidR="00050EDD" w:rsidRPr="00777215">
        <w:rPr>
          <w:rFonts w:ascii="Arial" w:hAnsi="Arial" w:cs="Arial"/>
          <w:color w:val="000000" w:themeColor="text1"/>
          <w:sz w:val="22"/>
          <w:szCs w:val="22"/>
        </w:rPr>
        <w:t>.13</w:t>
      </w:r>
      <w:r w:rsidRPr="00777215">
        <w:rPr>
          <w:rFonts w:ascii="Arial" w:hAnsi="Arial" w:cs="Arial"/>
          <w:color w:val="000000" w:themeColor="text1"/>
          <w:sz w:val="22"/>
          <w:szCs w:val="22"/>
        </w:rPr>
        <w:t xml:space="preserve">) with a random effect for individual. We used a conditional </w:t>
      </w:r>
      <w:r w:rsidR="0076202A" w:rsidRPr="00777215">
        <w:rPr>
          <w:rFonts w:ascii="Arial" w:hAnsi="Arial" w:cs="Arial"/>
          <w:color w:val="000000" w:themeColor="text1"/>
          <w:sz w:val="22"/>
          <w:szCs w:val="22"/>
        </w:rPr>
        <w:t>approach</w:t>
      </w:r>
      <w:r w:rsidRPr="00777215">
        <w:rPr>
          <w:rFonts w:ascii="Arial" w:hAnsi="Arial" w:cs="Arial"/>
          <w:color w:val="000000" w:themeColor="text1"/>
          <w:sz w:val="22"/>
          <w:szCs w:val="22"/>
        </w:rPr>
        <w:t xml:space="preserve"> to decompose the commuting process into two distinct decisions. The first</w:t>
      </w:r>
      <w:r w:rsidR="00700FF9" w:rsidRPr="00777215">
        <w:rPr>
          <w:rFonts w:ascii="Arial" w:hAnsi="Arial" w:cs="Arial"/>
          <w:color w:val="000000" w:themeColor="text1"/>
          <w:sz w:val="22"/>
          <w:szCs w:val="22"/>
        </w:rPr>
        <w:t xml:space="preserve"> model investigates</w:t>
      </w:r>
      <w:r w:rsidRPr="00777215">
        <w:rPr>
          <w:rFonts w:ascii="Arial" w:hAnsi="Arial" w:cs="Arial"/>
          <w:color w:val="000000" w:themeColor="text1"/>
          <w:sz w:val="22"/>
          <w:szCs w:val="22"/>
        </w:rPr>
        <w:t xml:space="preserve"> whether a raven decides to leave its territory </w:t>
      </w:r>
      <w:r w:rsidR="00700FF9" w:rsidRPr="00777215">
        <w:rPr>
          <w:rFonts w:ascii="Arial" w:hAnsi="Arial" w:cs="Arial"/>
          <w:color w:val="000000" w:themeColor="text1"/>
          <w:sz w:val="22"/>
          <w:szCs w:val="22"/>
        </w:rPr>
        <w:t xml:space="preserve">on a given day </w:t>
      </w:r>
      <w:r w:rsidRPr="00777215">
        <w:rPr>
          <w:rFonts w:ascii="Arial" w:hAnsi="Arial" w:cs="Arial"/>
          <w:color w:val="000000" w:themeColor="text1"/>
          <w:sz w:val="22"/>
          <w:szCs w:val="22"/>
        </w:rPr>
        <w:t>(hereafter territory model). The second</w:t>
      </w:r>
      <w:r w:rsidR="00F66CA2" w:rsidRPr="00777215">
        <w:rPr>
          <w:rFonts w:ascii="Arial" w:hAnsi="Arial" w:cs="Arial"/>
          <w:color w:val="000000" w:themeColor="text1"/>
          <w:sz w:val="22"/>
          <w:szCs w:val="22"/>
        </w:rPr>
        <w:t xml:space="preserve"> model</w:t>
      </w:r>
      <w:r w:rsidRPr="00777215">
        <w:rPr>
          <w:rFonts w:ascii="Arial" w:hAnsi="Arial" w:cs="Arial"/>
          <w:color w:val="000000" w:themeColor="text1"/>
          <w:sz w:val="22"/>
          <w:szCs w:val="22"/>
        </w:rPr>
        <w:t xml:space="preserve"> is</w:t>
      </w:r>
      <w:r w:rsidR="00F66CA2" w:rsidRPr="00777215">
        <w:rPr>
          <w:rFonts w:ascii="Arial" w:hAnsi="Arial" w:cs="Arial"/>
          <w:color w:val="000000" w:themeColor="text1"/>
          <w:sz w:val="22"/>
          <w:szCs w:val="22"/>
        </w:rPr>
        <w:t xml:space="preserve"> conditional on leaving the territory and investigates if a</w:t>
      </w:r>
      <w:r w:rsidRPr="00777215">
        <w:rPr>
          <w:rFonts w:ascii="Arial" w:hAnsi="Arial" w:cs="Arial"/>
          <w:color w:val="000000" w:themeColor="text1"/>
          <w:sz w:val="22"/>
          <w:szCs w:val="22"/>
        </w:rPr>
        <w:t xml:space="preserve"> raven decides to visit the hunting regions (hereafter hunting model). We used the second model to account for the presence of other resources (e.g. wolf kills outside the territory or food in other gateway communities) that may influence a raven’s decision. </w:t>
      </w:r>
    </w:p>
    <w:p w14:paraId="13950EF7" w14:textId="26A173B7" w:rsidR="00632B5A" w:rsidRPr="001C7AB5" w:rsidRDefault="001C7AB5" w:rsidP="005F4A3B">
      <w:pPr>
        <w:spacing w:line="480" w:lineRule="auto"/>
        <w:rPr>
          <w:rFonts w:ascii="Arial" w:eastAsiaTheme="minorEastAsia" w:hAnsi="Arial" w:cs="Arial"/>
          <w:i/>
          <w:iCs/>
          <w:color w:val="000000" w:themeColor="text1"/>
          <w:sz w:val="22"/>
          <w:szCs w:val="22"/>
        </w:rPr>
      </w:pPr>
      <m:oMathPara>
        <m:oMath>
          <m:r>
            <w:rPr>
              <w:rFonts w:ascii="Cambria Math" w:eastAsiaTheme="minorEastAsia" w:hAnsi="Cambria Math" w:cs="Arial"/>
              <w:color w:val="000000" w:themeColor="text1"/>
              <w:sz w:val="22"/>
              <w:szCs w:val="22"/>
            </w:rPr>
            <m:t>(2) P(Leave territory) ~ Binomial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p</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m:t>
          </m:r>
        </m:oMath>
      </m:oMathPara>
    </w:p>
    <w:p w14:paraId="58DB66D0" w14:textId="36BC6248" w:rsidR="00FF5F6A" w:rsidRPr="00777215" w:rsidRDefault="00FF5F6A" w:rsidP="005F4A3B">
      <w:pPr>
        <w:spacing w:line="480" w:lineRule="auto"/>
        <w:rPr>
          <w:rFonts w:ascii="Arial" w:eastAsiaTheme="minorEastAsia" w:hAnsi="Arial" w:cs="Arial"/>
          <w:i/>
          <w:iCs/>
          <w:color w:val="000000" w:themeColor="text1"/>
          <w:sz w:val="22"/>
          <w:szCs w:val="22"/>
        </w:rPr>
      </w:pPr>
      <m:oMathPara>
        <m:oMath>
          <m:r>
            <w:rPr>
              <w:rFonts w:ascii="Cambria Math" w:eastAsiaTheme="minorEastAsia" w:hAnsi="Cambria Math" w:cs="Arial"/>
              <w:color w:val="000000" w:themeColor="text1"/>
              <w:sz w:val="22"/>
              <w:szCs w:val="22"/>
            </w:rPr>
            <m:t>logit(</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p</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0,  FALSE, early</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1</m:t>
              </m:r>
            </m:sub>
          </m:sSub>
          <m:r>
            <w:rPr>
              <w:rFonts w:ascii="Cambria Math" w:eastAsiaTheme="minorEastAsia" w:hAnsi="Cambria Math" w:cs="Arial"/>
              <w:color w:val="000000" w:themeColor="text1"/>
              <w:sz w:val="22"/>
              <w:szCs w:val="22"/>
            </w:rPr>
            <m:t xml:space="preserve"> * Visit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kill</m:t>
              </m:r>
            </m:e>
            <m:sub>
              <m:r>
                <w:rPr>
                  <w:rFonts w:ascii="Cambria Math" w:eastAsiaTheme="minorEastAsia" w:hAnsi="Cambria Math" w:cs="Arial"/>
                  <w:color w:val="000000" w:themeColor="text1"/>
                  <w:sz w:val="22"/>
                  <w:szCs w:val="22"/>
                </w:rPr>
                <m:t>TRUE</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2</m:t>
              </m:r>
            </m:sub>
          </m:sSub>
          <m:r>
            <w:rPr>
              <w:rFonts w:ascii="Cambria Math" w:eastAsiaTheme="minorEastAsia" w:hAnsi="Cambria Math" w:cs="Arial"/>
              <w:color w:val="000000" w:themeColor="text1"/>
              <w:sz w:val="22"/>
              <w:szCs w:val="22"/>
            </w:rPr>
            <m:t xml:space="preserve"> * Available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kill</m:t>
              </m:r>
            </m:e>
            <m:sub>
              <m:r>
                <w:rPr>
                  <w:rFonts w:ascii="Cambria Math" w:eastAsiaTheme="minorEastAsia" w:hAnsi="Cambria Math" w:cs="Arial"/>
                  <w:color w:val="000000" w:themeColor="text1"/>
                  <w:sz w:val="22"/>
                  <w:szCs w:val="22"/>
                </w:rPr>
                <m:t>TRUE</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3</m:t>
              </m:r>
            </m:sub>
          </m:sSub>
          <m:r>
            <w:rPr>
              <w:rFonts w:ascii="Cambria Math" w:eastAsiaTheme="minorEastAsia" w:hAnsi="Cambria Math" w:cs="Arial"/>
              <w:color w:val="000000" w:themeColor="text1"/>
              <w:sz w:val="22"/>
              <w:szCs w:val="22"/>
            </w:rPr>
            <m:t xml:space="preserve"> * Hunting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biomass</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4</m:t>
              </m:r>
            </m:sub>
          </m:sSub>
          <m:r>
            <w:rPr>
              <w:rFonts w:ascii="Cambria Math" w:eastAsiaTheme="minorEastAsia" w:hAnsi="Cambria Math" w:cs="Arial"/>
              <w:color w:val="000000" w:themeColor="text1"/>
              <w:sz w:val="22"/>
              <w:szCs w:val="22"/>
            </w:rPr>
            <m:t xml:space="preserve"> * Hunting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season</m:t>
              </m:r>
            </m:e>
            <m:sub>
              <m:r>
                <w:rPr>
                  <w:rFonts w:ascii="Cambria Math" w:eastAsiaTheme="minorEastAsia" w:hAnsi="Cambria Math" w:cs="Arial"/>
                  <w:color w:val="000000" w:themeColor="text1"/>
                  <w:sz w:val="22"/>
                  <w:szCs w:val="22"/>
                </w:rPr>
                <m:t>TRUE</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5</m:t>
              </m:r>
            </m:sub>
          </m:sSub>
          <m:r>
            <w:rPr>
              <w:rFonts w:ascii="Cambria Math" w:eastAsiaTheme="minorEastAsia" w:hAnsi="Cambria Math" w:cs="Arial"/>
              <w:color w:val="000000" w:themeColor="text1"/>
              <w:sz w:val="22"/>
              <w:szCs w:val="22"/>
            </w:rPr>
            <m:t xml:space="preserve"> * Kill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density</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6</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Distance</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7</m:t>
              </m:r>
            </m:sub>
          </m:sSub>
          <m:r>
            <w:rPr>
              <w:rFonts w:ascii="Cambria Math" w:eastAsiaTheme="minorEastAsia" w:hAnsi="Cambria Math" w:cs="Arial"/>
              <w:color w:val="000000" w:themeColor="text1"/>
              <w:sz w:val="22"/>
              <w:szCs w:val="22"/>
            </w:rPr>
            <m:t xml:space="preserve"> * Study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period</m:t>
              </m:r>
            </m:e>
            <m:sub>
              <m:r>
                <w:rPr>
                  <w:rFonts w:ascii="Cambria Math" w:eastAsiaTheme="minorEastAsia" w:hAnsi="Cambria Math" w:cs="Arial"/>
                  <w:color w:val="000000" w:themeColor="text1"/>
                  <w:sz w:val="22"/>
                  <w:szCs w:val="22"/>
                </w:rPr>
                <m:t>late</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8</m:t>
              </m:r>
            </m:sub>
          </m:sSub>
          <m:r>
            <w:rPr>
              <w:rFonts w:ascii="Cambria Math" w:eastAsiaTheme="minorEastAsia" w:hAnsi="Cambria Math" w:cs="Arial"/>
              <w:color w:val="000000" w:themeColor="text1"/>
              <w:sz w:val="22"/>
              <w:szCs w:val="22"/>
            </w:rPr>
            <m:t xml:space="preserve"> * Max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Temperature</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9</m:t>
              </m:r>
            </m:sub>
          </m:sSub>
          <m:r>
            <w:rPr>
              <w:rFonts w:ascii="Cambria Math" w:eastAsiaTheme="minorEastAsia" w:hAnsi="Cambria Math" w:cs="Arial"/>
              <w:color w:val="000000" w:themeColor="text1"/>
              <w:sz w:val="22"/>
              <w:szCs w:val="22"/>
            </w:rPr>
            <m:t xml:space="preserve"> * Snow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depth</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10</m:t>
              </m:r>
            </m:sub>
          </m:sSub>
          <m:r>
            <w:rPr>
              <w:rFonts w:ascii="Cambria Math" w:eastAsiaTheme="minorEastAsia" w:hAnsi="Cambria Math" w:cs="Arial"/>
              <w:color w:val="000000" w:themeColor="text1"/>
              <w:sz w:val="22"/>
              <w:szCs w:val="22"/>
            </w:rPr>
            <m:t xml:space="preserve"> * Proportion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traveling</m:t>
              </m:r>
            </m:e>
            <m:sub>
              <m:r>
                <w:rPr>
                  <w:rFonts w:ascii="Cambria Math" w:eastAsiaTheme="minorEastAsia" w:hAnsi="Cambria Math" w:cs="Arial"/>
                  <w:color w:val="000000" w:themeColor="text1"/>
                  <w:sz w:val="22"/>
                  <w:szCs w:val="22"/>
                </w:rPr>
                <m:t xml:space="preserve">i </m:t>
              </m:r>
            </m:sub>
          </m:sSub>
        </m:oMath>
      </m:oMathPara>
    </w:p>
    <w:p w14:paraId="62B5B6F5" w14:textId="4AFB31B2" w:rsidR="00C8687D" w:rsidRPr="001C7AB5" w:rsidRDefault="001C7AB5" w:rsidP="005F4A3B">
      <w:pPr>
        <w:spacing w:line="480" w:lineRule="auto"/>
        <w:rPr>
          <w:rFonts w:ascii="Arial" w:eastAsiaTheme="minorEastAsia" w:hAnsi="Arial" w:cs="Arial"/>
          <w:i/>
          <w:iCs/>
          <w:color w:val="000000" w:themeColor="text1"/>
          <w:sz w:val="22"/>
          <w:szCs w:val="22"/>
        </w:rPr>
      </w:pPr>
      <m:oMathPara>
        <m:oMath>
          <m:r>
            <w:rPr>
              <w:rFonts w:ascii="Cambria Math" w:eastAsiaTheme="minorEastAsia" w:hAnsi="Cambria Math" w:cs="Arial"/>
              <w:color w:val="000000" w:themeColor="text1"/>
              <w:sz w:val="22"/>
              <w:szCs w:val="22"/>
            </w:rPr>
            <m:t>(3) P(Visit hunting region | Leave territory) ~ Binomial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p</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m:t>
          </m:r>
        </m:oMath>
      </m:oMathPara>
    </w:p>
    <w:p w14:paraId="36543B62" w14:textId="5A125FFE" w:rsidR="00A6134D" w:rsidRPr="0010721D" w:rsidRDefault="00C8687D" w:rsidP="005F4A3B">
      <w:pPr>
        <w:spacing w:line="480" w:lineRule="auto"/>
        <w:rPr>
          <w:rFonts w:ascii="Arial" w:eastAsiaTheme="minorEastAsia" w:hAnsi="Arial" w:cs="Arial"/>
          <w:i/>
          <w:color w:val="000000" w:themeColor="text1"/>
          <w:sz w:val="22"/>
          <w:szCs w:val="22"/>
        </w:rPr>
      </w:pPr>
      <m:oMathPara>
        <m:oMath>
          <m:r>
            <w:rPr>
              <w:rFonts w:ascii="Cambria Math" w:eastAsiaTheme="minorEastAsia" w:hAnsi="Cambria Math" w:cs="Arial"/>
              <w:color w:val="000000" w:themeColor="text1"/>
              <w:sz w:val="22"/>
              <w:szCs w:val="22"/>
            </w:rPr>
            <w:lastRenderedPageBreak/>
            <m:t>logit(</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p</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0,  FALSE, early</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1</m:t>
              </m:r>
            </m:sub>
          </m:sSub>
          <m:r>
            <w:rPr>
              <w:rFonts w:ascii="Cambria Math" w:eastAsiaTheme="minorEastAsia" w:hAnsi="Cambria Math" w:cs="Arial"/>
              <w:color w:val="000000" w:themeColor="text1"/>
              <w:sz w:val="22"/>
              <w:szCs w:val="22"/>
            </w:rPr>
            <m:t xml:space="preserve"> * Visit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kill</m:t>
              </m:r>
            </m:e>
            <m:sub>
              <m:r>
                <w:rPr>
                  <w:rFonts w:ascii="Cambria Math" w:eastAsiaTheme="minorEastAsia" w:hAnsi="Cambria Math" w:cs="Arial"/>
                  <w:color w:val="000000" w:themeColor="text1"/>
                  <w:sz w:val="22"/>
                  <w:szCs w:val="22"/>
                </w:rPr>
                <m:t>TRUE</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2</m:t>
              </m:r>
            </m:sub>
          </m:sSub>
          <m:r>
            <w:rPr>
              <w:rFonts w:ascii="Cambria Math" w:eastAsiaTheme="minorEastAsia" w:hAnsi="Cambria Math" w:cs="Arial"/>
              <w:color w:val="000000" w:themeColor="text1"/>
              <w:sz w:val="22"/>
              <w:szCs w:val="22"/>
            </w:rPr>
            <m:t xml:space="preserve"> * Hunting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biomass</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3</m:t>
              </m:r>
            </m:sub>
          </m:sSub>
          <m:r>
            <w:rPr>
              <w:rFonts w:ascii="Cambria Math" w:eastAsiaTheme="minorEastAsia" w:hAnsi="Cambria Math" w:cs="Arial"/>
              <w:color w:val="000000" w:themeColor="text1"/>
              <w:sz w:val="22"/>
              <w:szCs w:val="22"/>
            </w:rPr>
            <m:t xml:space="preserve"> * Hunting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season</m:t>
              </m:r>
            </m:e>
            <m:sub>
              <m:r>
                <w:rPr>
                  <w:rFonts w:ascii="Cambria Math" w:eastAsiaTheme="minorEastAsia" w:hAnsi="Cambria Math" w:cs="Arial"/>
                  <w:color w:val="000000" w:themeColor="text1"/>
                  <w:sz w:val="22"/>
                  <w:szCs w:val="22"/>
                </w:rPr>
                <m:t>TRUE</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4</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Distance</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5</m:t>
              </m:r>
            </m:sub>
          </m:sSub>
          <m:r>
            <w:rPr>
              <w:rFonts w:ascii="Cambria Math" w:eastAsiaTheme="minorEastAsia" w:hAnsi="Cambria Math" w:cs="Arial"/>
              <w:color w:val="000000" w:themeColor="text1"/>
              <w:sz w:val="22"/>
              <w:szCs w:val="22"/>
            </w:rPr>
            <m:t xml:space="preserve"> * Max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Temperature</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6</m:t>
              </m:r>
            </m:sub>
          </m:sSub>
          <m:r>
            <w:rPr>
              <w:rFonts w:ascii="Cambria Math" w:eastAsiaTheme="minorEastAsia" w:hAnsi="Cambria Math" w:cs="Arial"/>
              <w:color w:val="000000" w:themeColor="text1"/>
              <w:sz w:val="22"/>
              <w:szCs w:val="22"/>
            </w:rPr>
            <m:t xml:space="preserve"> * Snow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depth</m:t>
              </m:r>
            </m:e>
            <m:sub>
              <m:r>
                <w:rPr>
                  <w:rFonts w:ascii="Cambria Math" w:eastAsiaTheme="minorEastAsia" w:hAnsi="Cambria Math" w:cs="Arial"/>
                  <w:color w:val="000000" w:themeColor="text1"/>
                  <w:sz w:val="22"/>
                  <w:szCs w:val="22"/>
                </w:rPr>
                <m:t>i</m:t>
              </m:r>
            </m:sub>
          </m:sSub>
          <m:r>
            <w:rPr>
              <w:rFonts w:ascii="Cambria Math" w:eastAsiaTheme="minorEastAsia" w:hAnsi="Cambria Math" w:cs="Arial"/>
              <w:color w:val="000000" w:themeColor="text1"/>
              <w:sz w:val="22"/>
              <w:szCs w:val="22"/>
            </w:rPr>
            <m:t xml:space="preserve"> +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β</m:t>
              </m:r>
            </m:e>
            <m:sub>
              <m:r>
                <w:rPr>
                  <w:rFonts w:ascii="Cambria Math" w:eastAsiaTheme="minorEastAsia" w:hAnsi="Cambria Math" w:cs="Arial"/>
                  <w:color w:val="000000" w:themeColor="text1"/>
                  <w:sz w:val="22"/>
                  <w:szCs w:val="22"/>
                </w:rPr>
                <m:t>7</m:t>
              </m:r>
            </m:sub>
          </m:sSub>
          <m:r>
            <w:rPr>
              <w:rFonts w:ascii="Cambria Math" w:eastAsiaTheme="minorEastAsia" w:hAnsi="Cambria Math" w:cs="Arial"/>
              <w:color w:val="000000" w:themeColor="text1"/>
              <w:sz w:val="22"/>
              <w:szCs w:val="22"/>
            </w:rPr>
            <m:t xml:space="preserve"> * Proportion </m:t>
          </m:r>
          <m:sSub>
            <m:sSubPr>
              <m:ctrlPr>
                <w:rPr>
                  <w:rFonts w:ascii="Cambria Math" w:eastAsiaTheme="minorEastAsia" w:hAnsi="Cambria Math" w:cs="Arial"/>
                  <w:i/>
                  <w:iCs/>
                  <w:color w:val="000000" w:themeColor="text1"/>
                  <w:sz w:val="22"/>
                  <w:szCs w:val="22"/>
                </w:rPr>
              </m:ctrlPr>
            </m:sSubPr>
            <m:e>
              <m:r>
                <w:rPr>
                  <w:rFonts w:ascii="Cambria Math" w:eastAsiaTheme="minorEastAsia" w:hAnsi="Cambria Math" w:cs="Arial"/>
                  <w:color w:val="000000" w:themeColor="text1"/>
                  <w:sz w:val="22"/>
                  <w:szCs w:val="22"/>
                </w:rPr>
                <m:t>traveling</m:t>
              </m:r>
            </m:e>
            <m:sub>
              <m:r>
                <w:rPr>
                  <w:rFonts w:ascii="Cambria Math" w:eastAsiaTheme="minorEastAsia" w:hAnsi="Cambria Math" w:cs="Arial"/>
                  <w:color w:val="000000" w:themeColor="text1"/>
                  <w:sz w:val="22"/>
                  <w:szCs w:val="22"/>
                </w:rPr>
                <m:t xml:space="preserve">i </m:t>
              </m:r>
            </m:sub>
          </m:sSub>
        </m:oMath>
      </m:oMathPara>
    </w:p>
    <w:p w14:paraId="40A5D38E" w14:textId="41859803" w:rsidR="004D3FB5" w:rsidRPr="00777215" w:rsidRDefault="004D3FB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We restricted both models to the 30-day early and late winter study periods </w:t>
      </w:r>
      <w:r w:rsidR="009A3E57" w:rsidRPr="00777215">
        <w:rPr>
          <w:rFonts w:ascii="Arial" w:hAnsi="Arial" w:cs="Arial"/>
          <w:color w:val="000000" w:themeColor="text1"/>
          <w:sz w:val="22"/>
          <w:szCs w:val="22"/>
        </w:rPr>
        <w:t xml:space="preserve">as </w:t>
      </w:r>
      <w:r w:rsidR="006E7F75">
        <w:rPr>
          <w:rFonts w:ascii="Arial" w:hAnsi="Arial" w:cs="Arial"/>
          <w:color w:val="000000" w:themeColor="text1"/>
          <w:sz w:val="22"/>
          <w:szCs w:val="22"/>
        </w:rPr>
        <w:t>these</w:t>
      </w:r>
      <w:r w:rsidR="009A3E57" w:rsidRPr="00777215">
        <w:rPr>
          <w:rFonts w:ascii="Arial" w:hAnsi="Arial" w:cs="Arial"/>
          <w:color w:val="000000" w:themeColor="text1"/>
          <w:sz w:val="22"/>
          <w:szCs w:val="22"/>
        </w:rPr>
        <w:t xml:space="preserve"> </w:t>
      </w:r>
      <w:r w:rsidR="006E7F75">
        <w:rPr>
          <w:rFonts w:ascii="Arial" w:hAnsi="Arial" w:cs="Arial"/>
          <w:color w:val="000000" w:themeColor="text1"/>
          <w:sz w:val="22"/>
          <w:szCs w:val="22"/>
        </w:rPr>
        <w:t>are</w:t>
      </w:r>
      <w:r w:rsidR="009A3E57" w:rsidRPr="00777215">
        <w:rPr>
          <w:rFonts w:ascii="Arial" w:hAnsi="Arial" w:cs="Arial"/>
          <w:color w:val="000000" w:themeColor="text1"/>
          <w:sz w:val="22"/>
          <w:szCs w:val="22"/>
        </w:rPr>
        <w:t xml:space="preserve"> the time period</w:t>
      </w:r>
      <w:r w:rsidR="00C1658B">
        <w:rPr>
          <w:rFonts w:ascii="Arial" w:hAnsi="Arial" w:cs="Arial"/>
          <w:color w:val="000000" w:themeColor="text1"/>
          <w:sz w:val="22"/>
          <w:szCs w:val="22"/>
        </w:rPr>
        <w:t>s</w:t>
      </w:r>
      <w:r w:rsidR="009A3E57" w:rsidRPr="00777215">
        <w:rPr>
          <w:rFonts w:ascii="Arial" w:hAnsi="Arial" w:cs="Arial"/>
          <w:color w:val="000000" w:themeColor="text1"/>
          <w:sz w:val="22"/>
          <w:szCs w:val="22"/>
        </w:rPr>
        <w:t xml:space="preserve"> </w:t>
      </w:r>
      <w:r w:rsidR="00675445">
        <w:rPr>
          <w:rFonts w:ascii="Arial" w:hAnsi="Arial" w:cs="Arial"/>
          <w:color w:val="000000" w:themeColor="text1"/>
          <w:sz w:val="22"/>
          <w:szCs w:val="22"/>
        </w:rPr>
        <w:t xml:space="preserve">for which </w:t>
      </w:r>
      <w:r w:rsidR="009A3E57" w:rsidRPr="00777215">
        <w:rPr>
          <w:rFonts w:ascii="Arial" w:hAnsi="Arial" w:cs="Arial"/>
          <w:color w:val="000000" w:themeColor="text1"/>
          <w:sz w:val="22"/>
          <w:szCs w:val="22"/>
        </w:rPr>
        <w:t>the wolf kill predictive model is validated.</w:t>
      </w:r>
      <w:r w:rsidR="00FF0ED4" w:rsidRPr="00777215">
        <w:rPr>
          <w:rFonts w:ascii="Arial" w:hAnsi="Arial" w:cs="Arial"/>
          <w:color w:val="000000" w:themeColor="text1"/>
          <w:sz w:val="22"/>
          <w:szCs w:val="22"/>
        </w:rPr>
        <w:t xml:space="preserve"> </w:t>
      </w:r>
      <w:r w:rsidR="00664737" w:rsidRPr="00777215">
        <w:rPr>
          <w:rFonts w:ascii="Arial" w:hAnsi="Arial" w:cs="Arial"/>
          <w:color w:val="000000" w:themeColor="text1"/>
          <w:sz w:val="22"/>
          <w:szCs w:val="22"/>
        </w:rPr>
        <w:t xml:space="preserve">We examined the assumption of raven knowledge of territorial resource availability by </w:t>
      </w:r>
      <w:r w:rsidR="00446DF8" w:rsidRPr="00777215">
        <w:rPr>
          <w:rFonts w:ascii="Arial" w:hAnsi="Arial" w:cs="Arial"/>
          <w:color w:val="000000" w:themeColor="text1"/>
          <w:sz w:val="22"/>
          <w:szCs w:val="22"/>
        </w:rPr>
        <w:t>including two covariates,</w:t>
      </w:r>
      <w:r w:rsidR="00664737" w:rsidRPr="00777215">
        <w:rPr>
          <w:rFonts w:ascii="Arial" w:hAnsi="Arial" w:cs="Arial"/>
          <w:color w:val="000000" w:themeColor="text1"/>
          <w:sz w:val="22"/>
          <w:szCs w:val="22"/>
        </w:rPr>
        <w:t xml:space="preserve"> </w:t>
      </w:r>
      <w:r w:rsidR="00446DF8" w:rsidRPr="00777215">
        <w:rPr>
          <w:rFonts w:ascii="Arial" w:hAnsi="Arial" w:cs="Arial"/>
          <w:color w:val="000000" w:themeColor="text1"/>
          <w:sz w:val="22"/>
          <w:szCs w:val="22"/>
        </w:rPr>
        <w:t>o</w:t>
      </w:r>
      <w:r w:rsidR="00664737" w:rsidRPr="00777215">
        <w:rPr>
          <w:rFonts w:ascii="Arial" w:hAnsi="Arial" w:cs="Arial"/>
          <w:color w:val="000000" w:themeColor="text1"/>
          <w:sz w:val="22"/>
          <w:szCs w:val="22"/>
        </w:rPr>
        <w:t xml:space="preserve">ne </w:t>
      </w:r>
      <w:r w:rsidR="00446DF8" w:rsidRPr="00777215">
        <w:rPr>
          <w:rFonts w:ascii="Arial" w:hAnsi="Arial" w:cs="Arial"/>
          <w:color w:val="000000" w:themeColor="text1"/>
          <w:sz w:val="22"/>
          <w:szCs w:val="22"/>
        </w:rPr>
        <w:t>indicating the presence of an available kill and the other indicating if the local raven had visited the kill site that day.</w:t>
      </w:r>
      <w:r w:rsidR="00664737" w:rsidRPr="00777215">
        <w:rPr>
          <w:rFonts w:ascii="Arial" w:hAnsi="Arial" w:cs="Arial"/>
          <w:color w:val="000000" w:themeColor="text1"/>
          <w:sz w:val="22"/>
          <w:szCs w:val="22"/>
        </w:rPr>
        <w:t xml:space="preserve"> </w:t>
      </w:r>
      <w:r w:rsidRPr="00777215">
        <w:rPr>
          <w:rFonts w:ascii="Arial" w:hAnsi="Arial" w:cs="Arial"/>
          <w:color w:val="000000" w:themeColor="text1"/>
          <w:sz w:val="22"/>
          <w:szCs w:val="22"/>
        </w:rPr>
        <w:t xml:space="preserve">We </w:t>
      </w:r>
      <w:r w:rsidR="00446DF8" w:rsidRPr="00777215">
        <w:rPr>
          <w:rFonts w:ascii="Arial" w:hAnsi="Arial" w:cs="Arial"/>
          <w:color w:val="000000" w:themeColor="text1"/>
          <w:sz w:val="22"/>
          <w:szCs w:val="22"/>
        </w:rPr>
        <w:t xml:space="preserve">also </w:t>
      </w:r>
      <w:r w:rsidRPr="00777215">
        <w:rPr>
          <w:rFonts w:ascii="Arial" w:hAnsi="Arial" w:cs="Arial"/>
          <w:color w:val="000000" w:themeColor="text1"/>
          <w:sz w:val="22"/>
          <w:szCs w:val="22"/>
        </w:rPr>
        <w:t xml:space="preserve">included two covariates to represent the hunting season and assess to what extent ravens track the </w:t>
      </w:r>
      <w:r w:rsidR="000F59BC" w:rsidRPr="00777215">
        <w:rPr>
          <w:rFonts w:ascii="Arial" w:hAnsi="Arial" w:cs="Arial"/>
          <w:color w:val="000000" w:themeColor="text1"/>
          <w:sz w:val="22"/>
          <w:szCs w:val="22"/>
        </w:rPr>
        <w:t>fluctuations</w:t>
      </w:r>
      <w:r w:rsidR="00A35EA9" w:rsidRPr="00777215">
        <w:rPr>
          <w:rFonts w:ascii="Arial" w:hAnsi="Arial" w:cs="Arial"/>
          <w:color w:val="000000" w:themeColor="text1"/>
          <w:sz w:val="22"/>
          <w:szCs w:val="22"/>
        </w:rPr>
        <w:t xml:space="preserve"> in </w:t>
      </w:r>
      <w:r w:rsidRPr="00777215">
        <w:rPr>
          <w:rFonts w:ascii="Arial" w:hAnsi="Arial" w:cs="Arial"/>
          <w:color w:val="000000" w:themeColor="text1"/>
          <w:sz w:val="22"/>
          <w:szCs w:val="22"/>
        </w:rPr>
        <w:t>biomass versus a broader seasonally determined availability</w:t>
      </w:r>
      <w:r w:rsidR="0015545D" w:rsidRPr="00777215">
        <w:rPr>
          <w:rFonts w:ascii="Arial" w:hAnsi="Arial" w:cs="Arial"/>
          <w:color w:val="000000" w:themeColor="text1"/>
          <w:sz w:val="22"/>
          <w:szCs w:val="22"/>
        </w:rPr>
        <w:t xml:space="preserve"> defined by the hunting seasons</w:t>
      </w:r>
      <w:r w:rsidRPr="00777215">
        <w:rPr>
          <w:rFonts w:ascii="Arial" w:hAnsi="Arial" w:cs="Arial"/>
          <w:color w:val="000000" w:themeColor="text1"/>
          <w:sz w:val="22"/>
          <w:szCs w:val="22"/>
        </w:rPr>
        <w:t xml:space="preserve">. Other covariates in the territory model include the distance to the hunting regions, average wolf kill density within the territory, </w:t>
      </w:r>
      <w:r w:rsidR="00D77BB2">
        <w:rPr>
          <w:rFonts w:ascii="Arial" w:hAnsi="Arial" w:cs="Arial"/>
          <w:color w:val="000000" w:themeColor="text1"/>
          <w:sz w:val="22"/>
          <w:szCs w:val="22"/>
        </w:rPr>
        <w:t>study</w:t>
      </w:r>
      <w:r w:rsidRPr="00777215">
        <w:rPr>
          <w:rFonts w:ascii="Arial" w:hAnsi="Arial" w:cs="Arial"/>
          <w:color w:val="000000" w:themeColor="text1"/>
          <w:sz w:val="22"/>
          <w:szCs w:val="22"/>
        </w:rPr>
        <w:t xml:space="preserve"> period, the proportion of other ravens leaving their territories, daily maximum temperature, and daily snow depth. Other covariates in the hunting model are the distance to the hunting region, the proportion of other ravens visiting the hunting regions, daily</w:t>
      </w:r>
      <w:r w:rsidR="001B4827" w:rsidRPr="00777215">
        <w:rPr>
          <w:rFonts w:ascii="Arial" w:hAnsi="Arial" w:cs="Arial"/>
          <w:color w:val="000000" w:themeColor="text1"/>
          <w:sz w:val="22"/>
          <w:szCs w:val="22"/>
        </w:rPr>
        <w:t xml:space="preserve"> maximum</w:t>
      </w:r>
      <w:r w:rsidRPr="00777215">
        <w:rPr>
          <w:rFonts w:ascii="Arial" w:hAnsi="Arial" w:cs="Arial"/>
          <w:color w:val="000000" w:themeColor="text1"/>
          <w:sz w:val="22"/>
          <w:szCs w:val="22"/>
        </w:rPr>
        <w:t xml:space="preserve"> temperature, and daily snow depth.</w:t>
      </w:r>
      <w:r w:rsidR="009F6233" w:rsidRPr="00777215">
        <w:rPr>
          <w:rFonts w:ascii="Arial" w:hAnsi="Arial" w:cs="Arial"/>
          <w:color w:val="000000" w:themeColor="text1"/>
          <w:sz w:val="22"/>
          <w:szCs w:val="22"/>
        </w:rPr>
        <w:t xml:space="preserve"> </w:t>
      </w:r>
      <w:r w:rsidR="00DC2048">
        <w:rPr>
          <w:rFonts w:ascii="Arial" w:hAnsi="Arial" w:cs="Arial"/>
          <w:color w:val="000000" w:themeColor="text1"/>
          <w:sz w:val="22"/>
          <w:szCs w:val="22"/>
        </w:rPr>
        <w:t>We justify the inclusion of each covariate in SI: Appendix B.</w:t>
      </w:r>
    </w:p>
    <w:p w14:paraId="34B1B279" w14:textId="77777777" w:rsidR="004D3FB5" w:rsidRPr="00777215" w:rsidRDefault="004D3FB5" w:rsidP="005F4A3B">
      <w:pPr>
        <w:spacing w:line="480" w:lineRule="auto"/>
        <w:rPr>
          <w:rFonts w:ascii="Arial" w:hAnsi="Arial" w:cs="Arial"/>
          <w:color w:val="000000" w:themeColor="text1"/>
          <w:sz w:val="22"/>
          <w:szCs w:val="22"/>
        </w:rPr>
      </w:pPr>
    </w:p>
    <w:p w14:paraId="2018952A" w14:textId="6F0F3BE7" w:rsidR="004D3FB5" w:rsidRPr="00777215" w:rsidRDefault="004B3AA4" w:rsidP="005F4A3B">
      <w:pPr>
        <w:spacing w:line="480" w:lineRule="auto"/>
        <w:rPr>
          <w:rFonts w:ascii="Arial" w:hAnsi="Arial" w:cs="Arial"/>
          <w:b/>
          <w:bCs/>
          <w:color w:val="000000" w:themeColor="text1"/>
          <w:sz w:val="22"/>
          <w:szCs w:val="22"/>
        </w:rPr>
      </w:pPr>
      <w:r w:rsidRPr="00777215">
        <w:rPr>
          <w:rFonts w:ascii="Arial" w:hAnsi="Arial" w:cs="Arial"/>
          <w:b/>
          <w:bCs/>
          <w:color w:val="000000" w:themeColor="text1"/>
          <w:sz w:val="22"/>
          <w:szCs w:val="22"/>
        </w:rPr>
        <w:t xml:space="preserve">3.3 </w:t>
      </w:r>
      <w:r w:rsidR="004D3FB5" w:rsidRPr="00777215">
        <w:rPr>
          <w:rFonts w:ascii="Arial" w:hAnsi="Arial" w:cs="Arial"/>
          <w:b/>
          <w:bCs/>
          <w:color w:val="000000" w:themeColor="text1"/>
          <w:sz w:val="22"/>
          <w:szCs w:val="22"/>
        </w:rPr>
        <w:t>Results</w:t>
      </w:r>
    </w:p>
    <w:p w14:paraId="4698AB13" w14:textId="6CAA38DF" w:rsidR="003F5FAF" w:rsidRDefault="00190455"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During the winter months (Sep – Mar)</w:t>
      </w:r>
      <w:r w:rsidR="004D3FB5" w:rsidRPr="00777215">
        <w:rPr>
          <w:rFonts w:ascii="Arial" w:hAnsi="Arial" w:cs="Arial"/>
          <w:color w:val="000000" w:themeColor="text1"/>
          <w:sz w:val="22"/>
          <w:szCs w:val="22"/>
        </w:rPr>
        <w:t xml:space="preserve">, we gathered </w:t>
      </w:r>
      <w:r w:rsidR="005048E9" w:rsidRPr="00777215">
        <w:rPr>
          <w:rFonts w:ascii="Arial" w:hAnsi="Arial" w:cs="Arial"/>
          <w:color w:val="000000" w:themeColor="text1"/>
          <w:sz w:val="22"/>
          <w:szCs w:val="22"/>
        </w:rPr>
        <w:t>4</w:t>
      </w:r>
      <w:r w:rsidR="00174C1E" w:rsidRPr="00777215">
        <w:rPr>
          <w:rFonts w:ascii="Arial" w:hAnsi="Arial" w:cs="Arial"/>
          <w:color w:val="000000" w:themeColor="text1"/>
          <w:sz w:val="22"/>
          <w:szCs w:val="22"/>
        </w:rPr>
        <w:t>741</w:t>
      </w:r>
      <w:r w:rsidR="004D3FB5" w:rsidRPr="00777215">
        <w:rPr>
          <w:rFonts w:ascii="Arial" w:hAnsi="Arial" w:cs="Arial"/>
          <w:color w:val="000000" w:themeColor="text1"/>
          <w:sz w:val="22"/>
          <w:szCs w:val="22"/>
        </w:rPr>
        <w:t xml:space="preserve"> decision days (mean =</w:t>
      </w:r>
      <w:r w:rsidR="00C629A2" w:rsidRPr="00777215">
        <w:rPr>
          <w:rFonts w:ascii="Arial" w:hAnsi="Arial" w:cs="Arial"/>
          <w:color w:val="000000" w:themeColor="text1"/>
          <w:sz w:val="22"/>
          <w:szCs w:val="22"/>
        </w:rPr>
        <w:t xml:space="preserve"> </w:t>
      </w:r>
      <w:r w:rsidR="005048E9" w:rsidRPr="00777215">
        <w:rPr>
          <w:rFonts w:ascii="Arial" w:hAnsi="Arial" w:cs="Arial"/>
          <w:color w:val="000000" w:themeColor="text1"/>
          <w:sz w:val="22"/>
          <w:szCs w:val="22"/>
        </w:rPr>
        <w:t>2</w:t>
      </w:r>
      <w:r w:rsidR="00174C1E" w:rsidRPr="00777215">
        <w:rPr>
          <w:rFonts w:ascii="Arial" w:hAnsi="Arial" w:cs="Arial"/>
          <w:color w:val="000000" w:themeColor="text1"/>
          <w:sz w:val="22"/>
          <w:szCs w:val="22"/>
        </w:rPr>
        <w:t>49.5</w:t>
      </w:r>
      <w:r w:rsidR="004D3FB5" w:rsidRPr="00777215">
        <w:rPr>
          <w:rFonts w:ascii="Arial" w:hAnsi="Arial" w:cs="Arial"/>
          <w:color w:val="000000" w:themeColor="text1"/>
          <w:sz w:val="22"/>
          <w:szCs w:val="22"/>
        </w:rPr>
        <w:t xml:space="preserve">, range = </w:t>
      </w:r>
      <w:r w:rsidR="00174C1E" w:rsidRPr="00777215">
        <w:rPr>
          <w:rFonts w:ascii="Arial" w:hAnsi="Arial" w:cs="Arial"/>
          <w:color w:val="000000" w:themeColor="text1"/>
          <w:sz w:val="22"/>
          <w:szCs w:val="22"/>
        </w:rPr>
        <w:t>4</w:t>
      </w:r>
      <w:r w:rsidR="004D3FB5" w:rsidRPr="00777215">
        <w:rPr>
          <w:rFonts w:ascii="Arial" w:hAnsi="Arial" w:cs="Arial"/>
          <w:color w:val="000000" w:themeColor="text1"/>
          <w:sz w:val="22"/>
          <w:szCs w:val="22"/>
        </w:rPr>
        <w:t xml:space="preserve"> </w:t>
      </w:r>
      <w:r w:rsidR="00647611" w:rsidRPr="00777215">
        <w:rPr>
          <w:rFonts w:ascii="Arial" w:hAnsi="Arial" w:cs="Arial"/>
          <w:color w:val="000000" w:themeColor="text1"/>
          <w:sz w:val="22"/>
          <w:szCs w:val="22"/>
        </w:rPr>
        <w:t>–</w:t>
      </w:r>
      <w:r w:rsidR="004D3FB5" w:rsidRPr="00777215">
        <w:rPr>
          <w:rFonts w:ascii="Arial" w:hAnsi="Arial" w:cs="Arial"/>
          <w:color w:val="000000" w:themeColor="text1"/>
          <w:sz w:val="22"/>
          <w:szCs w:val="22"/>
        </w:rPr>
        <w:t xml:space="preserve"> </w:t>
      </w:r>
      <w:r w:rsidR="00174C1E" w:rsidRPr="00777215">
        <w:rPr>
          <w:rFonts w:ascii="Arial" w:hAnsi="Arial" w:cs="Arial"/>
          <w:color w:val="000000" w:themeColor="text1"/>
          <w:sz w:val="22"/>
          <w:szCs w:val="22"/>
        </w:rPr>
        <w:t>653</w:t>
      </w:r>
      <w:r w:rsidR="00647611" w:rsidRPr="00777215">
        <w:rPr>
          <w:rFonts w:ascii="Arial" w:hAnsi="Arial" w:cs="Arial"/>
          <w:color w:val="000000" w:themeColor="text1"/>
          <w:sz w:val="22"/>
          <w:szCs w:val="22"/>
        </w:rPr>
        <w:t xml:space="preserve">, sd = </w:t>
      </w:r>
      <w:r w:rsidR="00174C1E" w:rsidRPr="00777215">
        <w:rPr>
          <w:rFonts w:ascii="Arial" w:hAnsi="Arial" w:cs="Arial"/>
          <w:color w:val="000000" w:themeColor="text1"/>
          <w:sz w:val="22"/>
          <w:szCs w:val="22"/>
        </w:rPr>
        <w:t>180.7</w:t>
      </w:r>
      <w:r w:rsidR="005048E9" w:rsidRPr="00777215">
        <w:rPr>
          <w:rFonts w:ascii="Arial" w:hAnsi="Arial" w:cs="Arial"/>
          <w:color w:val="000000" w:themeColor="text1"/>
          <w:sz w:val="22"/>
          <w:szCs w:val="22"/>
        </w:rPr>
        <w:t xml:space="preserve">) </w:t>
      </w:r>
      <w:r w:rsidR="004D3FB5" w:rsidRPr="00777215">
        <w:rPr>
          <w:rFonts w:ascii="Arial" w:hAnsi="Arial" w:cs="Arial"/>
          <w:color w:val="000000" w:themeColor="text1"/>
          <w:sz w:val="22"/>
          <w:szCs w:val="22"/>
        </w:rPr>
        <w:t xml:space="preserve">from </w:t>
      </w:r>
      <w:r w:rsidR="00BC257B" w:rsidRPr="00777215">
        <w:rPr>
          <w:rFonts w:ascii="Arial" w:hAnsi="Arial" w:cs="Arial"/>
          <w:color w:val="000000" w:themeColor="text1"/>
          <w:sz w:val="22"/>
          <w:szCs w:val="22"/>
        </w:rPr>
        <w:t>19</w:t>
      </w:r>
      <w:r w:rsidR="004D3FB5" w:rsidRPr="00777215">
        <w:rPr>
          <w:rFonts w:ascii="Arial" w:hAnsi="Arial" w:cs="Arial"/>
          <w:color w:val="000000" w:themeColor="text1"/>
          <w:sz w:val="22"/>
          <w:szCs w:val="22"/>
        </w:rPr>
        <w:t xml:space="preserve"> territorial ravens (12 female, </w:t>
      </w:r>
      <w:r w:rsidR="00BC257B" w:rsidRPr="00777215">
        <w:rPr>
          <w:rFonts w:ascii="Arial" w:hAnsi="Arial" w:cs="Arial"/>
          <w:color w:val="000000" w:themeColor="text1"/>
          <w:sz w:val="22"/>
          <w:szCs w:val="22"/>
        </w:rPr>
        <w:t>7</w:t>
      </w:r>
      <w:r w:rsidR="004D3FB5" w:rsidRPr="00777215">
        <w:rPr>
          <w:rFonts w:ascii="Arial" w:hAnsi="Arial" w:cs="Arial"/>
          <w:color w:val="000000" w:themeColor="text1"/>
          <w:sz w:val="22"/>
          <w:szCs w:val="22"/>
        </w:rPr>
        <w:t xml:space="preserve"> male). Ravens </w:t>
      </w:r>
      <w:r w:rsidR="00B15B06">
        <w:rPr>
          <w:rFonts w:ascii="Arial" w:hAnsi="Arial" w:cs="Arial"/>
          <w:color w:val="000000" w:themeColor="text1"/>
          <w:sz w:val="22"/>
          <w:szCs w:val="22"/>
        </w:rPr>
        <w:t xml:space="preserve">left </w:t>
      </w:r>
      <w:r w:rsidR="004D3FB5" w:rsidRPr="00777215">
        <w:rPr>
          <w:rFonts w:ascii="Arial" w:hAnsi="Arial" w:cs="Arial"/>
          <w:color w:val="000000" w:themeColor="text1"/>
          <w:sz w:val="22"/>
          <w:szCs w:val="22"/>
        </w:rPr>
        <w:t xml:space="preserve">their territories an average of </w:t>
      </w:r>
      <w:r w:rsidR="002A4AEB" w:rsidRPr="00777215">
        <w:rPr>
          <w:rFonts w:ascii="Arial" w:hAnsi="Arial" w:cs="Arial"/>
          <w:color w:val="000000" w:themeColor="text1"/>
          <w:sz w:val="22"/>
          <w:szCs w:val="22"/>
        </w:rPr>
        <w:t>6</w:t>
      </w:r>
      <w:r w:rsidR="000F488F">
        <w:rPr>
          <w:rFonts w:ascii="Arial" w:hAnsi="Arial" w:cs="Arial"/>
          <w:color w:val="000000" w:themeColor="text1"/>
          <w:sz w:val="22"/>
          <w:szCs w:val="22"/>
        </w:rPr>
        <w:t>6</w:t>
      </w:r>
      <w:r w:rsidR="004D3FB5" w:rsidRPr="00777215">
        <w:rPr>
          <w:rFonts w:ascii="Arial" w:hAnsi="Arial" w:cs="Arial"/>
          <w:color w:val="000000" w:themeColor="text1"/>
          <w:sz w:val="22"/>
          <w:szCs w:val="22"/>
        </w:rPr>
        <w:t xml:space="preserve">% of days (range = </w:t>
      </w:r>
      <w:r w:rsidR="00F1614B" w:rsidRPr="00777215">
        <w:rPr>
          <w:rFonts w:ascii="Arial" w:hAnsi="Arial" w:cs="Arial"/>
          <w:color w:val="000000" w:themeColor="text1"/>
          <w:sz w:val="22"/>
          <w:szCs w:val="22"/>
        </w:rPr>
        <w:t>0</w:t>
      </w:r>
      <w:r w:rsidR="00201C5B" w:rsidRPr="00777215">
        <w:rPr>
          <w:rFonts w:ascii="Arial" w:hAnsi="Arial" w:cs="Arial"/>
          <w:color w:val="000000" w:themeColor="text1"/>
          <w:sz w:val="22"/>
          <w:szCs w:val="22"/>
        </w:rPr>
        <w:t xml:space="preserve"> </w:t>
      </w:r>
      <w:r w:rsidR="004D3FB5" w:rsidRPr="00777215">
        <w:rPr>
          <w:rFonts w:ascii="Arial" w:hAnsi="Arial" w:cs="Arial"/>
          <w:color w:val="000000" w:themeColor="text1"/>
          <w:sz w:val="22"/>
          <w:szCs w:val="22"/>
        </w:rPr>
        <w:t xml:space="preserve">– </w:t>
      </w:r>
      <w:r w:rsidR="000F488F">
        <w:rPr>
          <w:rFonts w:ascii="Arial" w:hAnsi="Arial" w:cs="Arial"/>
          <w:color w:val="000000" w:themeColor="text1"/>
          <w:sz w:val="22"/>
          <w:szCs w:val="22"/>
        </w:rPr>
        <w:t>94.4</w:t>
      </w:r>
      <w:r w:rsidR="004D3FB5" w:rsidRPr="00777215">
        <w:rPr>
          <w:rFonts w:ascii="Arial" w:hAnsi="Arial" w:cs="Arial"/>
          <w:color w:val="000000" w:themeColor="text1"/>
          <w:sz w:val="22"/>
          <w:szCs w:val="22"/>
        </w:rPr>
        <w:t xml:space="preserve">%, sd = </w:t>
      </w:r>
      <w:r w:rsidR="00F1614B" w:rsidRPr="00777215">
        <w:rPr>
          <w:rFonts w:ascii="Arial" w:hAnsi="Arial" w:cs="Arial"/>
          <w:color w:val="000000" w:themeColor="text1"/>
          <w:sz w:val="22"/>
          <w:szCs w:val="22"/>
        </w:rPr>
        <w:t>2</w:t>
      </w:r>
      <w:r w:rsidR="000F488F">
        <w:rPr>
          <w:rFonts w:ascii="Arial" w:hAnsi="Arial" w:cs="Arial"/>
          <w:color w:val="000000" w:themeColor="text1"/>
          <w:sz w:val="22"/>
          <w:szCs w:val="22"/>
        </w:rPr>
        <w:t>3</w:t>
      </w:r>
      <w:r w:rsidR="002A4AEB" w:rsidRPr="00777215">
        <w:rPr>
          <w:rFonts w:ascii="Arial" w:hAnsi="Arial" w:cs="Arial"/>
          <w:color w:val="000000" w:themeColor="text1"/>
          <w:sz w:val="22"/>
          <w:szCs w:val="22"/>
        </w:rPr>
        <w:t>.</w:t>
      </w:r>
      <w:r w:rsidR="00FE04AC" w:rsidRPr="00777215">
        <w:rPr>
          <w:rFonts w:ascii="Arial" w:hAnsi="Arial" w:cs="Arial"/>
          <w:color w:val="000000" w:themeColor="text1"/>
          <w:sz w:val="22"/>
          <w:szCs w:val="22"/>
        </w:rPr>
        <w:t>2</w:t>
      </w:r>
      <w:r w:rsidR="004D3FB5" w:rsidRPr="00777215">
        <w:rPr>
          <w:rFonts w:ascii="Arial" w:hAnsi="Arial" w:cs="Arial"/>
          <w:color w:val="000000" w:themeColor="text1"/>
          <w:sz w:val="22"/>
          <w:szCs w:val="22"/>
        </w:rPr>
        <w:t xml:space="preserve">%). After leaving their territory, ravens traveled between 7.4 and </w:t>
      </w:r>
      <w:r w:rsidR="00045033" w:rsidRPr="00777215">
        <w:rPr>
          <w:rFonts w:ascii="Arial" w:hAnsi="Arial" w:cs="Arial"/>
          <w:color w:val="000000" w:themeColor="text1"/>
          <w:sz w:val="22"/>
          <w:szCs w:val="22"/>
        </w:rPr>
        <w:t>57.5</w:t>
      </w:r>
      <w:r w:rsidR="004D3FB5" w:rsidRPr="00777215">
        <w:rPr>
          <w:rFonts w:ascii="Arial" w:hAnsi="Arial" w:cs="Arial"/>
          <w:color w:val="000000" w:themeColor="text1"/>
          <w:sz w:val="22"/>
          <w:szCs w:val="22"/>
        </w:rPr>
        <w:t xml:space="preserve"> km (median = </w:t>
      </w:r>
      <w:r w:rsidR="00045033" w:rsidRPr="00777215">
        <w:rPr>
          <w:rFonts w:ascii="Arial" w:hAnsi="Arial" w:cs="Arial"/>
          <w:color w:val="000000" w:themeColor="text1"/>
          <w:sz w:val="22"/>
          <w:szCs w:val="22"/>
        </w:rPr>
        <w:t>32.6</w:t>
      </w:r>
      <w:r w:rsidR="004D3FB5" w:rsidRPr="00777215">
        <w:rPr>
          <w:rFonts w:ascii="Arial" w:hAnsi="Arial" w:cs="Arial"/>
          <w:color w:val="000000" w:themeColor="text1"/>
          <w:sz w:val="22"/>
          <w:szCs w:val="22"/>
        </w:rPr>
        <w:t>, sd = 1</w:t>
      </w:r>
      <w:r w:rsidR="004B7C97" w:rsidRPr="00777215">
        <w:rPr>
          <w:rFonts w:ascii="Arial" w:hAnsi="Arial" w:cs="Arial"/>
          <w:color w:val="000000" w:themeColor="text1"/>
          <w:sz w:val="22"/>
          <w:szCs w:val="22"/>
        </w:rPr>
        <w:t>2.2</w:t>
      </w:r>
      <w:r w:rsidR="004D3FB5" w:rsidRPr="00777215">
        <w:rPr>
          <w:rFonts w:ascii="Arial" w:hAnsi="Arial" w:cs="Arial"/>
          <w:color w:val="000000" w:themeColor="text1"/>
          <w:sz w:val="22"/>
          <w:szCs w:val="22"/>
        </w:rPr>
        <w:t xml:space="preserve">) to forage in the </w:t>
      </w:r>
      <w:r w:rsidR="00623BF2">
        <w:rPr>
          <w:rFonts w:ascii="Arial" w:hAnsi="Arial" w:cs="Arial"/>
          <w:color w:val="000000" w:themeColor="text1"/>
          <w:sz w:val="22"/>
          <w:szCs w:val="22"/>
        </w:rPr>
        <w:t xml:space="preserve">MTFWP or bison </w:t>
      </w:r>
      <w:r w:rsidR="00AD07E1">
        <w:rPr>
          <w:rFonts w:ascii="Arial" w:hAnsi="Arial" w:cs="Arial"/>
          <w:color w:val="000000" w:themeColor="text1"/>
          <w:sz w:val="22"/>
          <w:szCs w:val="22"/>
        </w:rPr>
        <w:t xml:space="preserve">hunting </w:t>
      </w:r>
      <w:r w:rsidR="00623BF2">
        <w:rPr>
          <w:rFonts w:ascii="Arial" w:hAnsi="Arial" w:cs="Arial"/>
          <w:color w:val="000000" w:themeColor="text1"/>
          <w:sz w:val="22"/>
          <w:szCs w:val="22"/>
        </w:rPr>
        <w:t>regions</w:t>
      </w:r>
      <w:r w:rsidR="004D3FB5" w:rsidRPr="00777215">
        <w:rPr>
          <w:rFonts w:ascii="Arial" w:hAnsi="Arial" w:cs="Arial"/>
          <w:color w:val="000000" w:themeColor="text1"/>
          <w:sz w:val="22"/>
          <w:szCs w:val="22"/>
        </w:rPr>
        <w:t xml:space="preserve"> </w:t>
      </w:r>
      <w:r w:rsidR="00FE04AC" w:rsidRPr="00777215">
        <w:rPr>
          <w:rFonts w:ascii="Arial" w:hAnsi="Arial" w:cs="Arial"/>
          <w:color w:val="000000" w:themeColor="text1"/>
          <w:sz w:val="22"/>
          <w:szCs w:val="22"/>
        </w:rPr>
        <w:t>50.</w:t>
      </w:r>
      <w:r w:rsidR="00E315D6">
        <w:rPr>
          <w:rFonts w:ascii="Arial" w:hAnsi="Arial" w:cs="Arial"/>
          <w:color w:val="000000" w:themeColor="text1"/>
          <w:sz w:val="22"/>
          <w:szCs w:val="22"/>
        </w:rPr>
        <w:t>6</w:t>
      </w:r>
      <w:r w:rsidR="004D3FB5" w:rsidRPr="00777215">
        <w:rPr>
          <w:rFonts w:ascii="Arial" w:hAnsi="Arial" w:cs="Arial"/>
          <w:color w:val="000000" w:themeColor="text1"/>
          <w:sz w:val="22"/>
          <w:szCs w:val="22"/>
        </w:rPr>
        <w:t xml:space="preserve">% of days (range = 0 – </w:t>
      </w:r>
      <w:r w:rsidR="00E315D6">
        <w:rPr>
          <w:rFonts w:ascii="Arial" w:hAnsi="Arial" w:cs="Arial"/>
          <w:color w:val="000000" w:themeColor="text1"/>
          <w:sz w:val="22"/>
          <w:szCs w:val="22"/>
        </w:rPr>
        <w:t>90</w:t>
      </w:r>
      <w:r w:rsidR="004D3FB5" w:rsidRPr="00777215">
        <w:rPr>
          <w:rFonts w:ascii="Arial" w:hAnsi="Arial" w:cs="Arial"/>
          <w:color w:val="000000" w:themeColor="text1"/>
          <w:sz w:val="22"/>
          <w:szCs w:val="22"/>
        </w:rPr>
        <w:t xml:space="preserve">%, sd = </w:t>
      </w:r>
      <w:r w:rsidR="00FE04AC" w:rsidRPr="00777215">
        <w:rPr>
          <w:rFonts w:ascii="Arial" w:hAnsi="Arial" w:cs="Arial"/>
          <w:color w:val="000000" w:themeColor="text1"/>
          <w:sz w:val="22"/>
          <w:szCs w:val="22"/>
        </w:rPr>
        <w:t>31</w:t>
      </w:r>
      <w:r w:rsidR="00E315D6">
        <w:rPr>
          <w:rFonts w:ascii="Arial" w:hAnsi="Arial" w:cs="Arial"/>
          <w:color w:val="000000" w:themeColor="text1"/>
          <w:sz w:val="22"/>
          <w:szCs w:val="22"/>
        </w:rPr>
        <w:t>.4</w:t>
      </w:r>
      <w:r w:rsidR="004D3FB5" w:rsidRPr="00777215">
        <w:rPr>
          <w:rFonts w:ascii="Arial" w:hAnsi="Arial" w:cs="Arial"/>
          <w:color w:val="000000" w:themeColor="text1"/>
          <w:sz w:val="22"/>
          <w:szCs w:val="22"/>
        </w:rPr>
        <w:t xml:space="preserve">%). </w:t>
      </w:r>
      <w:r w:rsidR="00BA054D" w:rsidRPr="00777215">
        <w:rPr>
          <w:rFonts w:ascii="Arial" w:hAnsi="Arial" w:cs="Arial"/>
          <w:color w:val="000000" w:themeColor="text1"/>
          <w:sz w:val="22"/>
          <w:szCs w:val="22"/>
        </w:rPr>
        <w:t>We never recorded t</w:t>
      </w:r>
      <w:r w:rsidR="004D3FB5" w:rsidRPr="00777215">
        <w:rPr>
          <w:rFonts w:ascii="Arial" w:hAnsi="Arial" w:cs="Arial"/>
          <w:color w:val="000000" w:themeColor="text1"/>
          <w:sz w:val="22"/>
          <w:szCs w:val="22"/>
        </w:rPr>
        <w:t xml:space="preserve">wo ravens residing at Old Faithful (7485, 7494; 63 km from hunting regions), the territories farthest from </w:t>
      </w:r>
      <w:r w:rsidR="00423C76" w:rsidRPr="00777215">
        <w:rPr>
          <w:rFonts w:ascii="Arial" w:hAnsi="Arial" w:cs="Arial"/>
          <w:color w:val="000000" w:themeColor="text1"/>
          <w:sz w:val="22"/>
          <w:szCs w:val="22"/>
        </w:rPr>
        <w:t>Gardiner</w:t>
      </w:r>
      <w:r w:rsidR="004D3FB5" w:rsidRPr="00777215">
        <w:rPr>
          <w:rFonts w:ascii="Arial" w:hAnsi="Arial" w:cs="Arial"/>
          <w:color w:val="000000" w:themeColor="text1"/>
          <w:sz w:val="22"/>
          <w:szCs w:val="22"/>
        </w:rPr>
        <w:t>, travel</w:t>
      </w:r>
      <w:r w:rsidR="00BA054D" w:rsidRPr="00777215">
        <w:rPr>
          <w:rFonts w:ascii="Arial" w:hAnsi="Arial" w:cs="Arial"/>
          <w:color w:val="000000" w:themeColor="text1"/>
          <w:sz w:val="22"/>
          <w:szCs w:val="22"/>
        </w:rPr>
        <w:t>ing</w:t>
      </w:r>
      <w:r w:rsidR="004D3FB5" w:rsidRPr="00777215">
        <w:rPr>
          <w:rFonts w:ascii="Arial" w:hAnsi="Arial" w:cs="Arial"/>
          <w:color w:val="000000" w:themeColor="text1"/>
          <w:sz w:val="22"/>
          <w:szCs w:val="22"/>
        </w:rPr>
        <w:t xml:space="preserve"> to the hunting </w:t>
      </w:r>
      <w:r w:rsidR="00BA054D" w:rsidRPr="00777215">
        <w:rPr>
          <w:rFonts w:ascii="Arial" w:hAnsi="Arial" w:cs="Arial"/>
          <w:color w:val="000000" w:themeColor="text1"/>
          <w:sz w:val="22"/>
          <w:szCs w:val="22"/>
        </w:rPr>
        <w:t>regions</w:t>
      </w:r>
      <w:r w:rsidR="004D3FB5" w:rsidRPr="00777215">
        <w:rPr>
          <w:rFonts w:ascii="Arial" w:hAnsi="Arial" w:cs="Arial"/>
          <w:color w:val="000000" w:themeColor="text1"/>
          <w:sz w:val="22"/>
          <w:szCs w:val="22"/>
        </w:rPr>
        <w:t xml:space="preserve"> and </w:t>
      </w:r>
      <w:r w:rsidR="00423C76" w:rsidRPr="00777215">
        <w:rPr>
          <w:rFonts w:ascii="Arial" w:hAnsi="Arial" w:cs="Arial"/>
          <w:color w:val="000000" w:themeColor="text1"/>
          <w:sz w:val="22"/>
          <w:szCs w:val="22"/>
        </w:rPr>
        <w:t>preferring</w:t>
      </w:r>
      <w:r w:rsidR="004D3FB5" w:rsidRPr="00777215">
        <w:rPr>
          <w:rFonts w:ascii="Arial" w:hAnsi="Arial" w:cs="Arial"/>
          <w:color w:val="000000" w:themeColor="text1"/>
          <w:sz w:val="22"/>
          <w:szCs w:val="22"/>
        </w:rPr>
        <w:t xml:space="preserve"> to forage in </w:t>
      </w:r>
      <w:r w:rsidR="004D3FB5" w:rsidRPr="00777215">
        <w:rPr>
          <w:rFonts w:ascii="Arial" w:hAnsi="Arial" w:cs="Arial"/>
          <w:color w:val="000000" w:themeColor="text1"/>
          <w:sz w:val="22"/>
          <w:szCs w:val="22"/>
        </w:rPr>
        <w:lastRenderedPageBreak/>
        <w:t xml:space="preserve">West Yellowstone, MT (Fig. </w:t>
      </w:r>
      <w:r w:rsidR="002B77EA" w:rsidRPr="00777215">
        <w:rPr>
          <w:rFonts w:ascii="Arial" w:hAnsi="Arial" w:cs="Arial"/>
          <w:color w:val="000000" w:themeColor="text1"/>
          <w:sz w:val="22"/>
          <w:szCs w:val="22"/>
        </w:rPr>
        <w:t>2</w:t>
      </w:r>
      <w:r w:rsidR="004D3FB5" w:rsidRPr="00777215">
        <w:rPr>
          <w:rFonts w:ascii="Arial" w:hAnsi="Arial" w:cs="Arial"/>
          <w:color w:val="000000" w:themeColor="text1"/>
          <w:sz w:val="22"/>
          <w:szCs w:val="22"/>
        </w:rPr>
        <w:t>).</w:t>
      </w:r>
      <w:r w:rsidR="00BA054D" w:rsidRPr="00777215">
        <w:rPr>
          <w:rFonts w:ascii="Arial" w:hAnsi="Arial" w:cs="Arial"/>
          <w:color w:val="000000" w:themeColor="text1"/>
          <w:sz w:val="22"/>
          <w:szCs w:val="22"/>
        </w:rPr>
        <w:t xml:space="preserve"> </w:t>
      </w:r>
      <w:r w:rsidR="00524695" w:rsidRPr="00777215">
        <w:rPr>
          <w:rFonts w:ascii="Arial" w:hAnsi="Arial" w:cs="Arial"/>
          <w:color w:val="000000" w:themeColor="text1"/>
          <w:sz w:val="22"/>
          <w:szCs w:val="22"/>
        </w:rPr>
        <w:t xml:space="preserve">Conversely, </w:t>
      </w:r>
      <w:r w:rsidR="0067211C">
        <w:rPr>
          <w:rFonts w:ascii="Arial" w:hAnsi="Arial" w:cs="Arial"/>
          <w:color w:val="000000" w:themeColor="text1"/>
          <w:sz w:val="22"/>
          <w:szCs w:val="22"/>
        </w:rPr>
        <w:t>other</w:t>
      </w:r>
      <w:r w:rsidR="00524695" w:rsidRPr="00777215">
        <w:rPr>
          <w:rFonts w:ascii="Arial" w:hAnsi="Arial" w:cs="Arial"/>
          <w:color w:val="000000" w:themeColor="text1"/>
          <w:sz w:val="22"/>
          <w:szCs w:val="22"/>
        </w:rPr>
        <w:t xml:space="preserve"> individuals </w:t>
      </w:r>
      <w:r w:rsidR="0067211C">
        <w:rPr>
          <w:rFonts w:ascii="Arial" w:hAnsi="Arial" w:cs="Arial"/>
          <w:color w:val="000000" w:themeColor="text1"/>
          <w:sz w:val="22"/>
          <w:szCs w:val="22"/>
        </w:rPr>
        <w:t xml:space="preserve">who lived closer to Gardiner </w:t>
      </w:r>
      <w:r w:rsidR="00524695" w:rsidRPr="00777215">
        <w:rPr>
          <w:rFonts w:ascii="Arial" w:hAnsi="Arial" w:cs="Arial"/>
          <w:color w:val="000000" w:themeColor="text1"/>
          <w:sz w:val="22"/>
          <w:szCs w:val="22"/>
        </w:rPr>
        <w:t xml:space="preserve">(8900, 7495) </w:t>
      </w:r>
      <w:r w:rsidR="0067211C">
        <w:rPr>
          <w:rFonts w:ascii="Arial" w:hAnsi="Arial" w:cs="Arial"/>
          <w:color w:val="000000" w:themeColor="text1"/>
          <w:sz w:val="22"/>
          <w:szCs w:val="22"/>
        </w:rPr>
        <w:t xml:space="preserve">spent </w:t>
      </w:r>
      <w:r w:rsidR="00703EAD">
        <w:rPr>
          <w:rFonts w:ascii="Arial" w:hAnsi="Arial" w:cs="Arial"/>
          <w:color w:val="000000" w:themeColor="text1"/>
          <w:sz w:val="22"/>
          <w:szCs w:val="22"/>
        </w:rPr>
        <w:t>the</w:t>
      </w:r>
      <w:r w:rsidR="0067211C">
        <w:rPr>
          <w:rFonts w:ascii="Arial" w:hAnsi="Arial" w:cs="Arial"/>
          <w:color w:val="000000" w:themeColor="text1"/>
          <w:sz w:val="22"/>
          <w:szCs w:val="22"/>
        </w:rPr>
        <w:t xml:space="preserve"> majority of days at the hunting regions</w:t>
      </w:r>
      <w:r w:rsidR="00716166">
        <w:rPr>
          <w:rFonts w:ascii="Arial" w:hAnsi="Arial" w:cs="Arial"/>
          <w:color w:val="000000" w:themeColor="text1"/>
          <w:sz w:val="22"/>
          <w:szCs w:val="22"/>
        </w:rPr>
        <w:t xml:space="preserve"> </w:t>
      </w:r>
      <w:commentRangeStart w:id="7"/>
      <w:r w:rsidR="00716166">
        <w:rPr>
          <w:rFonts w:ascii="Arial" w:hAnsi="Arial" w:cs="Arial"/>
          <w:color w:val="000000" w:themeColor="text1"/>
          <w:sz w:val="22"/>
          <w:szCs w:val="22"/>
        </w:rPr>
        <w:t>(Fig. )</w:t>
      </w:r>
      <w:commentRangeEnd w:id="7"/>
      <w:r w:rsidR="00716166" w:rsidRPr="00777215">
        <w:rPr>
          <w:rStyle w:val="CommentReference"/>
          <w:rFonts w:ascii="Arial" w:hAnsi="Arial" w:cs="Arial"/>
          <w:color w:val="000000" w:themeColor="text1"/>
          <w:sz w:val="22"/>
          <w:szCs w:val="22"/>
        </w:rPr>
        <w:commentReference w:id="7"/>
      </w:r>
      <w:r w:rsidR="00524695" w:rsidRPr="00777215">
        <w:rPr>
          <w:rFonts w:ascii="Arial" w:hAnsi="Arial" w:cs="Arial"/>
          <w:color w:val="000000" w:themeColor="text1"/>
          <w:sz w:val="22"/>
          <w:szCs w:val="22"/>
        </w:rPr>
        <w:t>.</w:t>
      </w:r>
    </w:p>
    <w:p w14:paraId="23F4FE11" w14:textId="77777777" w:rsidR="00D93A12" w:rsidRPr="00777215" w:rsidRDefault="00D93A12" w:rsidP="00D93A12">
      <w:pPr>
        <w:spacing w:line="480" w:lineRule="auto"/>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4FD70A3F" wp14:editId="5342A2ED">
            <wp:extent cx="5937885" cy="4542790"/>
            <wp:effectExtent l="0" t="0" r="5715" b="0"/>
            <wp:docPr id="981751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4542790"/>
                    </a:xfrm>
                    <a:prstGeom prst="rect">
                      <a:avLst/>
                    </a:prstGeom>
                    <a:noFill/>
                    <a:ln>
                      <a:noFill/>
                    </a:ln>
                  </pic:spPr>
                </pic:pic>
              </a:graphicData>
            </a:graphic>
          </wp:inline>
        </w:drawing>
      </w:r>
    </w:p>
    <w:p w14:paraId="08C38521" w14:textId="146E994C" w:rsidR="00D93A12" w:rsidRPr="00777215" w:rsidRDefault="00D93A12" w:rsidP="00D93A12">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Figure </w:t>
      </w:r>
      <w:r w:rsidR="004B3471">
        <w:rPr>
          <w:rFonts w:ascii="Arial" w:hAnsi="Arial" w:cs="Arial"/>
          <w:color w:val="000000" w:themeColor="text1"/>
          <w:sz w:val="22"/>
          <w:szCs w:val="22"/>
        </w:rPr>
        <w:t>2</w:t>
      </w:r>
      <w:r w:rsidRPr="00777215">
        <w:rPr>
          <w:rFonts w:ascii="Arial" w:hAnsi="Arial" w:cs="Arial"/>
          <w:color w:val="000000" w:themeColor="text1"/>
          <w:sz w:val="22"/>
          <w:szCs w:val="22"/>
        </w:rPr>
        <w:t xml:space="preserve">. Proportion of decision days </w:t>
      </w:r>
      <w:r>
        <w:rPr>
          <w:rFonts w:ascii="Arial" w:hAnsi="Arial" w:cs="Arial"/>
          <w:color w:val="000000" w:themeColor="text1"/>
          <w:sz w:val="22"/>
          <w:szCs w:val="22"/>
        </w:rPr>
        <w:t xml:space="preserve">when </w:t>
      </w:r>
      <w:r w:rsidRPr="00777215">
        <w:rPr>
          <w:rFonts w:ascii="Arial" w:hAnsi="Arial" w:cs="Arial"/>
          <w:color w:val="000000" w:themeColor="text1"/>
          <w:sz w:val="22"/>
          <w:szCs w:val="22"/>
        </w:rPr>
        <w:t>each raven made a particular movement decision.</w:t>
      </w:r>
      <w:r w:rsidR="00420F11">
        <w:rPr>
          <w:rFonts w:ascii="Arial" w:hAnsi="Arial" w:cs="Arial"/>
          <w:color w:val="000000" w:themeColor="text1"/>
          <w:sz w:val="22"/>
          <w:szCs w:val="22"/>
        </w:rPr>
        <w:t xml:space="preserve"> Individual decisions are shown for the modeling period.</w:t>
      </w:r>
      <w:r w:rsidRPr="00777215">
        <w:rPr>
          <w:rFonts w:ascii="Arial" w:hAnsi="Arial" w:cs="Arial"/>
          <w:color w:val="000000" w:themeColor="text1"/>
          <w:sz w:val="22"/>
          <w:szCs w:val="22"/>
        </w:rPr>
        <w:t xml:space="preserve"> When a raven decided to leave its territory, its decision was one of two results</w:t>
      </w:r>
      <w:r>
        <w:rPr>
          <w:rFonts w:ascii="Arial" w:hAnsi="Arial" w:cs="Arial"/>
          <w:color w:val="000000" w:themeColor="text1"/>
          <w:sz w:val="22"/>
          <w:szCs w:val="22"/>
        </w:rPr>
        <w:t xml:space="preserve">: </w:t>
      </w:r>
      <w:r w:rsidRPr="008B430E">
        <w:rPr>
          <w:rFonts w:ascii="Arial" w:hAnsi="Arial" w:cs="Arial"/>
          <w:i/>
          <w:iCs/>
          <w:color w:val="000000" w:themeColor="text1"/>
          <w:sz w:val="22"/>
          <w:szCs w:val="22"/>
        </w:rPr>
        <w:t>Other</w:t>
      </w:r>
      <w:r>
        <w:rPr>
          <w:rFonts w:ascii="Arial" w:hAnsi="Arial" w:cs="Arial"/>
          <w:color w:val="000000" w:themeColor="text1"/>
          <w:sz w:val="22"/>
          <w:szCs w:val="22"/>
        </w:rPr>
        <w:t xml:space="preserve"> or </w:t>
      </w:r>
      <w:r w:rsidRPr="008B430E">
        <w:rPr>
          <w:rFonts w:ascii="Arial" w:hAnsi="Arial" w:cs="Arial"/>
          <w:i/>
          <w:iCs/>
          <w:color w:val="000000" w:themeColor="text1"/>
          <w:sz w:val="22"/>
          <w:szCs w:val="22"/>
        </w:rPr>
        <w:t>Hunting</w:t>
      </w:r>
      <w:r w:rsidRPr="00777215">
        <w:rPr>
          <w:rFonts w:ascii="Arial" w:hAnsi="Arial" w:cs="Arial"/>
          <w:color w:val="000000" w:themeColor="text1"/>
          <w:sz w:val="22"/>
          <w:szCs w:val="22"/>
        </w:rPr>
        <w:t xml:space="preserve">. The </w:t>
      </w:r>
      <w:r w:rsidRPr="008B430E">
        <w:rPr>
          <w:rFonts w:ascii="Arial" w:hAnsi="Arial" w:cs="Arial"/>
          <w:i/>
          <w:iCs/>
          <w:color w:val="000000" w:themeColor="text1"/>
          <w:sz w:val="22"/>
          <w:szCs w:val="22"/>
        </w:rPr>
        <w:t>Other</w:t>
      </w:r>
      <w:r w:rsidRPr="00777215">
        <w:rPr>
          <w:rFonts w:ascii="Arial" w:hAnsi="Arial" w:cs="Arial"/>
          <w:color w:val="000000" w:themeColor="text1"/>
          <w:sz w:val="22"/>
          <w:szCs w:val="22"/>
        </w:rPr>
        <w:t xml:space="preserve"> category is used to encapsulate all extraterritorial movements that did not result in a visit to the hunting regions. The </w:t>
      </w:r>
      <w:r w:rsidRPr="007C0ED7">
        <w:rPr>
          <w:rFonts w:ascii="Arial" w:hAnsi="Arial" w:cs="Arial"/>
          <w:i/>
          <w:iCs/>
          <w:color w:val="000000" w:themeColor="text1"/>
          <w:sz w:val="22"/>
          <w:szCs w:val="22"/>
        </w:rPr>
        <w:t>Hunting</w:t>
      </w:r>
      <w:r w:rsidRPr="00777215">
        <w:rPr>
          <w:rFonts w:ascii="Arial" w:hAnsi="Arial" w:cs="Arial"/>
          <w:color w:val="000000" w:themeColor="text1"/>
          <w:sz w:val="22"/>
          <w:szCs w:val="22"/>
        </w:rPr>
        <w:t xml:space="preserve"> category is used to show a raven visited the hunting regions. Instances where a wolf kill </w:t>
      </w:r>
      <w:r>
        <w:rPr>
          <w:rFonts w:ascii="Arial" w:hAnsi="Arial" w:cs="Arial"/>
          <w:color w:val="000000" w:themeColor="text1"/>
          <w:sz w:val="22"/>
          <w:szCs w:val="22"/>
        </w:rPr>
        <w:t>was</w:t>
      </w:r>
      <w:r w:rsidRPr="00777215">
        <w:rPr>
          <w:rFonts w:ascii="Arial" w:hAnsi="Arial" w:cs="Arial"/>
          <w:color w:val="000000" w:themeColor="text1"/>
          <w:sz w:val="22"/>
          <w:szCs w:val="22"/>
        </w:rPr>
        <w:t xml:space="preserve"> available within their territory (stripe), visited in their territory (crosshatch), or visited outside their territory (dots) are denoted by the pattern in the appropriate category for the final decision </w:t>
      </w:r>
      <w:r w:rsidRPr="00777215">
        <w:rPr>
          <w:rFonts w:ascii="Arial" w:hAnsi="Arial" w:cs="Arial"/>
          <w:color w:val="000000" w:themeColor="text1"/>
          <w:sz w:val="22"/>
          <w:szCs w:val="22"/>
        </w:rPr>
        <w:lastRenderedPageBreak/>
        <w:t xml:space="preserve">made that day. The total number of decision days for each raven is displayed on the right-hand side of the plot. </w:t>
      </w:r>
    </w:p>
    <w:p w14:paraId="2CF1695A" w14:textId="77777777" w:rsidR="00D93A12" w:rsidRPr="00777215" w:rsidRDefault="00D93A12" w:rsidP="005F4A3B">
      <w:pPr>
        <w:spacing w:line="480" w:lineRule="auto"/>
        <w:ind w:firstLine="720"/>
        <w:rPr>
          <w:rFonts w:ascii="Arial" w:hAnsi="Arial" w:cs="Arial"/>
          <w:color w:val="000000" w:themeColor="text1"/>
          <w:sz w:val="22"/>
          <w:szCs w:val="22"/>
        </w:rPr>
      </w:pPr>
    </w:p>
    <w:p w14:paraId="3821545D" w14:textId="74357CAA" w:rsidR="005F0636" w:rsidRPr="00777215" w:rsidRDefault="0047763B" w:rsidP="005F4A3B">
      <w:pPr>
        <w:spacing w:line="480" w:lineRule="auto"/>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7F2714DA" wp14:editId="513441A1">
            <wp:extent cx="5937885" cy="3848735"/>
            <wp:effectExtent l="0" t="0" r="5715" b="0"/>
            <wp:docPr id="17946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3848735"/>
                    </a:xfrm>
                    <a:prstGeom prst="rect">
                      <a:avLst/>
                    </a:prstGeom>
                    <a:noFill/>
                    <a:ln>
                      <a:noFill/>
                    </a:ln>
                  </pic:spPr>
                </pic:pic>
              </a:graphicData>
            </a:graphic>
          </wp:inline>
        </w:drawing>
      </w:r>
    </w:p>
    <w:p w14:paraId="71AE4EF8" w14:textId="09AF0823" w:rsidR="005F0636" w:rsidRPr="00777215" w:rsidRDefault="005F0636"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Figure </w:t>
      </w:r>
      <w:r w:rsidR="004B3471">
        <w:rPr>
          <w:rFonts w:ascii="Arial" w:hAnsi="Arial" w:cs="Arial"/>
          <w:color w:val="000000" w:themeColor="text1"/>
          <w:sz w:val="22"/>
          <w:szCs w:val="22"/>
        </w:rPr>
        <w:t>3</w:t>
      </w:r>
      <w:r w:rsidRPr="00777215">
        <w:rPr>
          <w:rFonts w:ascii="Arial" w:hAnsi="Arial" w:cs="Arial"/>
          <w:color w:val="000000" w:themeColor="text1"/>
          <w:sz w:val="22"/>
          <w:szCs w:val="22"/>
        </w:rPr>
        <w:t xml:space="preserve">. GPS movements </w:t>
      </w:r>
      <w:r w:rsidR="00947504">
        <w:rPr>
          <w:rFonts w:ascii="Arial" w:hAnsi="Arial" w:cs="Arial"/>
          <w:color w:val="000000" w:themeColor="text1"/>
          <w:sz w:val="22"/>
          <w:szCs w:val="22"/>
        </w:rPr>
        <w:t>of</w:t>
      </w:r>
      <w:r w:rsidRPr="00777215">
        <w:rPr>
          <w:rFonts w:ascii="Arial" w:hAnsi="Arial" w:cs="Arial"/>
          <w:color w:val="000000" w:themeColor="text1"/>
          <w:sz w:val="22"/>
          <w:szCs w:val="22"/>
        </w:rPr>
        <w:t xml:space="preserve"> </w:t>
      </w:r>
      <w:r w:rsidR="0047763B">
        <w:rPr>
          <w:rFonts w:ascii="Arial" w:hAnsi="Arial" w:cs="Arial"/>
          <w:color w:val="000000" w:themeColor="text1"/>
          <w:sz w:val="22"/>
          <w:szCs w:val="22"/>
        </w:rPr>
        <w:t>three</w:t>
      </w:r>
      <w:r w:rsidRPr="00777215">
        <w:rPr>
          <w:rFonts w:ascii="Arial" w:hAnsi="Arial" w:cs="Arial"/>
          <w:color w:val="000000" w:themeColor="text1"/>
          <w:sz w:val="22"/>
          <w:szCs w:val="22"/>
        </w:rPr>
        <w:t xml:space="preserve"> common ravens </w:t>
      </w:r>
      <w:r w:rsidR="00CC769B">
        <w:rPr>
          <w:rFonts w:ascii="Arial" w:hAnsi="Arial" w:cs="Arial"/>
          <w:color w:val="000000" w:themeColor="text1"/>
          <w:sz w:val="22"/>
          <w:szCs w:val="22"/>
        </w:rPr>
        <w:t xml:space="preserve">whose territories </w:t>
      </w:r>
      <w:r w:rsidR="008D3716">
        <w:rPr>
          <w:rFonts w:ascii="Arial" w:hAnsi="Arial" w:cs="Arial"/>
          <w:color w:val="000000" w:themeColor="text1"/>
          <w:sz w:val="22"/>
          <w:szCs w:val="22"/>
        </w:rPr>
        <w:t>vary</w:t>
      </w:r>
      <w:r w:rsidRPr="00777215">
        <w:rPr>
          <w:rFonts w:ascii="Arial" w:hAnsi="Arial" w:cs="Arial"/>
          <w:color w:val="000000" w:themeColor="text1"/>
          <w:sz w:val="22"/>
          <w:szCs w:val="22"/>
        </w:rPr>
        <w:t xml:space="preserve"> </w:t>
      </w:r>
      <w:r w:rsidR="008D3716">
        <w:rPr>
          <w:rFonts w:ascii="Arial" w:hAnsi="Arial" w:cs="Arial"/>
          <w:color w:val="000000" w:themeColor="text1"/>
          <w:sz w:val="22"/>
          <w:szCs w:val="22"/>
        </w:rPr>
        <w:t xml:space="preserve">in </w:t>
      </w:r>
      <w:r w:rsidRPr="00777215">
        <w:rPr>
          <w:rFonts w:ascii="Arial" w:hAnsi="Arial" w:cs="Arial"/>
          <w:color w:val="000000" w:themeColor="text1"/>
          <w:sz w:val="22"/>
          <w:szCs w:val="22"/>
        </w:rPr>
        <w:t xml:space="preserve">distance from the hunting regions. </w:t>
      </w:r>
    </w:p>
    <w:p w14:paraId="4FEFDBCD" w14:textId="77777777" w:rsidR="005F0636" w:rsidRPr="00777215" w:rsidRDefault="005F0636" w:rsidP="005F4A3B">
      <w:pPr>
        <w:spacing w:line="480" w:lineRule="auto"/>
        <w:ind w:firstLine="720"/>
        <w:rPr>
          <w:rFonts w:ascii="Arial" w:hAnsi="Arial" w:cs="Arial"/>
          <w:color w:val="000000" w:themeColor="text1"/>
          <w:sz w:val="22"/>
          <w:szCs w:val="22"/>
        </w:rPr>
      </w:pPr>
    </w:p>
    <w:p w14:paraId="45AEF829" w14:textId="7EC6D3B0" w:rsidR="00A50BC8" w:rsidRPr="00777215" w:rsidRDefault="00A50BC8"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Ravens largely remained on territory until October when ungulate hunting began and the number of visits to the hunting regions increased (Fig. </w:t>
      </w:r>
      <w:r w:rsidR="00AA6DC3" w:rsidRPr="00777215">
        <w:rPr>
          <w:rFonts w:ascii="Arial" w:hAnsi="Arial" w:cs="Arial"/>
          <w:color w:val="000000" w:themeColor="text1"/>
          <w:sz w:val="22"/>
          <w:szCs w:val="22"/>
        </w:rPr>
        <w:t>3</w:t>
      </w:r>
      <w:r w:rsidRPr="00777215">
        <w:rPr>
          <w:rFonts w:ascii="Arial" w:hAnsi="Arial" w:cs="Arial"/>
          <w:color w:val="000000" w:themeColor="text1"/>
          <w:sz w:val="22"/>
          <w:szCs w:val="22"/>
        </w:rPr>
        <w:t>). The number of trips to the hunting regions then remained</w:t>
      </w:r>
      <w:r w:rsidR="00670FBC" w:rsidRPr="00777215">
        <w:rPr>
          <w:rFonts w:ascii="Arial" w:hAnsi="Arial" w:cs="Arial"/>
          <w:color w:val="000000" w:themeColor="text1"/>
          <w:sz w:val="22"/>
          <w:szCs w:val="22"/>
        </w:rPr>
        <w:t xml:space="preserve"> </w:t>
      </w:r>
      <w:r w:rsidR="00A46323" w:rsidRPr="00777215">
        <w:rPr>
          <w:rFonts w:ascii="Arial" w:hAnsi="Arial" w:cs="Arial"/>
          <w:color w:val="000000" w:themeColor="text1"/>
          <w:sz w:val="22"/>
          <w:szCs w:val="22"/>
        </w:rPr>
        <w:t>relatively</w:t>
      </w:r>
      <w:r w:rsidRPr="00777215">
        <w:rPr>
          <w:rFonts w:ascii="Arial" w:hAnsi="Arial" w:cs="Arial"/>
          <w:color w:val="000000" w:themeColor="text1"/>
          <w:sz w:val="22"/>
          <w:szCs w:val="22"/>
        </w:rPr>
        <w:t xml:space="preserve"> consistent </w:t>
      </w:r>
      <w:r w:rsidR="00670FBC" w:rsidRPr="00777215">
        <w:rPr>
          <w:rFonts w:ascii="Arial" w:hAnsi="Arial" w:cs="Arial"/>
          <w:color w:val="000000" w:themeColor="text1"/>
          <w:sz w:val="22"/>
          <w:szCs w:val="22"/>
        </w:rPr>
        <w:t>with slight peaks during the primary hunting months of November and March</w:t>
      </w:r>
      <w:r w:rsidRPr="00777215">
        <w:rPr>
          <w:rFonts w:ascii="Arial" w:hAnsi="Arial" w:cs="Arial"/>
          <w:color w:val="000000" w:themeColor="text1"/>
          <w:sz w:val="22"/>
          <w:szCs w:val="22"/>
        </w:rPr>
        <w:t xml:space="preserve"> while the centers of activity shifted in accordance with the location of primary source of anthropogenic subsidies (Fig. </w:t>
      </w:r>
      <w:r w:rsidR="00AA6DC3" w:rsidRPr="00777215">
        <w:rPr>
          <w:rFonts w:ascii="Arial" w:hAnsi="Arial" w:cs="Arial"/>
          <w:color w:val="000000" w:themeColor="text1"/>
          <w:sz w:val="22"/>
          <w:szCs w:val="22"/>
        </w:rPr>
        <w:t>4</w:t>
      </w:r>
      <w:r w:rsidRPr="00777215">
        <w:rPr>
          <w:rFonts w:ascii="Arial" w:hAnsi="Arial" w:cs="Arial"/>
          <w:color w:val="000000" w:themeColor="text1"/>
          <w:sz w:val="22"/>
          <w:szCs w:val="22"/>
        </w:rPr>
        <w:t xml:space="preserve">). </w:t>
      </w:r>
      <w:r w:rsidR="001731B3" w:rsidRPr="00777215">
        <w:rPr>
          <w:rFonts w:ascii="Arial" w:hAnsi="Arial" w:cs="Arial"/>
          <w:color w:val="000000" w:themeColor="text1"/>
          <w:sz w:val="22"/>
          <w:szCs w:val="22"/>
        </w:rPr>
        <w:t>The proportion of days ravens left their territories to visit sites other than the hunting region</w:t>
      </w:r>
      <w:r w:rsidR="00DF65B0">
        <w:rPr>
          <w:rFonts w:ascii="Arial" w:hAnsi="Arial" w:cs="Arial"/>
          <w:color w:val="000000" w:themeColor="text1"/>
          <w:sz w:val="22"/>
          <w:szCs w:val="22"/>
        </w:rPr>
        <w:t>s</w:t>
      </w:r>
      <w:r w:rsidR="001731B3" w:rsidRPr="00777215">
        <w:rPr>
          <w:rFonts w:ascii="Arial" w:hAnsi="Arial" w:cs="Arial"/>
          <w:color w:val="000000" w:themeColor="text1"/>
          <w:sz w:val="22"/>
          <w:szCs w:val="22"/>
        </w:rPr>
        <w:t xml:space="preserve"> remained constant throughout the winter. </w:t>
      </w:r>
      <w:r w:rsidRPr="00777215">
        <w:rPr>
          <w:rFonts w:ascii="Arial" w:hAnsi="Arial" w:cs="Arial"/>
          <w:color w:val="000000" w:themeColor="text1"/>
          <w:sz w:val="22"/>
          <w:szCs w:val="22"/>
        </w:rPr>
        <w:lastRenderedPageBreak/>
        <w:t xml:space="preserve">Before hunting began in late October and between hunting seasons in the middle of winter, ravens visiting the hunting regions spent more time at the Gardiner landfill and sewage treatment ponds. </w:t>
      </w:r>
      <w:r w:rsidR="00A87ADB" w:rsidRPr="00777215">
        <w:rPr>
          <w:rFonts w:ascii="Arial" w:hAnsi="Arial" w:cs="Arial"/>
          <w:color w:val="000000" w:themeColor="text1"/>
          <w:sz w:val="22"/>
          <w:szCs w:val="22"/>
        </w:rPr>
        <w:t>During the hunting periods, ravens spent</w:t>
      </w:r>
      <w:r w:rsidR="00A739FB" w:rsidRPr="00777215">
        <w:rPr>
          <w:rFonts w:ascii="Arial" w:hAnsi="Arial" w:cs="Arial"/>
          <w:color w:val="000000" w:themeColor="text1"/>
          <w:sz w:val="22"/>
          <w:szCs w:val="22"/>
        </w:rPr>
        <w:t xml:space="preserve"> the</w:t>
      </w:r>
      <w:r w:rsidR="00A87ADB" w:rsidRPr="00777215">
        <w:rPr>
          <w:rFonts w:ascii="Arial" w:hAnsi="Arial" w:cs="Arial"/>
          <w:color w:val="000000" w:themeColor="text1"/>
          <w:sz w:val="22"/>
          <w:szCs w:val="22"/>
        </w:rPr>
        <w:t xml:space="preserve"> most time in the areas with </w:t>
      </w:r>
      <w:commentRangeStart w:id="8"/>
      <w:r w:rsidR="00A87ADB" w:rsidRPr="00777215">
        <w:rPr>
          <w:rFonts w:ascii="Arial" w:hAnsi="Arial" w:cs="Arial"/>
          <w:color w:val="000000" w:themeColor="text1"/>
          <w:sz w:val="22"/>
          <w:szCs w:val="22"/>
        </w:rPr>
        <w:t>highest hunting effort</w:t>
      </w:r>
      <w:commentRangeEnd w:id="8"/>
      <w:r w:rsidR="000B2C8B" w:rsidRPr="00777215">
        <w:rPr>
          <w:rStyle w:val="CommentReference"/>
          <w:rFonts w:ascii="Arial" w:hAnsi="Arial" w:cs="Arial"/>
          <w:color w:val="000000" w:themeColor="text1"/>
          <w:sz w:val="22"/>
          <w:szCs w:val="22"/>
        </w:rPr>
        <w:commentReference w:id="8"/>
      </w:r>
      <w:r w:rsidR="00611EBA" w:rsidRPr="00777215">
        <w:rPr>
          <w:rFonts w:ascii="Arial" w:hAnsi="Arial" w:cs="Arial"/>
          <w:color w:val="000000" w:themeColor="text1"/>
          <w:sz w:val="22"/>
          <w:szCs w:val="22"/>
        </w:rPr>
        <w:t xml:space="preserve"> for the target species</w:t>
      </w:r>
      <w:r w:rsidR="00A87ADB" w:rsidRPr="00777215">
        <w:rPr>
          <w:rFonts w:ascii="Arial" w:hAnsi="Arial" w:cs="Arial"/>
          <w:color w:val="000000" w:themeColor="text1"/>
          <w:sz w:val="22"/>
          <w:szCs w:val="22"/>
        </w:rPr>
        <w:t>.</w:t>
      </w:r>
      <w:r w:rsidR="00CD64D3" w:rsidRPr="00777215">
        <w:rPr>
          <w:rFonts w:ascii="Arial" w:hAnsi="Arial" w:cs="Arial"/>
          <w:color w:val="000000" w:themeColor="text1"/>
          <w:sz w:val="22"/>
          <w:szCs w:val="22"/>
        </w:rPr>
        <w:t xml:space="preserve"> </w:t>
      </w:r>
    </w:p>
    <w:p w14:paraId="3E2937EC" w14:textId="593D1345" w:rsidR="00236C78" w:rsidRPr="00777215" w:rsidRDefault="004A0D20" w:rsidP="005F4A3B">
      <w:pPr>
        <w:spacing w:line="480" w:lineRule="auto"/>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15FB077F" wp14:editId="02840000">
            <wp:extent cx="5937250" cy="5092700"/>
            <wp:effectExtent l="0" t="0" r="6350" b="0"/>
            <wp:docPr id="1193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5092700"/>
                    </a:xfrm>
                    <a:prstGeom prst="rect">
                      <a:avLst/>
                    </a:prstGeom>
                    <a:noFill/>
                    <a:ln>
                      <a:noFill/>
                    </a:ln>
                  </pic:spPr>
                </pic:pic>
              </a:graphicData>
            </a:graphic>
          </wp:inline>
        </w:drawing>
      </w:r>
      <w:r w:rsidR="00014CF7" w:rsidRPr="00777215">
        <w:rPr>
          <w:rFonts w:ascii="Arial" w:hAnsi="Arial" w:cs="Arial"/>
          <w:color w:val="000000" w:themeColor="text1"/>
          <w:sz w:val="22"/>
          <w:szCs w:val="22"/>
        </w:rPr>
        <w:t xml:space="preserve">Figure </w:t>
      </w:r>
      <w:r w:rsidR="004B3471">
        <w:rPr>
          <w:rFonts w:ascii="Arial" w:hAnsi="Arial" w:cs="Arial"/>
          <w:color w:val="000000" w:themeColor="text1"/>
          <w:sz w:val="22"/>
          <w:szCs w:val="22"/>
        </w:rPr>
        <w:t>4</w:t>
      </w:r>
      <w:r w:rsidR="00A50BC8" w:rsidRPr="00777215">
        <w:rPr>
          <w:rFonts w:ascii="Arial" w:hAnsi="Arial" w:cs="Arial"/>
          <w:color w:val="000000" w:themeColor="text1"/>
          <w:sz w:val="22"/>
          <w:szCs w:val="22"/>
        </w:rPr>
        <w:t xml:space="preserve">. </w:t>
      </w:r>
      <w:r w:rsidR="00FA5DB2" w:rsidRPr="00777215">
        <w:rPr>
          <w:rFonts w:ascii="Arial" w:hAnsi="Arial" w:cs="Arial"/>
          <w:color w:val="000000" w:themeColor="text1"/>
          <w:sz w:val="22"/>
          <w:szCs w:val="22"/>
        </w:rPr>
        <w:t>A</w:t>
      </w:r>
      <w:r w:rsidR="004D0613" w:rsidRPr="00777215">
        <w:rPr>
          <w:rFonts w:ascii="Arial" w:hAnsi="Arial" w:cs="Arial"/>
          <w:color w:val="000000" w:themeColor="text1"/>
          <w:sz w:val="22"/>
          <w:szCs w:val="22"/>
        </w:rPr>
        <w:t xml:space="preserve">verage </w:t>
      </w:r>
      <w:r w:rsidR="00607E9B" w:rsidRPr="00777215">
        <w:rPr>
          <w:rFonts w:ascii="Arial" w:hAnsi="Arial" w:cs="Arial"/>
          <w:color w:val="000000" w:themeColor="text1"/>
          <w:sz w:val="22"/>
          <w:szCs w:val="22"/>
        </w:rPr>
        <w:t>proportion</w:t>
      </w:r>
      <w:r w:rsidR="004D0613" w:rsidRPr="00777215">
        <w:rPr>
          <w:rFonts w:ascii="Arial" w:hAnsi="Arial" w:cs="Arial"/>
          <w:color w:val="000000" w:themeColor="text1"/>
          <w:sz w:val="22"/>
          <w:szCs w:val="22"/>
        </w:rPr>
        <w:t xml:space="preserve"> of days (between </w:t>
      </w:r>
      <w:r w:rsidR="00B70B89" w:rsidRPr="00777215">
        <w:rPr>
          <w:rFonts w:ascii="Arial" w:hAnsi="Arial" w:cs="Arial"/>
          <w:color w:val="000000" w:themeColor="text1"/>
          <w:sz w:val="22"/>
          <w:szCs w:val="22"/>
        </w:rPr>
        <w:t>individuals</w:t>
      </w:r>
      <w:r w:rsidR="004D0613" w:rsidRPr="00777215">
        <w:rPr>
          <w:rFonts w:ascii="Arial" w:hAnsi="Arial" w:cs="Arial"/>
          <w:color w:val="000000" w:themeColor="text1"/>
          <w:sz w:val="22"/>
          <w:szCs w:val="22"/>
        </w:rPr>
        <w:t xml:space="preserve">) a raven made </w:t>
      </w:r>
      <w:r w:rsidR="00F67EA5" w:rsidRPr="00777215">
        <w:rPr>
          <w:rFonts w:ascii="Arial" w:hAnsi="Arial" w:cs="Arial"/>
          <w:color w:val="000000" w:themeColor="text1"/>
          <w:sz w:val="22"/>
          <w:szCs w:val="22"/>
        </w:rPr>
        <w:t>various</w:t>
      </w:r>
      <w:r w:rsidR="004D0613" w:rsidRPr="00777215">
        <w:rPr>
          <w:rFonts w:ascii="Arial" w:hAnsi="Arial" w:cs="Arial"/>
          <w:color w:val="000000" w:themeColor="text1"/>
          <w:sz w:val="22"/>
          <w:szCs w:val="22"/>
        </w:rPr>
        <w:t xml:space="preserve"> movement decision</w:t>
      </w:r>
      <w:r w:rsidR="00F67EA5" w:rsidRPr="00777215">
        <w:rPr>
          <w:rFonts w:ascii="Arial" w:hAnsi="Arial" w:cs="Arial"/>
          <w:color w:val="000000" w:themeColor="text1"/>
          <w:sz w:val="22"/>
          <w:szCs w:val="22"/>
        </w:rPr>
        <w:t>s during each winter month</w:t>
      </w:r>
      <w:r w:rsidR="004D0613" w:rsidRPr="00777215">
        <w:rPr>
          <w:rFonts w:ascii="Arial" w:hAnsi="Arial" w:cs="Arial"/>
          <w:color w:val="000000" w:themeColor="text1"/>
          <w:sz w:val="22"/>
          <w:szCs w:val="22"/>
        </w:rPr>
        <w:t xml:space="preserve">. </w:t>
      </w:r>
    </w:p>
    <w:p w14:paraId="2CAD93C3" w14:textId="64CFF07A" w:rsidR="00A50BC8" w:rsidRPr="00777215" w:rsidRDefault="007B66FC" w:rsidP="005F4A3B">
      <w:pPr>
        <w:spacing w:line="480" w:lineRule="auto"/>
        <w:ind w:firstLine="720"/>
        <w:jc w:val="center"/>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5C0D06F8" wp14:editId="246F81B6">
            <wp:extent cx="5937885" cy="3339465"/>
            <wp:effectExtent l="0" t="0" r="5715" b="0"/>
            <wp:docPr id="109869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3339465"/>
                    </a:xfrm>
                    <a:prstGeom prst="rect">
                      <a:avLst/>
                    </a:prstGeom>
                    <a:noFill/>
                    <a:ln>
                      <a:noFill/>
                    </a:ln>
                  </pic:spPr>
                </pic:pic>
              </a:graphicData>
            </a:graphic>
          </wp:inline>
        </w:drawing>
      </w:r>
    </w:p>
    <w:p w14:paraId="1A0A6DFE" w14:textId="1C84308D" w:rsidR="00A50BC8" w:rsidRPr="00777215" w:rsidRDefault="00A50BC8" w:rsidP="005F4A3B">
      <w:pPr>
        <w:spacing w:line="480" w:lineRule="auto"/>
        <w:rPr>
          <w:rFonts w:ascii="Arial" w:hAnsi="Arial" w:cs="Arial"/>
          <w:color w:val="000000" w:themeColor="text1"/>
          <w:sz w:val="22"/>
          <w:szCs w:val="22"/>
        </w:rPr>
      </w:pPr>
      <w:commentRangeStart w:id="9"/>
      <w:r w:rsidRPr="00777215">
        <w:rPr>
          <w:rFonts w:ascii="Arial" w:hAnsi="Arial" w:cs="Arial"/>
          <w:color w:val="000000" w:themeColor="text1"/>
          <w:sz w:val="22"/>
          <w:szCs w:val="22"/>
        </w:rPr>
        <w:t xml:space="preserve">Figure </w:t>
      </w:r>
      <w:commentRangeEnd w:id="9"/>
      <w:r w:rsidR="000B2C8B">
        <w:rPr>
          <w:rStyle w:val="CommentReference"/>
          <w:rFonts w:ascii="Arial" w:hAnsi="Arial" w:cs="Arial"/>
          <w:color w:val="000000" w:themeColor="text1"/>
          <w:sz w:val="22"/>
          <w:szCs w:val="22"/>
        </w:rPr>
        <w:commentReference w:id="9"/>
      </w:r>
      <w:r w:rsidR="004B3471">
        <w:rPr>
          <w:rFonts w:ascii="Arial" w:hAnsi="Arial" w:cs="Arial"/>
          <w:color w:val="000000" w:themeColor="text1"/>
          <w:sz w:val="22"/>
          <w:szCs w:val="22"/>
        </w:rPr>
        <w:t>5</w:t>
      </w:r>
      <w:r w:rsidRPr="00777215">
        <w:rPr>
          <w:rFonts w:ascii="Arial" w:hAnsi="Arial" w:cs="Arial"/>
          <w:color w:val="000000" w:themeColor="text1"/>
          <w:sz w:val="22"/>
          <w:szCs w:val="22"/>
        </w:rPr>
        <w:t xml:space="preserve">. </w:t>
      </w:r>
      <w:r w:rsidR="00EC666D" w:rsidRPr="00777215">
        <w:rPr>
          <w:rFonts w:ascii="Arial" w:hAnsi="Arial" w:cs="Arial"/>
          <w:color w:val="000000" w:themeColor="text1"/>
          <w:sz w:val="22"/>
          <w:szCs w:val="22"/>
        </w:rPr>
        <w:t>H</w:t>
      </w:r>
      <w:r w:rsidRPr="00777215">
        <w:rPr>
          <w:rFonts w:ascii="Arial" w:hAnsi="Arial" w:cs="Arial"/>
          <w:color w:val="000000" w:themeColor="text1"/>
          <w:sz w:val="22"/>
          <w:szCs w:val="22"/>
        </w:rPr>
        <w:t xml:space="preserve">otspots </w:t>
      </w:r>
      <w:r w:rsidR="00DB008A" w:rsidRPr="00777215">
        <w:rPr>
          <w:rFonts w:ascii="Arial" w:hAnsi="Arial" w:cs="Arial"/>
          <w:color w:val="000000" w:themeColor="text1"/>
          <w:sz w:val="22"/>
          <w:szCs w:val="22"/>
        </w:rPr>
        <w:t>of</w:t>
      </w:r>
      <w:r w:rsidR="00EC666D" w:rsidRPr="00777215">
        <w:rPr>
          <w:rFonts w:ascii="Arial" w:hAnsi="Arial" w:cs="Arial"/>
          <w:color w:val="000000" w:themeColor="text1"/>
          <w:sz w:val="22"/>
          <w:szCs w:val="22"/>
        </w:rPr>
        <w:t xml:space="preserve"> territorial</w:t>
      </w:r>
      <w:r w:rsidR="00DB008A" w:rsidRPr="00777215">
        <w:rPr>
          <w:rFonts w:ascii="Arial" w:hAnsi="Arial" w:cs="Arial"/>
          <w:color w:val="000000" w:themeColor="text1"/>
          <w:sz w:val="22"/>
          <w:szCs w:val="22"/>
        </w:rPr>
        <w:t xml:space="preserve"> raven</w:t>
      </w:r>
      <w:r w:rsidR="003D1E29" w:rsidRPr="00777215">
        <w:rPr>
          <w:rFonts w:ascii="Arial" w:hAnsi="Arial" w:cs="Arial"/>
          <w:color w:val="000000" w:themeColor="text1"/>
          <w:sz w:val="22"/>
          <w:szCs w:val="22"/>
        </w:rPr>
        <w:t xml:space="preserve"> </w:t>
      </w:r>
      <w:r w:rsidR="001B5014" w:rsidRPr="00777215">
        <w:rPr>
          <w:rFonts w:ascii="Arial" w:hAnsi="Arial" w:cs="Arial"/>
          <w:color w:val="000000" w:themeColor="text1"/>
          <w:sz w:val="22"/>
          <w:szCs w:val="22"/>
        </w:rPr>
        <w:t>GPS points</w:t>
      </w:r>
      <w:r w:rsidR="00077383" w:rsidRPr="00777215">
        <w:rPr>
          <w:rFonts w:ascii="Arial" w:hAnsi="Arial" w:cs="Arial"/>
          <w:color w:val="000000" w:themeColor="text1"/>
          <w:sz w:val="22"/>
          <w:szCs w:val="22"/>
        </w:rPr>
        <w:t xml:space="preserve"> outside of Yellowstone </w:t>
      </w:r>
      <w:r w:rsidRPr="00777215">
        <w:rPr>
          <w:rFonts w:ascii="Arial" w:hAnsi="Arial" w:cs="Arial"/>
          <w:color w:val="000000" w:themeColor="text1"/>
          <w:sz w:val="22"/>
          <w:szCs w:val="22"/>
        </w:rPr>
        <w:t xml:space="preserve">throughout the various </w:t>
      </w:r>
      <w:r w:rsidR="00077383" w:rsidRPr="00777215">
        <w:rPr>
          <w:rFonts w:ascii="Arial" w:hAnsi="Arial" w:cs="Arial"/>
          <w:color w:val="000000" w:themeColor="text1"/>
          <w:sz w:val="22"/>
          <w:szCs w:val="22"/>
        </w:rPr>
        <w:t xml:space="preserve">winter </w:t>
      </w:r>
      <w:r w:rsidRPr="00777215">
        <w:rPr>
          <w:rFonts w:ascii="Arial" w:hAnsi="Arial" w:cs="Arial"/>
          <w:color w:val="000000" w:themeColor="text1"/>
          <w:sz w:val="22"/>
          <w:szCs w:val="22"/>
        </w:rPr>
        <w:t>periods when</w:t>
      </w:r>
      <w:r w:rsidR="000E071C" w:rsidRPr="00777215">
        <w:rPr>
          <w:rFonts w:ascii="Arial" w:hAnsi="Arial" w:cs="Arial"/>
          <w:color w:val="000000" w:themeColor="text1"/>
          <w:sz w:val="22"/>
          <w:szCs w:val="22"/>
        </w:rPr>
        <w:t xml:space="preserve"> </w:t>
      </w:r>
      <w:r w:rsidR="001C6012">
        <w:rPr>
          <w:rFonts w:ascii="Arial" w:hAnsi="Arial" w:cs="Arial"/>
          <w:color w:val="000000" w:themeColor="text1"/>
          <w:sz w:val="22"/>
          <w:szCs w:val="22"/>
        </w:rPr>
        <w:t>seasonal</w:t>
      </w:r>
      <w:r w:rsidR="000E071C" w:rsidRPr="00777215">
        <w:rPr>
          <w:rFonts w:ascii="Arial" w:hAnsi="Arial" w:cs="Arial"/>
          <w:color w:val="000000" w:themeColor="text1"/>
          <w:sz w:val="22"/>
          <w:szCs w:val="22"/>
        </w:rPr>
        <w:t xml:space="preserve"> </w:t>
      </w:r>
      <w:r w:rsidRPr="00777215">
        <w:rPr>
          <w:rFonts w:ascii="Arial" w:hAnsi="Arial" w:cs="Arial"/>
          <w:color w:val="000000" w:themeColor="text1"/>
          <w:sz w:val="22"/>
          <w:szCs w:val="22"/>
        </w:rPr>
        <w:t xml:space="preserve">ungulate hunting does and does not occur. </w:t>
      </w:r>
      <w:r w:rsidR="00B05031" w:rsidRPr="00777215">
        <w:rPr>
          <w:rFonts w:ascii="Arial" w:hAnsi="Arial" w:cs="Arial"/>
          <w:color w:val="000000" w:themeColor="text1"/>
          <w:sz w:val="22"/>
          <w:szCs w:val="22"/>
        </w:rPr>
        <w:t>The entire mapping period is between September 1 and March 3</w:t>
      </w:r>
      <w:r w:rsidR="009165A7" w:rsidRPr="00777215">
        <w:rPr>
          <w:rFonts w:ascii="Arial" w:hAnsi="Arial" w:cs="Arial"/>
          <w:color w:val="000000" w:themeColor="text1"/>
          <w:sz w:val="22"/>
          <w:szCs w:val="22"/>
        </w:rPr>
        <w:t>1</w:t>
      </w:r>
      <w:r w:rsidR="00B05031" w:rsidRPr="00777215">
        <w:rPr>
          <w:rFonts w:ascii="Arial" w:hAnsi="Arial" w:cs="Arial"/>
          <w:color w:val="000000" w:themeColor="text1"/>
          <w:sz w:val="22"/>
          <w:szCs w:val="22"/>
        </w:rPr>
        <w:t xml:space="preserve"> with each individual map based around the timing of the various hunting seasons</w:t>
      </w:r>
      <w:r w:rsidR="000A2108" w:rsidRPr="00777215">
        <w:rPr>
          <w:rFonts w:ascii="Arial" w:hAnsi="Arial" w:cs="Arial"/>
          <w:color w:val="000000" w:themeColor="text1"/>
          <w:sz w:val="22"/>
          <w:szCs w:val="22"/>
        </w:rPr>
        <w:t xml:space="preserve"> as defined in the </w:t>
      </w:r>
      <w:commentRangeStart w:id="10"/>
      <w:r w:rsidR="000A2108" w:rsidRPr="00777215">
        <w:rPr>
          <w:rFonts w:ascii="Arial" w:hAnsi="Arial" w:cs="Arial"/>
          <w:color w:val="000000" w:themeColor="text1"/>
          <w:sz w:val="22"/>
          <w:szCs w:val="22"/>
        </w:rPr>
        <w:t>methods</w:t>
      </w:r>
      <w:r w:rsidR="00B05031" w:rsidRPr="00777215">
        <w:rPr>
          <w:rFonts w:ascii="Arial" w:hAnsi="Arial" w:cs="Arial"/>
          <w:color w:val="000000" w:themeColor="text1"/>
          <w:sz w:val="22"/>
          <w:szCs w:val="22"/>
        </w:rPr>
        <w:t xml:space="preserve">. </w:t>
      </w:r>
      <w:commentRangeEnd w:id="10"/>
      <w:r w:rsidR="007B66FC" w:rsidRPr="00777215">
        <w:rPr>
          <w:rStyle w:val="CommentReference"/>
          <w:rFonts w:ascii="Arial" w:hAnsi="Arial" w:cs="Arial"/>
          <w:color w:val="000000" w:themeColor="text1"/>
          <w:sz w:val="22"/>
          <w:szCs w:val="22"/>
        </w:rPr>
        <w:commentReference w:id="10"/>
      </w:r>
      <w:r w:rsidR="007E09DA" w:rsidRPr="00777215">
        <w:rPr>
          <w:rFonts w:ascii="Arial" w:hAnsi="Arial" w:cs="Arial"/>
          <w:color w:val="000000" w:themeColor="text1"/>
          <w:sz w:val="22"/>
          <w:szCs w:val="22"/>
        </w:rPr>
        <w:t>The models use a subset of this data from Nov 15</w:t>
      </w:r>
      <w:r w:rsidR="00070BB1" w:rsidRPr="00777215">
        <w:rPr>
          <w:rFonts w:ascii="Arial" w:hAnsi="Arial" w:cs="Arial"/>
          <w:color w:val="000000" w:themeColor="text1"/>
          <w:sz w:val="22"/>
          <w:szCs w:val="22"/>
        </w:rPr>
        <w:t xml:space="preserve"> </w:t>
      </w:r>
      <w:r w:rsidR="007E09DA" w:rsidRPr="00777215">
        <w:rPr>
          <w:rFonts w:ascii="Arial" w:hAnsi="Arial" w:cs="Arial"/>
          <w:color w:val="000000" w:themeColor="text1"/>
          <w:sz w:val="22"/>
          <w:szCs w:val="22"/>
        </w:rPr>
        <w:t xml:space="preserve">- Dec 15 and Mar 1 </w:t>
      </w:r>
      <w:r w:rsidR="008C7A90" w:rsidRPr="00777215">
        <w:rPr>
          <w:rFonts w:ascii="Arial" w:hAnsi="Arial" w:cs="Arial"/>
          <w:color w:val="000000" w:themeColor="text1"/>
          <w:sz w:val="22"/>
          <w:szCs w:val="22"/>
        </w:rPr>
        <w:t>-</w:t>
      </w:r>
      <w:r w:rsidR="007E09DA" w:rsidRPr="00777215">
        <w:rPr>
          <w:rFonts w:ascii="Arial" w:hAnsi="Arial" w:cs="Arial"/>
          <w:color w:val="000000" w:themeColor="text1"/>
          <w:sz w:val="22"/>
          <w:szCs w:val="22"/>
        </w:rPr>
        <w:t xml:space="preserve"> Mar 30. </w:t>
      </w:r>
    </w:p>
    <w:p w14:paraId="173D7ED5" w14:textId="1D2A6E0F" w:rsidR="00354CBB" w:rsidRPr="00777215" w:rsidRDefault="00354CBB" w:rsidP="005F4A3B">
      <w:pPr>
        <w:spacing w:line="480" w:lineRule="auto"/>
        <w:rPr>
          <w:rFonts w:ascii="Arial" w:hAnsi="Arial" w:cs="Arial"/>
          <w:color w:val="000000" w:themeColor="text1"/>
          <w:sz w:val="22"/>
          <w:szCs w:val="22"/>
        </w:rPr>
      </w:pPr>
    </w:p>
    <w:p w14:paraId="1A0DB42C" w14:textId="12011E66" w:rsidR="00332967" w:rsidRPr="00777215" w:rsidRDefault="009C522E"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During the</w:t>
      </w:r>
      <w:r w:rsidR="00910FE9" w:rsidRPr="00777215">
        <w:rPr>
          <w:rFonts w:ascii="Arial" w:hAnsi="Arial" w:cs="Arial"/>
          <w:color w:val="000000" w:themeColor="text1"/>
          <w:sz w:val="22"/>
          <w:szCs w:val="22"/>
        </w:rPr>
        <w:t xml:space="preserve"> </w:t>
      </w:r>
      <w:r w:rsidR="00CB5F06" w:rsidRPr="00777215">
        <w:rPr>
          <w:rFonts w:ascii="Arial" w:hAnsi="Arial" w:cs="Arial"/>
          <w:color w:val="000000" w:themeColor="text1"/>
          <w:sz w:val="22"/>
          <w:szCs w:val="22"/>
        </w:rPr>
        <w:t>modeling</w:t>
      </w:r>
      <w:r w:rsidRPr="00777215">
        <w:rPr>
          <w:rFonts w:ascii="Arial" w:hAnsi="Arial" w:cs="Arial"/>
          <w:color w:val="000000" w:themeColor="text1"/>
          <w:sz w:val="22"/>
          <w:szCs w:val="22"/>
        </w:rPr>
        <w:t xml:space="preserve"> periods </w:t>
      </w:r>
      <w:r w:rsidR="009A16CE" w:rsidRPr="00777215">
        <w:rPr>
          <w:rFonts w:ascii="Arial" w:hAnsi="Arial" w:cs="Arial"/>
          <w:color w:val="000000" w:themeColor="text1"/>
          <w:sz w:val="22"/>
          <w:szCs w:val="22"/>
        </w:rPr>
        <w:t>when</w:t>
      </w:r>
      <w:r w:rsidRPr="00777215">
        <w:rPr>
          <w:rFonts w:ascii="Arial" w:hAnsi="Arial" w:cs="Arial"/>
          <w:color w:val="000000" w:themeColor="text1"/>
          <w:sz w:val="22"/>
          <w:szCs w:val="22"/>
        </w:rPr>
        <w:t xml:space="preserve"> information about wolf kill</w:t>
      </w:r>
      <w:r w:rsidR="009A16CE" w:rsidRPr="00777215">
        <w:rPr>
          <w:rFonts w:ascii="Arial" w:hAnsi="Arial" w:cs="Arial"/>
          <w:color w:val="000000" w:themeColor="text1"/>
          <w:sz w:val="22"/>
          <w:szCs w:val="22"/>
        </w:rPr>
        <w:t>s was</w:t>
      </w:r>
      <w:r w:rsidRPr="00777215">
        <w:rPr>
          <w:rFonts w:ascii="Arial" w:hAnsi="Arial" w:cs="Arial"/>
          <w:color w:val="000000" w:themeColor="text1"/>
          <w:sz w:val="22"/>
          <w:szCs w:val="22"/>
        </w:rPr>
        <w:t xml:space="preserve"> availab</w:t>
      </w:r>
      <w:r w:rsidR="009A16CE" w:rsidRPr="00777215">
        <w:rPr>
          <w:rFonts w:ascii="Arial" w:hAnsi="Arial" w:cs="Arial"/>
          <w:color w:val="000000" w:themeColor="text1"/>
          <w:sz w:val="22"/>
          <w:szCs w:val="22"/>
        </w:rPr>
        <w:t>le</w:t>
      </w:r>
      <w:r w:rsidR="00317000" w:rsidRPr="00777215">
        <w:rPr>
          <w:rFonts w:ascii="Arial" w:hAnsi="Arial" w:cs="Arial"/>
          <w:color w:val="000000" w:themeColor="text1"/>
          <w:sz w:val="22"/>
          <w:szCs w:val="22"/>
        </w:rPr>
        <w:t>,</w:t>
      </w:r>
      <w:r w:rsidR="002B125C" w:rsidRPr="00777215">
        <w:rPr>
          <w:rFonts w:ascii="Arial" w:hAnsi="Arial" w:cs="Arial"/>
          <w:color w:val="000000" w:themeColor="text1"/>
          <w:sz w:val="22"/>
          <w:szCs w:val="22"/>
        </w:rPr>
        <w:t xml:space="preserve"> we had </w:t>
      </w:r>
      <w:r w:rsidR="00601852" w:rsidRPr="00777215">
        <w:rPr>
          <w:rFonts w:ascii="Arial" w:hAnsi="Arial" w:cs="Arial"/>
          <w:color w:val="000000" w:themeColor="text1"/>
          <w:sz w:val="22"/>
          <w:szCs w:val="22"/>
        </w:rPr>
        <w:t>1702</w:t>
      </w:r>
      <w:r w:rsidR="002B125C" w:rsidRPr="00777215">
        <w:rPr>
          <w:rFonts w:ascii="Arial" w:hAnsi="Arial" w:cs="Arial"/>
          <w:color w:val="000000" w:themeColor="text1"/>
          <w:sz w:val="22"/>
          <w:szCs w:val="22"/>
        </w:rPr>
        <w:t xml:space="preserve"> decision days (</w:t>
      </w:r>
      <w:r w:rsidR="004B511F" w:rsidRPr="00777215">
        <w:rPr>
          <w:rFonts w:ascii="Arial" w:hAnsi="Arial" w:cs="Arial"/>
          <w:color w:val="000000" w:themeColor="text1"/>
          <w:sz w:val="22"/>
          <w:szCs w:val="22"/>
        </w:rPr>
        <w:t xml:space="preserve">mean = </w:t>
      </w:r>
      <w:r w:rsidR="00601852" w:rsidRPr="00777215">
        <w:rPr>
          <w:rFonts w:ascii="Arial" w:hAnsi="Arial" w:cs="Arial"/>
          <w:color w:val="000000" w:themeColor="text1"/>
          <w:sz w:val="22"/>
          <w:szCs w:val="22"/>
        </w:rPr>
        <w:t>94.6</w:t>
      </w:r>
      <w:r w:rsidR="008E1EF6" w:rsidRPr="00777215">
        <w:rPr>
          <w:rFonts w:ascii="Arial" w:hAnsi="Arial" w:cs="Arial"/>
          <w:color w:val="000000" w:themeColor="text1"/>
          <w:sz w:val="22"/>
          <w:szCs w:val="22"/>
        </w:rPr>
        <w:t>,</w:t>
      </w:r>
      <w:r w:rsidR="00317000" w:rsidRPr="00777215">
        <w:rPr>
          <w:rFonts w:ascii="Arial" w:hAnsi="Arial" w:cs="Arial"/>
          <w:color w:val="000000" w:themeColor="text1"/>
          <w:sz w:val="22"/>
          <w:szCs w:val="22"/>
        </w:rPr>
        <w:t xml:space="preserve"> </w:t>
      </w:r>
      <w:r w:rsidR="002B125C" w:rsidRPr="00777215">
        <w:rPr>
          <w:rFonts w:ascii="Arial" w:hAnsi="Arial" w:cs="Arial"/>
          <w:color w:val="000000" w:themeColor="text1"/>
          <w:sz w:val="22"/>
          <w:szCs w:val="22"/>
        </w:rPr>
        <w:t xml:space="preserve">range = </w:t>
      </w:r>
      <w:r w:rsidR="008E1EF6" w:rsidRPr="00777215">
        <w:rPr>
          <w:rFonts w:ascii="Arial" w:hAnsi="Arial" w:cs="Arial"/>
          <w:color w:val="000000" w:themeColor="text1"/>
          <w:sz w:val="22"/>
          <w:szCs w:val="22"/>
        </w:rPr>
        <w:t>2</w:t>
      </w:r>
      <w:r w:rsidR="00601852" w:rsidRPr="00777215">
        <w:rPr>
          <w:rFonts w:ascii="Arial" w:hAnsi="Arial" w:cs="Arial"/>
          <w:color w:val="000000" w:themeColor="text1"/>
          <w:sz w:val="22"/>
          <w:szCs w:val="22"/>
        </w:rPr>
        <w:t>1</w:t>
      </w:r>
      <w:r w:rsidR="002B125C" w:rsidRPr="00777215">
        <w:rPr>
          <w:rFonts w:ascii="Arial" w:hAnsi="Arial" w:cs="Arial"/>
          <w:color w:val="000000" w:themeColor="text1"/>
          <w:sz w:val="22"/>
          <w:szCs w:val="22"/>
        </w:rPr>
        <w:t xml:space="preserve"> – </w:t>
      </w:r>
      <w:r w:rsidR="008E1EF6" w:rsidRPr="00777215">
        <w:rPr>
          <w:rFonts w:ascii="Arial" w:hAnsi="Arial" w:cs="Arial"/>
          <w:color w:val="000000" w:themeColor="text1"/>
          <w:sz w:val="22"/>
          <w:szCs w:val="22"/>
        </w:rPr>
        <w:t>1</w:t>
      </w:r>
      <w:r w:rsidR="00601852" w:rsidRPr="00777215">
        <w:rPr>
          <w:rFonts w:ascii="Arial" w:hAnsi="Arial" w:cs="Arial"/>
          <w:color w:val="000000" w:themeColor="text1"/>
          <w:sz w:val="22"/>
          <w:szCs w:val="22"/>
        </w:rPr>
        <w:t>99</w:t>
      </w:r>
      <w:r w:rsidR="002B125C" w:rsidRPr="00777215">
        <w:rPr>
          <w:rFonts w:ascii="Arial" w:hAnsi="Arial" w:cs="Arial"/>
          <w:color w:val="000000" w:themeColor="text1"/>
          <w:sz w:val="22"/>
          <w:szCs w:val="22"/>
        </w:rPr>
        <w:t xml:space="preserve">, sd = </w:t>
      </w:r>
      <w:r w:rsidR="008E1EF6" w:rsidRPr="00777215">
        <w:rPr>
          <w:rFonts w:ascii="Arial" w:hAnsi="Arial" w:cs="Arial"/>
          <w:color w:val="000000" w:themeColor="text1"/>
          <w:sz w:val="22"/>
          <w:szCs w:val="22"/>
        </w:rPr>
        <w:t>5</w:t>
      </w:r>
      <w:r w:rsidR="00601852" w:rsidRPr="00777215">
        <w:rPr>
          <w:rFonts w:ascii="Arial" w:hAnsi="Arial" w:cs="Arial"/>
          <w:color w:val="000000" w:themeColor="text1"/>
          <w:sz w:val="22"/>
          <w:szCs w:val="22"/>
        </w:rPr>
        <w:t>6.4</w:t>
      </w:r>
      <w:r w:rsidR="002B125C" w:rsidRPr="00777215">
        <w:rPr>
          <w:rFonts w:ascii="Arial" w:hAnsi="Arial" w:cs="Arial"/>
          <w:color w:val="000000" w:themeColor="text1"/>
          <w:sz w:val="22"/>
          <w:szCs w:val="22"/>
        </w:rPr>
        <w:t>)</w:t>
      </w:r>
      <w:r w:rsidR="00A73DDB" w:rsidRPr="00777215">
        <w:rPr>
          <w:rFonts w:ascii="Arial" w:hAnsi="Arial" w:cs="Arial"/>
          <w:color w:val="000000" w:themeColor="text1"/>
          <w:sz w:val="22"/>
          <w:szCs w:val="22"/>
        </w:rPr>
        <w:t>.</w:t>
      </w:r>
      <w:r w:rsidRPr="00777215">
        <w:rPr>
          <w:rFonts w:ascii="Arial" w:hAnsi="Arial" w:cs="Arial"/>
          <w:color w:val="000000" w:themeColor="text1"/>
          <w:sz w:val="22"/>
          <w:szCs w:val="22"/>
        </w:rPr>
        <w:t xml:space="preserve"> </w:t>
      </w:r>
      <w:r w:rsidR="00A73DDB" w:rsidRPr="00777215">
        <w:rPr>
          <w:rFonts w:ascii="Arial" w:hAnsi="Arial" w:cs="Arial"/>
          <w:color w:val="000000" w:themeColor="text1"/>
          <w:sz w:val="22"/>
          <w:szCs w:val="22"/>
        </w:rPr>
        <w:t>W</w:t>
      </w:r>
      <w:r w:rsidR="004D3FB5" w:rsidRPr="00777215">
        <w:rPr>
          <w:rFonts w:ascii="Arial" w:hAnsi="Arial" w:cs="Arial"/>
          <w:color w:val="000000" w:themeColor="text1"/>
          <w:sz w:val="22"/>
          <w:szCs w:val="22"/>
        </w:rPr>
        <w:t xml:space="preserve">olf kills were rarely </w:t>
      </w:r>
      <w:r w:rsidR="00014CB0" w:rsidRPr="00777215">
        <w:rPr>
          <w:rFonts w:ascii="Arial" w:hAnsi="Arial" w:cs="Arial"/>
          <w:color w:val="000000" w:themeColor="text1"/>
          <w:sz w:val="22"/>
          <w:szCs w:val="22"/>
        </w:rPr>
        <w:t>utilized</w:t>
      </w:r>
      <w:r w:rsidR="003F16C1" w:rsidRPr="00777215">
        <w:rPr>
          <w:rFonts w:ascii="Arial" w:hAnsi="Arial" w:cs="Arial"/>
          <w:color w:val="000000" w:themeColor="text1"/>
          <w:sz w:val="22"/>
          <w:szCs w:val="22"/>
        </w:rPr>
        <w:t xml:space="preserve"> by individual</w:t>
      </w:r>
      <w:r w:rsidR="004D3FB5" w:rsidRPr="00777215">
        <w:rPr>
          <w:rFonts w:ascii="Arial" w:hAnsi="Arial" w:cs="Arial"/>
          <w:color w:val="000000" w:themeColor="text1"/>
          <w:sz w:val="22"/>
          <w:szCs w:val="22"/>
        </w:rPr>
        <w:t xml:space="preserve"> territorial ravens, either within</w:t>
      </w:r>
      <w:r w:rsidR="0051091A" w:rsidRPr="00777215">
        <w:rPr>
          <w:rFonts w:ascii="Arial" w:hAnsi="Arial" w:cs="Arial"/>
          <w:color w:val="000000" w:themeColor="text1"/>
          <w:sz w:val="22"/>
          <w:szCs w:val="22"/>
        </w:rPr>
        <w:t xml:space="preserve"> </w:t>
      </w:r>
      <w:r w:rsidR="004D3FB5" w:rsidRPr="00777215">
        <w:rPr>
          <w:rFonts w:ascii="Arial" w:hAnsi="Arial" w:cs="Arial"/>
          <w:color w:val="000000" w:themeColor="text1"/>
          <w:sz w:val="22"/>
          <w:szCs w:val="22"/>
        </w:rPr>
        <w:t>or beyond</w:t>
      </w:r>
      <w:r w:rsidR="0051091A" w:rsidRPr="00777215">
        <w:rPr>
          <w:rFonts w:ascii="Arial" w:hAnsi="Arial" w:cs="Arial"/>
          <w:color w:val="000000" w:themeColor="text1"/>
          <w:sz w:val="22"/>
          <w:szCs w:val="22"/>
        </w:rPr>
        <w:t xml:space="preserve"> their territory</w:t>
      </w:r>
      <w:r w:rsidR="004D3FB5" w:rsidRPr="00777215">
        <w:rPr>
          <w:rFonts w:ascii="Arial" w:hAnsi="Arial" w:cs="Arial"/>
          <w:color w:val="000000" w:themeColor="text1"/>
          <w:sz w:val="22"/>
          <w:szCs w:val="22"/>
        </w:rPr>
        <w:t>. Raven territories were 0.8 – 2</w:t>
      </w:r>
      <w:r w:rsidR="00222CDD" w:rsidRPr="00777215">
        <w:rPr>
          <w:rFonts w:ascii="Arial" w:hAnsi="Arial" w:cs="Arial"/>
          <w:color w:val="000000" w:themeColor="text1"/>
          <w:sz w:val="22"/>
          <w:szCs w:val="22"/>
        </w:rPr>
        <w:t>0</w:t>
      </w:r>
      <w:r w:rsidR="004D3FB5" w:rsidRPr="00777215">
        <w:rPr>
          <w:rFonts w:ascii="Arial" w:hAnsi="Arial" w:cs="Arial"/>
          <w:color w:val="000000" w:themeColor="text1"/>
          <w:sz w:val="22"/>
          <w:szCs w:val="22"/>
        </w:rPr>
        <w:t>.</w:t>
      </w:r>
      <w:r w:rsidR="00222CDD" w:rsidRPr="00777215">
        <w:rPr>
          <w:rFonts w:ascii="Arial" w:hAnsi="Arial" w:cs="Arial"/>
          <w:color w:val="000000" w:themeColor="text1"/>
          <w:sz w:val="22"/>
          <w:szCs w:val="22"/>
        </w:rPr>
        <w:t>8</w:t>
      </w:r>
      <w:r w:rsidR="004D3FB5" w:rsidRPr="00777215">
        <w:rPr>
          <w:rFonts w:ascii="Arial" w:hAnsi="Arial" w:cs="Arial"/>
          <w:color w:val="000000" w:themeColor="text1"/>
          <w:sz w:val="22"/>
          <w:szCs w:val="22"/>
        </w:rPr>
        <w:t xml:space="preserve"> km</w:t>
      </w:r>
      <w:r w:rsidR="004D3FB5" w:rsidRPr="00777215">
        <w:rPr>
          <w:rFonts w:ascii="Arial" w:hAnsi="Arial" w:cs="Arial"/>
          <w:color w:val="000000" w:themeColor="text1"/>
          <w:sz w:val="22"/>
          <w:szCs w:val="22"/>
          <w:vertAlign w:val="superscript"/>
        </w:rPr>
        <w:t>2</w:t>
      </w:r>
      <w:r w:rsidR="004D3FB5" w:rsidRPr="00777215">
        <w:rPr>
          <w:rFonts w:ascii="Arial" w:hAnsi="Arial" w:cs="Arial"/>
          <w:color w:val="000000" w:themeColor="text1"/>
          <w:sz w:val="22"/>
          <w:szCs w:val="22"/>
        </w:rPr>
        <w:t xml:space="preserve"> (median = 3.3 km</w:t>
      </w:r>
      <w:r w:rsidR="004D3FB5" w:rsidRPr="00777215">
        <w:rPr>
          <w:rFonts w:ascii="Arial" w:hAnsi="Arial" w:cs="Arial"/>
          <w:color w:val="000000" w:themeColor="text1"/>
          <w:sz w:val="22"/>
          <w:szCs w:val="22"/>
          <w:vertAlign w:val="superscript"/>
        </w:rPr>
        <w:t>2</w:t>
      </w:r>
      <w:r w:rsidR="004D3FB5" w:rsidRPr="00777215">
        <w:rPr>
          <w:rFonts w:ascii="Arial" w:hAnsi="Arial" w:cs="Arial"/>
          <w:color w:val="000000" w:themeColor="text1"/>
          <w:sz w:val="22"/>
          <w:szCs w:val="22"/>
        </w:rPr>
        <w:t xml:space="preserve">, sd = </w:t>
      </w:r>
      <w:r w:rsidR="00222CDD" w:rsidRPr="00777215">
        <w:rPr>
          <w:rFonts w:ascii="Arial" w:hAnsi="Arial" w:cs="Arial"/>
          <w:color w:val="000000" w:themeColor="text1"/>
          <w:sz w:val="22"/>
          <w:szCs w:val="22"/>
        </w:rPr>
        <w:t>5.6</w:t>
      </w:r>
      <w:r w:rsidR="004D3FB5" w:rsidRPr="00777215">
        <w:rPr>
          <w:rFonts w:ascii="Arial" w:hAnsi="Arial" w:cs="Arial"/>
          <w:color w:val="000000" w:themeColor="text1"/>
          <w:sz w:val="22"/>
          <w:szCs w:val="22"/>
        </w:rPr>
        <w:t xml:space="preserve"> km</w:t>
      </w:r>
      <w:r w:rsidR="004D3FB5" w:rsidRPr="00777215">
        <w:rPr>
          <w:rFonts w:ascii="Arial" w:hAnsi="Arial" w:cs="Arial"/>
          <w:color w:val="000000" w:themeColor="text1"/>
          <w:sz w:val="22"/>
          <w:szCs w:val="22"/>
          <w:vertAlign w:val="superscript"/>
        </w:rPr>
        <w:t>2</w:t>
      </w:r>
      <w:r w:rsidR="004D3FB5" w:rsidRPr="00777215">
        <w:rPr>
          <w:rFonts w:ascii="Arial" w:hAnsi="Arial" w:cs="Arial"/>
          <w:color w:val="000000" w:themeColor="text1"/>
          <w:sz w:val="22"/>
          <w:szCs w:val="22"/>
        </w:rPr>
        <w:t xml:space="preserve">) and each territory only had a wolf kill available for a mean of </w:t>
      </w:r>
      <w:r w:rsidR="009B6D91" w:rsidRPr="00777215">
        <w:rPr>
          <w:rFonts w:ascii="Arial" w:hAnsi="Arial" w:cs="Arial"/>
          <w:color w:val="000000" w:themeColor="text1"/>
          <w:sz w:val="22"/>
          <w:szCs w:val="22"/>
        </w:rPr>
        <w:t>4</w:t>
      </w:r>
      <w:r w:rsidR="00513C32" w:rsidRPr="00777215">
        <w:rPr>
          <w:rFonts w:ascii="Arial" w:hAnsi="Arial" w:cs="Arial"/>
          <w:color w:val="000000" w:themeColor="text1"/>
          <w:sz w:val="22"/>
          <w:szCs w:val="22"/>
        </w:rPr>
        <w:t>.2</w:t>
      </w:r>
      <w:r w:rsidR="004D3FB5" w:rsidRPr="00777215">
        <w:rPr>
          <w:rFonts w:ascii="Arial" w:hAnsi="Arial" w:cs="Arial"/>
          <w:color w:val="000000" w:themeColor="text1"/>
          <w:sz w:val="22"/>
          <w:szCs w:val="22"/>
        </w:rPr>
        <w:t>% of days (range = 0 – 2</w:t>
      </w:r>
      <w:r w:rsidR="00AB4A5F" w:rsidRPr="00777215">
        <w:rPr>
          <w:rFonts w:ascii="Arial" w:hAnsi="Arial" w:cs="Arial"/>
          <w:color w:val="000000" w:themeColor="text1"/>
          <w:sz w:val="22"/>
          <w:szCs w:val="22"/>
        </w:rPr>
        <w:t>8.9</w:t>
      </w:r>
      <w:r w:rsidR="004D3FB5" w:rsidRPr="00777215">
        <w:rPr>
          <w:rFonts w:ascii="Arial" w:hAnsi="Arial" w:cs="Arial"/>
          <w:color w:val="000000" w:themeColor="text1"/>
          <w:sz w:val="22"/>
          <w:szCs w:val="22"/>
        </w:rPr>
        <w:t xml:space="preserve">%, sd = </w:t>
      </w:r>
      <w:r w:rsidR="00AB4A5F" w:rsidRPr="00777215">
        <w:rPr>
          <w:rFonts w:ascii="Arial" w:hAnsi="Arial" w:cs="Arial"/>
          <w:color w:val="000000" w:themeColor="text1"/>
          <w:sz w:val="22"/>
          <w:szCs w:val="22"/>
        </w:rPr>
        <w:t>7</w:t>
      </w:r>
      <w:r w:rsidR="009B6D91" w:rsidRPr="00777215">
        <w:rPr>
          <w:rFonts w:ascii="Arial" w:hAnsi="Arial" w:cs="Arial"/>
          <w:color w:val="000000" w:themeColor="text1"/>
          <w:sz w:val="22"/>
          <w:szCs w:val="22"/>
        </w:rPr>
        <w:t>.</w:t>
      </w:r>
      <w:r w:rsidR="00513C32" w:rsidRPr="00777215">
        <w:rPr>
          <w:rFonts w:ascii="Arial" w:hAnsi="Arial" w:cs="Arial"/>
          <w:color w:val="000000" w:themeColor="text1"/>
          <w:sz w:val="22"/>
          <w:szCs w:val="22"/>
        </w:rPr>
        <w:t>7</w:t>
      </w:r>
      <w:r w:rsidR="004D3FB5" w:rsidRPr="00777215">
        <w:rPr>
          <w:rFonts w:ascii="Arial" w:hAnsi="Arial" w:cs="Arial"/>
          <w:color w:val="000000" w:themeColor="text1"/>
          <w:sz w:val="22"/>
          <w:szCs w:val="22"/>
        </w:rPr>
        <w:t xml:space="preserve">%). </w:t>
      </w:r>
      <w:r w:rsidR="009700DA" w:rsidRPr="00777215">
        <w:rPr>
          <w:rFonts w:ascii="Arial" w:hAnsi="Arial" w:cs="Arial"/>
          <w:color w:val="000000" w:themeColor="text1"/>
          <w:sz w:val="22"/>
          <w:szCs w:val="22"/>
        </w:rPr>
        <w:t xml:space="preserve">Of the 19 kills available within a raven’s territory, 10 kills were </w:t>
      </w:r>
      <w:r w:rsidR="00493335" w:rsidRPr="00777215">
        <w:rPr>
          <w:rFonts w:ascii="Arial" w:hAnsi="Arial" w:cs="Arial"/>
          <w:color w:val="000000" w:themeColor="text1"/>
          <w:sz w:val="22"/>
          <w:szCs w:val="22"/>
        </w:rPr>
        <w:t xml:space="preserve">identified </w:t>
      </w:r>
      <w:r w:rsidR="009700DA" w:rsidRPr="00777215">
        <w:rPr>
          <w:rFonts w:ascii="Arial" w:hAnsi="Arial" w:cs="Arial"/>
          <w:color w:val="000000" w:themeColor="text1"/>
          <w:sz w:val="22"/>
          <w:szCs w:val="22"/>
        </w:rPr>
        <w:t xml:space="preserve">to be large ungulates (Supp. Table </w:t>
      </w:r>
      <w:r w:rsidR="002A4E8E" w:rsidRPr="00777215">
        <w:rPr>
          <w:rFonts w:ascii="Arial" w:hAnsi="Arial" w:cs="Arial"/>
          <w:color w:val="000000" w:themeColor="text1"/>
          <w:sz w:val="22"/>
          <w:szCs w:val="22"/>
        </w:rPr>
        <w:t>2</w:t>
      </w:r>
      <w:r w:rsidR="009700DA" w:rsidRPr="00777215">
        <w:rPr>
          <w:rFonts w:ascii="Arial" w:hAnsi="Arial" w:cs="Arial"/>
          <w:color w:val="000000" w:themeColor="text1"/>
          <w:sz w:val="22"/>
          <w:szCs w:val="22"/>
        </w:rPr>
        <w:t>)</w:t>
      </w:r>
      <w:r w:rsidR="00B62CB9" w:rsidRPr="00777215">
        <w:rPr>
          <w:rFonts w:ascii="Arial" w:hAnsi="Arial" w:cs="Arial"/>
          <w:color w:val="000000" w:themeColor="text1"/>
          <w:sz w:val="22"/>
          <w:szCs w:val="22"/>
        </w:rPr>
        <w:t xml:space="preserve">. </w:t>
      </w:r>
      <w:r w:rsidR="00E15A36" w:rsidRPr="00777215">
        <w:rPr>
          <w:rFonts w:ascii="Arial" w:hAnsi="Arial" w:cs="Arial"/>
          <w:color w:val="000000" w:themeColor="text1"/>
          <w:sz w:val="22"/>
          <w:szCs w:val="22"/>
        </w:rPr>
        <w:t xml:space="preserve">We recorded ravens within 500-meters of wolf kills on their territories </w:t>
      </w:r>
      <w:r w:rsidR="003F6CE7" w:rsidRPr="00777215">
        <w:rPr>
          <w:rFonts w:ascii="Arial" w:hAnsi="Arial" w:cs="Arial"/>
          <w:color w:val="000000" w:themeColor="text1"/>
          <w:sz w:val="22"/>
          <w:szCs w:val="22"/>
        </w:rPr>
        <w:t>34</w:t>
      </w:r>
      <w:r w:rsidR="00E15A36" w:rsidRPr="00777215">
        <w:rPr>
          <w:rFonts w:ascii="Arial" w:hAnsi="Arial" w:cs="Arial"/>
          <w:color w:val="000000" w:themeColor="text1"/>
          <w:sz w:val="22"/>
          <w:szCs w:val="22"/>
        </w:rPr>
        <w:t>% of days we defined as having an available wolf kill</w:t>
      </w:r>
      <w:r w:rsidR="009758C5" w:rsidRPr="00777215">
        <w:rPr>
          <w:rFonts w:ascii="Arial" w:hAnsi="Arial" w:cs="Arial"/>
          <w:color w:val="000000" w:themeColor="text1"/>
          <w:sz w:val="22"/>
          <w:szCs w:val="22"/>
        </w:rPr>
        <w:t>,</w:t>
      </w:r>
      <w:r w:rsidR="00E15A36" w:rsidRPr="00777215">
        <w:rPr>
          <w:rFonts w:ascii="Arial" w:hAnsi="Arial" w:cs="Arial"/>
          <w:color w:val="000000" w:themeColor="text1"/>
          <w:sz w:val="22"/>
          <w:szCs w:val="22"/>
        </w:rPr>
        <w:t xml:space="preserve"> and ravens visited a wolf kill at le</w:t>
      </w:r>
      <w:r w:rsidR="00981BE9" w:rsidRPr="00777215">
        <w:rPr>
          <w:rFonts w:ascii="Arial" w:hAnsi="Arial" w:cs="Arial"/>
          <w:color w:val="000000" w:themeColor="text1"/>
          <w:sz w:val="22"/>
          <w:szCs w:val="22"/>
        </w:rPr>
        <w:t>ast once</w:t>
      </w:r>
      <w:r w:rsidR="00E15A36" w:rsidRPr="00777215">
        <w:rPr>
          <w:rFonts w:ascii="Arial" w:hAnsi="Arial" w:cs="Arial"/>
          <w:color w:val="000000" w:themeColor="text1"/>
          <w:sz w:val="22"/>
          <w:szCs w:val="22"/>
        </w:rPr>
        <w:t xml:space="preserve"> during its available duration </w:t>
      </w:r>
      <w:r w:rsidR="003F6CE7" w:rsidRPr="00777215">
        <w:rPr>
          <w:rFonts w:ascii="Arial" w:hAnsi="Arial" w:cs="Arial"/>
          <w:color w:val="000000" w:themeColor="text1"/>
          <w:sz w:val="22"/>
          <w:szCs w:val="22"/>
        </w:rPr>
        <w:t>52.6</w:t>
      </w:r>
      <w:r w:rsidR="00E15A36" w:rsidRPr="00777215">
        <w:rPr>
          <w:rFonts w:ascii="Arial" w:hAnsi="Arial" w:cs="Arial"/>
          <w:color w:val="000000" w:themeColor="text1"/>
          <w:sz w:val="22"/>
          <w:szCs w:val="22"/>
        </w:rPr>
        <w:t xml:space="preserve">% of the </w:t>
      </w:r>
      <w:r w:rsidR="00E15A36" w:rsidRPr="00777215">
        <w:rPr>
          <w:rFonts w:ascii="Arial" w:hAnsi="Arial" w:cs="Arial"/>
          <w:color w:val="000000" w:themeColor="text1"/>
          <w:sz w:val="22"/>
          <w:szCs w:val="22"/>
        </w:rPr>
        <w:lastRenderedPageBreak/>
        <w:t>time.</w:t>
      </w:r>
      <w:r w:rsidR="002A1DB2" w:rsidRPr="00777215">
        <w:rPr>
          <w:rFonts w:ascii="Arial" w:hAnsi="Arial" w:cs="Arial"/>
          <w:color w:val="000000" w:themeColor="text1"/>
          <w:sz w:val="22"/>
          <w:szCs w:val="22"/>
        </w:rPr>
        <w:t xml:space="preserve"> </w:t>
      </w:r>
      <w:r w:rsidR="00842BAB" w:rsidRPr="00777215">
        <w:rPr>
          <w:rFonts w:ascii="Arial" w:hAnsi="Arial" w:cs="Arial"/>
          <w:color w:val="000000" w:themeColor="text1"/>
          <w:sz w:val="22"/>
          <w:szCs w:val="22"/>
        </w:rPr>
        <w:t xml:space="preserve">These wolf kills remained available for an average 3 days (range = 2 – 6, sd = 1.1). </w:t>
      </w:r>
      <w:r w:rsidR="004D3FB5" w:rsidRPr="00777215">
        <w:rPr>
          <w:rFonts w:ascii="Arial" w:hAnsi="Arial" w:cs="Arial"/>
          <w:color w:val="000000" w:themeColor="text1"/>
          <w:sz w:val="22"/>
          <w:szCs w:val="22"/>
        </w:rPr>
        <w:t xml:space="preserve">Wolf kills were </w:t>
      </w:r>
      <w:r w:rsidR="003A2C5D" w:rsidRPr="00777215">
        <w:rPr>
          <w:rFonts w:ascii="Arial" w:hAnsi="Arial" w:cs="Arial"/>
          <w:color w:val="000000" w:themeColor="text1"/>
          <w:sz w:val="22"/>
          <w:szCs w:val="22"/>
        </w:rPr>
        <w:t>visited</w:t>
      </w:r>
      <w:r w:rsidR="004D3FB5" w:rsidRPr="00777215">
        <w:rPr>
          <w:rFonts w:ascii="Arial" w:hAnsi="Arial" w:cs="Arial"/>
          <w:color w:val="000000" w:themeColor="text1"/>
          <w:sz w:val="22"/>
          <w:szCs w:val="22"/>
        </w:rPr>
        <w:t xml:space="preserve"> outside of the territory on a mean of </w:t>
      </w:r>
      <w:r w:rsidR="007B4667" w:rsidRPr="00777215">
        <w:rPr>
          <w:rFonts w:ascii="Arial" w:hAnsi="Arial" w:cs="Arial"/>
          <w:color w:val="000000" w:themeColor="text1"/>
          <w:sz w:val="22"/>
          <w:szCs w:val="22"/>
        </w:rPr>
        <w:t>9.1</w:t>
      </w:r>
      <w:r w:rsidR="004D3FB5" w:rsidRPr="00777215">
        <w:rPr>
          <w:rFonts w:ascii="Arial" w:hAnsi="Arial" w:cs="Arial"/>
          <w:color w:val="000000" w:themeColor="text1"/>
          <w:sz w:val="22"/>
          <w:szCs w:val="22"/>
        </w:rPr>
        <w:t xml:space="preserve">% of days </w:t>
      </w:r>
      <w:r w:rsidR="00AD00C7" w:rsidRPr="00777215">
        <w:rPr>
          <w:rFonts w:ascii="Arial" w:hAnsi="Arial" w:cs="Arial"/>
          <w:color w:val="000000" w:themeColor="text1"/>
          <w:sz w:val="22"/>
          <w:szCs w:val="22"/>
        </w:rPr>
        <w:t>that</w:t>
      </w:r>
      <w:r w:rsidR="004D3FB5" w:rsidRPr="00777215">
        <w:rPr>
          <w:rFonts w:ascii="Arial" w:hAnsi="Arial" w:cs="Arial"/>
          <w:color w:val="000000" w:themeColor="text1"/>
          <w:sz w:val="22"/>
          <w:szCs w:val="22"/>
        </w:rPr>
        <w:t xml:space="preserve"> </w:t>
      </w:r>
      <w:r w:rsidR="004F70F0" w:rsidRPr="00777215">
        <w:rPr>
          <w:rFonts w:ascii="Arial" w:hAnsi="Arial" w:cs="Arial"/>
          <w:color w:val="000000" w:themeColor="text1"/>
          <w:sz w:val="22"/>
          <w:szCs w:val="22"/>
        </w:rPr>
        <w:t xml:space="preserve">a </w:t>
      </w:r>
      <w:r w:rsidR="004D3FB5" w:rsidRPr="00777215">
        <w:rPr>
          <w:rFonts w:ascii="Arial" w:hAnsi="Arial" w:cs="Arial"/>
          <w:color w:val="000000" w:themeColor="text1"/>
          <w:sz w:val="22"/>
          <w:szCs w:val="22"/>
        </w:rPr>
        <w:t xml:space="preserve">raven left </w:t>
      </w:r>
      <w:r w:rsidR="00993858" w:rsidRPr="00777215">
        <w:rPr>
          <w:rFonts w:ascii="Arial" w:hAnsi="Arial" w:cs="Arial"/>
          <w:color w:val="000000" w:themeColor="text1"/>
          <w:sz w:val="22"/>
          <w:szCs w:val="22"/>
        </w:rPr>
        <w:t>its</w:t>
      </w:r>
      <w:r w:rsidR="004D3FB5" w:rsidRPr="00777215">
        <w:rPr>
          <w:rFonts w:ascii="Arial" w:hAnsi="Arial" w:cs="Arial"/>
          <w:color w:val="000000" w:themeColor="text1"/>
          <w:sz w:val="22"/>
          <w:szCs w:val="22"/>
        </w:rPr>
        <w:t xml:space="preserve"> territory (range = </w:t>
      </w:r>
      <w:r w:rsidR="008C6ACC" w:rsidRPr="00777215">
        <w:rPr>
          <w:rFonts w:ascii="Arial" w:hAnsi="Arial" w:cs="Arial"/>
          <w:color w:val="000000" w:themeColor="text1"/>
          <w:sz w:val="22"/>
          <w:szCs w:val="22"/>
        </w:rPr>
        <w:t>0</w:t>
      </w:r>
      <w:r w:rsidR="004D3FB5" w:rsidRPr="00777215">
        <w:rPr>
          <w:rFonts w:ascii="Arial" w:hAnsi="Arial" w:cs="Arial"/>
          <w:color w:val="000000" w:themeColor="text1"/>
          <w:sz w:val="22"/>
          <w:szCs w:val="22"/>
        </w:rPr>
        <w:t xml:space="preserve"> – </w:t>
      </w:r>
      <w:r w:rsidR="00741E3A" w:rsidRPr="00777215">
        <w:rPr>
          <w:rFonts w:ascii="Arial" w:hAnsi="Arial" w:cs="Arial"/>
          <w:color w:val="000000" w:themeColor="text1"/>
          <w:sz w:val="22"/>
          <w:szCs w:val="22"/>
        </w:rPr>
        <w:t>25.5</w:t>
      </w:r>
      <w:r w:rsidR="004D3FB5" w:rsidRPr="00777215">
        <w:rPr>
          <w:rFonts w:ascii="Arial" w:hAnsi="Arial" w:cs="Arial"/>
          <w:color w:val="000000" w:themeColor="text1"/>
          <w:sz w:val="22"/>
          <w:szCs w:val="22"/>
        </w:rPr>
        <w:t xml:space="preserve">%, sd = </w:t>
      </w:r>
      <w:r w:rsidR="00741E3A" w:rsidRPr="00777215">
        <w:rPr>
          <w:rFonts w:ascii="Arial" w:hAnsi="Arial" w:cs="Arial"/>
          <w:color w:val="000000" w:themeColor="text1"/>
          <w:sz w:val="22"/>
          <w:szCs w:val="22"/>
        </w:rPr>
        <w:t>9.6</w:t>
      </w:r>
      <w:r w:rsidR="004D3FB5" w:rsidRPr="00777215">
        <w:rPr>
          <w:rFonts w:ascii="Arial" w:hAnsi="Arial" w:cs="Arial"/>
          <w:color w:val="000000" w:themeColor="text1"/>
          <w:sz w:val="22"/>
          <w:szCs w:val="22"/>
        </w:rPr>
        <w:t xml:space="preserve">%). </w:t>
      </w:r>
      <w:r w:rsidR="00955886">
        <w:rPr>
          <w:rFonts w:ascii="Arial" w:hAnsi="Arial" w:cs="Arial"/>
          <w:color w:val="000000" w:themeColor="text1"/>
          <w:sz w:val="22"/>
          <w:szCs w:val="22"/>
        </w:rPr>
        <w:t xml:space="preserve">Most </w:t>
      </w:r>
      <w:commentRangeStart w:id="11"/>
      <w:r w:rsidR="00402DB7" w:rsidRPr="00777215">
        <w:rPr>
          <w:rFonts w:ascii="Arial" w:hAnsi="Arial" w:cs="Arial"/>
          <w:color w:val="000000" w:themeColor="text1"/>
          <w:sz w:val="22"/>
          <w:szCs w:val="22"/>
        </w:rPr>
        <w:t>58.2</w:t>
      </w:r>
      <w:r w:rsidR="002A5C1B" w:rsidRPr="00777215">
        <w:rPr>
          <w:rFonts w:ascii="Arial" w:hAnsi="Arial" w:cs="Arial"/>
          <w:color w:val="000000" w:themeColor="text1"/>
          <w:sz w:val="22"/>
          <w:szCs w:val="22"/>
        </w:rPr>
        <w:t xml:space="preserve">% </w:t>
      </w:r>
      <w:commentRangeEnd w:id="11"/>
      <w:r w:rsidR="00955886" w:rsidRPr="00777215">
        <w:rPr>
          <w:rStyle w:val="CommentReference"/>
          <w:rFonts w:ascii="Arial" w:hAnsi="Arial" w:cs="Arial"/>
          <w:color w:val="000000" w:themeColor="text1"/>
          <w:sz w:val="22"/>
          <w:szCs w:val="22"/>
        </w:rPr>
        <w:commentReference w:id="11"/>
      </w:r>
      <w:r w:rsidR="004D3FB5" w:rsidRPr="00777215">
        <w:rPr>
          <w:rFonts w:ascii="Arial" w:hAnsi="Arial" w:cs="Arial"/>
          <w:color w:val="000000" w:themeColor="text1"/>
          <w:sz w:val="22"/>
          <w:szCs w:val="22"/>
        </w:rPr>
        <w:t xml:space="preserve">extraterritorial trips </w:t>
      </w:r>
      <w:r w:rsidR="00955886">
        <w:rPr>
          <w:rFonts w:ascii="Arial" w:hAnsi="Arial" w:cs="Arial"/>
          <w:color w:val="000000" w:themeColor="text1"/>
          <w:sz w:val="22"/>
          <w:szCs w:val="22"/>
        </w:rPr>
        <w:t xml:space="preserve">to </w:t>
      </w:r>
      <w:r w:rsidR="004D3FB5" w:rsidRPr="00777215">
        <w:rPr>
          <w:rFonts w:ascii="Arial" w:hAnsi="Arial" w:cs="Arial"/>
          <w:color w:val="000000" w:themeColor="text1"/>
          <w:sz w:val="22"/>
          <w:szCs w:val="22"/>
        </w:rPr>
        <w:t xml:space="preserve">a wolf kill involved the raven investigating the hunting areas as well (range = </w:t>
      </w:r>
      <w:r w:rsidR="00402DB7" w:rsidRPr="00777215">
        <w:rPr>
          <w:rFonts w:ascii="Arial" w:hAnsi="Arial" w:cs="Arial"/>
          <w:color w:val="000000" w:themeColor="text1"/>
          <w:sz w:val="22"/>
          <w:szCs w:val="22"/>
        </w:rPr>
        <w:t>0</w:t>
      </w:r>
      <w:r w:rsidR="004D3FB5" w:rsidRPr="00777215">
        <w:rPr>
          <w:rFonts w:ascii="Arial" w:hAnsi="Arial" w:cs="Arial"/>
          <w:color w:val="000000" w:themeColor="text1"/>
          <w:sz w:val="22"/>
          <w:szCs w:val="22"/>
        </w:rPr>
        <w:t xml:space="preserve"> – 100%, sd = </w:t>
      </w:r>
      <w:r w:rsidR="00402DB7" w:rsidRPr="00777215">
        <w:rPr>
          <w:rFonts w:ascii="Arial" w:hAnsi="Arial" w:cs="Arial"/>
          <w:color w:val="000000" w:themeColor="text1"/>
          <w:sz w:val="22"/>
          <w:szCs w:val="22"/>
        </w:rPr>
        <w:t>29.2</w:t>
      </w:r>
      <w:r w:rsidR="004D3FB5" w:rsidRPr="00777215">
        <w:rPr>
          <w:rFonts w:ascii="Arial" w:hAnsi="Arial" w:cs="Arial"/>
          <w:color w:val="000000" w:themeColor="text1"/>
          <w:sz w:val="22"/>
          <w:szCs w:val="22"/>
        </w:rPr>
        <w:t xml:space="preserve">%). </w:t>
      </w:r>
    </w:p>
    <w:p w14:paraId="13264B93" w14:textId="156774F9" w:rsidR="004D3FB5" w:rsidRPr="00777215" w:rsidRDefault="00362CD3" w:rsidP="005F4A3B">
      <w:pPr>
        <w:pStyle w:val="Heading3"/>
        <w:spacing w:line="480" w:lineRule="auto"/>
        <w:rPr>
          <w:rFonts w:ascii="Arial" w:hAnsi="Arial" w:cs="Arial"/>
          <w:i/>
          <w:iCs/>
          <w:color w:val="000000" w:themeColor="text1"/>
          <w:sz w:val="22"/>
          <w:szCs w:val="22"/>
        </w:rPr>
      </w:pPr>
      <w:r w:rsidRPr="00777215">
        <w:rPr>
          <w:rFonts w:ascii="Arial" w:hAnsi="Arial" w:cs="Arial"/>
          <w:i/>
          <w:iCs/>
          <w:color w:val="000000" w:themeColor="text1"/>
          <w:sz w:val="22"/>
          <w:szCs w:val="22"/>
        </w:rPr>
        <w:t>3.3.1</w:t>
      </w:r>
      <w:r w:rsidR="00381224" w:rsidRPr="00777215">
        <w:rPr>
          <w:rFonts w:ascii="Arial" w:hAnsi="Arial" w:cs="Arial"/>
          <w:i/>
          <w:iCs/>
          <w:color w:val="000000" w:themeColor="text1"/>
          <w:sz w:val="22"/>
          <w:szCs w:val="22"/>
        </w:rPr>
        <w:t xml:space="preserve"> </w:t>
      </w:r>
      <w:r w:rsidR="004D3FB5" w:rsidRPr="00777215">
        <w:rPr>
          <w:rFonts w:ascii="Arial" w:hAnsi="Arial" w:cs="Arial"/>
          <w:i/>
          <w:iCs/>
          <w:color w:val="000000" w:themeColor="text1"/>
          <w:sz w:val="22"/>
          <w:szCs w:val="22"/>
        </w:rPr>
        <w:t>Foraging movement decisions</w:t>
      </w:r>
    </w:p>
    <w:p w14:paraId="3F2DFA54" w14:textId="2F713880" w:rsidR="004D3FB5" w:rsidRPr="00777215" w:rsidRDefault="00D71464"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F</w:t>
      </w:r>
      <w:r w:rsidR="004D3FB5" w:rsidRPr="00777215">
        <w:rPr>
          <w:rFonts w:ascii="Arial" w:hAnsi="Arial" w:cs="Arial"/>
          <w:color w:val="000000" w:themeColor="text1"/>
          <w:sz w:val="22"/>
          <w:szCs w:val="22"/>
        </w:rPr>
        <w:t xml:space="preserve">ood availability </w:t>
      </w:r>
      <w:r w:rsidRPr="00777215">
        <w:rPr>
          <w:rFonts w:ascii="Arial" w:hAnsi="Arial" w:cs="Arial"/>
          <w:color w:val="000000" w:themeColor="text1"/>
          <w:sz w:val="22"/>
          <w:szCs w:val="22"/>
        </w:rPr>
        <w:t xml:space="preserve">was the primary covariate </w:t>
      </w:r>
      <w:r w:rsidR="009F731D" w:rsidRPr="00777215">
        <w:rPr>
          <w:rFonts w:ascii="Arial" w:hAnsi="Arial" w:cs="Arial"/>
          <w:color w:val="000000" w:themeColor="text1"/>
          <w:sz w:val="22"/>
          <w:szCs w:val="22"/>
        </w:rPr>
        <w:t xml:space="preserve">that </w:t>
      </w:r>
      <w:r w:rsidR="004D3FB5" w:rsidRPr="00777215">
        <w:rPr>
          <w:rFonts w:ascii="Arial" w:hAnsi="Arial" w:cs="Arial"/>
          <w:color w:val="000000" w:themeColor="text1"/>
          <w:sz w:val="22"/>
          <w:szCs w:val="22"/>
        </w:rPr>
        <w:t xml:space="preserve">impacted a raven’s decision to leave its territory. </w:t>
      </w:r>
      <w:r w:rsidR="00C733D4" w:rsidRPr="00777215">
        <w:rPr>
          <w:rFonts w:ascii="Arial" w:hAnsi="Arial" w:cs="Arial"/>
          <w:color w:val="000000" w:themeColor="text1"/>
          <w:sz w:val="22"/>
          <w:szCs w:val="22"/>
        </w:rPr>
        <w:t>Ravens were less likely to leave their territories when</w:t>
      </w:r>
      <w:r w:rsidR="002D48CB" w:rsidRPr="00777215">
        <w:rPr>
          <w:rFonts w:ascii="Arial" w:hAnsi="Arial" w:cs="Arial"/>
          <w:color w:val="000000" w:themeColor="text1"/>
          <w:sz w:val="22"/>
          <w:szCs w:val="22"/>
        </w:rPr>
        <w:t xml:space="preserve"> a wolf kill</w:t>
      </w:r>
      <w:r w:rsidR="00C733D4" w:rsidRPr="00777215">
        <w:rPr>
          <w:rFonts w:ascii="Arial" w:hAnsi="Arial" w:cs="Arial"/>
          <w:color w:val="000000" w:themeColor="text1"/>
          <w:sz w:val="22"/>
          <w:szCs w:val="22"/>
        </w:rPr>
        <w:t xml:space="preserve"> was visited within their territory</w:t>
      </w:r>
      <w:r w:rsidR="002D48CB" w:rsidRPr="00777215">
        <w:rPr>
          <w:rFonts w:ascii="Arial" w:hAnsi="Arial" w:cs="Arial"/>
          <w:color w:val="000000" w:themeColor="text1"/>
          <w:sz w:val="22"/>
          <w:szCs w:val="22"/>
        </w:rPr>
        <w:t xml:space="preserve"> (OR = 0.</w:t>
      </w:r>
      <w:r w:rsidR="00C733D4" w:rsidRPr="00777215">
        <w:rPr>
          <w:rFonts w:ascii="Arial" w:hAnsi="Arial" w:cs="Arial"/>
          <w:color w:val="000000" w:themeColor="text1"/>
          <w:sz w:val="22"/>
          <w:szCs w:val="22"/>
        </w:rPr>
        <w:t>15</w:t>
      </w:r>
      <w:r w:rsidR="002D48CB" w:rsidRPr="00777215">
        <w:rPr>
          <w:rFonts w:ascii="Arial" w:hAnsi="Arial" w:cs="Arial"/>
          <w:color w:val="000000" w:themeColor="text1"/>
          <w:sz w:val="22"/>
          <w:szCs w:val="22"/>
        </w:rPr>
        <w:t>, 95% CI:).</w:t>
      </w:r>
      <w:r w:rsidR="00C733D4" w:rsidRPr="00777215">
        <w:rPr>
          <w:rFonts w:ascii="Arial" w:hAnsi="Arial" w:cs="Arial"/>
          <w:color w:val="000000" w:themeColor="text1"/>
          <w:sz w:val="22"/>
          <w:szCs w:val="22"/>
        </w:rPr>
        <w:t xml:space="preserve"> </w:t>
      </w:r>
      <w:r w:rsidR="00787518" w:rsidRPr="00777215">
        <w:rPr>
          <w:rFonts w:ascii="Arial" w:hAnsi="Arial" w:cs="Arial"/>
          <w:color w:val="000000" w:themeColor="text1"/>
          <w:sz w:val="22"/>
          <w:szCs w:val="22"/>
        </w:rPr>
        <w:t xml:space="preserve">However, </w:t>
      </w:r>
      <w:r w:rsidR="00F30BAB">
        <w:rPr>
          <w:rFonts w:ascii="Arial" w:hAnsi="Arial" w:cs="Arial"/>
          <w:color w:val="000000" w:themeColor="text1"/>
          <w:sz w:val="22"/>
          <w:szCs w:val="22"/>
        </w:rPr>
        <w:t xml:space="preserve">the presence of </w:t>
      </w:r>
      <w:r w:rsidR="00787518" w:rsidRPr="00777215">
        <w:rPr>
          <w:rFonts w:ascii="Arial" w:hAnsi="Arial" w:cs="Arial"/>
          <w:color w:val="000000" w:themeColor="text1"/>
          <w:sz w:val="22"/>
          <w:szCs w:val="22"/>
        </w:rPr>
        <w:t xml:space="preserve">a kill in their territory </w:t>
      </w:r>
      <w:r w:rsidR="00F30BAB">
        <w:rPr>
          <w:rFonts w:ascii="Arial" w:hAnsi="Arial" w:cs="Arial"/>
          <w:color w:val="000000" w:themeColor="text1"/>
          <w:sz w:val="22"/>
          <w:szCs w:val="22"/>
        </w:rPr>
        <w:t>did not</w:t>
      </w:r>
      <w:r w:rsidR="00787518" w:rsidRPr="00777215">
        <w:rPr>
          <w:rFonts w:ascii="Arial" w:hAnsi="Arial" w:cs="Arial"/>
          <w:color w:val="000000" w:themeColor="text1"/>
          <w:sz w:val="22"/>
          <w:szCs w:val="22"/>
        </w:rPr>
        <w:t xml:space="preserve"> have the same effect</w:t>
      </w:r>
      <w:r w:rsidR="00714597" w:rsidRPr="00777215">
        <w:rPr>
          <w:rFonts w:ascii="Arial" w:hAnsi="Arial" w:cs="Arial"/>
          <w:color w:val="000000" w:themeColor="text1"/>
          <w:sz w:val="22"/>
          <w:szCs w:val="22"/>
        </w:rPr>
        <w:t xml:space="preserve"> </w:t>
      </w:r>
      <w:r w:rsidR="00E96FBB" w:rsidRPr="00777215">
        <w:rPr>
          <w:rFonts w:ascii="Arial" w:hAnsi="Arial" w:cs="Arial"/>
          <w:color w:val="000000" w:themeColor="text1"/>
          <w:sz w:val="22"/>
          <w:szCs w:val="22"/>
        </w:rPr>
        <w:t>(p = 0.76). Further</w:t>
      </w:r>
      <w:r w:rsidR="00622713" w:rsidRPr="00777215">
        <w:rPr>
          <w:rFonts w:ascii="Arial" w:hAnsi="Arial" w:cs="Arial"/>
          <w:color w:val="000000" w:themeColor="text1"/>
          <w:sz w:val="22"/>
          <w:szCs w:val="22"/>
        </w:rPr>
        <w:t>more</w:t>
      </w:r>
      <w:r w:rsidR="00E96FBB" w:rsidRPr="00777215">
        <w:rPr>
          <w:rFonts w:ascii="Arial" w:hAnsi="Arial" w:cs="Arial"/>
          <w:color w:val="000000" w:themeColor="text1"/>
          <w:sz w:val="22"/>
          <w:szCs w:val="22"/>
        </w:rPr>
        <w:t>, hunting biomass or timing of the hunting season did not impact raven decisions to leave their territory (p &gt; 0.</w:t>
      </w:r>
      <w:r w:rsidR="00BF2745" w:rsidRPr="00777215">
        <w:rPr>
          <w:rFonts w:ascii="Arial" w:hAnsi="Arial" w:cs="Arial"/>
          <w:color w:val="000000" w:themeColor="text1"/>
          <w:sz w:val="22"/>
          <w:szCs w:val="22"/>
        </w:rPr>
        <w:t xml:space="preserve">58). </w:t>
      </w:r>
      <w:r w:rsidR="00491D01" w:rsidRPr="00777215">
        <w:rPr>
          <w:rFonts w:ascii="Arial" w:hAnsi="Arial" w:cs="Arial"/>
          <w:color w:val="000000" w:themeColor="text1"/>
          <w:sz w:val="22"/>
          <w:szCs w:val="22"/>
        </w:rPr>
        <w:t>Snow depth was the only weather covariate to show evidence for support with probabilities of leaving their territory increasing with snow depth (OR = 1.2, 95</w:t>
      </w:r>
      <w:r w:rsidR="00C7004B" w:rsidRPr="00777215">
        <w:rPr>
          <w:rFonts w:ascii="Arial" w:hAnsi="Arial" w:cs="Arial"/>
          <w:color w:val="000000" w:themeColor="text1"/>
          <w:sz w:val="22"/>
          <w:szCs w:val="22"/>
        </w:rPr>
        <w:t>%</w:t>
      </w:r>
      <w:r w:rsidR="00491D01" w:rsidRPr="00777215">
        <w:rPr>
          <w:rFonts w:ascii="Arial" w:hAnsi="Arial" w:cs="Arial"/>
          <w:color w:val="000000" w:themeColor="text1"/>
          <w:sz w:val="22"/>
          <w:szCs w:val="22"/>
        </w:rPr>
        <w:t xml:space="preserve"> CI:</w:t>
      </w:r>
      <w:r w:rsidR="0024176E" w:rsidRPr="00777215">
        <w:rPr>
          <w:rFonts w:ascii="Arial" w:hAnsi="Arial" w:cs="Arial"/>
          <w:color w:val="000000" w:themeColor="text1"/>
          <w:sz w:val="22"/>
          <w:szCs w:val="22"/>
        </w:rPr>
        <w:t xml:space="preserve"> ). Ravens also left their territories more often when territorial conspecifics were making the same decision (OR = 1.2, 95% CI: ).</w:t>
      </w:r>
      <w:r w:rsidR="0035738F" w:rsidRPr="00777215">
        <w:rPr>
          <w:rFonts w:ascii="Arial" w:hAnsi="Arial" w:cs="Arial"/>
          <w:color w:val="000000" w:themeColor="text1"/>
          <w:sz w:val="22"/>
          <w:szCs w:val="22"/>
        </w:rPr>
        <w:t xml:space="preserve"> A raven</w:t>
      </w:r>
      <w:r w:rsidR="00D431EE" w:rsidRPr="00777215">
        <w:rPr>
          <w:rFonts w:ascii="Arial" w:hAnsi="Arial" w:cs="Arial"/>
          <w:color w:val="000000" w:themeColor="text1"/>
          <w:sz w:val="22"/>
          <w:szCs w:val="22"/>
        </w:rPr>
        <w:t>’</w:t>
      </w:r>
      <w:r w:rsidR="0035738F" w:rsidRPr="00777215">
        <w:rPr>
          <w:rFonts w:ascii="Arial" w:hAnsi="Arial" w:cs="Arial"/>
          <w:color w:val="000000" w:themeColor="text1"/>
          <w:sz w:val="22"/>
          <w:szCs w:val="22"/>
        </w:rPr>
        <w:t xml:space="preserve">s decision to leave its territory was not influenced by the distance to the hunting regions, frequency of wolf kills in their territory, </w:t>
      </w:r>
      <w:r w:rsidR="00472BA9">
        <w:rPr>
          <w:rFonts w:ascii="Arial" w:hAnsi="Arial" w:cs="Arial"/>
          <w:color w:val="000000" w:themeColor="text1"/>
          <w:sz w:val="22"/>
          <w:szCs w:val="22"/>
        </w:rPr>
        <w:t>study period</w:t>
      </w:r>
      <w:r w:rsidR="0035738F" w:rsidRPr="00777215">
        <w:rPr>
          <w:rFonts w:ascii="Arial" w:hAnsi="Arial" w:cs="Arial"/>
          <w:color w:val="000000" w:themeColor="text1"/>
          <w:sz w:val="22"/>
          <w:szCs w:val="22"/>
        </w:rPr>
        <w:t>, or maximum daily temperature (</w:t>
      </w:r>
      <w:r w:rsidR="00785FD9">
        <w:rPr>
          <w:rFonts w:ascii="Arial" w:hAnsi="Arial" w:cs="Arial"/>
          <w:color w:val="000000" w:themeColor="text1"/>
          <w:sz w:val="22"/>
          <w:szCs w:val="22"/>
        </w:rPr>
        <w:t xml:space="preserve">all </w:t>
      </w:r>
      <w:r w:rsidR="0035738F" w:rsidRPr="00777215">
        <w:rPr>
          <w:rFonts w:ascii="Arial" w:hAnsi="Arial" w:cs="Arial"/>
          <w:color w:val="000000" w:themeColor="text1"/>
          <w:sz w:val="22"/>
          <w:szCs w:val="22"/>
        </w:rPr>
        <w:t>p &gt; 0.49).</w:t>
      </w:r>
    </w:p>
    <w:p w14:paraId="2B16B7FA" w14:textId="6EBEE5C4" w:rsidR="00354CBB" w:rsidRPr="00777215" w:rsidRDefault="00702214" w:rsidP="005F4A3B">
      <w:pPr>
        <w:spacing w:line="480" w:lineRule="auto"/>
        <w:rPr>
          <w:rFonts w:ascii="Arial" w:hAnsi="Arial" w:cs="Arial"/>
          <w:color w:val="000000" w:themeColor="text1"/>
          <w:sz w:val="22"/>
          <w:szCs w:val="22"/>
        </w:rPr>
      </w:pPr>
      <w:r w:rsidRPr="00777215">
        <w:rPr>
          <w:rFonts w:ascii="Arial" w:hAnsi="Arial" w:cs="Arial"/>
          <w:noProof/>
          <w:color w:val="000000" w:themeColor="text1"/>
          <w:sz w:val="22"/>
          <w:szCs w:val="22"/>
        </w:rPr>
        <w:lastRenderedPageBreak/>
        <w:drawing>
          <wp:inline distT="0" distB="0" distL="0" distR="0" wp14:anchorId="3063C4FB" wp14:editId="679CA3A9">
            <wp:extent cx="5943600" cy="4290695"/>
            <wp:effectExtent l="0" t="0" r="0" b="0"/>
            <wp:docPr id="1842951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219CBB7A" w14:textId="2C886A65" w:rsidR="00354CBB" w:rsidRPr="00777215" w:rsidRDefault="00354CBB" w:rsidP="005F4A3B">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Figure </w:t>
      </w:r>
      <w:r w:rsidR="005F0636" w:rsidRPr="00777215">
        <w:rPr>
          <w:rFonts w:ascii="Arial" w:hAnsi="Arial" w:cs="Arial"/>
          <w:color w:val="000000" w:themeColor="text1"/>
          <w:sz w:val="22"/>
          <w:szCs w:val="22"/>
        </w:rPr>
        <w:t>6</w:t>
      </w:r>
      <w:r w:rsidRPr="00777215">
        <w:rPr>
          <w:rFonts w:ascii="Arial" w:hAnsi="Arial" w:cs="Arial"/>
          <w:color w:val="000000" w:themeColor="text1"/>
          <w:sz w:val="22"/>
          <w:szCs w:val="22"/>
        </w:rPr>
        <w:t xml:space="preserve">. 95% confidence intervals for model parameters from the territory generalized linear mixed model investigating the probability of a raven leaving its territory each day (n = </w:t>
      </w:r>
      <w:r w:rsidR="002123D1" w:rsidRPr="00777215">
        <w:rPr>
          <w:rFonts w:ascii="Arial" w:hAnsi="Arial" w:cs="Arial"/>
          <w:color w:val="000000" w:themeColor="text1"/>
          <w:sz w:val="22"/>
          <w:szCs w:val="22"/>
        </w:rPr>
        <w:t>1702</w:t>
      </w:r>
      <w:r w:rsidRPr="00777215">
        <w:rPr>
          <w:rFonts w:ascii="Arial" w:hAnsi="Arial" w:cs="Arial"/>
          <w:color w:val="000000" w:themeColor="text1"/>
          <w:sz w:val="22"/>
          <w:szCs w:val="22"/>
        </w:rPr>
        <w:t xml:space="preserve">). </w:t>
      </w:r>
    </w:p>
    <w:p w14:paraId="7778DEDE" w14:textId="77777777" w:rsidR="00354CBB" w:rsidRPr="00777215" w:rsidRDefault="00354CBB" w:rsidP="005F4A3B">
      <w:pPr>
        <w:spacing w:line="480" w:lineRule="auto"/>
        <w:ind w:firstLine="720"/>
        <w:rPr>
          <w:rFonts w:ascii="Arial" w:hAnsi="Arial" w:cs="Arial"/>
          <w:color w:val="000000" w:themeColor="text1"/>
          <w:sz w:val="22"/>
          <w:szCs w:val="22"/>
        </w:rPr>
      </w:pPr>
    </w:p>
    <w:p w14:paraId="0F947A2A" w14:textId="5E0D44E6" w:rsidR="00B62663" w:rsidRPr="00777215" w:rsidRDefault="004E1330" w:rsidP="005F4A3B">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A</w:t>
      </w:r>
      <w:r w:rsidR="004D3FB5" w:rsidRPr="00777215">
        <w:rPr>
          <w:rFonts w:ascii="Arial" w:hAnsi="Arial" w:cs="Arial"/>
          <w:color w:val="000000" w:themeColor="text1"/>
          <w:sz w:val="22"/>
          <w:szCs w:val="22"/>
        </w:rPr>
        <w:t xml:space="preserve"> raven</w:t>
      </w:r>
      <w:r w:rsidR="00EC4C39" w:rsidRPr="00777215">
        <w:rPr>
          <w:rFonts w:ascii="Arial" w:hAnsi="Arial" w:cs="Arial"/>
          <w:color w:val="000000" w:themeColor="text1"/>
          <w:sz w:val="22"/>
          <w:szCs w:val="22"/>
        </w:rPr>
        <w:t>’s</w:t>
      </w:r>
      <w:r w:rsidR="00F155A2" w:rsidRPr="00777215">
        <w:rPr>
          <w:rFonts w:ascii="Arial" w:hAnsi="Arial" w:cs="Arial"/>
          <w:color w:val="000000" w:themeColor="text1"/>
          <w:sz w:val="22"/>
          <w:szCs w:val="22"/>
        </w:rPr>
        <w:t xml:space="preserve"> </w:t>
      </w:r>
      <w:r w:rsidR="004D3FB5" w:rsidRPr="00777215">
        <w:rPr>
          <w:rFonts w:ascii="Arial" w:hAnsi="Arial" w:cs="Arial"/>
          <w:color w:val="000000" w:themeColor="text1"/>
          <w:sz w:val="22"/>
          <w:szCs w:val="22"/>
        </w:rPr>
        <w:t>destination</w:t>
      </w:r>
      <w:r w:rsidR="00EC4C39" w:rsidRPr="00777215">
        <w:rPr>
          <w:rFonts w:ascii="Arial" w:hAnsi="Arial" w:cs="Arial"/>
          <w:color w:val="000000" w:themeColor="text1"/>
          <w:sz w:val="22"/>
          <w:szCs w:val="22"/>
        </w:rPr>
        <w:t xml:space="preserve"> after leaving its territory </w:t>
      </w:r>
      <w:r w:rsidR="004D3FB5" w:rsidRPr="00777215">
        <w:rPr>
          <w:rFonts w:ascii="Arial" w:hAnsi="Arial" w:cs="Arial"/>
          <w:color w:val="000000" w:themeColor="text1"/>
          <w:sz w:val="22"/>
          <w:szCs w:val="22"/>
        </w:rPr>
        <w:t>was influenced by many factors. Ravens were more likely to visit the hunting regions during the hunting season (</w:t>
      </w:r>
      <w:r w:rsidR="0007625D" w:rsidRPr="00777215">
        <w:rPr>
          <w:rFonts w:ascii="Arial" w:hAnsi="Arial" w:cs="Arial"/>
          <w:color w:val="000000" w:themeColor="text1"/>
          <w:sz w:val="22"/>
          <w:szCs w:val="22"/>
        </w:rPr>
        <w:t xml:space="preserve">OR = </w:t>
      </w:r>
      <w:r w:rsidR="001C01C7" w:rsidRPr="00777215">
        <w:rPr>
          <w:rFonts w:ascii="Arial" w:hAnsi="Arial" w:cs="Arial"/>
          <w:color w:val="000000" w:themeColor="text1"/>
          <w:sz w:val="22"/>
          <w:szCs w:val="22"/>
        </w:rPr>
        <w:t>3.4</w:t>
      </w:r>
      <w:r w:rsidR="0007625D" w:rsidRPr="00777215">
        <w:rPr>
          <w:rFonts w:ascii="Arial" w:hAnsi="Arial" w:cs="Arial"/>
          <w:color w:val="000000" w:themeColor="text1"/>
          <w:sz w:val="22"/>
          <w:szCs w:val="22"/>
        </w:rPr>
        <w:t xml:space="preserve">, 95% CI: </w:t>
      </w:r>
      <w:r w:rsidR="004D3FB5" w:rsidRPr="00777215">
        <w:rPr>
          <w:rFonts w:ascii="Arial" w:hAnsi="Arial" w:cs="Arial"/>
          <w:color w:val="000000" w:themeColor="text1"/>
          <w:sz w:val="22"/>
          <w:szCs w:val="22"/>
        </w:rPr>
        <w:t>), but they were not influenced by the actual amount of biomass available in hunting areas (</w:t>
      </w:r>
      <w:r w:rsidR="008F754C" w:rsidRPr="00777215">
        <w:rPr>
          <w:rFonts w:ascii="Arial" w:hAnsi="Arial" w:cs="Arial"/>
          <w:color w:val="000000" w:themeColor="text1"/>
          <w:sz w:val="22"/>
          <w:szCs w:val="22"/>
        </w:rPr>
        <w:t>p = 0.</w:t>
      </w:r>
      <w:r w:rsidR="00B70783" w:rsidRPr="00777215">
        <w:rPr>
          <w:rFonts w:ascii="Arial" w:hAnsi="Arial" w:cs="Arial"/>
          <w:color w:val="000000" w:themeColor="text1"/>
          <w:sz w:val="22"/>
          <w:szCs w:val="22"/>
        </w:rPr>
        <w:t>13</w:t>
      </w:r>
      <w:r w:rsidR="004D3FB5" w:rsidRPr="00777215">
        <w:rPr>
          <w:rFonts w:ascii="Arial" w:hAnsi="Arial" w:cs="Arial"/>
          <w:color w:val="000000" w:themeColor="text1"/>
          <w:sz w:val="22"/>
          <w:szCs w:val="22"/>
        </w:rPr>
        <w:t>). When a wolf kill was located</w:t>
      </w:r>
      <w:r w:rsidR="00450C95" w:rsidRPr="00777215">
        <w:rPr>
          <w:rFonts w:ascii="Arial" w:hAnsi="Arial" w:cs="Arial"/>
          <w:color w:val="000000" w:themeColor="text1"/>
          <w:sz w:val="22"/>
          <w:szCs w:val="22"/>
        </w:rPr>
        <w:t xml:space="preserve"> by the raven</w:t>
      </w:r>
      <w:r w:rsidR="004D3FB5" w:rsidRPr="00777215">
        <w:rPr>
          <w:rFonts w:ascii="Arial" w:hAnsi="Arial" w:cs="Arial"/>
          <w:color w:val="000000" w:themeColor="text1"/>
          <w:sz w:val="22"/>
          <w:szCs w:val="22"/>
        </w:rPr>
        <w:t xml:space="preserve"> outside of </w:t>
      </w:r>
      <w:r w:rsidR="00514466" w:rsidRPr="00777215">
        <w:rPr>
          <w:rFonts w:ascii="Arial" w:hAnsi="Arial" w:cs="Arial"/>
          <w:color w:val="000000" w:themeColor="text1"/>
          <w:sz w:val="22"/>
          <w:szCs w:val="22"/>
        </w:rPr>
        <w:t xml:space="preserve">its </w:t>
      </w:r>
      <w:r w:rsidR="004D3FB5" w:rsidRPr="00777215">
        <w:rPr>
          <w:rFonts w:ascii="Arial" w:hAnsi="Arial" w:cs="Arial"/>
          <w:color w:val="000000" w:themeColor="text1"/>
          <w:sz w:val="22"/>
          <w:szCs w:val="22"/>
        </w:rPr>
        <w:t xml:space="preserve">territory, it reduced the </w:t>
      </w:r>
      <w:r w:rsidR="00583298" w:rsidRPr="00777215">
        <w:rPr>
          <w:rFonts w:ascii="Arial" w:hAnsi="Arial" w:cs="Arial"/>
          <w:color w:val="000000" w:themeColor="text1"/>
          <w:sz w:val="22"/>
          <w:szCs w:val="22"/>
        </w:rPr>
        <w:t>probability</w:t>
      </w:r>
      <w:r w:rsidR="004D3FB5" w:rsidRPr="00777215">
        <w:rPr>
          <w:rFonts w:ascii="Arial" w:hAnsi="Arial" w:cs="Arial"/>
          <w:color w:val="000000" w:themeColor="text1"/>
          <w:sz w:val="22"/>
          <w:szCs w:val="22"/>
        </w:rPr>
        <w:t xml:space="preserve"> of visiting the hunting area </w:t>
      </w:r>
      <w:r w:rsidR="00943B82" w:rsidRPr="00777215">
        <w:rPr>
          <w:rFonts w:ascii="Arial" w:hAnsi="Arial" w:cs="Arial"/>
          <w:color w:val="000000" w:themeColor="text1"/>
          <w:sz w:val="22"/>
          <w:szCs w:val="22"/>
        </w:rPr>
        <w:t>(</w:t>
      </w:r>
      <w:r w:rsidR="00E61637" w:rsidRPr="00777215">
        <w:rPr>
          <w:rFonts w:ascii="Arial" w:hAnsi="Arial" w:cs="Arial"/>
          <w:color w:val="000000" w:themeColor="text1"/>
          <w:sz w:val="22"/>
          <w:szCs w:val="22"/>
        </w:rPr>
        <w:t>OR = 0.</w:t>
      </w:r>
      <w:r w:rsidR="00394839" w:rsidRPr="00777215">
        <w:rPr>
          <w:rFonts w:ascii="Arial" w:hAnsi="Arial" w:cs="Arial"/>
          <w:color w:val="000000" w:themeColor="text1"/>
          <w:sz w:val="22"/>
          <w:szCs w:val="22"/>
        </w:rPr>
        <w:t>33</w:t>
      </w:r>
      <w:r w:rsidR="00E61637" w:rsidRPr="00777215">
        <w:rPr>
          <w:rFonts w:ascii="Arial" w:hAnsi="Arial" w:cs="Arial"/>
          <w:color w:val="000000" w:themeColor="text1"/>
          <w:sz w:val="22"/>
          <w:szCs w:val="22"/>
        </w:rPr>
        <w:t xml:space="preserve">, 95% CI: </w:t>
      </w:r>
      <w:r w:rsidR="004D3FB5" w:rsidRPr="00777215">
        <w:rPr>
          <w:rFonts w:ascii="Arial" w:hAnsi="Arial" w:cs="Arial"/>
          <w:color w:val="000000" w:themeColor="text1"/>
          <w:sz w:val="22"/>
          <w:szCs w:val="22"/>
        </w:rPr>
        <w:t xml:space="preserve">). Ravens with territories </w:t>
      </w:r>
      <w:r w:rsidR="008532C7" w:rsidRPr="00777215">
        <w:rPr>
          <w:rFonts w:ascii="Arial" w:hAnsi="Arial" w:cs="Arial"/>
          <w:color w:val="000000" w:themeColor="text1"/>
          <w:sz w:val="22"/>
          <w:szCs w:val="22"/>
        </w:rPr>
        <w:t>farther</w:t>
      </w:r>
      <w:r w:rsidR="004D3FB5" w:rsidRPr="00777215">
        <w:rPr>
          <w:rFonts w:ascii="Arial" w:hAnsi="Arial" w:cs="Arial"/>
          <w:color w:val="000000" w:themeColor="text1"/>
          <w:sz w:val="22"/>
          <w:szCs w:val="22"/>
        </w:rPr>
        <w:t xml:space="preserve"> to the hunting regions visited the hunting area </w:t>
      </w:r>
      <w:r w:rsidR="008532C7" w:rsidRPr="00777215">
        <w:rPr>
          <w:rFonts w:ascii="Arial" w:hAnsi="Arial" w:cs="Arial"/>
          <w:color w:val="000000" w:themeColor="text1"/>
          <w:sz w:val="22"/>
          <w:szCs w:val="22"/>
        </w:rPr>
        <w:t>less</w:t>
      </w:r>
      <w:r w:rsidR="004D3FB5" w:rsidRPr="00777215">
        <w:rPr>
          <w:rFonts w:ascii="Arial" w:hAnsi="Arial" w:cs="Arial"/>
          <w:color w:val="000000" w:themeColor="text1"/>
          <w:sz w:val="22"/>
          <w:szCs w:val="22"/>
        </w:rPr>
        <w:t xml:space="preserve"> often </w:t>
      </w:r>
      <w:r w:rsidR="005D0C5A">
        <w:rPr>
          <w:rFonts w:ascii="Arial" w:hAnsi="Arial" w:cs="Arial"/>
          <w:color w:val="000000" w:themeColor="text1"/>
          <w:sz w:val="22"/>
          <w:szCs w:val="22"/>
        </w:rPr>
        <w:t xml:space="preserve">than those near the hunting area </w:t>
      </w:r>
      <w:r w:rsidR="004D3FB5" w:rsidRPr="00777215">
        <w:rPr>
          <w:rFonts w:ascii="Arial" w:hAnsi="Arial" w:cs="Arial"/>
          <w:color w:val="000000" w:themeColor="text1"/>
          <w:sz w:val="22"/>
          <w:szCs w:val="22"/>
        </w:rPr>
        <w:t>(</w:t>
      </w:r>
      <w:r w:rsidR="003A5499" w:rsidRPr="00777215">
        <w:rPr>
          <w:rFonts w:ascii="Arial" w:hAnsi="Arial" w:cs="Arial"/>
          <w:color w:val="000000" w:themeColor="text1"/>
          <w:sz w:val="22"/>
          <w:szCs w:val="22"/>
        </w:rPr>
        <w:t>OR = 0.</w:t>
      </w:r>
      <w:r w:rsidR="00336E8D" w:rsidRPr="00777215">
        <w:rPr>
          <w:rFonts w:ascii="Arial" w:hAnsi="Arial" w:cs="Arial"/>
          <w:color w:val="000000" w:themeColor="text1"/>
          <w:sz w:val="22"/>
          <w:szCs w:val="22"/>
        </w:rPr>
        <w:t>17</w:t>
      </w:r>
      <w:r w:rsidR="003A5499" w:rsidRPr="00777215">
        <w:rPr>
          <w:rFonts w:ascii="Arial" w:hAnsi="Arial" w:cs="Arial"/>
          <w:color w:val="000000" w:themeColor="text1"/>
          <w:sz w:val="22"/>
          <w:szCs w:val="22"/>
        </w:rPr>
        <w:t xml:space="preserve">, 95% CI: </w:t>
      </w:r>
      <w:r w:rsidR="004D3FB5" w:rsidRPr="00777215">
        <w:rPr>
          <w:rFonts w:ascii="Arial" w:hAnsi="Arial" w:cs="Arial"/>
          <w:color w:val="000000" w:themeColor="text1"/>
          <w:sz w:val="22"/>
          <w:szCs w:val="22"/>
        </w:rPr>
        <w:t xml:space="preserve">). </w:t>
      </w:r>
      <w:r w:rsidR="00B2529C" w:rsidRPr="00777215">
        <w:rPr>
          <w:rFonts w:ascii="Arial" w:hAnsi="Arial" w:cs="Arial"/>
          <w:color w:val="000000" w:themeColor="text1"/>
          <w:sz w:val="22"/>
          <w:szCs w:val="22"/>
        </w:rPr>
        <w:t xml:space="preserve">Raven visits to the hunting area </w:t>
      </w:r>
      <w:r w:rsidR="00CC7C07" w:rsidRPr="00777215">
        <w:rPr>
          <w:rFonts w:ascii="Arial" w:hAnsi="Arial" w:cs="Arial"/>
          <w:color w:val="000000" w:themeColor="text1"/>
          <w:sz w:val="22"/>
          <w:szCs w:val="22"/>
        </w:rPr>
        <w:t>increased as snow depth decreased (OR = 1.3, 95% CI: )</w:t>
      </w:r>
      <w:r w:rsidR="00302A78" w:rsidRPr="00777215">
        <w:rPr>
          <w:rFonts w:ascii="Arial" w:hAnsi="Arial" w:cs="Arial"/>
          <w:color w:val="000000" w:themeColor="text1"/>
          <w:sz w:val="22"/>
          <w:szCs w:val="22"/>
        </w:rPr>
        <w:t>,</w:t>
      </w:r>
      <w:r w:rsidR="00CC7C07" w:rsidRPr="00777215">
        <w:rPr>
          <w:rFonts w:ascii="Arial" w:hAnsi="Arial" w:cs="Arial"/>
          <w:color w:val="000000" w:themeColor="text1"/>
          <w:sz w:val="22"/>
          <w:szCs w:val="22"/>
        </w:rPr>
        <w:t xml:space="preserve"> </w:t>
      </w:r>
      <w:r w:rsidR="0025215C" w:rsidRPr="00777215">
        <w:rPr>
          <w:rFonts w:ascii="Arial" w:hAnsi="Arial" w:cs="Arial"/>
          <w:color w:val="000000" w:themeColor="text1"/>
          <w:sz w:val="22"/>
          <w:szCs w:val="22"/>
        </w:rPr>
        <w:t>and again showed no influence from temperature</w:t>
      </w:r>
      <w:r w:rsidR="00B2529C" w:rsidRPr="00777215">
        <w:rPr>
          <w:rFonts w:ascii="Arial" w:hAnsi="Arial" w:cs="Arial"/>
          <w:color w:val="000000" w:themeColor="text1"/>
          <w:sz w:val="22"/>
          <w:szCs w:val="22"/>
        </w:rPr>
        <w:t xml:space="preserve">). </w:t>
      </w:r>
      <w:r w:rsidR="004D3FB5" w:rsidRPr="00777215">
        <w:rPr>
          <w:rFonts w:ascii="Arial" w:hAnsi="Arial" w:cs="Arial"/>
          <w:color w:val="000000" w:themeColor="text1"/>
          <w:sz w:val="22"/>
          <w:szCs w:val="22"/>
        </w:rPr>
        <w:t xml:space="preserve">Ravens were more likely to travel to the </w:t>
      </w:r>
      <w:r w:rsidR="004D3FB5" w:rsidRPr="00777215">
        <w:rPr>
          <w:rFonts w:ascii="Arial" w:hAnsi="Arial" w:cs="Arial"/>
          <w:color w:val="000000" w:themeColor="text1"/>
          <w:sz w:val="22"/>
          <w:szCs w:val="22"/>
        </w:rPr>
        <w:lastRenderedPageBreak/>
        <w:t xml:space="preserve">hunting area when a greater proportion of GPS tracked territorial ravens made the same decision </w:t>
      </w:r>
      <w:r w:rsidR="0051695A" w:rsidRPr="00777215">
        <w:rPr>
          <w:rFonts w:ascii="Arial" w:hAnsi="Arial" w:cs="Arial"/>
          <w:color w:val="000000" w:themeColor="text1"/>
          <w:sz w:val="22"/>
          <w:szCs w:val="22"/>
        </w:rPr>
        <w:t>(OR = 1.</w:t>
      </w:r>
      <w:r w:rsidR="00DB199B" w:rsidRPr="00777215">
        <w:rPr>
          <w:rFonts w:ascii="Arial" w:hAnsi="Arial" w:cs="Arial"/>
          <w:color w:val="000000" w:themeColor="text1"/>
          <w:sz w:val="22"/>
          <w:szCs w:val="22"/>
        </w:rPr>
        <w:t>2</w:t>
      </w:r>
      <w:r w:rsidR="0051695A" w:rsidRPr="00777215">
        <w:rPr>
          <w:rFonts w:ascii="Arial" w:hAnsi="Arial" w:cs="Arial"/>
          <w:color w:val="000000" w:themeColor="text1"/>
          <w:sz w:val="22"/>
          <w:szCs w:val="22"/>
        </w:rPr>
        <w:t>, 95% CI: ).</w:t>
      </w:r>
    </w:p>
    <w:p w14:paraId="7E6FC649" w14:textId="1C6EB861" w:rsidR="00354CBB" w:rsidRPr="00777215" w:rsidRDefault="00354CBB" w:rsidP="005F4A3B">
      <w:pPr>
        <w:spacing w:line="480" w:lineRule="auto"/>
        <w:rPr>
          <w:rFonts w:ascii="Arial" w:hAnsi="Arial" w:cs="Arial"/>
          <w:color w:val="000000" w:themeColor="text1"/>
          <w:sz w:val="22"/>
          <w:szCs w:val="22"/>
        </w:rPr>
      </w:pPr>
    </w:p>
    <w:p w14:paraId="1D15C02F" w14:textId="449DC65B" w:rsidR="007B4864" w:rsidRPr="00777215" w:rsidRDefault="00BA1F5A" w:rsidP="005F4A3B">
      <w:pPr>
        <w:spacing w:line="480" w:lineRule="auto"/>
        <w:rPr>
          <w:rFonts w:ascii="Arial" w:hAnsi="Arial" w:cs="Arial"/>
          <w:color w:val="000000" w:themeColor="text1"/>
          <w:sz w:val="22"/>
          <w:szCs w:val="22"/>
        </w:rPr>
      </w:pPr>
      <w:r w:rsidRPr="00777215">
        <w:rPr>
          <w:rFonts w:ascii="Arial" w:hAnsi="Arial" w:cs="Arial"/>
          <w:noProof/>
          <w:color w:val="000000" w:themeColor="text1"/>
          <w:sz w:val="22"/>
          <w:szCs w:val="22"/>
        </w:rPr>
        <w:drawing>
          <wp:inline distT="0" distB="0" distL="0" distR="0" wp14:anchorId="25E1B8F9" wp14:editId="648B50C0">
            <wp:extent cx="5943600" cy="4290695"/>
            <wp:effectExtent l="0" t="0" r="0" b="0"/>
            <wp:docPr id="1631984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2116E997" w14:textId="2493F8A9" w:rsidR="00354CBB" w:rsidRPr="00777215" w:rsidRDefault="00354CBB" w:rsidP="005F4A3B">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Figure </w:t>
      </w:r>
      <w:r w:rsidR="00C3066D">
        <w:rPr>
          <w:rFonts w:ascii="Arial" w:hAnsi="Arial" w:cs="Arial"/>
          <w:color w:val="000000" w:themeColor="text1"/>
          <w:sz w:val="22"/>
          <w:szCs w:val="22"/>
        </w:rPr>
        <w:t>7</w:t>
      </w:r>
      <w:r w:rsidRPr="00777215">
        <w:rPr>
          <w:rFonts w:ascii="Arial" w:hAnsi="Arial" w:cs="Arial"/>
          <w:color w:val="000000" w:themeColor="text1"/>
          <w:sz w:val="22"/>
          <w:szCs w:val="22"/>
        </w:rPr>
        <w:t>. 95% confidence intervals for model parameters from the hunting generalized linear mixed model investigating the probability of ravens visiting the hunting regions on days it has left its territory (n = 1</w:t>
      </w:r>
      <w:r w:rsidR="0054173D" w:rsidRPr="00777215">
        <w:rPr>
          <w:rFonts w:ascii="Arial" w:hAnsi="Arial" w:cs="Arial"/>
          <w:color w:val="000000" w:themeColor="text1"/>
          <w:sz w:val="22"/>
          <w:szCs w:val="22"/>
        </w:rPr>
        <w:t>586</w:t>
      </w:r>
      <w:r w:rsidRPr="00777215">
        <w:rPr>
          <w:rFonts w:ascii="Arial" w:hAnsi="Arial" w:cs="Arial"/>
          <w:color w:val="000000" w:themeColor="text1"/>
          <w:sz w:val="22"/>
          <w:szCs w:val="22"/>
        </w:rPr>
        <w:t>).</w:t>
      </w:r>
    </w:p>
    <w:p w14:paraId="070C09AB" w14:textId="738E486B" w:rsidR="00354CBB" w:rsidRPr="00777215" w:rsidRDefault="00BA1F5A" w:rsidP="005F4A3B">
      <w:pPr>
        <w:spacing w:line="480" w:lineRule="auto"/>
        <w:rPr>
          <w:rFonts w:ascii="Arial" w:hAnsi="Arial" w:cs="Arial"/>
          <w:color w:val="000000" w:themeColor="text1"/>
          <w:sz w:val="22"/>
          <w:szCs w:val="22"/>
        </w:rPr>
      </w:pPr>
      <w:r w:rsidRPr="00777215">
        <w:rPr>
          <w:rFonts w:ascii="Arial" w:hAnsi="Arial" w:cs="Arial"/>
          <w:noProof/>
          <w:color w:val="000000" w:themeColor="text1"/>
          <w:sz w:val="22"/>
          <w:szCs w:val="22"/>
        </w:rPr>
        <w:lastRenderedPageBreak/>
        <w:drawing>
          <wp:inline distT="0" distB="0" distL="0" distR="0" wp14:anchorId="0F5F3E22" wp14:editId="11758566">
            <wp:extent cx="5943600" cy="4290695"/>
            <wp:effectExtent l="0" t="0" r="0" b="0"/>
            <wp:docPr id="1274666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73DBA75B" w14:textId="4D04A05E" w:rsidR="00354CBB" w:rsidRPr="00777215" w:rsidRDefault="00354CBB" w:rsidP="005F4A3B">
      <w:pPr>
        <w:spacing w:line="480" w:lineRule="auto"/>
        <w:rPr>
          <w:rFonts w:ascii="Arial" w:hAnsi="Arial" w:cs="Arial"/>
          <w:color w:val="000000" w:themeColor="text1"/>
          <w:sz w:val="22"/>
          <w:szCs w:val="22"/>
        </w:rPr>
      </w:pPr>
      <w:r w:rsidRPr="00777215">
        <w:rPr>
          <w:rFonts w:ascii="Arial" w:hAnsi="Arial" w:cs="Arial"/>
          <w:color w:val="000000" w:themeColor="text1"/>
          <w:sz w:val="22"/>
          <w:szCs w:val="22"/>
        </w:rPr>
        <w:t xml:space="preserve">Figure </w:t>
      </w:r>
      <w:r w:rsidR="00C3066D">
        <w:rPr>
          <w:rFonts w:ascii="Arial" w:hAnsi="Arial" w:cs="Arial"/>
          <w:color w:val="000000" w:themeColor="text1"/>
          <w:sz w:val="22"/>
          <w:szCs w:val="22"/>
        </w:rPr>
        <w:t>8</w:t>
      </w:r>
      <w:r w:rsidRPr="00777215">
        <w:rPr>
          <w:rFonts w:ascii="Arial" w:hAnsi="Arial" w:cs="Arial"/>
          <w:color w:val="000000" w:themeColor="text1"/>
          <w:sz w:val="22"/>
          <w:szCs w:val="22"/>
        </w:rPr>
        <w:t>. Predicted probability and 95% confidence intervals of ravens visiting the hunting regions based on the timing of the hunting season (p &lt; 0.0</w:t>
      </w:r>
      <w:r w:rsidR="006B2CE8" w:rsidRPr="00777215">
        <w:rPr>
          <w:rFonts w:ascii="Arial" w:hAnsi="Arial" w:cs="Arial"/>
          <w:color w:val="000000" w:themeColor="text1"/>
          <w:sz w:val="22"/>
          <w:szCs w:val="22"/>
        </w:rPr>
        <w:t>0</w:t>
      </w:r>
      <w:r w:rsidRPr="00777215">
        <w:rPr>
          <w:rFonts w:ascii="Arial" w:hAnsi="Arial" w:cs="Arial"/>
          <w:color w:val="000000" w:themeColor="text1"/>
          <w:sz w:val="22"/>
          <w:szCs w:val="22"/>
        </w:rPr>
        <w:t>1) and whether they located a wolf kill after leaving their territory (p &lt; 0.001).</w:t>
      </w:r>
      <w:r w:rsidR="001F6D05" w:rsidRPr="00777215">
        <w:rPr>
          <w:rFonts w:ascii="Arial" w:hAnsi="Arial" w:cs="Arial"/>
          <w:color w:val="000000" w:themeColor="text1"/>
          <w:sz w:val="22"/>
          <w:szCs w:val="22"/>
        </w:rPr>
        <w:t xml:space="preserve"> All</w:t>
      </w:r>
      <w:r w:rsidRPr="00777215">
        <w:rPr>
          <w:rFonts w:ascii="Arial" w:hAnsi="Arial" w:cs="Arial"/>
          <w:color w:val="000000" w:themeColor="text1"/>
          <w:sz w:val="22"/>
          <w:szCs w:val="22"/>
        </w:rPr>
        <w:t xml:space="preserve"> other continuous scaled covariates are held at 0.</w:t>
      </w:r>
    </w:p>
    <w:p w14:paraId="4BEE56E1" w14:textId="77777777" w:rsidR="004D3FB5" w:rsidRPr="00777215" w:rsidRDefault="004D3FB5" w:rsidP="005F4A3B">
      <w:pPr>
        <w:spacing w:line="480" w:lineRule="auto"/>
        <w:rPr>
          <w:rFonts w:ascii="Arial" w:hAnsi="Arial" w:cs="Arial"/>
          <w:color w:val="000000" w:themeColor="text1"/>
          <w:sz w:val="22"/>
          <w:szCs w:val="22"/>
        </w:rPr>
      </w:pPr>
    </w:p>
    <w:p w14:paraId="20CBE29B" w14:textId="2477777E" w:rsidR="004D3FB5" w:rsidRDefault="00497D5F" w:rsidP="005F4A3B">
      <w:pPr>
        <w:spacing w:line="480" w:lineRule="auto"/>
        <w:rPr>
          <w:rFonts w:ascii="Arial" w:hAnsi="Arial" w:cs="Arial"/>
          <w:color w:val="000000" w:themeColor="text1"/>
          <w:sz w:val="22"/>
          <w:szCs w:val="22"/>
        </w:rPr>
      </w:pPr>
      <w:r w:rsidRPr="00777215">
        <w:rPr>
          <w:rFonts w:ascii="Arial" w:hAnsi="Arial" w:cs="Arial"/>
          <w:b/>
          <w:bCs/>
          <w:color w:val="000000" w:themeColor="text1"/>
          <w:sz w:val="22"/>
          <w:szCs w:val="22"/>
        </w:rPr>
        <w:t xml:space="preserve">3.4 </w:t>
      </w:r>
      <w:r w:rsidR="004D3FB5" w:rsidRPr="00777215">
        <w:rPr>
          <w:rFonts w:ascii="Arial" w:hAnsi="Arial" w:cs="Arial"/>
          <w:b/>
          <w:bCs/>
          <w:color w:val="000000" w:themeColor="text1"/>
          <w:sz w:val="22"/>
          <w:szCs w:val="22"/>
        </w:rPr>
        <w:t>Discussion</w:t>
      </w:r>
      <w:r w:rsidR="004D3FB5" w:rsidRPr="00777215">
        <w:rPr>
          <w:rFonts w:ascii="Arial" w:hAnsi="Arial" w:cs="Arial"/>
          <w:color w:val="000000" w:themeColor="text1"/>
          <w:sz w:val="22"/>
          <w:szCs w:val="22"/>
        </w:rPr>
        <w:t xml:space="preserve"> </w:t>
      </w:r>
    </w:p>
    <w:p w14:paraId="2F68D5E9" w14:textId="6FF9229A" w:rsidR="00A512D3" w:rsidRDefault="006B7B32" w:rsidP="005F4A3B">
      <w:pPr>
        <w:spacing w:line="480" w:lineRule="auto"/>
        <w:rPr>
          <w:ins w:id="12" w:author="John M. Marzluff" w:date="2026-05-04T13:58:00Z" w16du:dateUtc="2026-05-04T19:58:00Z"/>
          <w:rFonts w:ascii="Arial" w:hAnsi="Arial" w:cs="Arial"/>
          <w:color w:val="000000" w:themeColor="text1"/>
          <w:sz w:val="22"/>
          <w:szCs w:val="22"/>
        </w:rPr>
      </w:pPr>
      <w:r>
        <w:rPr>
          <w:rFonts w:ascii="Arial" w:hAnsi="Arial" w:cs="Arial"/>
          <w:color w:val="000000" w:themeColor="text1"/>
          <w:sz w:val="22"/>
          <w:szCs w:val="22"/>
        </w:rPr>
        <w:tab/>
      </w:r>
      <w:ins w:id="13" w:author="John M. Marzluff" w:date="2026-05-04T10:09:00Z" w16du:dateUtc="2026-05-04T16:09:00Z">
        <w:r w:rsidR="008F02C2">
          <w:rPr>
            <w:rFonts w:ascii="Arial" w:hAnsi="Arial" w:cs="Arial"/>
            <w:color w:val="000000" w:themeColor="text1"/>
            <w:sz w:val="22"/>
            <w:szCs w:val="22"/>
          </w:rPr>
          <w:t xml:space="preserve">In the wild, animals </w:t>
        </w:r>
      </w:ins>
      <w:del w:id="14" w:author="John M. Marzluff" w:date="2026-05-04T10:10:00Z" w16du:dateUtc="2026-05-04T16:10:00Z">
        <w:r w:rsidR="003451AB" w:rsidDel="008F02C2">
          <w:rPr>
            <w:rFonts w:ascii="Arial" w:hAnsi="Arial" w:cs="Arial"/>
            <w:color w:val="000000" w:themeColor="text1"/>
            <w:sz w:val="22"/>
            <w:szCs w:val="22"/>
          </w:rPr>
          <w:delText>Other s</w:delText>
        </w:r>
        <w:r w:rsidDel="008F02C2">
          <w:rPr>
            <w:rFonts w:ascii="Arial" w:hAnsi="Arial" w:cs="Arial"/>
            <w:color w:val="000000" w:themeColor="text1"/>
            <w:sz w:val="22"/>
            <w:szCs w:val="22"/>
          </w:rPr>
          <w:delText xml:space="preserve">tudies have shown that wild individuals </w:delText>
        </w:r>
      </w:del>
      <w:del w:id="15" w:author="John M. Marzluff" w:date="2026-05-04T13:12:00Z" w16du:dateUtc="2026-05-04T19:12:00Z">
        <w:r w:rsidDel="00A45D0C">
          <w:rPr>
            <w:rFonts w:ascii="Arial" w:hAnsi="Arial" w:cs="Arial"/>
            <w:color w:val="000000" w:themeColor="text1"/>
            <w:sz w:val="22"/>
            <w:szCs w:val="22"/>
          </w:rPr>
          <w:delText>forage</w:delText>
        </w:r>
      </w:del>
      <w:ins w:id="16" w:author="John M. Marzluff" w:date="2026-05-04T13:12:00Z" w16du:dateUtc="2026-05-04T19:12:00Z">
        <w:r w:rsidR="00A45D0C">
          <w:rPr>
            <w:rFonts w:ascii="Arial" w:hAnsi="Arial" w:cs="Arial"/>
            <w:color w:val="000000" w:themeColor="text1"/>
            <w:sz w:val="22"/>
            <w:szCs w:val="22"/>
          </w:rPr>
          <w:t>make decisions</w:t>
        </w:r>
      </w:ins>
      <w:r>
        <w:rPr>
          <w:rFonts w:ascii="Arial" w:hAnsi="Arial" w:cs="Arial"/>
          <w:color w:val="000000" w:themeColor="text1"/>
          <w:sz w:val="22"/>
          <w:szCs w:val="22"/>
        </w:rPr>
        <w:t xml:space="preserve"> according to optimal foraging theory</w:t>
      </w:r>
      <w:ins w:id="17" w:author="John M. Marzluff" w:date="2026-05-04T13:11:00Z" w16du:dateUtc="2026-05-04T19:11:00Z">
        <w:r w:rsidR="00A45D0C">
          <w:rPr>
            <w:rFonts w:ascii="Arial" w:hAnsi="Arial" w:cs="Arial"/>
            <w:color w:val="000000" w:themeColor="text1"/>
            <w:sz w:val="22"/>
            <w:szCs w:val="22"/>
          </w:rPr>
          <w:t xml:space="preserve">, </w:t>
        </w:r>
      </w:ins>
      <w:del w:id="18" w:author="John M. Marzluff" w:date="2026-05-04T13:11:00Z" w16du:dateUtc="2026-05-04T19:11:00Z">
        <w:r w:rsidDel="00A45D0C">
          <w:rPr>
            <w:rFonts w:ascii="Arial" w:hAnsi="Arial" w:cs="Arial"/>
            <w:color w:val="000000" w:themeColor="text1"/>
            <w:sz w:val="22"/>
            <w:szCs w:val="22"/>
          </w:rPr>
          <w:delText xml:space="preserve"> </w:delText>
        </w:r>
        <w:r w:rsidR="003255E8" w:rsidDel="00A45D0C">
          <w:rPr>
            <w:rFonts w:ascii="Arial" w:hAnsi="Arial" w:cs="Arial"/>
            <w:color w:val="000000" w:themeColor="text1"/>
            <w:sz w:val="22"/>
            <w:szCs w:val="22"/>
          </w:rPr>
          <w:delText>(OFT)</w:delText>
        </w:r>
      </w:del>
      <w:del w:id="19" w:author="John M. Marzluff" w:date="2026-05-04T10:11:00Z" w16du:dateUtc="2026-05-04T16:11:00Z">
        <w:r w:rsidR="003255E8" w:rsidDel="008F02C2">
          <w:rPr>
            <w:rFonts w:ascii="Arial" w:hAnsi="Arial" w:cs="Arial"/>
            <w:color w:val="000000" w:themeColor="text1"/>
            <w:sz w:val="22"/>
            <w:szCs w:val="22"/>
          </w:rPr>
          <w:delText xml:space="preserve"> </w:delText>
        </w:r>
      </w:del>
      <w:del w:id="20" w:author="John M. Marzluff" w:date="2026-05-04T10:10:00Z" w16du:dateUtc="2026-05-04T16:10:00Z">
        <w:r w:rsidDel="008F02C2">
          <w:rPr>
            <w:rFonts w:ascii="Arial" w:hAnsi="Arial" w:cs="Arial"/>
            <w:color w:val="000000" w:themeColor="text1"/>
            <w:sz w:val="22"/>
            <w:szCs w:val="22"/>
          </w:rPr>
          <w:delText>to maximize their intake</w:delText>
        </w:r>
        <w:r w:rsidR="003451AB" w:rsidDel="008F02C2">
          <w:rPr>
            <w:rFonts w:ascii="Arial" w:hAnsi="Arial" w:cs="Arial"/>
            <w:color w:val="000000" w:themeColor="text1"/>
            <w:sz w:val="22"/>
            <w:szCs w:val="22"/>
          </w:rPr>
          <w:delText xml:space="preserve"> </w:delText>
        </w:r>
        <w:r w:rsidR="003451AB" w:rsidDel="008F02C2">
          <w:rPr>
            <w:rFonts w:ascii="Arial" w:hAnsi="Arial" w:cs="Arial"/>
            <w:color w:val="000000" w:themeColor="text1"/>
            <w:sz w:val="22"/>
            <w:szCs w:val="22"/>
          </w:rPr>
          <w:fldChar w:fldCharType="begin"/>
        </w:r>
        <w:r w:rsidR="00C32B5B" w:rsidDel="008F02C2">
          <w:rPr>
            <w:rFonts w:ascii="Arial" w:hAnsi="Arial" w:cs="Arial"/>
            <w:color w:val="000000" w:themeColor="text1"/>
            <w:sz w:val="22"/>
            <w:szCs w:val="22"/>
          </w:rPr>
          <w:delInstrText xml:space="preserve"> ADDIN ZOTERO_ITEM CSL_CITATION {"citationID":"C1JYeFz4","properties":{"unsorted":false,"formattedCitation":"(Amano and Katayama 2009, Watanabe et al. 2014)","plainCitation":"(Amano and Katayama 2009, Watanabe et al. 2014)","dontUpdate":true,"noteIndex":0},"citationItems":[{"id":1939,"uris":["http://zotero.org/users/9968163/items/ZTHMQEM5"],"itemData":{"id":1939,"type":"article-journal","abstract":"Animal movements in heterogeneous environments play a crucial role in a variety of ecological processes. Although a hierarchical structure to the scale of movements has been observed in many animal species, few studies to date have revealed what causes such multi-spatial scale movements within the framework of optimal theories. Using detailed information on movement paths and prey captures by Intermediate Egrets in rice fields, this study explored the effects of individual experience at multi-temporal scales on subsequent movement parameters. The results supported three predictions based on optimal foraging theories: (1) movement distances at small and large spatial scales are determined by past foraging experiences over short (one minute) and long (seven to eight minutes) temporal scales, respectively; (2) responses to prey encounters vary between temporal scales, e.g., prey attacks in the previous one minute caused egrets to walk away (i.e., area-avoided search), whereas those in the preceding eight minutes caused egrets to stay around (i.e., area-restricted search); and (3) the probability of patch departure by flying increases with decreasing intake rates in the previous seven minutes, and the quitting intake rate is mostly lower than the long-term average, not including travel time. These results suggest that egrets make different adaptive decisions at different spatial scales: in response to a clumped prey distribution at a large spatial scale, and to a dispersed distribution or behavioral depression of prey at a small spatial scale. This study showed that the framework of optimal foraging theories is useful for comprehensively explaining the different movement modes in animals. It should also be emphasized that considering both area-avoided and restricted searches at multi-temporal scales is important for understanding movement decisions, particularly in organisms searching for hierarchically distributed resources.","container-title":"Ecology","DOI":"10.1890/08-1910.1","ISSN":"1939-9170","issue":"12","language":"en","license":"© 2009 by the Ecological Society of America","note":"_eprint: https://esajournals.onlinelibrary.wiley.com/doi/pdf/10.1890/08-1910.1","page":"3536-3545","source":"Wiley Online Library","title":"Hierarchical movement decisions in predators: effects of foraging experience at more than one spatial and temporal scale","title-short":"Hierarchical movement decisions in predators","volume":"90","author":[{"family":"Amano","given":"Tatsuya"},{"family":"Katayama","given":"Naoki"}],"issued":{"date-parts":[["2009"]]}}},{"id":1931,"uris":["http://zotero.org/users/9968163/items/X6DRLV5S"],"itemData":{"id":1931,"type":"article-journal","abstract":"Food is heterogeneously distributed in nature, and understanding how animals search for and exploit food patches is a fundamental challenge in ecology. The classic marginal value theorem (MVT) formulates optimal patch residence time in response to patch quality. The MVT was generally proved in controlled animal experiments; however, owing to the technical difficulties in recording foraging behaviour in the wild, it has been inadequately examined in natural predator–prey systems, especially those in the three-dimensional marine environment. Using animal-borne accelerometers and video cameras, we collected a rare dataset in which the behaviour of a marine predator (penguin) was recorded simultaneously with the capture timings of mobile, patchily distributed prey (krill). We provide qualitative support for the MVT by showing that (i) krill capture rate diminished with time in each dive, as assumed in the MVT, and (ii) dive duration (or patch residence time, controlled for dive depth) increased with short-term, dive-scale krill capture rate, but decreased with long-term, bout-scale krill capture rate, as predicted from the MVT. Our results demonstrate that a single environmental factor (i.e. patch quality) can have opposite effects on animal behaviour depending on the time scale, emphasizing the importance of multi-scale approaches in understanding complex foraging strategies.","container-title":"Proceedings of the Royal Society B: Biological Sciences","DOI":"10.1098/rspb.2013.2376","ISSN":"0962-8452","issue":"1779","journalAbbreviation":"Proc Biol Sci","page":"20132376","source":"Silverchair","title":"Testing optimal foraging theory in a penguin–krill system","volume":"281","author":[{"family":"Watanabe","given":"Yuuki Y."},{"family":"Ito","given":"Motohiro"},{"family":"Takahashi","given":"Akinori"}],"issued":{"date-parts":[["2014",3,22]]}}}],"schema":"https://github.com/citation-style-language/schema/raw/master/csl-citation.json"} </w:delInstrText>
        </w:r>
        <w:r w:rsidR="003451AB" w:rsidDel="008F02C2">
          <w:rPr>
            <w:rFonts w:ascii="Arial" w:hAnsi="Arial" w:cs="Arial"/>
            <w:color w:val="000000" w:themeColor="text1"/>
            <w:sz w:val="22"/>
            <w:szCs w:val="22"/>
          </w:rPr>
          <w:fldChar w:fldCharType="separate"/>
        </w:r>
        <w:r w:rsidR="003451AB" w:rsidRPr="003451AB" w:rsidDel="008F02C2">
          <w:rPr>
            <w:rFonts w:ascii="Aptos" w:hAnsi="Aptos"/>
            <w:sz w:val="22"/>
          </w:rPr>
          <w:delText>(Amano and Katayama 2009)</w:delText>
        </w:r>
        <w:r w:rsidR="003451AB" w:rsidDel="008F02C2">
          <w:rPr>
            <w:rFonts w:ascii="Arial" w:hAnsi="Arial" w:cs="Arial"/>
            <w:color w:val="000000" w:themeColor="text1"/>
            <w:sz w:val="22"/>
            <w:szCs w:val="22"/>
          </w:rPr>
          <w:fldChar w:fldCharType="end"/>
        </w:r>
        <w:r w:rsidDel="008F02C2">
          <w:rPr>
            <w:rFonts w:ascii="Arial" w:hAnsi="Arial" w:cs="Arial"/>
            <w:color w:val="000000" w:themeColor="text1"/>
            <w:sz w:val="22"/>
            <w:szCs w:val="22"/>
          </w:rPr>
          <w:delText xml:space="preserve">. </w:delText>
        </w:r>
        <w:r w:rsidR="00C71E78" w:rsidDel="008F02C2">
          <w:rPr>
            <w:rFonts w:ascii="Arial" w:hAnsi="Arial" w:cs="Arial"/>
            <w:color w:val="000000" w:themeColor="text1"/>
            <w:sz w:val="22"/>
            <w:szCs w:val="22"/>
          </w:rPr>
          <w:delText xml:space="preserve">In </w:delText>
        </w:r>
        <w:r w:rsidR="00603F93" w:rsidDel="008F02C2">
          <w:rPr>
            <w:rFonts w:ascii="Arial" w:hAnsi="Arial" w:cs="Arial"/>
            <w:color w:val="000000" w:themeColor="text1"/>
            <w:sz w:val="22"/>
            <w:szCs w:val="22"/>
          </w:rPr>
          <w:delText>many</w:delText>
        </w:r>
        <w:r w:rsidR="00C71E78" w:rsidDel="008F02C2">
          <w:rPr>
            <w:rFonts w:ascii="Arial" w:hAnsi="Arial" w:cs="Arial"/>
            <w:color w:val="000000" w:themeColor="text1"/>
            <w:sz w:val="22"/>
            <w:szCs w:val="22"/>
          </w:rPr>
          <w:delText xml:space="preserve"> cases, individuals are constantly </w:delText>
        </w:r>
      </w:del>
      <w:r w:rsidR="00C71E78">
        <w:rPr>
          <w:rFonts w:ascii="Arial" w:hAnsi="Arial" w:cs="Arial"/>
          <w:color w:val="000000" w:themeColor="text1"/>
          <w:sz w:val="22"/>
          <w:szCs w:val="22"/>
        </w:rPr>
        <w:t xml:space="preserve">reassessing foraging quality </w:t>
      </w:r>
      <w:ins w:id="21" w:author="John M. Marzluff" w:date="2026-05-04T10:10:00Z" w16du:dateUtc="2026-05-04T16:10:00Z">
        <w:r w:rsidR="008F02C2">
          <w:rPr>
            <w:rFonts w:ascii="Arial" w:hAnsi="Arial" w:cs="Arial"/>
            <w:color w:val="000000" w:themeColor="text1"/>
            <w:sz w:val="22"/>
            <w:szCs w:val="22"/>
          </w:rPr>
          <w:t>and ab</w:t>
        </w:r>
      </w:ins>
      <w:ins w:id="22" w:author="John M. Marzluff" w:date="2026-05-04T10:11:00Z" w16du:dateUtc="2026-05-04T16:11:00Z">
        <w:r w:rsidR="008F02C2">
          <w:rPr>
            <w:rFonts w:ascii="Arial" w:hAnsi="Arial" w:cs="Arial"/>
            <w:color w:val="000000" w:themeColor="text1"/>
            <w:sz w:val="22"/>
            <w:szCs w:val="22"/>
          </w:rPr>
          <w:t xml:space="preserve">andoning patches when </w:t>
        </w:r>
      </w:ins>
      <w:del w:id="23" w:author="John M. Marzluff" w:date="2026-05-04T10:11:00Z" w16du:dateUtc="2026-05-04T16:11:00Z">
        <w:r w:rsidR="00C71E78" w:rsidDel="008F02C2">
          <w:rPr>
            <w:rFonts w:ascii="Arial" w:hAnsi="Arial" w:cs="Arial"/>
            <w:color w:val="000000" w:themeColor="text1"/>
            <w:sz w:val="22"/>
            <w:szCs w:val="22"/>
          </w:rPr>
          <w:delText xml:space="preserve">to decide when </w:delText>
        </w:r>
      </w:del>
      <w:r w:rsidR="00662BC9">
        <w:rPr>
          <w:rFonts w:ascii="Arial" w:hAnsi="Arial" w:cs="Arial"/>
          <w:color w:val="000000" w:themeColor="text1"/>
          <w:sz w:val="22"/>
          <w:szCs w:val="22"/>
        </w:rPr>
        <w:t xml:space="preserve">foraging efficiency </w:t>
      </w:r>
      <w:del w:id="24" w:author="John M. Marzluff" w:date="2026-05-04T10:11:00Z" w16du:dateUtc="2026-05-04T16:11:00Z">
        <w:r w:rsidR="00662BC9" w:rsidDel="008F02C2">
          <w:rPr>
            <w:rFonts w:ascii="Arial" w:hAnsi="Arial" w:cs="Arial"/>
            <w:color w:val="000000" w:themeColor="text1"/>
            <w:sz w:val="22"/>
            <w:szCs w:val="22"/>
          </w:rPr>
          <w:delText>has dropped</w:delText>
        </w:r>
      </w:del>
      <w:ins w:id="25" w:author="John M. Marzluff" w:date="2026-05-04T10:11:00Z" w16du:dateUtc="2026-05-04T16:11:00Z">
        <w:r w:rsidR="008F02C2">
          <w:rPr>
            <w:rFonts w:ascii="Arial" w:hAnsi="Arial" w:cs="Arial"/>
            <w:color w:val="000000" w:themeColor="text1"/>
            <w:sz w:val="22"/>
            <w:szCs w:val="22"/>
          </w:rPr>
          <w:t>drops</w:t>
        </w:r>
      </w:ins>
      <w:r w:rsidR="00662BC9">
        <w:rPr>
          <w:rFonts w:ascii="Arial" w:hAnsi="Arial" w:cs="Arial"/>
          <w:color w:val="000000" w:themeColor="text1"/>
          <w:sz w:val="22"/>
          <w:szCs w:val="22"/>
        </w:rPr>
        <w:t xml:space="preserve"> below </w:t>
      </w:r>
      <w:del w:id="26" w:author="John M. Marzluff" w:date="2026-05-04T10:11:00Z" w16du:dateUtc="2026-05-04T16:11:00Z">
        <w:r w:rsidR="00662BC9" w:rsidDel="008F02C2">
          <w:rPr>
            <w:rFonts w:ascii="Arial" w:hAnsi="Arial" w:cs="Arial"/>
            <w:color w:val="000000" w:themeColor="text1"/>
            <w:sz w:val="22"/>
            <w:szCs w:val="22"/>
          </w:rPr>
          <w:delText xml:space="preserve">some </w:delText>
        </w:r>
      </w:del>
      <w:ins w:id="27" w:author="John M. Marzluff" w:date="2026-05-04T10:11:00Z" w16du:dateUtc="2026-05-04T16:11:00Z">
        <w:r w:rsidR="008F02C2">
          <w:rPr>
            <w:rFonts w:ascii="Arial" w:hAnsi="Arial" w:cs="Arial"/>
            <w:color w:val="000000" w:themeColor="text1"/>
            <w:sz w:val="22"/>
            <w:szCs w:val="22"/>
          </w:rPr>
          <w:t>a</w:t>
        </w:r>
        <w:r w:rsidR="008F02C2">
          <w:rPr>
            <w:rFonts w:ascii="Arial" w:hAnsi="Arial" w:cs="Arial"/>
            <w:color w:val="000000" w:themeColor="text1"/>
            <w:sz w:val="22"/>
            <w:szCs w:val="22"/>
          </w:rPr>
          <w:t xml:space="preserve"> </w:t>
        </w:r>
        <w:r w:rsidR="008F02C2">
          <w:rPr>
            <w:rFonts w:ascii="Arial" w:hAnsi="Arial" w:cs="Arial"/>
            <w:color w:val="000000" w:themeColor="text1"/>
            <w:sz w:val="22"/>
            <w:szCs w:val="22"/>
          </w:rPr>
          <w:t xml:space="preserve">predicted </w:t>
        </w:r>
      </w:ins>
      <w:r w:rsidR="00662BC9">
        <w:rPr>
          <w:rFonts w:ascii="Arial" w:hAnsi="Arial" w:cs="Arial"/>
          <w:color w:val="000000" w:themeColor="text1"/>
          <w:sz w:val="22"/>
          <w:szCs w:val="22"/>
        </w:rPr>
        <w:t>threshold</w:t>
      </w:r>
      <w:del w:id="28" w:author="John M. Marzluff" w:date="2026-05-04T10:11:00Z" w16du:dateUtc="2026-05-04T16:11:00Z">
        <w:r w:rsidR="00662BC9" w:rsidDel="008F02C2">
          <w:rPr>
            <w:rFonts w:ascii="Arial" w:hAnsi="Arial" w:cs="Arial"/>
            <w:color w:val="000000" w:themeColor="text1"/>
            <w:sz w:val="22"/>
            <w:szCs w:val="22"/>
          </w:rPr>
          <w:delText>,</w:delText>
        </w:r>
      </w:del>
      <w:r w:rsidR="00662BC9">
        <w:rPr>
          <w:rFonts w:ascii="Arial" w:hAnsi="Arial" w:cs="Arial"/>
          <w:color w:val="000000" w:themeColor="text1"/>
          <w:sz w:val="22"/>
          <w:szCs w:val="22"/>
        </w:rPr>
        <w:t xml:space="preserve"> </w:t>
      </w:r>
      <w:del w:id="29" w:author="John M. Marzluff" w:date="2026-05-04T10:11:00Z" w16du:dateUtc="2026-05-04T16:11:00Z">
        <w:r w:rsidR="00662BC9" w:rsidDel="008F02C2">
          <w:rPr>
            <w:rFonts w:ascii="Arial" w:hAnsi="Arial" w:cs="Arial"/>
            <w:color w:val="000000" w:themeColor="text1"/>
            <w:sz w:val="22"/>
            <w:szCs w:val="22"/>
          </w:rPr>
          <w:delText xml:space="preserve">leading </w:delText>
        </w:r>
        <w:r w:rsidR="00C71E78" w:rsidDel="008F02C2">
          <w:rPr>
            <w:rFonts w:ascii="Arial" w:hAnsi="Arial" w:cs="Arial"/>
            <w:color w:val="000000" w:themeColor="text1"/>
            <w:sz w:val="22"/>
            <w:szCs w:val="22"/>
          </w:rPr>
          <w:delText>to</w:delText>
        </w:r>
        <w:r w:rsidR="00662BC9" w:rsidDel="008F02C2">
          <w:rPr>
            <w:rFonts w:ascii="Arial" w:hAnsi="Arial" w:cs="Arial"/>
            <w:color w:val="000000" w:themeColor="text1"/>
            <w:sz w:val="22"/>
            <w:szCs w:val="22"/>
          </w:rPr>
          <w:delText xml:space="preserve"> patch</w:delText>
        </w:r>
        <w:r w:rsidR="00C71E78" w:rsidDel="008F02C2">
          <w:rPr>
            <w:rFonts w:ascii="Arial" w:hAnsi="Arial" w:cs="Arial"/>
            <w:color w:val="000000" w:themeColor="text1"/>
            <w:sz w:val="22"/>
            <w:szCs w:val="22"/>
          </w:rPr>
          <w:delText xml:space="preserve"> abandon</w:delText>
        </w:r>
        <w:r w:rsidR="00662BC9" w:rsidDel="008F02C2">
          <w:rPr>
            <w:rFonts w:ascii="Arial" w:hAnsi="Arial" w:cs="Arial"/>
            <w:color w:val="000000" w:themeColor="text1"/>
            <w:sz w:val="22"/>
            <w:szCs w:val="22"/>
          </w:rPr>
          <w:delText>ment</w:delText>
        </w:r>
        <w:r w:rsidR="00866434" w:rsidDel="008F02C2">
          <w:rPr>
            <w:rFonts w:ascii="Arial" w:hAnsi="Arial" w:cs="Arial"/>
            <w:color w:val="000000" w:themeColor="text1"/>
            <w:sz w:val="22"/>
            <w:szCs w:val="22"/>
          </w:rPr>
          <w:delText xml:space="preserve"> </w:delText>
        </w:r>
      </w:del>
      <w:r w:rsidR="001F480E">
        <w:rPr>
          <w:rFonts w:ascii="Arial" w:hAnsi="Arial" w:cs="Arial"/>
          <w:color w:val="000000" w:themeColor="text1"/>
          <w:sz w:val="22"/>
          <w:szCs w:val="22"/>
        </w:rPr>
        <w:fldChar w:fldCharType="begin"/>
      </w:r>
      <w:r w:rsidR="001F480E">
        <w:rPr>
          <w:rFonts w:ascii="Arial" w:hAnsi="Arial" w:cs="Arial"/>
          <w:color w:val="000000" w:themeColor="text1"/>
          <w:sz w:val="22"/>
          <w:szCs w:val="22"/>
        </w:rPr>
        <w:instrText xml:space="preserve"> ADDIN ZOTERO_ITEM CSL_CITATION {"citationID":"LNAEgSDf","properties":{"unsorted":false,"formattedCitation":"(Amano and Katayama 2009)","plainCitation":"(Amano and Katayama 2009)","noteIndex":0},"citationItems":[{"id":1939,"uris":["http://zotero.org/users/9968163/items/ZTHMQEM5"],"itemData":{"id":1939,"type":"article-journal","abstract":"Animal movements in heterogeneous environments play a crucial role in a variety of ecological processes. Although a hierarchical structure to the scale of movements has been observed in many animal species, few studies to date have revealed what causes such multi-spatial scale movements within the framework of optimal theories. Using detailed information on movement paths and prey captures by Intermediate Egrets in rice fields, this study explored the effects of individual experience at multi-temporal scales on subsequent movement parameters. The results supported three predictions based on optimal foraging theories: (1) movement distances at small and large spatial scales are determined by past foraging experiences over short (one minute) and long (seven to eight minutes) temporal scales, respectively; (2) responses to prey encounters vary between temporal scales, e.g., prey attacks in the previous one minute caused egrets to walk away (i.e., area-avoided search), whereas those in the preceding eight minutes caused egrets to stay around (i.e., area-restricted search); and (3) the probability of patch departure by flying increases with decreasing intake rates in the previous seven minutes, and the quitting intake rate is mostly lower than the long-term average, not including travel time. These results suggest that egrets make different adaptive decisions at different spatial scales: in response to a clumped prey distribution at a large spatial scale, and to a dispersed distribution or behavioral depression of prey at a small spatial scale. This study showed that the framework of optimal foraging theories is useful for comprehensively explaining the different movement modes in animals. It should also be emphasized that considering both area-avoided and restricted searches at multi-temporal scales is important for understanding movement decisions, particularly in organisms searching for hierarchically distributed resources.","container-title":"Ecology","DOI":"10.1890/08-1910.1","ISSN":"1939-9170","issue":"12","language":"en","license":"© 2009 by the Ecological Society of America","note":"_eprint: https://esajournals.onlinelibrary.wiley.com/doi/pdf/10.1890/08-1910.1","page":"3536-3545","source":"Wiley Online Library","title":"Hierarchical movement decisions in predators: effects of foraging experience at more than one spatial and temporal scale","title-short":"Hierarchical movement decisions in predators","volume":"90","author":[{"family":"Amano","given":"Tatsuya"},{"family":"Katayama","given":"Naoki"}],"issued":{"date-parts":[["2009"]]}}}],"schema":"https://github.com/citation-style-language/schema/raw/master/csl-citation.json"} </w:instrText>
      </w:r>
      <w:r w:rsidR="001F480E">
        <w:rPr>
          <w:rFonts w:ascii="Arial" w:hAnsi="Arial" w:cs="Arial"/>
          <w:color w:val="000000" w:themeColor="text1"/>
          <w:sz w:val="22"/>
          <w:szCs w:val="22"/>
        </w:rPr>
        <w:fldChar w:fldCharType="separate"/>
      </w:r>
      <w:r w:rsidR="001F480E" w:rsidRPr="001F480E">
        <w:rPr>
          <w:rFonts w:ascii="Aptos" w:hAnsi="Aptos"/>
          <w:sz w:val="22"/>
        </w:rPr>
        <w:t>(Amano and Katayama 2009)</w:t>
      </w:r>
      <w:r w:rsidR="001F480E">
        <w:rPr>
          <w:rFonts w:ascii="Arial" w:hAnsi="Arial" w:cs="Arial"/>
          <w:color w:val="000000" w:themeColor="text1"/>
          <w:sz w:val="22"/>
          <w:szCs w:val="22"/>
        </w:rPr>
        <w:fldChar w:fldCharType="end"/>
      </w:r>
      <w:r w:rsidR="006C5EFD">
        <w:rPr>
          <w:rFonts w:ascii="Arial" w:hAnsi="Arial" w:cs="Arial"/>
          <w:color w:val="000000" w:themeColor="text1"/>
          <w:sz w:val="22"/>
          <w:szCs w:val="22"/>
        </w:rPr>
        <w:t>.</w:t>
      </w:r>
      <w:r w:rsidR="00C71E78">
        <w:rPr>
          <w:rFonts w:ascii="Arial" w:hAnsi="Arial" w:cs="Arial"/>
          <w:color w:val="000000" w:themeColor="text1"/>
          <w:sz w:val="22"/>
          <w:szCs w:val="22"/>
        </w:rPr>
        <w:t xml:space="preserve"> </w:t>
      </w:r>
      <w:r w:rsidR="009B276E">
        <w:rPr>
          <w:rFonts w:ascii="Arial" w:hAnsi="Arial" w:cs="Arial"/>
          <w:color w:val="000000" w:themeColor="text1"/>
          <w:sz w:val="22"/>
          <w:szCs w:val="22"/>
        </w:rPr>
        <w:t>R</w:t>
      </w:r>
      <w:r w:rsidR="0063313F">
        <w:rPr>
          <w:rFonts w:ascii="Arial" w:hAnsi="Arial" w:cs="Arial"/>
          <w:color w:val="000000" w:themeColor="text1"/>
          <w:sz w:val="22"/>
          <w:szCs w:val="22"/>
        </w:rPr>
        <w:t>avens</w:t>
      </w:r>
      <w:r w:rsidR="006A7796">
        <w:rPr>
          <w:rFonts w:ascii="Arial" w:hAnsi="Arial" w:cs="Arial"/>
          <w:color w:val="000000" w:themeColor="text1"/>
          <w:sz w:val="22"/>
          <w:szCs w:val="22"/>
        </w:rPr>
        <w:t xml:space="preserve"> in Yellowstone</w:t>
      </w:r>
      <w:r w:rsidR="0063313F">
        <w:rPr>
          <w:rFonts w:ascii="Arial" w:hAnsi="Arial" w:cs="Arial"/>
          <w:color w:val="000000" w:themeColor="text1"/>
          <w:sz w:val="22"/>
          <w:szCs w:val="22"/>
        </w:rPr>
        <w:t xml:space="preserve"> </w:t>
      </w:r>
      <w:ins w:id="30" w:author="John M. Marzluff" w:date="2026-05-04T10:11:00Z" w16du:dateUtc="2026-05-04T16:11:00Z">
        <w:r w:rsidR="008F02C2">
          <w:rPr>
            <w:rFonts w:ascii="Arial" w:hAnsi="Arial" w:cs="Arial"/>
            <w:color w:val="000000" w:themeColor="text1"/>
            <w:kern w:val="0"/>
            <w:sz w:val="22"/>
            <w:szCs w:val="22"/>
            <w14:ligatures w14:val="none"/>
          </w:rPr>
          <w:t xml:space="preserve">exhibit </w:t>
        </w:r>
      </w:ins>
      <w:ins w:id="31" w:author="John M. Marzluff" w:date="2026-05-04T13:58:00Z" w16du:dateUtc="2026-05-04T19:58:00Z">
        <w:r w:rsidR="00A45D0C">
          <w:rPr>
            <w:rFonts w:ascii="Arial" w:hAnsi="Arial" w:cs="Arial"/>
            <w:color w:val="000000" w:themeColor="text1"/>
            <w:kern w:val="0"/>
            <w:sz w:val="22"/>
            <w:szCs w:val="22"/>
            <w14:ligatures w14:val="none"/>
          </w:rPr>
          <w:t xml:space="preserve">daily </w:t>
        </w:r>
      </w:ins>
      <w:ins w:id="32" w:author="John M. Marzluff" w:date="2026-05-04T10:11:00Z" w16du:dateUtc="2026-05-04T16:11:00Z">
        <w:r w:rsidR="008F02C2">
          <w:rPr>
            <w:rFonts w:ascii="Arial" w:hAnsi="Arial" w:cs="Arial"/>
            <w:color w:val="000000" w:themeColor="text1"/>
            <w:kern w:val="0"/>
            <w:sz w:val="22"/>
            <w:szCs w:val="22"/>
            <w14:ligatures w14:val="none"/>
          </w:rPr>
          <w:t xml:space="preserve">foraging patterns that are consistent with this, maximizing foraging efficiency in response to resource availability </w:t>
        </w:r>
      </w:ins>
      <w:ins w:id="33" w:author="John M. Marzluff" w:date="2026-05-04T13:12:00Z" w16du:dateUtc="2026-05-04T19:12:00Z">
        <w:r w:rsidR="00A45D0C">
          <w:rPr>
            <w:rFonts w:ascii="Arial" w:hAnsi="Arial" w:cs="Arial"/>
            <w:color w:val="000000" w:themeColor="text1"/>
            <w:kern w:val="0"/>
            <w:sz w:val="22"/>
            <w:szCs w:val="22"/>
            <w14:ligatures w14:val="none"/>
          </w:rPr>
          <w:t>while</w:t>
        </w:r>
      </w:ins>
      <w:ins w:id="34" w:author="John M. Marzluff" w:date="2026-05-04T10:11:00Z" w16du:dateUtc="2026-05-04T16:11:00Z">
        <w:r w:rsidR="008F02C2">
          <w:rPr>
            <w:rFonts w:ascii="Arial" w:hAnsi="Arial" w:cs="Arial"/>
            <w:color w:val="000000" w:themeColor="text1"/>
            <w:kern w:val="0"/>
            <w:sz w:val="22"/>
            <w:szCs w:val="22"/>
            <w14:ligatures w14:val="none"/>
          </w:rPr>
          <w:t xml:space="preserve"> minimizing travel costs.</w:t>
        </w:r>
      </w:ins>
      <w:del w:id="35" w:author="John M. Marzluff" w:date="2026-05-04T10:11:00Z" w16du:dateUtc="2026-05-04T16:11:00Z">
        <w:r w:rsidR="0063313F" w:rsidDel="008F02C2">
          <w:rPr>
            <w:rFonts w:ascii="Arial" w:hAnsi="Arial" w:cs="Arial"/>
            <w:color w:val="000000" w:themeColor="text1"/>
            <w:sz w:val="22"/>
            <w:szCs w:val="22"/>
          </w:rPr>
          <w:delText>show foraging patterns</w:delText>
        </w:r>
        <w:r w:rsidR="005812DC" w:rsidDel="008F02C2">
          <w:rPr>
            <w:rFonts w:ascii="Arial" w:hAnsi="Arial" w:cs="Arial"/>
            <w:color w:val="000000" w:themeColor="text1"/>
            <w:sz w:val="22"/>
            <w:szCs w:val="22"/>
          </w:rPr>
          <w:delText xml:space="preserve"> that are consistent with </w:delText>
        </w:r>
        <w:r w:rsidR="00FD23D5" w:rsidDel="008F02C2">
          <w:rPr>
            <w:rFonts w:ascii="Arial" w:hAnsi="Arial" w:cs="Arial"/>
            <w:color w:val="000000" w:themeColor="text1"/>
            <w:sz w:val="22"/>
            <w:szCs w:val="22"/>
          </w:rPr>
          <w:delText>this</w:delText>
        </w:r>
        <w:r w:rsidR="00AE0A08" w:rsidDel="008F02C2">
          <w:rPr>
            <w:rFonts w:ascii="Arial" w:hAnsi="Arial" w:cs="Arial"/>
            <w:color w:val="000000" w:themeColor="text1"/>
            <w:sz w:val="22"/>
            <w:szCs w:val="22"/>
          </w:rPr>
          <w:delText xml:space="preserve"> at the daily level</w:delText>
        </w:r>
        <w:r w:rsidR="00CB0058" w:rsidDel="008F02C2">
          <w:rPr>
            <w:rFonts w:ascii="Arial" w:hAnsi="Arial" w:cs="Arial"/>
            <w:color w:val="000000" w:themeColor="text1"/>
            <w:sz w:val="22"/>
            <w:szCs w:val="22"/>
          </w:rPr>
          <w:delText xml:space="preserve"> by </w:delText>
        </w:r>
        <w:r w:rsidR="00962050" w:rsidDel="008F02C2">
          <w:rPr>
            <w:rFonts w:ascii="Arial" w:hAnsi="Arial" w:cs="Arial"/>
            <w:color w:val="000000" w:themeColor="text1"/>
            <w:sz w:val="22"/>
            <w:szCs w:val="22"/>
          </w:rPr>
          <w:delText xml:space="preserve">maximizing </w:delText>
        </w:r>
        <w:r w:rsidR="00B22F4A" w:rsidDel="008F02C2">
          <w:rPr>
            <w:rFonts w:ascii="Arial" w:hAnsi="Arial" w:cs="Arial"/>
            <w:color w:val="000000" w:themeColor="text1"/>
            <w:sz w:val="22"/>
            <w:szCs w:val="22"/>
          </w:rPr>
          <w:delText>foraging efficiency</w:delText>
        </w:r>
        <w:r w:rsidR="00CB0058" w:rsidDel="008F02C2">
          <w:rPr>
            <w:rFonts w:ascii="Arial" w:hAnsi="Arial" w:cs="Arial"/>
            <w:color w:val="000000" w:themeColor="text1"/>
            <w:sz w:val="22"/>
            <w:szCs w:val="22"/>
          </w:rPr>
          <w:delText xml:space="preserve"> according to resource availability</w:delText>
        </w:r>
        <w:r w:rsidR="00962050" w:rsidDel="008F02C2">
          <w:rPr>
            <w:rFonts w:ascii="Arial" w:hAnsi="Arial" w:cs="Arial"/>
            <w:color w:val="000000" w:themeColor="text1"/>
            <w:sz w:val="22"/>
            <w:szCs w:val="22"/>
          </w:rPr>
          <w:delText xml:space="preserve"> </w:delText>
        </w:r>
        <w:r w:rsidR="00CB0058" w:rsidDel="008F02C2">
          <w:rPr>
            <w:rFonts w:ascii="Arial" w:hAnsi="Arial" w:cs="Arial"/>
            <w:color w:val="000000" w:themeColor="text1"/>
            <w:sz w:val="22"/>
            <w:szCs w:val="22"/>
          </w:rPr>
          <w:delText>and</w:delText>
        </w:r>
        <w:r w:rsidR="00962050" w:rsidDel="008F02C2">
          <w:rPr>
            <w:rFonts w:ascii="Arial" w:hAnsi="Arial" w:cs="Arial"/>
            <w:color w:val="000000" w:themeColor="text1"/>
            <w:sz w:val="22"/>
            <w:szCs w:val="22"/>
          </w:rPr>
          <w:delText xml:space="preserve"> </w:delText>
        </w:r>
        <w:r w:rsidR="00BC39AD" w:rsidDel="008F02C2">
          <w:rPr>
            <w:rFonts w:ascii="Arial" w:hAnsi="Arial" w:cs="Arial"/>
            <w:color w:val="000000" w:themeColor="text1"/>
            <w:sz w:val="22"/>
            <w:szCs w:val="22"/>
          </w:rPr>
          <w:delText>minimizing</w:delText>
        </w:r>
        <w:r w:rsidR="00962050" w:rsidDel="008F02C2">
          <w:rPr>
            <w:rFonts w:ascii="Arial" w:hAnsi="Arial" w:cs="Arial"/>
            <w:color w:val="000000" w:themeColor="text1"/>
            <w:sz w:val="22"/>
            <w:szCs w:val="22"/>
          </w:rPr>
          <w:delText xml:space="preserve"> investment costs</w:delText>
        </w:r>
        <w:r w:rsidR="00CB0058" w:rsidDel="008F02C2">
          <w:rPr>
            <w:rFonts w:ascii="Arial" w:hAnsi="Arial" w:cs="Arial"/>
            <w:color w:val="000000" w:themeColor="text1"/>
            <w:sz w:val="22"/>
            <w:szCs w:val="22"/>
          </w:rPr>
          <w:delText xml:space="preserve"> incurred by travel</w:delText>
        </w:r>
        <w:r w:rsidR="00962050" w:rsidDel="008F02C2">
          <w:rPr>
            <w:rFonts w:ascii="Arial" w:hAnsi="Arial" w:cs="Arial"/>
            <w:color w:val="000000" w:themeColor="text1"/>
            <w:sz w:val="22"/>
            <w:szCs w:val="22"/>
          </w:rPr>
          <w:delText>.</w:delText>
        </w:r>
      </w:del>
      <w:r w:rsidR="0063313F">
        <w:rPr>
          <w:rFonts w:ascii="Arial" w:hAnsi="Arial" w:cs="Arial"/>
          <w:color w:val="000000" w:themeColor="text1"/>
          <w:sz w:val="22"/>
          <w:szCs w:val="22"/>
        </w:rPr>
        <w:t xml:space="preserve"> </w:t>
      </w:r>
      <w:r w:rsidR="00223731">
        <w:rPr>
          <w:rFonts w:ascii="Arial" w:hAnsi="Arial" w:cs="Arial"/>
          <w:color w:val="000000" w:themeColor="text1"/>
          <w:sz w:val="22"/>
          <w:szCs w:val="22"/>
        </w:rPr>
        <w:t>Territorial ravens minimized t</w:t>
      </w:r>
      <w:r w:rsidR="00C05097">
        <w:rPr>
          <w:rFonts w:ascii="Arial" w:hAnsi="Arial" w:cs="Arial"/>
          <w:color w:val="000000" w:themeColor="text1"/>
          <w:sz w:val="22"/>
          <w:szCs w:val="22"/>
        </w:rPr>
        <w:t xml:space="preserve">ravel costs </w:t>
      </w:r>
      <w:del w:id="36" w:author="John M. Marzluff" w:date="2026-05-04T10:12:00Z" w16du:dateUtc="2026-05-04T16:12:00Z">
        <w:r w:rsidR="003C0FD7" w:rsidDel="008F02C2">
          <w:rPr>
            <w:rFonts w:ascii="Arial" w:hAnsi="Arial" w:cs="Arial"/>
            <w:color w:val="000000" w:themeColor="text1"/>
            <w:sz w:val="22"/>
            <w:szCs w:val="22"/>
          </w:rPr>
          <w:delText>from</w:delText>
        </w:r>
        <w:r w:rsidR="00223731" w:rsidDel="008F02C2">
          <w:rPr>
            <w:rFonts w:ascii="Arial" w:hAnsi="Arial" w:cs="Arial"/>
            <w:color w:val="000000" w:themeColor="text1"/>
            <w:sz w:val="22"/>
            <w:szCs w:val="22"/>
          </w:rPr>
          <w:delText xml:space="preserve"> commuting by taking advantage</w:delText>
        </w:r>
      </w:del>
      <w:ins w:id="37" w:author="John M. Marzluff" w:date="2026-05-04T10:12:00Z" w16du:dateUtc="2026-05-04T16:12:00Z">
        <w:r w:rsidR="008F02C2">
          <w:rPr>
            <w:rFonts w:ascii="Arial" w:hAnsi="Arial" w:cs="Arial"/>
            <w:color w:val="000000" w:themeColor="text1"/>
            <w:sz w:val="22"/>
            <w:szCs w:val="22"/>
          </w:rPr>
          <w:t xml:space="preserve">by foraging on </w:t>
        </w:r>
      </w:ins>
      <w:del w:id="38" w:author="John M. Marzluff" w:date="2026-05-04T10:12:00Z" w16du:dateUtc="2026-05-04T16:12:00Z">
        <w:r w:rsidR="00223731" w:rsidDel="008F02C2">
          <w:rPr>
            <w:rFonts w:ascii="Arial" w:hAnsi="Arial" w:cs="Arial"/>
            <w:color w:val="000000" w:themeColor="text1"/>
            <w:sz w:val="22"/>
            <w:szCs w:val="22"/>
          </w:rPr>
          <w:delText xml:space="preserve"> of </w:delText>
        </w:r>
      </w:del>
      <w:r w:rsidR="00223731">
        <w:rPr>
          <w:rFonts w:ascii="Arial" w:hAnsi="Arial" w:cs="Arial"/>
          <w:color w:val="000000" w:themeColor="text1"/>
          <w:sz w:val="22"/>
          <w:szCs w:val="22"/>
        </w:rPr>
        <w:t>wolf kills</w:t>
      </w:r>
      <w:ins w:id="39" w:author="John M. Marzluff" w:date="2026-05-04T10:12:00Z" w16du:dateUtc="2026-05-04T16:12:00Z">
        <w:r w:rsidR="008F02C2">
          <w:rPr>
            <w:rFonts w:ascii="Arial" w:hAnsi="Arial" w:cs="Arial"/>
            <w:color w:val="000000" w:themeColor="text1"/>
            <w:sz w:val="22"/>
            <w:szCs w:val="22"/>
          </w:rPr>
          <w:t xml:space="preserve"> in their </w:t>
        </w:r>
        <w:r w:rsidR="008F02C2">
          <w:rPr>
            <w:rFonts w:ascii="Arial" w:hAnsi="Arial" w:cs="Arial"/>
            <w:color w:val="000000" w:themeColor="text1"/>
            <w:sz w:val="22"/>
            <w:szCs w:val="22"/>
          </w:rPr>
          <w:lastRenderedPageBreak/>
          <w:t>territories</w:t>
        </w:r>
      </w:ins>
      <w:r w:rsidR="00223731">
        <w:rPr>
          <w:rFonts w:ascii="Arial" w:hAnsi="Arial" w:cs="Arial"/>
          <w:color w:val="000000" w:themeColor="text1"/>
          <w:sz w:val="22"/>
          <w:szCs w:val="22"/>
        </w:rPr>
        <w:t xml:space="preserve">. </w:t>
      </w:r>
      <w:del w:id="40" w:author="John M. Marzluff" w:date="2026-05-04T10:14:00Z" w16du:dateUtc="2026-05-04T16:14:00Z">
        <w:r w:rsidR="00411BF1" w:rsidDel="008F02C2">
          <w:rPr>
            <w:rFonts w:ascii="Arial" w:hAnsi="Arial" w:cs="Arial"/>
            <w:color w:val="000000" w:themeColor="text1"/>
            <w:sz w:val="22"/>
            <w:szCs w:val="22"/>
          </w:rPr>
          <w:delText>Wolf predation</w:delText>
        </w:r>
        <w:r w:rsidR="00223731" w:rsidDel="008F02C2">
          <w:rPr>
            <w:rFonts w:ascii="Arial" w:hAnsi="Arial" w:cs="Arial"/>
            <w:color w:val="000000" w:themeColor="text1"/>
            <w:sz w:val="22"/>
            <w:szCs w:val="22"/>
          </w:rPr>
          <w:delText xml:space="preserve"> provide</w:delText>
        </w:r>
        <w:r w:rsidR="00685CB6" w:rsidDel="008F02C2">
          <w:rPr>
            <w:rFonts w:ascii="Arial" w:hAnsi="Arial" w:cs="Arial"/>
            <w:color w:val="000000" w:themeColor="text1"/>
            <w:sz w:val="22"/>
            <w:szCs w:val="22"/>
          </w:rPr>
          <w:delText>d</w:delText>
        </w:r>
        <w:r w:rsidR="00223731" w:rsidDel="008F02C2">
          <w:rPr>
            <w:rFonts w:ascii="Arial" w:hAnsi="Arial" w:cs="Arial"/>
            <w:color w:val="000000" w:themeColor="text1"/>
            <w:sz w:val="22"/>
            <w:szCs w:val="22"/>
          </w:rPr>
          <w:delText xml:space="preserve"> </w:delText>
        </w:r>
        <w:r w:rsidR="00FD4F16" w:rsidDel="008F02C2">
          <w:rPr>
            <w:rFonts w:ascii="Arial" w:hAnsi="Arial" w:cs="Arial"/>
            <w:color w:val="000000" w:themeColor="text1"/>
            <w:sz w:val="22"/>
            <w:szCs w:val="22"/>
          </w:rPr>
          <w:delText>a</w:delText>
        </w:r>
        <w:r w:rsidR="00223731" w:rsidDel="008F02C2">
          <w:rPr>
            <w:rFonts w:ascii="Arial" w:hAnsi="Arial" w:cs="Arial"/>
            <w:color w:val="000000" w:themeColor="text1"/>
            <w:sz w:val="22"/>
            <w:szCs w:val="22"/>
          </w:rPr>
          <w:delText>n immediate resource w</w:delText>
        </w:r>
        <w:r w:rsidR="00D14F02" w:rsidDel="008F02C2">
          <w:rPr>
            <w:rFonts w:ascii="Arial" w:hAnsi="Arial" w:cs="Arial"/>
            <w:color w:val="000000" w:themeColor="text1"/>
            <w:sz w:val="22"/>
            <w:szCs w:val="22"/>
          </w:rPr>
          <w:delText>ith</w:delText>
        </w:r>
        <w:r w:rsidR="00B26AEE" w:rsidDel="008F02C2">
          <w:rPr>
            <w:rFonts w:ascii="Arial" w:hAnsi="Arial" w:cs="Arial"/>
            <w:color w:val="000000" w:themeColor="text1"/>
            <w:sz w:val="22"/>
            <w:szCs w:val="22"/>
          </w:rPr>
          <w:delText xml:space="preserve"> </w:delText>
        </w:r>
        <w:r w:rsidR="00EF156C" w:rsidDel="008F02C2">
          <w:rPr>
            <w:rFonts w:ascii="Arial" w:hAnsi="Arial" w:cs="Arial"/>
            <w:color w:val="000000" w:themeColor="text1"/>
            <w:sz w:val="22"/>
            <w:szCs w:val="22"/>
          </w:rPr>
          <w:delText xml:space="preserve">foraging </w:delText>
        </w:r>
        <w:r w:rsidR="00EC6C12" w:rsidDel="008F02C2">
          <w:rPr>
            <w:rFonts w:ascii="Arial" w:hAnsi="Arial" w:cs="Arial"/>
            <w:color w:val="000000" w:themeColor="text1"/>
            <w:sz w:val="22"/>
            <w:szCs w:val="22"/>
          </w:rPr>
          <w:delText>efficiency</w:delText>
        </w:r>
        <w:r w:rsidR="00223731" w:rsidDel="008F02C2">
          <w:rPr>
            <w:rFonts w:ascii="Arial" w:hAnsi="Arial" w:cs="Arial"/>
            <w:color w:val="000000" w:themeColor="text1"/>
            <w:sz w:val="22"/>
            <w:szCs w:val="22"/>
          </w:rPr>
          <w:delText xml:space="preserve"> </w:delText>
        </w:r>
        <w:r w:rsidR="00A62331" w:rsidDel="008F02C2">
          <w:rPr>
            <w:rFonts w:ascii="Arial" w:hAnsi="Arial" w:cs="Arial"/>
            <w:color w:val="000000" w:themeColor="text1"/>
            <w:sz w:val="22"/>
            <w:szCs w:val="22"/>
          </w:rPr>
          <w:delText>being</w:delText>
        </w:r>
        <w:r w:rsidR="00223731" w:rsidDel="008F02C2">
          <w:rPr>
            <w:rFonts w:ascii="Arial" w:hAnsi="Arial" w:cs="Arial"/>
            <w:color w:val="000000" w:themeColor="text1"/>
            <w:sz w:val="22"/>
            <w:szCs w:val="22"/>
          </w:rPr>
          <w:delText xml:space="preserve"> </w:delText>
        </w:r>
        <w:r w:rsidR="00EC6C12" w:rsidDel="008F02C2">
          <w:rPr>
            <w:rFonts w:ascii="Arial" w:hAnsi="Arial" w:cs="Arial"/>
            <w:color w:val="000000" w:themeColor="text1"/>
            <w:sz w:val="22"/>
            <w:szCs w:val="22"/>
          </w:rPr>
          <w:delText xml:space="preserve">regulated by </w:delText>
        </w:r>
        <w:r w:rsidR="00223731" w:rsidDel="008F02C2">
          <w:rPr>
            <w:rFonts w:ascii="Arial" w:hAnsi="Arial" w:cs="Arial"/>
            <w:color w:val="000000" w:themeColor="text1"/>
            <w:sz w:val="22"/>
            <w:szCs w:val="22"/>
          </w:rPr>
          <w:delText>competi</w:delText>
        </w:r>
        <w:r w:rsidR="00CB796E" w:rsidDel="008F02C2">
          <w:rPr>
            <w:rFonts w:ascii="Arial" w:hAnsi="Arial" w:cs="Arial"/>
            <w:color w:val="000000" w:themeColor="text1"/>
            <w:sz w:val="22"/>
            <w:szCs w:val="22"/>
          </w:rPr>
          <w:delText>tion</w:delText>
        </w:r>
        <w:r w:rsidR="00223731" w:rsidDel="008F02C2">
          <w:rPr>
            <w:rFonts w:ascii="Arial" w:hAnsi="Arial" w:cs="Arial"/>
            <w:color w:val="000000" w:themeColor="text1"/>
            <w:sz w:val="22"/>
            <w:szCs w:val="22"/>
          </w:rPr>
          <w:delText xml:space="preserve"> </w:delText>
        </w:r>
        <w:r w:rsidR="00105555" w:rsidDel="008F02C2">
          <w:rPr>
            <w:rFonts w:ascii="Arial" w:hAnsi="Arial" w:cs="Arial"/>
            <w:color w:val="000000" w:themeColor="text1"/>
            <w:sz w:val="22"/>
            <w:szCs w:val="22"/>
          </w:rPr>
          <w:delText>from</w:delText>
        </w:r>
        <w:r w:rsidR="00D26A8B" w:rsidDel="008F02C2">
          <w:rPr>
            <w:rFonts w:ascii="Arial" w:hAnsi="Arial" w:cs="Arial"/>
            <w:color w:val="000000" w:themeColor="text1"/>
            <w:sz w:val="22"/>
            <w:szCs w:val="22"/>
          </w:rPr>
          <w:delText xml:space="preserve"> other scavengers and predators</w:delText>
        </w:r>
        <w:r w:rsidR="00223731" w:rsidDel="008F02C2">
          <w:rPr>
            <w:rFonts w:ascii="Arial" w:hAnsi="Arial" w:cs="Arial"/>
            <w:color w:val="000000" w:themeColor="text1"/>
            <w:sz w:val="22"/>
            <w:szCs w:val="22"/>
          </w:rPr>
          <w:delText>.</w:delText>
        </w:r>
        <w:r w:rsidR="009B276E" w:rsidDel="008F02C2">
          <w:rPr>
            <w:rFonts w:ascii="Arial" w:hAnsi="Arial" w:cs="Arial"/>
            <w:color w:val="000000" w:themeColor="text1"/>
            <w:sz w:val="22"/>
            <w:szCs w:val="22"/>
          </w:rPr>
          <w:delText xml:space="preserve"> </w:delText>
        </w:r>
      </w:del>
      <w:r w:rsidR="009B276E">
        <w:rPr>
          <w:rFonts w:ascii="Arial" w:hAnsi="Arial" w:cs="Arial"/>
          <w:color w:val="000000" w:themeColor="text1"/>
          <w:sz w:val="22"/>
          <w:szCs w:val="22"/>
        </w:rPr>
        <w:t>Ravens that d</w:t>
      </w:r>
      <w:r w:rsidR="0055432E">
        <w:rPr>
          <w:rFonts w:ascii="Arial" w:hAnsi="Arial" w:cs="Arial"/>
          <w:color w:val="000000" w:themeColor="text1"/>
          <w:sz w:val="22"/>
          <w:szCs w:val="22"/>
        </w:rPr>
        <w:t>id</w:t>
      </w:r>
      <w:r w:rsidR="009B276E">
        <w:rPr>
          <w:rFonts w:ascii="Arial" w:hAnsi="Arial" w:cs="Arial"/>
          <w:color w:val="000000" w:themeColor="text1"/>
          <w:sz w:val="22"/>
          <w:szCs w:val="22"/>
        </w:rPr>
        <w:t xml:space="preserve"> not locate a wolf kill </w:t>
      </w:r>
      <w:r w:rsidR="006A6D67">
        <w:rPr>
          <w:rFonts w:ascii="Arial" w:hAnsi="Arial" w:cs="Arial"/>
          <w:color w:val="000000" w:themeColor="text1"/>
          <w:sz w:val="22"/>
          <w:szCs w:val="22"/>
        </w:rPr>
        <w:t>searched for alternative</w:t>
      </w:r>
      <w:ins w:id="41" w:author="John M. Marzluff" w:date="2026-05-04T10:15:00Z" w16du:dateUtc="2026-05-04T16:15:00Z">
        <w:r w:rsidR="008F02C2">
          <w:rPr>
            <w:rFonts w:ascii="Arial" w:hAnsi="Arial" w:cs="Arial"/>
            <w:color w:val="000000" w:themeColor="text1"/>
            <w:sz w:val="22"/>
            <w:szCs w:val="22"/>
          </w:rPr>
          <w:t xml:space="preserve">, distant resources. Travel costs and </w:t>
        </w:r>
      </w:ins>
      <w:ins w:id="42" w:author="John M. Marzluff" w:date="2026-05-04T10:16:00Z" w16du:dateUtc="2026-05-04T16:16:00Z">
        <w:r w:rsidR="008F02C2">
          <w:rPr>
            <w:rFonts w:ascii="Arial" w:hAnsi="Arial" w:cs="Arial"/>
            <w:color w:val="000000" w:themeColor="text1"/>
            <w:sz w:val="22"/>
            <w:szCs w:val="22"/>
          </w:rPr>
          <w:t xml:space="preserve">the likelihood of </w:t>
        </w:r>
      </w:ins>
      <w:ins w:id="43" w:author="John M. Marzluff" w:date="2026-05-04T10:17:00Z" w16du:dateUtc="2026-05-04T16:17:00Z">
        <w:r w:rsidR="008F02C2">
          <w:rPr>
            <w:rFonts w:ascii="Arial" w:hAnsi="Arial" w:cs="Arial"/>
            <w:color w:val="000000" w:themeColor="text1"/>
            <w:sz w:val="22"/>
            <w:szCs w:val="22"/>
          </w:rPr>
          <w:t>find</w:t>
        </w:r>
      </w:ins>
      <w:ins w:id="44" w:author="John M. Marzluff" w:date="2026-05-04T10:16:00Z" w16du:dateUtc="2026-05-04T16:16:00Z">
        <w:r w:rsidR="008F02C2">
          <w:rPr>
            <w:rFonts w:ascii="Arial" w:hAnsi="Arial" w:cs="Arial"/>
            <w:color w:val="000000" w:themeColor="text1"/>
            <w:sz w:val="22"/>
            <w:szCs w:val="22"/>
          </w:rPr>
          <w:t>ing food affected the decision to leave the territory</w:t>
        </w:r>
      </w:ins>
      <w:ins w:id="45" w:author="John M. Marzluff" w:date="2026-05-04T10:17:00Z" w16du:dateUtc="2026-05-04T16:17:00Z">
        <w:r w:rsidR="008F02C2">
          <w:rPr>
            <w:rFonts w:ascii="Arial" w:hAnsi="Arial" w:cs="Arial"/>
            <w:color w:val="000000" w:themeColor="text1"/>
            <w:sz w:val="22"/>
            <w:szCs w:val="22"/>
          </w:rPr>
          <w:t xml:space="preserve">, </w:t>
        </w:r>
      </w:ins>
      <w:del w:id="46" w:author="John M. Marzluff" w:date="2026-05-04T10:15:00Z" w16du:dateUtc="2026-05-04T16:15:00Z">
        <w:r w:rsidR="006A6D67" w:rsidDel="008F02C2">
          <w:rPr>
            <w:rFonts w:ascii="Arial" w:hAnsi="Arial" w:cs="Arial"/>
            <w:color w:val="000000" w:themeColor="text1"/>
            <w:sz w:val="22"/>
            <w:szCs w:val="22"/>
          </w:rPr>
          <w:delText xml:space="preserve"> </w:delText>
        </w:r>
      </w:del>
      <w:del w:id="47" w:author="John M. Marzluff" w:date="2026-05-04T10:17:00Z" w16du:dateUtc="2026-05-04T16:17:00Z">
        <w:r w:rsidR="006A6D67" w:rsidDel="008F02C2">
          <w:rPr>
            <w:rFonts w:ascii="Arial" w:hAnsi="Arial" w:cs="Arial"/>
            <w:color w:val="000000" w:themeColor="text1"/>
            <w:sz w:val="22"/>
            <w:szCs w:val="22"/>
          </w:rPr>
          <w:delText xml:space="preserve">locations to forage for the day. Again, foraging efficiency and investment cost played strong roles in determining this decision </w:delText>
        </w:r>
      </w:del>
      <w:r w:rsidR="006A6D67">
        <w:rPr>
          <w:rFonts w:ascii="Arial" w:hAnsi="Arial" w:cs="Arial"/>
          <w:color w:val="000000" w:themeColor="text1"/>
          <w:sz w:val="22"/>
          <w:szCs w:val="22"/>
        </w:rPr>
        <w:t xml:space="preserve">with ravens traveling to </w:t>
      </w:r>
      <w:del w:id="48" w:author="John M. Marzluff" w:date="2026-05-04T10:17:00Z" w16du:dateUtc="2026-05-04T16:17:00Z">
        <w:r w:rsidR="006A6D67" w:rsidDel="008F02C2">
          <w:rPr>
            <w:rFonts w:ascii="Arial" w:hAnsi="Arial" w:cs="Arial"/>
            <w:color w:val="000000" w:themeColor="text1"/>
            <w:sz w:val="22"/>
            <w:szCs w:val="22"/>
          </w:rPr>
          <w:delText xml:space="preserve">the </w:delText>
        </w:r>
      </w:del>
      <w:r w:rsidR="006A6D67">
        <w:rPr>
          <w:rFonts w:ascii="Arial" w:hAnsi="Arial" w:cs="Arial"/>
          <w:color w:val="000000" w:themeColor="text1"/>
          <w:sz w:val="22"/>
          <w:szCs w:val="22"/>
        </w:rPr>
        <w:t>hunting regions more often during hunting season</w:t>
      </w:r>
      <w:r w:rsidR="003C0726">
        <w:rPr>
          <w:rFonts w:ascii="Arial" w:hAnsi="Arial" w:cs="Arial"/>
          <w:color w:val="000000" w:themeColor="text1"/>
          <w:sz w:val="22"/>
          <w:szCs w:val="22"/>
        </w:rPr>
        <w:t>s</w:t>
      </w:r>
      <w:r w:rsidR="006A6D67">
        <w:rPr>
          <w:rFonts w:ascii="Arial" w:hAnsi="Arial" w:cs="Arial"/>
          <w:color w:val="000000" w:themeColor="text1"/>
          <w:sz w:val="22"/>
          <w:szCs w:val="22"/>
        </w:rPr>
        <w:t xml:space="preserve">, when </w:t>
      </w:r>
      <w:del w:id="49" w:author="John M. Marzluff" w:date="2026-05-04T10:17:00Z" w16du:dateUtc="2026-05-04T16:17:00Z">
        <w:r w:rsidR="006A6D67" w:rsidDel="008F02C2">
          <w:rPr>
            <w:rFonts w:ascii="Arial" w:hAnsi="Arial" w:cs="Arial"/>
            <w:color w:val="000000" w:themeColor="text1"/>
            <w:sz w:val="22"/>
            <w:szCs w:val="22"/>
          </w:rPr>
          <w:delText xml:space="preserve">the </w:delText>
        </w:r>
      </w:del>
      <w:r w:rsidR="00005269">
        <w:rPr>
          <w:rFonts w:ascii="Arial" w:hAnsi="Arial" w:cs="Arial"/>
          <w:color w:val="000000" w:themeColor="text1"/>
          <w:sz w:val="22"/>
          <w:szCs w:val="22"/>
        </w:rPr>
        <w:t xml:space="preserve">carrion </w:t>
      </w:r>
      <w:del w:id="50" w:author="John M. Marzluff" w:date="2026-05-04T10:17:00Z" w16du:dateUtc="2026-05-04T16:17:00Z">
        <w:r w:rsidR="006A6D67" w:rsidDel="008F02C2">
          <w:rPr>
            <w:rFonts w:ascii="Arial" w:hAnsi="Arial" w:cs="Arial"/>
            <w:color w:val="000000" w:themeColor="text1"/>
            <w:sz w:val="22"/>
            <w:szCs w:val="22"/>
          </w:rPr>
          <w:delText xml:space="preserve">availability </w:delText>
        </w:r>
      </w:del>
      <w:r w:rsidR="006A6D67">
        <w:rPr>
          <w:rFonts w:ascii="Arial" w:hAnsi="Arial" w:cs="Arial"/>
          <w:color w:val="000000" w:themeColor="text1"/>
          <w:sz w:val="22"/>
          <w:szCs w:val="22"/>
        </w:rPr>
        <w:t xml:space="preserve">is </w:t>
      </w:r>
      <w:del w:id="51" w:author="John M. Marzluff" w:date="2026-05-04T10:17:00Z" w16du:dateUtc="2026-05-04T16:17:00Z">
        <w:r w:rsidR="006A6D67" w:rsidDel="008F02C2">
          <w:rPr>
            <w:rFonts w:ascii="Arial" w:hAnsi="Arial" w:cs="Arial"/>
            <w:color w:val="000000" w:themeColor="text1"/>
            <w:sz w:val="22"/>
            <w:szCs w:val="22"/>
          </w:rPr>
          <w:delText>greater</w:delText>
        </w:r>
      </w:del>
      <w:ins w:id="52" w:author="John M. Marzluff" w:date="2026-05-04T10:17:00Z" w16du:dateUtc="2026-05-04T16:17:00Z">
        <w:r w:rsidR="008F02C2">
          <w:rPr>
            <w:rFonts w:ascii="Arial" w:hAnsi="Arial" w:cs="Arial"/>
            <w:color w:val="000000" w:themeColor="text1"/>
            <w:sz w:val="22"/>
            <w:szCs w:val="22"/>
          </w:rPr>
          <w:t>more available</w:t>
        </w:r>
      </w:ins>
      <w:r w:rsidR="006A6D67">
        <w:rPr>
          <w:rFonts w:ascii="Arial" w:hAnsi="Arial" w:cs="Arial"/>
          <w:color w:val="000000" w:themeColor="text1"/>
          <w:sz w:val="22"/>
          <w:szCs w:val="22"/>
        </w:rPr>
        <w:t>, and when their territories were closer to the hunting regions, reducing travel cost</w:t>
      </w:r>
      <w:r w:rsidR="000671AC">
        <w:rPr>
          <w:rFonts w:ascii="Arial" w:hAnsi="Arial" w:cs="Arial"/>
          <w:color w:val="000000" w:themeColor="text1"/>
          <w:sz w:val="22"/>
          <w:szCs w:val="22"/>
        </w:rPr>
        <w:t>s</w:t>
      </w:r>
      <w:r w:rsidR="006A6D67">
        <w:rPr>
          <w:rFonts w:ascii="Arial" w:hAnsi="Arial" w:cs="Arial"/>
          <w:color w:val="000000" w:themeColor="text1"/>
          <w:sz w:val="22"/>
          <w:szCs w:val="22"/>
        </w:rPr>
        <w:t xml:space="preserve">. </w:t>
      </w:r>
      <w:r w:rsidR="00331A63">
        <w:rPr>
          <w:rFonts w:ascii="Arial" w:hAnsi="Arial" w:cs="Arial"/>
          <w:color w:val="000000" w:themeColor="text1"/>
          <w:sz w:val="22"/>
          <w:szCs w:val="22"/>
        </w:rPr>
        <w:t>Within the hunting region</w:t>
      </w:r>
      <w:ins w:id="53" w:author="John M. Marzluff" w:date="2026-05-04T10:20:00Z" w16du:dateUtc="2026-05-04T16:20:00Z">
        <w:r w:rsidR="008F02C2">
          <w:rPr>
            <w:rFonts w:ascii="Arial" w:hAnsi="Arial" w:cs="Arial"/>
            <w:color w:val="000000" w:themeColor="text1"/>
            <w:sz w:val="22"/>
            <w:szCs w:val="22"/>
          </w:rPr>
          <w:t>,</w:t>
        </w:r>
      </w:ins>
      <w:r w:rsidR="007A15FE">
        <w:rPr>
          <w:rFonts w:ascii="Arial" w:hAnsi="Arial" w:cs="Arial"/>
          <w:color w:val="000000" w:themeColor="text1"/>
          <w:sz w:val="22"/>
          <w:szCs w:val="22"/>
        </w:rPr>
        <w:t xml:space="preserve"> the landfill</w:t>
      </w:r>
      <w:ins w:id="54" w:author="John M. Marzluff" w:date="2026-05-04T10:20:00Z" w16du:dateUtc="2026-05-04T16:20:00Z">
        <w:r w:rsidR="008F02C2">
          <w:rPr>
            <w:rFonts w:ascii="Arial" w:hAnsi="Arial" w:cs="Arial"/>
            <w:color w:val="000000" w:themeColor="text1"/>
            <w:sz w:val="22"/>
            <w:szCs w:val="22"/>
          </w:rPr>
          <w:t xml:space="preserve"> and waste</w:t>
        </w:r>
      </w:ins>
      <w:ins w:id="55" w:author="John M. Marzluff" w:date="2026-05-04T10:21:00Z" w16du:dateUtc="2026-05-04T16:21:00Z">
        <w:r w:rsidR="008F02C2">
          <w:rPr>
            <w:rFonts w:ascii="Arial" w:hAnsi="Arial" w:cs="Arial"/>
            <w:color w:val="000000" w:themeColor="text1"/>
            <w:sz w:val="22"/>
            <w:szCs w:val="22"/>
          </w:rPr>
          <w:t>water settling ponds</w:t>
        </w:r>
      </w:ins>
      <w:r w:rsidR="007A15FE">
        <w:rPr>
          <w:rFonts w:ascii="Arial" w:hAnsi="Arial" w:cs="Arial"/>
          <w:color w:val="000000" w:themeColor="text1"/>
          <w:sz w:val="22"/>
          <w:szCs w:val="22"/>
        </w:rPr>
        <w:t xml:space="preserve"> also provide</w:t>
      </w:r>
      <w:del w:id="56" w:author="John M. Marzluff" w:date="2026-05-04T10:21:00Z" w16du:dateUtc="2026-05-04T16:21:00Z">
        <w:r w:rsidR="007A15FE" w:rsidDel="008F02C2">
          <w:rPr>
            <w:rFonts w:ascii="Arial" w:hAnsi="Arial" w:cs="Arial"/>
            <w:color w:val="000000" w:themeColor="text1"/>
            <w:sz w:val="22"/>
            <w:szCs w:val="22"/>
          </w:rPr>
          <w:delText>s</w:delText>
        </w:r>
      </w:del>
      <w:r w:rsidR="007A15FE">
        <w:rPr>
          <w:rFonts w:ascii="Arial" w:hAnsi="Arial" w:cs="Arial"/>
          <w:color w:val="000000" w:themeColor="text1"/>
          <w:sz w:val="22"/>
          <w:szCs w:val="22"/>
        </w:rPr>
        <w:t xml:space="preserve"> a lower-priority option</w:t>
      </w:r>
      <w:r w:rsidR="00331A63">
        <w:rPr>
          <w:rFonts w:ascii="Arial" w:hAnsi="Arial" w:cs="Arial"/>
          <w:color w:val="000000" w:themeColor="text1"/>
          <w:sz w:val="22"/>
          <w:szCs w:val="22"/>
        </w:rPr>
        <w:t xml:space="preserve"> </w:t>
      </w:r>
      <w:ins w:id="57" w:author="John M. Marzluff" w:date="2026-05-04T10:20:00Z" w16du:dateUtc="2026-05-04T16:20:00Z">
        <w:r w:rsidR="008F02C2">
          <w:rPr>
            <w:rFonts w:ascii="Arial" w:hAnsi="Arial" w:cs="Arial"/>
            <w:color w:val="000000" w:themeColor="text1"/>
            <w:sz w:val="22"/>
            <w:szCs w:val="22"/>
          </w:rPr>
          <w:t xml:space="preserve">for </w:t>
        </w:r>
      </w:ins>
      <w:r w:rsidR="00331A63">
        <w:rPr>
          <w:rFonts w:ascii="Arial" w:hAnsi="Arial" w:cs="Arial"/>
          <w:color w:val="000000" w:themeColor="text1"/>
          <w:sz w:val="22"/>
          <w:szCs w:val="22"/>
        </w:rPr>
        <w:t xml:space="preserve">ravens </w:t>
      </w:r>
      <w:del w:id="58" w:author="John M. Marzluff" w:date="2026-05-04T10:20:00Z" w16du:dateUtc="2026-05-04T16:20:00Z">
        <w:r w:rsidR="00331A63" w:rsidDel="008F02C2">
          <w:rPr>
            <w:rFonts w:ascii="Arial" w:hAnsi="Arial" w:cs="Arial"/>
            <w:color w:val="000000" w:themeColor="text1"/>
            <w:sz w:val="22"/>
            <w:szCs w:val="22"/>
          </w:rPr>
          <w:delText xml:space="preserve">can use </w:delText>
        </w:r>
      </w:del>
      <w:r w:rsidR="00331A63">
        <w:rPr>
          <w:rFonts w:ascii="Arial" w:hAnsi="Arial" w:cs="Arial"/>
          <w:color w:val="000000" w:themeColor="text1"/>
          <w:sz w:val="22"/>
          <w:szCs w:val="22"/>
        </w:rPr>
        <w:t>w</w:t>
      </w:r>
      <w:ins w:id="59" w:author="John M. Marzluff" w:date="2026-05-04T13:13:00Z" w16du:dateUtc="2026-05-04T19:13:00Z">
        <w:r w:rsidR="00A45D0C">
          <w:rPr>
            <w:rFonts w:ascii="Arial" w:hAnsi="Arial" w:cs="Arial"/>
            <w:color w:val="000000" w:themeColor="text1"/>
            <w:sz w:val="22"/>
            <w:szCs w:val="22"/>
          </w:rPr>
          <w:t>hen carrion is unavailable</w:t>
        </w:r>
      </w:ins>
      <w:del w:id="60" w:author="John M. Marzluff" w:date="2026-05-04T13:13:00Z" w16du:dateUtc="2026-05-04T19:13:00Z">
        <w:r w:rsidR="00331A63" w:rsidDel="00A45D0C">
          <w:rPr>
            <w:rFonts w:ascii="Arial" w:hAnsi="Arial" w:cs="Arial"/>
            <w:color w:val="000000" w:themeColor="text1"/>
            <w:sz w:val="22"/>
            <w:szCs w:val="22"/>
          </w:rPr>
          <w:delText>ith minimal competition</w:delText>
        </w:r>
      </w:del>
      <w:r w:rsidR="00331A63">
        <w:rPr>
          <w:rFonts w:ascii="Arial" w:hAnsi="Arial" w:cs="Arial"/>
          <w:color w:val="000000" w:themeColor="text1"/>
          <w:sz w:val="22"/>
          <w:szCs w:val="22"/>
        </w:rPr>
        <w:t xml:space="preserve">. </w:t>
      </w:r>
    </w:p>
    <w:p w14:paraId="77EF87EA" w14:textId="77777777" w:rsidR="00A45D0C" w:rsidRDefault="00A45D0C" w:rsidP="00A45D0C">
      <w:pPr>
        <w:spacing w:line="480" w:lineRule="auto"/>
        <w:ind w:firstLine="720"/>
        <w:rPr>
          <w:ins w:id="61" w:author="John M. Marzluff" w:date="2026-05-04T13:58:00Z" w16du:dateUtc="2026-05-04T19:58:00Z"/>
          <w:rFonts w:ascii="Arial" w:hAnsi="Arial" w:cs="Arial"/>
          <w:color w:val="000000" w:themeColor="text1"/>
          <w:sz w:val="22"/>
          <w:szCs w:val="22"/>
        </w:rPr>
      </w:pPr>
      <w:ins w:id="62" w:author="John M. Marzluff" w:date="2026-05-04T13:58:00Z" w16du:dateUtc="2026-05-04T19:58:00Z">
        <w:r>
          <w:rPr>
            <w:rFonts w:ascii="Arial" w:hAnsi="Arial" w:cs="Arial"/>
            <w:color w:val="000000" w:themeColor="text1"/>
            <w:sz w:val="22"/>
            <w:szCs w:val="22"/>
          </w:rPr>
          <w:t xml:space="preserve">Territorial ravens remain place-bound throughout the non-breeding season, and cannot freely track the best foraging locations like more </w:t>
        </w:r>
        <w:r>
          <w:rPr>
            <w:rFonts w:ascii="Arial" w:hAnsi="Arial" w:cs="Arial"/>
            <w:color w:val="000000" w:themeColor="text1"/>
            <w:sz w:val="22"/>
            <w:szCs w:val="22"/>
          </w:rPr>
          <w:t>free</w:t>
        </w:r>
        <w:r>
          <w:rPr>
            <w:rFonts w:ascii="Arial" w:hAnsi="Arial" w:cs="Arial"/>
            <w:color w:val="000000" w:themeColor="text1"/>
            <w:sz w:val="22"/>
            <w:szCs w:val="22"/>
          </w:rPr>
          <w:t xml:space="preserve">-ranging ungulates with nutrient-dense vegetation </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ADDIN ZOTERO_ITEM CSL_CITATION {"citationID":"OCMEujLs","properties":{"unsorted":false,"formattedCitation":"(McNaughton 1990, Middleton et al. 2018)","plainCitation":"(McNaughton 1990, Middleton et al. 2018)","noteIndex":0},"citationItems":[{"id":1946,"uris":["http://zotero.org/users/9968163/items/97CATY2B"],"itemData":{"id":1946,"type":"article-journal","abstract":"TWO distinct foraging behaviours differentiate Africa's grazing ungulates1–3: over the wet–dry season cycle resident herds occupy seasonally stable and spatially restricted home ranges and migratory herds move over vast geographical regions, using different areas in different seasons. Migratory herds dominate animal biomass wherever they occur4. Some migrants congregate around permanent water sources in the dry season and disperse to drier habitats in the wet season5; others travel along rainfall gradients, concentrating in areas of low annual rainfall in the wet season and moving to areas of higher rainfall as the dry season advances4. The Serengeti National Park in Tanzania is typical of the latter type of ecosystem6; migratory grazers there select drier localities in the wet season, despite the fact that forage production rates and drinking water supplies are high everywhere. These migrations could be explained by the animals' avoidance of muddy, sticky soils7, general forage-quality properties8, by calcium requirementsof lactating females9 and by avoidance of woodland habitats with greater predation risk10. Resident grazers are concentrated in localities supporting grasses with mineral contents more capable of meeting dietary requirements than forages in nearby, little-used grasslands11. I now present evidence that seasonal movements of migratory grazers in the Serengeti ecosystem are also related to grass mineral content. Particularly important, based on forage concentrations and animal requirements12, are Ca, Cu, N, Na, Zn and also, for lactating females and growing young, Mg, P and Ca/P balance.","container-title":"Nature","DOI":"10.1038/345613a0","ISSN":"1476-4687","issue":"6276","language":"en","license":"1990 Springer Nature Limited","page":"613-615","publisher":"Nature Publishing Group","source":"www.nature.com","title":"Mineral nutrition and seasonal movements of African migratory ungulates","volume":"345","author":[{"family":"McNaughton","given":"S. J."}],"issued":{"date-parts":[["1990",6]]}}},{"id":1202,"uris":["http://zotero.org/users/9968163/items/R95UXR8V"],"itemData":{"id":1202,"type":"article-journal","abstract":"Each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Pr>
            <w:rFonts w:ascii="Arial" w:hAnsi="Arial" w:cs="Arial"/>
            <w:color w:val="000000" w:themeColor="text1"/>
            <w:sz w:val="22"/>
            <w:szCs w:val="22"/>
          </w:rPr>
          <w:fldChar w:fldCharType="separate"/>
        </w:r>
        <w:r w:rsidRPr="00A87B24">
          <w:rPr>
            <w:rFonts w:ascii="Aptos" w:hAnsi="Aptos"/>
            <w:sz w:val="22"/>
          </w:rPr>
          <w:t>(McNaughton 1990, Middleton et al. 2018)</w:t>
        </w:r>
        <w:r>
          <w:rPr>
            <w:rFonts w:ascii="Arial" w:hAnsi="Arial" w:cs="Arial"/>
            <w:color w:val="000000" w:themeColor="text1"/>
            <w:sz w:val="22"/>
            <w:szCs w:val="22"/>
          </w:rPr>
          <w:fldChar w:fldCharType="end"/>
        </w:r>
        <w:r>
          <w:rPr>
            <w:rFonts w:ascii="Arial" w:hAnsi="Arial" w:cs="Arial"/>
            <w:color w:val="000000" w:themeColor="text1"/>
            <w:sz w:val="22"/>
            <w:szCs w:val="22"/>
          </w:rPr>
          <w:t xml:space="preserve">. Territorial ravens have an additional constraint because they return to defend their territory each night, thus acting as central place foragers (CPF). Unlike CPF, territorial ravens in the non-breeding season do not have to consider the additional constraints such as load-size or a decreased harvest rate influenced by the need to provision offspring </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ADDIN ZOTERO_ITEM CSL_CITATION {"citationID":"mEG1uRNs","properties":{"unsorted":false,"formattedCitation":"(Charnov 1976, Orians and Pearson 1979)","plainCitation":"(Charnov 1976, Orians and Pearson 1979)","noteIndex":0},"citationItems":[{"id":1948,"uris":["http://zotero.org/users/9968163/items/UEP55HLJ"],"itemData":{"id":1948,"type":"article-journal","container-title":"Theoretical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L."}],"issued":{"date-parts":[["1976",4]]}}},{"id":1292,"uris":["http://zotero.org/users/9968163/items/BDMUY2JB"],"itemData":{"id":1292,"type":"chapter","container-title":"Analysis of Ecological Systems","page":"154-177","publisher":"Ohio State University Press","title":"On the theory of central place foraging","author":[{"family":"Orians","given":"G. H."},{"family":"Pearson","given":""}],"editor":[{"family":"Horn","given":"D. J."},{"family":"Stairs","given":"Mitchell G. R."}],"issued":{"date-parts":[["1979"]]},"original-date":{"literal":"Columbus"}}}],"schema":"https://github.com/citation-style-language/schema/raw/master/csl-citation.json"} </w:instrText>
        </w:r>
        <w:r>
          <w:rPr>
            <w:rFonts w:ascii="Arial" w:hAnsi="Arial" w:cs="Arial"/>
            <w:color w:val="000000" w:themeColor="text1"/>
            <w:sz w:val="22"/>
            <w:szCs w:val="22"/>
          </w:rPr>
          <w:fldChar w:fldCharType="separate"/>
        </w:r>
        <w:r w:rsidRPr="002B7E11">
          <w:rPr>
            <w:rFonts w:ascii="Aptos" w:hAnsi="Aptos"/>
            <w:sz w:val="22"/>
          </w:rPr>
          <w:t>(Charnov 1976, Orians and Pearson 1979)</w:t>
        </w:r>
        <w:r>
          <w:rPr>
            <w:rFonts w:ascii="Arial" w:hAnsi="Arial" w:cs="Arial"/>
            <w:color w:val="000000" w:themeColor="text1"/>
            <w:sz w:val="22"/>
            <w:szCs w:val="22"/>
          </w:rPr>
          <w:fldChar w:fldCharType="end"/>
        </w:r>
        <w:r>
          <w:rPr>
            <w:rFonts w:ascii="Arial" w:hAnsi="Arial" w:cs="Arial"/>
            <w:color w:val="000000" w:themeColor="text1"/>
            <w:sz w:val="22"/>
            <w:szCs w:val="22"/>
          </w:rPr>
          <w:t xml:space="preserve">. Instead, they only consider their personal fitness when considering which patch to exploit within their daily travel range. This makes the decision to leave their territory simpler than deciding where to travel, since the only consideration is a lack of immediate foraging opportunities. Outside the territories, additional variables must be considered to determine the optimal movement based on their understanding of available resources. </w:t>
        </w:r>
      </w:ins>
    </w:p>
    <w:p w14:paraId="2791EBA7" w14:textId="2F50CD15" w:rsidR="00A45D0C" w:rsidDel="00A45D0C" w:rsidRDefault="00A45D0C" w:rsidP="005F4A3B">
      <w:pPr>
        <w:spacing w:line="480" w:lineRule="auto"/>
        <w:rPr>
          <w:del w:id="63" w:author="John M. Marzluff" w:date="2026-05-04T13:59:00Z" w16du:dateUtc="2026-05-04T19:59:00Z"/>
          <w:rFonts w:ascii="Arial" w:hAnsi="Arial" w:cs="Arial"/>
          <w:color w:val="000000" w:themeColor="text1"/>
          <w:sz w:val="22"/>
          <w:szCs w:val="22"/>
        </w:rPr>
      </w:pPr>
    </w:p>
    <w:p w14:paraId="29FD86AA" w14:textId="4E77F4AC" w:rsidR="002D3A94" w:rsidDel="008F02C2" w:rsidRDefault="008F02C2" w:rsidP="008F02C2">
      <w:pPr>
        <w:spacing w:line="480" w:lineRule="auto"/>
        <w:rPr>
          <w:del w:id="64" w:author="John M. Marzluff" w:date="2026-05-04T10:23:00Z" w16du:dateUtc="2026-05-04T16:23:00Z"/>
          <w:rFonts w:ascii="Arial" w:hAnsi="Arial" w:cs="Arial"/>
          <w:color w:val="000000" w:themeColor="text1"/>
          <w:sz w:val="22"/>
          <w:szCs w:val="22"/>
        </w:rPr>
        <w:pPrChange w:id="65" w:author="John M. Marzluff" w:date="2026-05-04T10:46:00Z" w16du:dateUtc="2026-05-04T16:46:00Z">
          <w:pPr>
            <w:spacing w:line="480" w:lineRule="auto"/>
            <w:ind w:firstLine="720"/>
          </w:pPr>
        </w:pPrChange>
      </w:pPr>
      <w:ins w:id="66" w:author="John M. Marzluff" w:date="2026-05-04T10:24:00Z" w16du:dateUtc="2026-05-04T16:24:00Z">
        <w:r>
          <w:rPr>
            <w:rFonts w:ascii="Arial" w:hAnsi="Arial" w:cs="Arial"/>
            <w:color w:val="000000" w:themeColor="text1"/>
            <w:sz w:val="22"/>
            <w:szCs w:val="22"/>
          </w:rPr>
          <w:tab/>
        </w:r>
      </w:ins>
      <w:ins w:id="67" w:author="John M. Marzluff" w:date="2026-05-04T10:38:00Z" w16du:dateUtc="2026-05-04T16:38:00Z">
        <w:r>
          <w:rPr>
            <w:rFonts w:ascii="Arial" w:hAnsi="Arial" w:cs="Arial"/>
            <w:color w:val="000000" w:themeColor="text1"/>
            <w:sz w:val="22"/>
            <w:szCs w:val="22"/>
          </w:rPr>
          <w:t>A territorial raven that leaves its</w:t>
        </w:r>
      </w:ins>
      <w:ins w:id="68" w:author="John M. Marzluff" w:date="2026-05-04T10:37:00Z" w16du:dateUtc="2026-05-04T16:37:00Z">
        <w:r>
          <w:rPr>
            <w:rFonts w:ascii="Arial" w:hAnsi="Arial" w:cs="Arial"/>
            <w:color w:val="000000" w:themeColor="text1"/>
            <w:sz w:val="22"/>
            <w:szCs w:val="22"/>
          </w:rPr>
          <w:t xml:space="preserve"> territory when a wolf kill </w:t>
        </w:r>
      </w:ins>
      <w:ins w:id="69" w:author="John M. Marzluff" w:date="2026-05-04T10:38:00Z" w16du:dateUtc="2026-05-04T16:38:00Z">
        <w:r>
          <w:rPr>
            <w:rFonts w:ascii="Arial" w:hAnsi="Arial" w:cs="Arial"/>
            <w:color w:val="000000" w:themeColor="text1"/>
            <w:sz w:val="22"/>
            <w:szCs w:val="22"/>
          </w:rPr>
          <w:t>is available seems</w:t>
        </w:r>
      </w:ins>
      <w:ins w:id="70" w:author="John M. Marzluff" w:date="2026-05-04T10:34:00Z" w16du:dateUtc="2026-05-04T16:34:00Z">
        <w:r>
          <w:rPr>
            <w:rFonts w:ascii="Arial" w:hAnsi="Arial" w:cs="Arial"/>
            <w:color w:val="000000" w:themeColor="text1"/>
            <w:sz w:val="22"/>
            <w:szCs w:val="22"/>
          </w:rPr>
          <w:t xml:space="preserve"> at odds with theory</w:t>
        </w:r>
      </w:ins>
      <w:ins w:id="71" w:author="John M. Marzluff" w:date="2026-05-04T13:19:00Z" w16du:dateUtc="2026-05-04T19:19:00Z">
        <w:r w:rsidR="00A45D0C">
          <w:rPr>
            <w:rFonts w:ascii="Arial" w:hAnsi="Arial" w:cs="Arial"/>
            <w:color w:val="000000" w:themeColor="text1"/>
            <w:sz w:val="22"/>
            <w:szCs w:val="22"/>
          </w:rPr>
          <w:t xml:space="preserve"> </w:t>
        </w:r>
        <w:r w:rsidR="00A45D0C">
          <w:rPr>
            <w:rFonts w:ascii="Arial" w:hAnsi="Arial" w:cs="Arial"/>
            <w:color w:val="000000" w:themeColor="text1"/>
            <w:sz w:val="22"/>
            <w:szCs w:val="22"/>
          </w:rPr>
          <w:fldChar w:fldCharType="begin"/>
        </w:r>
        <w:r w:rsidR="00A45D0C">
          <w:rPr>
            <w:rFonts w:ascii="Arial" w:hAnsi="Arial" w:cs="Arial"/>
            <w:color w:val="000000" w:themeColor="text1"/>
            <w:sz w:val="22"/>
            <w:szCs w:val="22"/>
          </w:rPr>
          <w:instrText xml:space="preserve"> ADDIN ZOTERO_ITEM CSL_CITATION {"citationID":"5iWcLYJe","properties":{"unsorted":false,"formattedCitation":"(Hengeveld et al. 2009)","plainCitation":"(Hengeveld et al. 2009)","noteIndex":0},"citationItems":[{"id":1962,"uris":["http://zotero.org/users/9968163/items/TQJLD695"],"itemData":{"id":1962,"type":"article-journal","abstract":"The concentrations of resources in forage are not perfectly balanced to the needs of an animal, and food species differ in these concentrations. Under many circumstances, animals should thus forage on multiple food species to attain the maximum and most balanced intake of several resources. In this article we present a model to extend optimal foraging theory to incorporate concurrent foraging for multiple resources from several food species. A balancing of resources is achieved by representing the amount of a resource as the time during which it is used. Optimization is considered at two hierarchical levels: the time spent in a patch and the proportion of patches of each food species included in the foraging path. Our model results show that the balancing of resource intake can be achieved at the level of the foraging path, while the maximization of intake can be realized at the nested patch level. The choice for a food species should be dependent on the differences in intake and resource ratios between the food species. Under free choice of food species, the optimal patch residence time is subject not to differences between patches but to the local intake rate.","container-title":"The American Naturalist","DOI":"10.1086/598500","ISSN":"1537-5323","issue":"1","journalAbbreviation":"Am Nat","language":"eng","page":"102-110","PMID":"19422320","source":"PubMed","title":"Optimal foraging for multiple resources in several food species","volume":"174","author":[{"family":"Hengeveld","given":"Geerten M."},{"family":"Langevelde","given":"Frank","non-dropping-particle":"van"},{"family":"Groen","given":"Thomas A."},{"family":"Knegt","given":"Henrik J.","non-dropping-particle":"de"}],"issued":{"date-parts":[["2009",7]]}}}],"schema":"https://github.com/citation-style-language/schema/raw/master/csl-citation.json"} </w:instrText>
        </w:r>
        <w:r w:rsidR="00A45D0C">
          <w:rPr>
            <w:rFonts w:ascii="Arial" w:hAnsi="Arial" w:cs="Arial"/>
            <w:color w:val="000000" w:themeColor="text1"/>
            <w:sz w:val="22"/>
            <w:szCs w:val="22"/>
          </w:rPr>
          <w:fldChar w:fldCharType="separate"/>
        </w:r>
        <w:r w:rsidR="00A45D0C" w:rsidRPr="001660FB">
          <w:rPr>
            <w:rFonts w:ascii="Aptos" w:hAnsi="Aptos"/>
            <w:sz w:val="22"/>
          </w:rPr>
          <w:t>(Hengeveld et al. 2009)</w:t>
        </w:r>
        <w:r w:rsidR="00A45D0C">
          <w:rPr>
            <w:rFonts w:ascii="Arial" w:hAnsi="Arial" w:cs="Arial"/>
            <w:color w:val="000000" w:themeColor="text1"/>
            <w:sz w:val="22"/>
            <w:szCs w:val="22"/>
          </w:rPr>
          <w:fldChar w:fldCharType="end"/>
        </w:r>
      </w:ins>
      <w:ins w:id="72" w:author="John M. Marzluff" w:date="2026-05-04T10:34:00Z" w16du:dateUtc="2026-05-04T16:34:00Z">
        <w:r>
          <w:rPr>
            <w:rFonts w:ascii="Arial" w:hAnsi="Arial" w:cs="Arial"/>
            <w:color w:val="000000" w:themeColor="text1"/>
            <w:sz w:val="22"/>
            <w:szCs w:val="22"/>
          </w:rPr>
          <w:t xml:space="preserve">. </w:t>
        </w:r>
      </w:ins>
      <w:ins w:id="73" w:author="John M. Marzluff" w:date="2026-05-04T10:43:00Z" w16du:dateUtc="2026-05-04T16:43:00Z">
        <w:r>
          <w:rPr>
            <w:rFonts w:ascii="Arial" w:hAnsi="Arial" w:cs="Arial"/>
            <w:color w:val="000000" w:themeColor="text1"/>
            <w:sz w:val="22"/>
            <w:szCs w:val="22"/>
          </w:rPr>
          <w:t xml:space="preserve">The </w:t>
        </w:r>
      </w:ins>
      <w:ins w:id="74" w:author="John M. Marzluff" w:date="2026-05-04T10:44:00Z" w16du:dateUtc="2026-05-04T16:44:00Z">
        <w:r>
          <w:rPr>
            <w:rFonts w:ascii="Arial" w:hAnsi="Arial" w:cs="Arial"/>
            <w:color w:val="000000" w:themeColor="text1"/>
            <w:sz w:val="22"/>
            <w:szCs w:val="22"/>
          </w:rPr>
          <w:t xml:space="preserve">decision may be </w:t>
        </w:r>
      </w:ins>
      <w:ins w:id="75" w:author="John M. Marzluff" w:date="2026-05-04T10:43:00Z" w16du:dateUtc="2026-05-04T16:43:00Z">
        <w:r>
          <w:rPr>
            <w:rFonts w:ascii="Arial" w:hAnsi="Arial" w:cs="Arial"/>
            <w:color w:val="000000" w:themeColor="text1"/>
            <w:sz w:val="22"/>
            <w:szCs w:val="22"/>
          </w:rPr>
          <w:t xml:space="preserve">more complex than we </w:t>
        </w:r>
      </w:ins>
      <w:ins w:id="76" w:author="John M. Marzluff" w:date="2026-05-04T10:48:00Z" w16du:dateUtc="2026-05-04T16:48:00Z">
        <w:r>
          <w:rPr>
            <w:rFonts w:ascii="Arial" w:hAnsi="Arial" w:cs="Arial"/>
            <w:color w:val="000000" w:themeColor="text1"/>
            <w:kern w:val="0"/>
            <w:sz w:val="22"/>
            <w:szCs w:val="22"/>
            <w14:ligatures w14:val="none"/>
          </w:rPr>
          <w:t>captured and likely involves many other factors that can affect a raven’s foraging efficiency, such as the predictability of nearby resources, carcass size, the number of wolves and competing scavengers, the remaining biomass, and other non-foraging-related</w:t>
        </w:r>
      </w:ins>
      <w:ins w:id="77" w:author="John M. Marzluff" w:date="2026-05-04T10:43:00Z" w16du:dateUtc="2026-05-04T16:43:00Z">
        <w:r>
          <w:rPr>
            <w:rFonts w:ascii="Arial" w:hAnsi="Arial" w:cs="Arial"/>
            <w:color w:val="000000" w:themeColor="text1"/>
            <w:sz w:val="22"/>
            <w:szCs w:val="22"/>
          </w:rPr>
          <w:t xml:space="preserve"> behaviors.</w:t>
        </w:r>
      </w:ins>
      <w:ins w:id="78" w:author="John M. Marzluff" w:date="2026-05-04T10:45:00Z" w16du:dateUtc="2026-05-04T16:45:00Z">
        <w:r>
          <w:rPr>
            <w:rFonts w:ascii="Arial" w:hAnsi="Arial" w:cs="Arial"/>
            <w:color w:val="000000" w:themeColor="text1"/>
            <w:sz w:val="22"/>
            <w:szCs w:val="22"/>
          </w:rPr>
          <w:t xml:space="preserve"> </w:t>
        </w:r>
      </w:ins>
      <w:ins w:id="79" w:author="John M. Marzluff" w:date="2026-05-04T10:35:00Z" w16du:dateUtc="2026-05-04T16:35:00Z">
        <w:r>
          <w:rPr>
            <w:rFonts w:ascii="Arial" w:hAnsi="Arial" w:cs="Arial"/>
            <w:color w:val="000000" w:themeColor="text1"/>
            <w:sz w:val="22"/>
            <w:szCs w:val="22"/>
          </w:rPr>
          <w:t xml:space="preserve">Wolf kills </w:t>
        </w:r>
      </w:ins>
      <w:ins w:id="80" w:author="John M. Marzluff" w:date="2026-05-04T10:46:00Z" w16du:dateUtc="2026-05-04T16:46:00Z">
        <w:r>
          <w:rPr>
            <w:rFonts w:ascii="Arial" w:hAnsi="Arial" w:cs="Arial"/>
            <w:color w:val="000000" w:themeColor="text1"/>
            <w:sz w:val="22"/>
            <w:szCs w:val="22"/>
          </w:rPr>
          <w:t xml:space="preserve">of small </w:t>
        </w:r>
      </w:ins>
      <w:del w:id="81" w:author="John M. Marzluff" w:date="2026-05-04T10:23:00Z" w16du:dateUtc="2026-05-04T16:23:00Z">
        <w:r w:rsidR="001152FB" w:rsidDel="008F02C2">
          <w:rPr>
            <w:rFonts w:ascii="Arial" w:hAnsi="Arial" w:cs="Arial"/>
            <w:color w:val="000000" w:themeColor="text1"/>
            <w:sz w:val="22"/>
            <w:szCs w:val="22"/>
          </w:rPr>
          <w:delText xml:space="preserve">Territorial ravens remain place-bound throughout the non-breeding season, and cannot freely track the best foraging locations like more </w:delText>
        </w:r>
      </w:del>
      <w:del w:id="82" w:author="John M. Marzluff" w:date="2026-05-04T10:19:00Z" w16du:dateUtc="2026-05-04T16:19:00Z">
        <w:r w:rsidR="001152FB" w:rsidDel="008F02C2">
          <w:rPr>
            <w:rFonts w:ascii="Arial" w:hAnsi="Arial" w:cs="Arial"/>
            <w:color w:val="000000" w:themeColor="text1"/>
            <w:sz w:val="22"/>
            <w:szCs w:val="22"/>
          </w:rPr>
          <w:delText xml:space="preserve">free </w:delText>
        </w:r>
      </w:del>
      <w:del w:id="83" w:author="John M. Marzluff" w:date="2026-05-04T10:23:00Z" w16du:dateUtc="2026-05-04T16:23:00Z">
        <w:r w:rsidR="001152FB" w:rsidDel="008F02C2">
          <w:rPr>
            <w:rFonts w:ascii="Arial" w:hAnsi="Arial" w:cs="Arial"/>
            <w:color w:val="000000" w:themeColor="text1"/>
            <w:sz w:val="22"/>
            <w:szCs w:val="22"/>
          </w:rPr>
          <w:delText xml:space="preserve">ranging ungulates </w:delText>
        </w:r>
        <w:r w:rsidR="00123D7C" w:rsidDel="008F02C2">
          <w:rPr>
            <w:rFonts w:ascii="Arial" w:hAnsi="Arial" w:cs="Arial"/>
            <w:color w:val="000000" w:themeColor="text1"/>
            <w:sz w:val="22"/>
            <w:szCs w:val="22"/>
          </w:rPr>
          <w:delText>with</w:delText>
        </w:r>
        <w:r w:rsidR="001152FB" w:rsidDel="008F02C2">
          <w:rPr>
            <w:rFonts w:ascii="Arial" w:hAnsi="Arial" w:cs="Arial"/>
            <w:color w:val="000000" w:themeColor="text1"/>
            <w:sz w:val="22"/>
            <w:szCs w:val="22"/>
          </w:rPr>
          <w:delText xml:space="preserve"> nutrient-dense vegetation </w:delText>
        </w:r>
        <w:r w:rsidR="001152FB" w:rsidDel="008F02C2">
          <w:rPr>
            <w:rFonts w:ascii="Arial" w:hAnsi="Arial" w:cs="Arial"/>
            <w:color w:val="000000" w:themeColor="text1"/>
            <w:sz w:val="22"/>
            <w:szCs w:val="22"/>
          </w:rPr>
          <w:fldChar w:fldCharType="begin"/>
        </w:r>
        <w:r w:rsidR="001152FB" w:rsidDel="008F02C2">
          <w:rPr>
            <w:rFonts w:ascii="Arial" w:hAnsi="Arial" w:cs="Arial"/>
            <w:color w:val="000000" w:themeColor="text1"/>
            <w:sz w:val="22"/>
            <w:szCs w:val="22"/>
          </w:rPr>
          <w:delInstrText xml:space="preserve"> ADDIN ZOTERO_ITEM CSL_CITATION {"citationID":"OCMEujLs","properties":{"unsorted":false,"formattedCitation":"(McNaughton 1990, Middleton et al. 2018)","plainCitation":"(McNaughton 1990, Middleton et al. 2018)","noteIndex":0},"citationItems":[{"id":1946,"uris":["http://zotero.org/users/9968163/items/97CATY2B"],"itemData":{"id":1946,"type":"article-journal","abstract":"TWO distinct foraging behaviours differentiate Africa's grazing ungulates1–3: over the wet–dry season cycle resident herds occupy seasonally stable and spatially restricted home ranges and migratory herds move over vast geographical regions, using different areas in different seasons. Migratory herds dominate animal biomass wherever they occur4. Some migrants congregate around permanent water sources in the dry season and disperse to drier habitats in the wet season5; others travel along rainfall gradients, concentrating in areas of low annual rainfall in the wet season and moving to areas of higher rainfall as the dry season advances4. The Serengeti National Park in Tanzania is typical of the latter type of ecosystem6; migratory grazers there select drier localities in the wet season, despite the fact that forage production rates and drinking water supplies are high everywhere. These migrations could be explained by the animals' avoidance of muddy, sticky soils7, general forage-quality properties8, by calcium requirementsof lactating females9 and by avoidance of woodland habitats with greater predation risk10. Resident grazers are concentrated in localities supporting grasses with mineral contents more capable of meeting dietary requirements than forages in nearby, little-used grasslands11. I now present evidence that seasonal movements of migratory grazers in the Serengeti ecosystem are also related to grass mineral content. Particularly important, based on forage concentrations and animal requirements12, are Ca, Cu, N, Na, Zn and also, for lactating females and growing young, Mg, P and Ca/P balance.","container-title":"Nature","DOI":"10.1038/345613a0","ISSN":"1476-4687","issue":"6276","language":"en","license":"1990 Springer Nature Limited","page":"613-615","publisher":"Nature Publishing Group","source":"www.nature.com","title":"Mineral nutrition and seasonal movements of African migratory ungulates","volume":"345","author":[{"family":"McNaughton","given":"S. J."}],"issued":{"date-parts":[["1990",6]]}}},{"id":1202,"uris":["http://zotero.org/users/9968163/items/R95UXR8V"],"itemData":{"id":1202,"type":"article-journal","abstract":"Each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delInstrText>
        </w:r>
        <w:r w:rsidR="001152FB" w:rsidDel="008F02C2">
          <w:rPr>
            <w:rFonts w:ascii="Arial" w:hAnsi="Arial" w:cs="Arial"/>
            <w:color w:val="000000" w:themeColor="text1"/>
            <w:sz w:val="22"/>
            <w:szCs w:val="22"/>
          </w:rPr>
          <w:fldChar w:fldCharType="separate"/>
        </w:r>
        <w:r w:rsidR="001152FB" w:rsidRPr="00A87B24" w:rsidDel="008F02C2">
          <w:rPr>
            <w:rFonts w:ascii="Aptos" w:hAnsi="Aptos"/>
            <w:sz w:val="22"/>
          </w:rPr>
          <w:delText>(McNaughton 1990, Middleton et al. 2018)</w:delText>
        </w:r>
        <w:r w:rsidR="001152FB" w:rsidDel="008F02C2">
          <w:rPr>
            <w:rFonts w:ascii="Arial" w:hAnsi="Arial" w:cs="Arial"/>
            <w:color w:val="000000" w:themeColor="text1"/>
            <w:sz w:val="22"/>
            <w:szCs w:val="22"/>
          </w:rPr>
          <w:fldChar w:fldCharType="end"/>
        </w:r>
        <w:r w:rsidR="001152FB" w:rsidDel="008F02C2">
          <w:rPr>
            <w:rFonts w:ascii="Arial" w:hAnsi="Arial" w:cs="Arial"/>
            <w:color w:val="000000" w:themeColor="text1"/>
            <w:sz w:val="22"/>
            <w:szCs w:val="22"/>
          </w:rPr>
          <w:delText xml:space="preserve">. </w:delText>
        </w:r>
        <w:r w:rsidR="00B42568" w:rsidDel="008F02C2">
          <w:rPr>
            <w:rFonts w:ascii="Arial" w:hAnsi="Arial" w:cs="Arial"/>
            <w:color w:val="000000" w:themeColor="text1"/>
            <w:sz w:val="22"/>
            <w:szCs w:val="22"/>
          </w:rPr>
          <w:delText>Territorial r</w:delText>
        </w:r>
        <w:r w:rsidR="00127624" w:rsidDel="008F02C2">
          <w:rPr>
            <w:rFonts w:ascii="Arial" w:hAnsi="Arial" w:cs="Arial"/>
            <w:color w:val="000000" w:themeColor="text1"/>
            <w:sz w:val="22"/>
            <w:szCs w:val="22"/>
          </w:rPr>
          <w:delText>aven</w:delText>
        </w:r>
        <w:r w:rsidR="00B90F50" w:rsidDel="008F02C2">
          <w:rPr>
            <w:rFonts w:ascii="Arial" w:hAnsi="Arial" w:cs="Arial"/>
            <w:color w:val="000000" w:themeColor="text1"/>
            <w:sz w:val="22"/>
            <w:szCs w:val="22"/>
          </w:rPr>
          <w:delText xml:space="preserve">s </w:delText>
        </w:r>
        <w:r w:rsidR="00EE5187" w:rsidDel="008F02C2">
          <w:rPr>
            <w:rFonts w:ascii="Arial" w:hAnsi="Arial" w:cs="Arial"/>
            <w:color w:val="000000" w:themeColor="text1"/>
            <w:sz w:val="22"/>
            <w:szCs w:val="22"/>
          </w:rPr>
          <w:delText>ha</w:delText>
        </w:r>
        <w:r w:rsidR="00B90F50" w:rsidDel="008F02C2">
          <w:rPr>
            <w:rFonts w:ascii="Arial" w:hAnsi="Arial" w:cs="Arial"/>
            <w:color w:val="000000" w:themeColor="text1"/>
            <w:sz w:val="22"/>
            <w:szCs w:val="22"/>
          </w:rPr>
          <w:delText>ve</w:delText>
        </w:r>
        <w:r w:rsidR="00EE5187" w:rsidDel="008F02C2">
          <w:rPr>
            <w:rFonts w:ascii="Arial" w:hAnsi="Arial" w:cs="Arial"/>
            <w:color w:val="000000" w:themeColor="text1"/>
            <w:sz w:val="22"/>
            <w:szCs w:val="22"/>
          </w:rPr>
          <w:delText xml:space="preserve"> </w:delText>
        </w:r>
        <w:r w:rsidR="00AE1AD4" w:rsidDel="008F02C2">
          <w:rPr>
            <w:rFonts w:ascii="Arial" w:hAnsi="Arial" w:cs="Arial"/>
            <w:color w:val="000000" w:themeColor="text1"/>
            <w:sz w:val="22"/>
            <w:szCs w:val="22"/>
          </w:rPr>
          <w:delText>an additional constraint</w:delText>
        </w:r>
        <w:r w:rsidR="00EE5187" w:rsidDel="008F02C2">
          <w:rPr>
            <w:rFonts w:ascii="Arial" w:hAnsi="Arial" w:cs="Arial"/>
            <w:color w:val="000000" w:themeColor="text1"/>
            <w:sz w:val="22"/>
            <w:szCs w:val="22"/>
          </w:rPr>
          <w:delText xml:space="preserve"> </w:delText>
        </w:r>
        <w:r w:rsidR="000226BB" w:rsidDel="008F02C2">
          <w:rPr>
            <w:rFonts w:ascii="Arial" w:hAnsi="Arial" w:cs="Arial"/>
            <w:color w:val="000000" w:themeColor="text1"/>
            <w:sz w:val="22"/>
            <w:szCs w:val="22"/>
          </w:rPr>
          <w:delText>from</w:delText>
        </w:r>
        <w:r w:rsidR="009E433F" w:rsidDel="008F02C2">
          <w:rPr>
            <w:rFonts w:ascii="Arial" w:hAnsi="Arial" w:cs="Arial"/>
            <w:color w:val="000000" w:themeColor="text1"/>
            <w:sz w:val="22"/>
            <w:szCs w:val="22"/>
          </w:rPr>
          <w:delText xml:space="preserve"> the</w:delText>
        </w:r>
        <w:r w:rsidR="00EE5187" w:rsidDel="008F02C2">
          <w:rPr>
            <w:rFonts w:ascii="Arial" w:hAnsi="Arial" w:cs="Arial"/>
            <w:color w:val="000000" w:themeColor="text1"/>
            <w:sz w:val="22"/>
            <w:szCs w:val="22"/>
          </w:rPr>
          <w:delText xml:space="preserve"> need to return to the</w:delText>
        </w:r>
        <w:r w:rsidR="001A3173" w:rsidDel="008F02C2">
          <w:rPr>
            <w:rFonts w:ascii="Arial" w:hAnsi="Arial" w:cs="Arial"/>
            <w:color w:val="000000" w:themeColor="text1"/>
            <w:sz w:val="22"/>
            <w:szCs w:val="22"/>
          </w:rPr>
          <w:delText>ir</w:delText>
        </w:r>
        <w:r w:rsidR="00EE5187" w:rsidDel="008F02C2">
          <w:rPr>
            <w:rFonts w:ascii="Arial" w:hAnsi="Arial" w:cs="Arial"/>
            <w:color w:val="000000" w:themeColor="text1"/>
            <w:sz w:val="22"/>
            <w:szCs w:val="22"/>
          </w:rPr>
          <w:delText xml:space="preserve"> territory each nigh</w:delText>
        </w:r>
        <w:r w:rsidR="00740AC3" w:rsidDel="008F02C2">
          <w:rPr>
            <w:rFonts w:ascii="Arial" w:hAnsi="Arial" w:cs="Arial"/>
            <w:color w:val="000000" w:themeColor="text1"/>
            <w:sz w:val="22"/>
            <w:szCs w:val="22"/>
          </w:rPr>
          <w:delText>t</w:delText>
        </w:r>
        <w:r w:rsidR="0063505F" w:rsidDel="008F02C2">
          <w:rPr>
            <w:rFonts w:ascii="Arial" w:hAnsi="Arial" w:cs="Arial"/>
            <w:color w:val="000000" w:themeColor="text1"/>
            <w:sz w:val="22"/>
            <w:szCs w:val="22"/>
          </w:rPr>
          <w:delText xml:space="preserve"> similar to central place foragers</w:delText>
        </w:r>
        <w:r w:rsidR="00740AC3" w:rsidDel="008F02C2">
          <w:rPr>
            <w:rFonts w:ascii="Arial" w:hAnsi="Arial" w:cs="Arial"/>
            <w:color w:val="000000" w:themeColor="text1"/>
            <w:sz w:val="22"/>
            <w:szCs w:val="22"/>
          </w:rPr>
          <w:delText xml:space="preserve"> (CPF)</w:delText>
        </w:r>
        <w:r w:rsidR="0063505F" w:rsidDel="008F02C2">
          <w:rPr>
            <w:rFonts w:ascii="Arial" w:hAnsi="Arial" w:cs="Arial"/>
            <w:color w:val="000000" w:themeColor="text1"/>
            <w:sz w:val="22"/>
            <w:szCs w:val="22"/>
          </w:rPr>
          <w:delText xml:space="preserve">. </w:delText>
        </w:r>
        <w:r w:rsidR="00EE5434" w:rsidDel="008F02C2">
          <w:rPr>
            <w:rFonts w:ascii="Arial" w:hAnsi="Arial" w:cs="Arial"/>
            <w:color w:val="000000" w:themeColor="text1"/>
            <w:sz w:val="22"/>
            <w:szCs w:val="22"/>
          </w:rPr>
          <w:delText>Unlike CPF</w:delText>
        </w:r>
        <w:r w:rsidR="0063505F" w:rsidDel="008F02C2">
          <w:rPr>
            <w:rFonts w:ascii="Arial" w:hAnsi="Arial" w:cs="Arial"/>
            <w:color w:val="000000" w:themeColor="text1"/>
            <w:sz w:val="22"/>
            <w:szCs w:val="22"/>
          </w:rPr>
          <w:delText xml:space="preserve">, </w:delText>
        </w:r>
        <w:r w:rsidR="00740AC3" w:rsidDel="008F02C2">
          <w:rPr>
            <w:rFonts w:ascii="Arial" w:hAnsi="Arial" w:cs="Arial"/>
            <w:color w:val="000000" w:themeColor="text1"/>
            <w:sz w:val="22"/>
            <w:szCs w:val="22"/>
          </w:rPr>
          <w:delText>territorial ravens in the non-breeding</w:delText>
        </w:r>
        <w:r w:rsidR="00D91930" w:rsidDel="008F02C2">
          <w:rPr>
            <w:rFonts w:ascii="Arial" w:hAnsi="Arial" w:cs="Arial"/>
            <w:color w:val="000000" w:themeColor="text1"/>
            <w:sz w:val="22"/>
            <w:szCs w:val="22"/>
          </w:rPr>
          <w:delText xml:space="preserve"> season</w:delText>
        </w:r>
        <w:r w:rsidR="00740AC3" w:rsidDel="008F02C2">
          <w:rPr>
            <w:rFonts w:ascii="Arial" w:hAnsi="Arial" w:cs="Arial"/>
            <w:color w:val="000000" w:themeColor="text1"/>
            <w:sz w:val="22"/>
            <w:szCs w:val="22"/>
          </w:rPr>
          <w:delText xml:space="preserve"> do not have to consider the additional constraints such as load-size or a decreased quitting harvest rate influenced by the need to forage offspring</w:delText>
        </w:r>
        <w:r w:rsidR="002B7E11" w:rsidDel="008F02C2">
          <w:rPr>
            <w:rFonts w:ascii="Arial" w:hAnsi="Arial" w:cs="Arial"/>
            <w:color w:val="000000" w:themeColor="text1"/>
            <w:sz w:val="22"/>
            <w:szCs w:val="22"/>
          </w:rPr>
          <w:delText xml:space="preserve"> </w:delText>
        </w:r>
        <w:r w:rsidR="002B7E11" w:rsidDel="008F02C2">
          <w:rPr>
            <w:rFonts w:ascii="Arial" w:hAnsi="Arial" w:cs="Arial"/>
            <w:color w:val="000000" w:themeColor="text1"/>
            <w:sz w:val="22"/>
            <w:szCs w:val="22"/>
          </w:rPr>
          <w:fldChar w:fldCharType="begin"/>
        </w:r>
        <w:r w:rsidR="002B7E11" w:rsidDel="008F02C2">
          <w:rPr>
            <w:rFonts w:ascii="Arial" w:hAnsi="Arial" w:cs="Arial"/>
            <w:color w:val="000000" w:themeColor="text1"/>
            <w:sz w:val="22"/>
            <w:szCs w:val="22"/>
          </w:rPr>
          <w:delInstrText xml:space="preserve"> ADDIN ZOTERO_ITEM CSL_CITATION {"citationID":"mEG1uRNs","properties":{"unsorted":false,"formattedCitation":"(Charnov 1976, Orians and Pearson 1979)","plainCitation":"(Charnov 1976, Orians and Pearson 1979)","noteIndex":0},"citationItems":[{"id":1948,"uris":["http://zotero.org/users/9968163/items/UEP55HLJ"],"itemData":{"id":1948,"type":"article-journal","container-title":"Theoretical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L."}],"issued":{"date-parts":[["1976",4]]}}},{"id":1292,"uris":["http://zotero.org/users/9968163/items/BDMUY2JB"],"itemData":{"id":1292,"type":"chapter","container-title":"Analysis of Ecological Systems","page":"154-177","publisher":"Ohio State University Press","title":"On the theory of central place foraging","author":[{"family":"Orians","given":"G. H."},{"family":"Pearson","given":""}],"editor":[{"family":"Horn","given":"D. J."},{"family":"Stairs","given":"Mitchell G. R."}],"issued":{"date-parts":[["1979"]]},"original-date":{"literal":"Columbus"}}}],"schema":"https://github.com/citation-style-language/schema/raw/master/csl-citation.json"} </w:delInstrText>
        </w:r>
        <w:r w:rsidR="002B7E11" w:rsidDel="008F02C2">
          <w:rPr>
            <w:rFonts w:ascii="Arial" w:hAnsi="Arial" w:cs="Arial"/>
            <w:color w:val="000000" w:themeColor="text1"/>
            <w:sz w:val="22"/>
            <w:szCs w:val="22"/>
          </w:rPr>
          <w:fldChar w:fldCharType="separate"/>
        </w:r>
        <w:r w:rsidR="002B7E11" w:rsidRPr="002B7E11" w:rsidDel="008F02C2">
          <w:rPr>
            <w:rFonts w:ascii="Aptos" w:hAnsi="Aptos"/>
            <w:sz w:val="22"/>
          </w:rPr>
          <w:delText>(Charnov 1976, Orians and Pearson 1979)</w:delText>
        </w:r>
        <w:r w:rsidR="002B7E11" w:rsidDel="008F02C2">
          <w:rPr>
            <w:rFonts w:ascii="Arial" w:hAnsi="Arial" w:cs="Arial"/>
            <w:color w:val="000000" w:themeColor="text1"/>
            <w:sz w:val="22"/>
            <w:szCs w:val="22"/>
          </w:rPr>
          <w:fldChar w:fldCharType="end"/>
        </w:r>
        <w:r w:rsidR="00740AC3" w:rsidDel="008F02C2">
          <w:rPr>
            <w:rFonts w:ascii="Arial" w:hAnsi="Arial" w:cs="Arial"/>
            <w:color w:val="000000" w:themeColor="text1"/>
            <w:sz w:val="22"/>
            <w:szCs w:val="22"/>
          </w:rPr>
          <w:delText>. Instead, they only consider their personal fitness</w:delText>
        </w:r>
        <w:r w:rsidR="009F4A7D" w:rsidDel="008F02C2">
          <w:rPr>
            <w:rFonts w:ascii="Arial" w:hAnsi="Arial" w:cs="Arial"/>
            <w:color w:val="000000" w:themeColor="text1"/>
            <w:sz w:val="22"/>
            <w:szCs w:val="22"/>
          </w:rPr>
          <w:delText xml:space="preserve"> when considering which patch within their daily travel range to forage from.</w:delText>
        </w:r>
        <w:r w:rsidR="00AB47C8" w:rsidDel="008F02C2">
          <w:rPr>
            <w:rFonts w:ascii="Arial" w:hAnsi="Arial" w:cs="Arial"/>
            <w:color w:val="000000" w:themeColor="text1"/>
            <w:sz w:val="22"/>
            <w:szCs w:val="22"/>
          </w:rPr>
          <w:delText xml:space="preserve"> </w:delText>
        </w:r>
        <w:r w:rsidR="003A5A96" w:rsidDel="008F02C2">
          <w:rPr>
            <w:rFonts w:ascii="Arial" w:hAnsi="Arial" w:cs="Arial"/>
            <w:color w:val="000000" w:themeColor="text1"/>
            <w:sz w:val="22"/>
            <w:szCs w:val="22"/>
          </w:rPr>
          <w:delText xml:space="preserve">This makes the decision to leave their territory </w:delText>
        </w:r>
        <w:r w:rsidR="00404EAD" w:rsidDel="008F02C2">
          <w:rPr>
            <w:rFonts w:ascii="Arial" w:hAnsi="Arial" w:cs="Arial"/>
            <w:color w:val="000000" w:themeColor="text1"/>
            <w:sz w:val="22"/>
            <w:szCs w:val="22"/>
          </w:rPr>
          <w:delText>simpler</w:delText>
        </w:r>
        <w:r w:rsidR="003A5A96" w:rsidDel="008F02C2">
          <w:rPr>
            <w:rFonts w:ascii="Arial" w:hAnsi="Arial" w:cs="Arial"/>
            <w:color w:val="000000" w:themeColor="text1"/>
            <w:sz w:val="22"/>
            <w:szCs w:val="22"/>
          </w:rPr>
          <w:delText xml:space="preserve"> </w:delText>
        </w:r>
        <w:r w:rsidR="00954769" w:rsidDel="008F02C2">
          <w:rPr>
            <w:rFonts w:ascii="Arial" w:hAnsi="Arial" w:cs="Arial"/>
            <w:color w:val="000000" w:themeColor="text1"/>
            <w:sz w:val="22"/>
            <w:szCs w:val="22"/>
          </w:rPr>
          <w:delText>than</w:delText>
        </w:r>
        <w:r w:rsidR="003A5A96" w:rsidDel="008F02C2">
          <w:rPr>
            <w:rFonts w:ascii="Arial" w:hAnsi="Arial" w:cs="Arial"/>
            <w:color w:val="000000" w:themeColor="text1"/>
            <w:sz w:val="22"/>
            <w:szCs w:val="22"/>
          </w:rPr>
          <w:delText xml:space="preserve"> </w:delText>
        </w:r>
        <w:r w:rsidR="00A04BE7" w:rsidDel="008F02C2">
          <w:rPr>
            <w:rFonts w:ascii="Arial" w:hAnsi="Arial" w:cs="Arial"/>
            <w:color w:val="000000" w:themeColor="text1"/>
            <w:sz w:val="22"/>
            <w:szCs w:val="22"/>
          </w:rPr>
          <w:delText xml:space="preserve">deciding </w:delText>
        </w:r>
        <w:r w:rsidR="003A5A96" w:rsidDel="008F02C2">
          <w:rPr>
            <w:rFonts w:ascii="Arial" w:hAnsi="Arial" w:cs="Arial"/>
            <w:color w:val="000000" w:themeColor="text1"/>
            <w:sz w:val="22"/>
            <w:szCs w:val="22"/>
          </w:rPr>
          <w:delText>where to travel after leaving the territory, as the only consideration for leaving the territory is a lack of</w:delText>
        </w:r>
        <w:r w:rsidR="005E1C79" w:rsidDel="008F02C2">
          <w:rPr>
            <w:rFonts w:ascii="Arial" w:hAnsi="Arial" w:cs="Arial"/>
            <w:color w:val="000000" w:themeColor="text1"/>
            <w:sz w:val="22"/>
            <w:szCs w:val="22"/>
          </w:rPr>
          <w:delText xml:space="preserve"> immediate</w:delText>
        </w:r>
        <w:r w:rsidR="003A5A96" w:rsidDel="008F02C2">
          <w:rPr>
            <w:rFonts w:ascii="Arial" w:hAnsi="Arial" w:cs="Arial"/>
            <w:color w:val="000000" w:themeColor="text1"/>
            <w:sz w:val="22"/>
            <w:szCs w:val="22"/>
          </w:rPr>
          <w:delText xml:space="preserve"> foraging opportunities. Outside of the territories, more variables </w:delText>
        </w:r>
        <w:r w:rsidR="00C37799" w:rsidDel="008F02C2">
          <w:rPr>
            <w:rFonts w:ascii="Arial" w:hAnsi="Arial" w:cs="Arial"/>
            <w:color w:val="000000" w:themeColor="text1"/>
            <w:sz w:val="22"/>
            <w:szCs w:val="22"/>
          </w:rPr>
          <w:delText>must be</w:delText>
        </w:r>
        <w:r w:rsidR="003A5A96" w:rsidDel="008F02C2">
          <w:rPr>
            <w:rFonts w:ascii="Arial" w:hAnsi="Arial" w:cs="Arial"/>
            <w:color w:val="000000" w:themeColor="text1"/>
            <w:sz w:val="22"/>
            <w:szCs w:val="22"/>
          </w:rPr>
          <w:delText xml:space="preserve"> consider</w:delText>
        </w:r>
        <w:r w:rsidR="00170A1E" w:rsidDel="008F02C2">
          <w:rPr>
            <w:rFonts w:ascii="Arial" w:hAnsi="Arial" w:cs="Arial"/>
            <w:color w:val="000000" w:themeColor="text1"/>
            <w:sz w:val="22"/>
            <w:szCs w:val="22"/>
          </w:rPr>
          <w:delText>ed</w:delText>
        </w:r>
        <w:r w:rsidR="003A5A96" w:rsidDel="008F02C2">
          <w:rPr>
            <w:rFonts w:ascii="Arial" w:hAnsi="Arial" w:cs="Arial"/>
            <w:color w:val="000000" w:themeColor="text1"/>
            <w:sz w:val="22"/>
            <w:szCs w:val="22"/>
          </w:rPr>
          <w:delText xml:space="preserve"> to decide the </w:delText>
        </w:r>
        <w:r w:rsidR="00342A60" w:rsidDel="008F02C2">
          <w:rPr>
            <w:rFonts w:ascii="Arial" w:hAnsi="Arial" w:cs="Arial"/>
            <w:color w:val="000000" w:themeColor="text1"/>
            <w:sz w:val="22"/>
            <w:szCs w:val="22"/>
          </w:rPr>
          <w:delText>optimal</w:delText>
        </w:r>
        <w:r w:rsidR="003A5A96" w:rsidDel="008F02C2">
          <w:rPr>
            <w:rFonts w:ascii="Arial" w:hAnsi="Arial" w:cs="Arial"/>
            <w:color w:val="000000" w:themeColor="text1"/>
            <w:sz w:val="22"/>
            <w:szCs w:val="22"/>
          </w:rPr>
          <w:delText xml:space="preserve"> movement based on their understanding of available resources. </w:delText>
        </w:r>
      </w:del>
    </w:p>
    <w:p w14:paraId="7932F7A5" w14:textId="5272E009" w:rsidR="008F02C2" w:rsidRDefault="00BD5BCB" w:rsidP="008F02C2">
      <w:pPr>
        <w:spacing w:line="480" w:lineRule="auto"/>
        <w:rPr>
          <w:ins w:id="84" w:author="John M. Marzluff" w:date="2026-05-04T10:31:00Z" w16du:dateUtc="2026-05-04T16:31:00Z"/>
          <w:rFonts w:ascii="Arial" w:hAnsi="Arial" w:cs="Arial"/>
          <w:color w:val="000000" w:themeColor="text1"/>
          <w:sz w:val="22"/>
          <w:szCs w:val="22"/>
        </w:rPr>
      </w:pPr>
      <w:commentRangeStart w:id="85"/>
      <w:del w:id="86" w:author="John M. Marzluff" w:date="2026-05-04T10:24:00Z" w16du:dateUtc="2026-05-04T16:24:00Z">
        <w:r w:rsidDel="008F02C2">
          <w:rPr>
            <w:rFonts w:ascii="Arial" w:hAnsi="Arial" w:cs="Arial"/>
            <w:color w:val="000000" w:themeColor="text1"/>
            <w:sz w:val="22"/>
            <w:szCs w:val="22"/>
          </w:rPr>
          <w:delText>Raven</w:delText>
        </w:r>
        <w:commentRangeEnd w:id="85"/>
        <w:r w:rsidR="00C67BEB" w:rsidDel="008F02C2">
          <w:rPr>
            <w:rStyle w:val="CommentReference"/>
            <w:rFonts w:ascii="Arial" w:hAnsi="Arial" w:cs="Arial"/>
            <w:color w:val="000000" w:themeColor="text1"/>
            <w:sz w:val="22"/>
            <w:szCs w:val="22"/>
          </w:rPr>
          <w:commentReference w:id="85"/>
        </w:r>
        <w:r w:rsidDel="008F02C2">
          <w:rPr>
            <w:rFonts w:ascii="Arial" w:hAnsi="Arial" w:cs="Arial"/>
            <w:color w:val="000000" w:themeColor="text1"/>
            <w:sz w:val="22"/>
            <w:szCs w:val="22"/>
          </w:rPr>
          <w:delText xml:space="preserve"> decisions inside their territories indicated that they were not omniscient about </w:delText>
        </w:r>
      </w:del>
      <w:del w:id="87" w:author="John M. Marzluff" w:date="2026-05-04T10:39:00Z" w16du:dateUtc="2026-05-04T16:39:00Z">
        <w:r w:rsidDel="008F02C2">
          <w:rPr>
            <w:rFonts w:ascii="Arial" w:hAnsi="Arial" w:cs="Arial"/>
            <w:color w:val="000000" w:themeColor="text1"/>
            <w:sz w:val="22"/>
            <w:szCs w:val="22"/>
          </w:rPr>
          <w:delText>resources available within their territories as not all kills were visited during their duration of availability</w:delText>
        </w:r>
        <w:commentRangeStart w:id="88"/>
        <w:r w:rsidDel="008F02C2">
          <w:rPr>
            <w:rFonts w:ascii="Arial" w:hAnsi="Arial" w:cs="Arial"/>
            <w:color w:val="000000" w:themeColor="text1"/>
            <w:sz w:val="22"/>
            <w:szCs w:val="22"/>
          </w:rPr>
          <w:delText xml:space="preserve">. Kills </w:delText>
        </w:r>
        <w:commentRangeEnd w:id="88"/>
        <w:r w:rsidR="003C4BF2" w:rsidDel="008F02C2">
          <w:rPr>
            <w:rStyle w:val="CommentReference"/>
            <w:rFonts w:ascii="Arial" w:hAnsi="Arial" w:cs="Arial"/>
            <w:color w:val="000000" w:themeColor="text1"/>
            <w:sz w:val="22"/>
            <w:szCs w:val="22"/>
          </w:rPr>
          <w:commentReference w:id="88"/>
        </w:r>
        <w:r w:rsidDel="008F02C2">
          <w:rPr>
            <w:rFonts w:ascii="Arial" w:hAnsi="Arial" w:cs="Arial"/>
            <w:color w:val="000000" w:themeColor="text1"/>
            <w:sz w:val="22"/>
            <w:szCs w:val="22"/>
          </w:rPr>
          <w:delText xml:space="preserve">that were not utilized </w:delText>
        </w:r>
      </w:del>
      <w:del w:id="89" w:author="John M. Marzluff" w:date="2026-05-04T10:46:00Z" w16du:dateUtc="2026-05-04T16:46:00Z">
        <w:r w:rsidDel="008F02C2">
          <w:rPr>
            <w:rFonts w:ascii="Arial" w:hAnsi="Arial" w:cs="Arial"/>
            <w:color w:val="000000" w:themeColor="text1"/>
            <w:sz w:val="22"/>
            <w:szCs w:val="22"/>
          </w:rPr>
          <w:delText xml:space="preserve">may have been from smaller </w:delText>
        </w:r>
      </w:del>
      <w:r>
        <w:rPr>
          <w:rFonts w:ascii="Arial" w:hAnsi="Arial" w:cs="Arial"/>
          <w:color w:val="000000" w:themeColor="text1"/>
          <w:sz w:val="22"/>
          <w:szCs w:val="22"/>
        </w:rPr>
        <w:t xml:space="preserve">prey, such as deer, </w:t>
      </w:r>
      <w:del w:id="90" w:author="John M. Marzluff" w:date="2026-05-04T10:46:00Z" w16du:dateUtc="2026-05-04T16:46:00Z">
        <w:r w:rsidDel="008F02C2">
          <w:rPr>
            <w:rFonts w:ascii="Arial" w:hAnsi="Arial" w:cs="Arial"/>
            <w:color w:val="000000" w:themeColor="text1"/>
            <w:sz w:val="22"/>
            <w:szCs w:val="22"/>
          </w:rPr>
          <w:delText xml:space="preserve">that </w:delText>
        </w:r>
        <w:r w:rsidR="00276BEE" w:rsidDel="008F02C2">
          <w:rPr>
            <w:rFonts w:ascii="Arial" w:hAnsi="Arial" w:cs="Arial"/>
            <w:color w:val="000000" w:themeColor="text1"/>
            <w:sz w:val="22"/>
            <w:szCs w:val="22"/>
          </w:rPr>
          <w:delText>are</w:delText>
        </w:r>
        <w:r w:rsidDel="008F02C2">
          <w:rPr>
            <w:rFonts w:ascii="Arial" w:hAnsi="Arial" w:cs="Arial"/>
            <w:color w:val="000000" w:themeColor="text1"/>
            <w:sz w:val="22"/>
            <w:szCs w:val="22"/>
          </w:rPr>
          <w:delText xml:space="preserve"> harder to detect and </w:delText>
        </w:r>
      </w:del>
      <w:r>
        <w:rPr>
          <w:rFonts w:ascii="Arial" w:hAnsi="Arial" w:cs="Arial"/>
          <w:color w:val="000000" w:themeColor="text1"/>
          <w:sz w:val="22"/>
          <w:szCs w:val="22"/>
        </w:rPr>
        <w:t>provide less biomass to scavengers</w:t>
      </w:r>
      <w:ins w:id="91" w:author="John M. Marzluff" w:date="2026-05-04T10:39:00Z" w16du:dateUtc="2026-05-04T16:39:00Z">
        <w:r w:rsidR="008F02C2">
          <w:rPr>
            <w:rFonts w:ascii="Arial" w:hAnsi="Arial" w:cs="Arial"/>
            <w:color w:val="000000" w:themeColor="text1"/>
            <w:sz w:val="22"/>
            <w:szCs w:val="22"/>
          </w:rPr>
          <w:t>,</w:t>
        </w:r>
      </w:ins>
      <w:r>
        <w:rPr>
          <w:rFonts w:ascii="Arial" w:hAnsi="Arial" w:cs="Arial"/>
          <w:color w:val="000000" w:themeColor="text1"/>
          <w:sz w:val="22"/>
          <w:szCs w:val="22"/>
        </w:rPr>
        <w:t xml:space="preserve"> as </w:t>
      </w:r>
      <w:ins w:id="92" w:author="John M. Marzluff" w:date="2026-05-04T10:46:00Z" w16du:dateUtc="2026-05-04T16:46:00Z">
        <w:r w:rsidR="008F02C2">
          <w:rPr>
            <w:rFonts w:ascii="Arial" w:hAnsi="Arial" w:cs="Arial"/>
            <w:color w:val="000000" w:themeColor="text1"/>
            <w:sz w:val="22"/>
            <w:szCs w:val="22"/>
          </w:rPr>
          <w:t>the pack quick</w:t>
        </w:r>
      </w:ins>
      <w:ins w:id="93" w:author="John M. Marzluff" w:date="2026-05-04T10:47:00Z" w16du:dateUtc="2026-05-04T16:47:00Z">
        <w:r w:rsidR="008F02C2">
          <w:rPr>
            <w:rFonts w:ascii="Arial" w:hAnsi="Arial" w:cs="Arial"/>
            <w:color w:val="000000" w:themeColor="text1"/>
            <w:sz w:val="22"/>
            <w:szCs w:val="22"/>
          </w:rPr>
          <w:t>ly consumes the prey, leaving little for scavengers</w:t>
        </w:r>
      </w:ins>
      <w:del w:id="94" w:author="John M. Marzluff" w:date="2026-05-04T10:47:00Z" w16du:dateUtc="2026-05-04T16:47:00Z">
        <w:r w:rsidDel="008F02C2">
          <w:rPr>
            <w:rFonts w:ascii="Arial" w:hAnsi="Arial" w:cs="Arial"/>
            <w:color w:val="000000" w:themeColor="text1"/>
            <w:sz w:val="22"/>
            <w:szCs w:val="22"/>
          </w:rPr>
          <w:delText xml:space="preserve">a wolf pack is </w:delText>
        </w:r>
        <w:r w:rsidR="00985E58" w:rsidDel="008F02C2">
          <w:rPr>
            <w:rFonts w:ascii="Arial" w:hAnsi="Arial" w:cs="Arial"/>
            <w:color w:val="000000" w:themeColor="text1"/>
            <w:sz w:val="22"/>
            <w:szCs w:val="22"/>
          </w:rPr>
          <w:delText xml:space="preserve">often </w:delText>
        </w:r>
        <w:r w:rsidDel="008F02C2">
          <w:rPr>
            <w:rFonts w:ascii="Arial" w:hAnsi="Arial" w:cs="Arial"/>
            <w:color w:val="000000" w:themeColor="text1"/>
            <w:sz w:val="22"/>
            <w:szCs w:val="22"/>
          </w:rPr>
          <w:delText>able to remove all of the biomass during their initial feeding bout</w:delText>
        </w:r>
      </w:del>
      <w:r>
        <w:rPr>
          <w:rFonts w:ascii="Arial" w:hAnsi="Arial" w:cs="Arial"/>
          <w:color w:val="000000" w:themeColor="text1"/>
          <w:sz w:val="22"/>
          <w:szCs w:val="22"/>
        </w:rPr>
        <w:t xml:space="preserve"> </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ADDIN ZOTERO_ITEM CSL_CITATION {"citationID":"fpPbjvPA","properties":{"unsorted":false,"formattedCitation":"(Wilmers et al. 2003{\\i{}a}, Rabe et al. 2025)","plainCitation":"(Wilmers et al. 2003a, Rabe et al. 2025)","noteIndex":0},"citationItems":[{"id":46,"uris":["http://zotero.org/users/9968163/items/9AZHVDTJ"],"itemData":{"id":46,"type":"article-journal","abstract":"1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M."}],"issued":{"date-parts":[["2003"]]}}},{"id":937,"uris":["http://zotero.org/users/9968163/items/ADFWM5IL"],"itemData":{"id":937,"type":"article-journal","abstract":"Direct competition for resources is especially fierce among predators, leading to disproportionately strong effects on fitness and functional roles. These competitive effects are exacerbated in complex predator guilds with dominance hierarchies that have clear winners and losers. The direct costs of losing these competitions are well understood, but the drivers of such interactions, and their indirect effects on prey, are not. We evaluate the drivers of interference competition for cougars, and how such competition affects cougar-prey dynamics, by leveraging 23 years of cougar predation data from Yellowstone National Park, USA. We show that the effect of prey size is context-dependent, negatively affecting how often cougars kill ungulate prey but positively affecting how often wolves/bears find and steal cougar kills. Further, cougars increasingly kill smaller prey as larger, primary prey density decreases. Handling time is shorter for smaller prey, leading to less kleptoparasitism by wolves and bears when primary prey density is lower. Our study counters the theory suggesting that interference competition should increase at kills when prey density declines, interspecific competitor density increases, or kill rates increase. We demonstrate that predator, competitor, and prey traits drive the strength of and even dampen interference competition, possibly increasing coexistence in complex communities.","citation-key":"rabePreySizeMediates2025","container-title":"Communications Biology","DOI":"10.1038/s42003-025-07779-5","ISSN":"2399-3642","issue":"1","journalAbbreviation":"Commun Biol","language":"en","license":"2025 The Author(s)","page":"1-13","publisher":"Nature Publishing Group","source":"www.nature.com","title":"Prey size mediates interference competition and predation dynamics in a large carnivore community","volume":"8","author":[{"family":"Rabe","given":"Jack W."},{"family":"Binder","given":"Wesley J."},{"family":"Anton","given":"Colby B."},{"family":"Meyer","given":"Connor J."},{"family":"Metz","given":"Matthew C."},{"family":"Smith","given":"Brian J."},{"family":"Ruth","given":"Toni K."},{"family":"Murphy","given":"Kerry M."},{"family":"Bump","given":"Joseph K."},{"family":"Smith","given":"Douglas W."},{"family":"Stahler","given":"Daniel R."}],"issued":{"date-parts":[["2025",3,28]]}}}],"schema":"https://github.com/citation-style-language/schema/raw/master/csl-citation.json"} </w:instrText>
      </w:r>
      <w:r>
        <w:rPr>
          <w:rFonts w:ascii="Arial" w:hAnsi="Arial" w:cs="Arial"/>
          <w:color w:val="000000" w:themeColor="text1"/>
          <w:sz w:val="22"/>
          <w:szCs w:val="22"/>
        </w:rPr>
        <w:fldChar w:fldCharType="separate"/>
      </w:r>
      <w:r w:rsidRPr="003D491C">
        <w:rPr>
          <w:rFonts w:ascii="Aptos" w:hAnsi="Aptos" w:cs="Times New Roman"/>
          <w:kern w:val="0"/>
          <w:sz w:val="22"/>
        </w:rPr>
        <w:t>(Wilmers et al. 2003</w:t>
      </w:r>
      <w:r w:rsidRPr="003D491C">
        <w:rPr>
          <w:rFonts w:ascii="Aptos" w:hAnsi="Aptos" w:cs="Times New Roman"/>
          <w:i/>
          <w:iCs/>
          <w:kern w:val="0"/>
          <w:sz w:val="22"/>
        </w:rPr>
        <w:t>a</w:t>
      </w:r>
      <w:r w:rsidRPr="003D491C">
        <w:rPr>
          <w:rFonts w:ascii="Aptos" w:hAnsi="Aptos" w:cs="Times New Roman"/>
          <w:kern w:val="0"/>
          <w:sz w:val="22"/>
        </w:rPr>
        <w:t>, Rabe et al. 2025)</w:t>
      </w:r>
      <w:r>
        <w:rPr>
          <w:rFonts w:ascii="Arial" w:hAnsi="Arial" w:cs="Arial"/>
          <w:color w:val="000000" w:themeColor="text1"/>
          <w:sz w:val="22"/>
          <w:szCs w:val="22"/>
        </w:rPr>
        <w:fldChar w:fldCharType="end"/>
      </w:r>
      <w:r>
        <w:rPr>
          <w:rFonts w:ascii="Arial" w:hAnsi="Arial" w:cs="Arial"/>
          <w:color w:val="000000" w:themeColor="text1"/>
          <w:sz w:val="22"/>
          <w:szCs w:val="22"/>
        </w:rPr>
        <w:t xml:space="preserve">. </w:t>
      </w:r>
      <w:ins w:id="95" w:author="John M. Marzluff" w:date="2026-05-04T10:53:00Z" w16du:dateUtc="2026-05-04T16:53:00Z">
        <w:r w:rsidR="008F02C2">
          <w:rPr>
            <w:rFonts w:ascii="Arial" w:hAnsi="Arial" w:cs="Arial"/>
            <w:color w:val="000000" w:themeColor="text1"/>
            <w:sz w:val="22"/>
            <w:szCs w:val="22"/>
          </w:rPr>
          <w:t xml:space="preserve">Even a large prey </w:t>
        </w:r>
        <w:r w:rsidR="008F02C2">
          <w:rPr>
            <w:rFonts w:ascii="Arial" w:hAnsi="Arial" w:cs="Arial"/>
            <w:color w:val="000000" w:themeColor="text1"/>
            <w:sz w:val="22"/>
            <w:szCs w:val="22"/>
          </w:rPr>
          <w:lastRenderedPageBreak/>
          <w:t>may have little remaining for a raven after</w:t>
        </w:r>
      </w:ins>
      <w:ins w:id="96" w:author="John M. Marzluff" w:date="2026-05-04T10:54:00Z" w16du:dateUtc="2026-05-04T16:54:00Z">
        <w:r w:rsidR="008F02C2">
          <w:rPr>
            <w:rFonts w:ascii="Arial" w:hAnsi="Arial" w:cs="Arial"/>
            <w:color w:val="000000" w:themeColor="text1"/>
            <w:sz w:val="22"/>
            <w:szCs w:val="22"/>
          </w:rPr>
          <w:t xml:space="preserve"> </w:t>
        </w:r>
      </w:ins>
      <w:ins w:id="97" w:author="John M. Marzluff" w:date="2026-05-04T10:55:00Z" w16du:dateUtc="2026-05-04T16:55:00Z">
        <w:r w:rsidR="008F02C2">
          <w:rPr>
            <w:rFonts w:ascii="Arial" w:hAnsi="Arial" w:cs="Arial"/>
            <w:color w:val="000000" w:themeColor="text1"/>
            <w:sz w:val="22"/>
            <w:szCs w:val="22"/>
          </w:rPr>
          <w:t xml:space="preserve">days of use by predators and scavengers. </w:t>
        </w:r>
      </w:ins>
      <w:moveToRangeStart w:id="98" w:author="John M. Marzluff" w:date="2026-05-04T10:49:00Z" w:name="move228784185"/>
      <w:commentRangeStart w:id="99"/>
      <w:moveTo w:id="100" w:author="John M. Marzluff" w:date="2026-05-04T10:49:00Z" w16du:dateUtc="2026-05-04T16:49:00Z">
        <w:del w:id="101" w:author="John M. Marzluff" w:date="2026-05-04T10:55:00Z" w16du:dateUtc="2026-05-04T16:55:00Z">
          <w:r w:rsidR="008F02C2" w:rsidRPr="00777215" w:rsidDel="008F02C2">
            <w:rPr>
              <w:rFonts w:ascii="Arial" w:hAnsi="Arial" w:cs="Arial"/>
              <w:color w:val="000000" w:themeColor="text1"/>
              <w:sz w:val="22"/>
              <w:szCs w:val="22"/>
            </w:rPr>
            <w:delText xml:space="preserve">Wolf kills </w:delText>
          </w:r>
          <w:r w:rsidR="008F02C2" w:rsidDel="008F02C2">
            <w:rPr>
              <w:rFonts w:ascii="Arial" w:hAnsi="Arial" w:cs="Arial"/>
              <w:color w:val="000000" w:themeColor="text1"/>
              <w:sz w:val="22"/>
              <w:szCs w:val="22"/>
            </w:rPr>
            <w:delText xml:space="preserve">that were used by ravens </w:delText>
          </w:r>
          <w:r w:rsidR="008F02C2" w:rsidRPr="00777215" w:rsidDel="008F02C2">
            <w:rPr>
              <w:rFonts w:ascii="Arial" w:hAnsi="Arial" w:cs="Arial"/>
              <w:color w:val="000000" w:themeColor="text1"/>
              <w:sz w:val="22"/>
              <w:szCs w:val="22"/>
            </w:rPr>
            <w:delText xml:space="preserve">were often </w:delText>
          </w:r>
          <w:r w:rsidR="008F02C2" w:rsidDel="008F02C2">
            <w:rPr>
              <w:rFonts w:ascii="Arial" w:hAnsi="Arial" w:cs="Arial"/>
              <w:color w:val="000000" w:themeColor="text1"/>
              <w:sz w:val="22"/>
              <w:szCs w:val="22"/>
            </w:rPr>
            <w:delText>located</w:delText>
          </w:r>
          <w:r w:rsidR="008F02C2" w:rsidRPr="00777215" w:rsidDel="008F02C2">
            <w:rPr>
              <w:rFonts w:ascii="Arial" w:hAnsi="Arial" w:cs="Arial"/>
              <w:color w:val="000000" w:themeColor="text1"/>
              <w:sz w:val="22"/>
              <w:szCs w:val="22"/>
            </w:rPr>
            <w:delText xml:space="preserve"> within the first </w:delText>
          </w:r>
          <w:r w:rsidR="008F02C2" w:rsidDel="008F02C2">
            <w:rPr>
              <w:rFonts w:ascii="Arial" w:hAnsi="Arial" w:cs="Arial"/>
              <w:color w:val="000000" w:themeColor="text1"/>
              <w:sz w:val="22"/>
              <w:szCs w:val="22"/>
            </w:rPr>
            <w:delText>two</w:delText>
          </w:r>
          <w:r w:rsidR="008F02C2" w:rsidRPr="00777215" w:rsidDel="008F02C2">
            <w:rPr>
              <w:rFonts w:ascii="Arial" w:hAnsi="Arial" w:cs="Arial"/>
              <w:color w:val="000000" w:themeColor="text1"/>
              <w:sz w:val="22"/>
              <w:szCs w:val="22"/>
            </w:rPr>
            <w:delText xml:space="preserve"> days of the kill being made, and visits to kills became more intermittent as time progressed</w:delText>
          </w:r>
        </w:del>
      </w:moveTo>
      <w:ins w:id="102" w:author="John M. Marzluff" w:date="2026-05-04T10:49:00Z" w16du:dateUtc="2026-05-04T16:49:00Z">
        <w:r w:rsidR="008F02C2" w:rsidRPr="00777215">
          <w:rPr>
            <w:rFonts w:ascii="Arial" w:hAnsi="Arial" w:cs="Arial"/>
            <w:color w:val="000000" w:themeColor="text1"/>
            <w:sz w:val="22"/>
            <w:szCs w:val="22"/>
          </w:rPr>
          <w:t>A</w:t>
        </w:r>
      </w:ins>
      <w:ins w:id="103" w:author="John M. Marzluff" w:date="2026-05-04T13:15:00Z" w16du:dateUtc="2026-05-04T19:15:00Z">
        <w:r w:rsidR="00A45D0C">
          <w:rPr>
            <w:rFonts w:ascii="Arial" w:hAnsi="Arial" w:cs="Arial"/>
            <w:color w:val="000000" w:themeColor="text1"/>
            <w:sz w:val="22"/>
            <w:szCs w:val="22"/>
          </w:rPr>
          <w:t xml:space="preserve"> majority of ravens that left kills on their territory did so</w:t>
        </w:r>
      </w:ins>
      <w:ins w:id="104" w:author="John M. Marzluff" w:date="2026-05-04T10:49:00Z" w16du:dateUtc="2026-05-04T16:49:00Z">
        <w:r w:rsidR="008F02C2" w:rsidRPr="00777215">
          <w:rPr>
            <w:rFonts w:ascii="Arial" w:hAnsi="Arial" w:cs="Arial"/>
            <w:color w:val="000000" w:themeColor="text1"/>
            <w:sz w:val="22"/>
            <w:szCs w:val="22"/>
          </w:rPr>
          <w:t xml:space="preserve"> </w:t>
        </w:r>
      </w:ins>
      <w:commentRangeEnd w:id="99"/>
      <w:del w:id="105" w:author="John M. Marzluff" w:date="2026-05-04T13:15:00Z" w16du:dateUtc="2026-05-04T19:15:00Z">
        <w:r w:rsidR="00A45D0C" w:rsidRPr="00777215" w:rsidDel="00A45D0C">
          <w:rPr>
            <w:rStyle w:val="CommentReference"/>
            <w:rFonts w:ascii="Arial" w:hAnsi="Arial" w:cs="Arial"/>
            <w:color w:val="000000" w:themeColor="text1"/>
            <w:sz w:val="22"/>
            <w:szCs w:val="22"/>
          </w:rPr>
          <w:commentReference w:id="99"/>
        </w:r>
      </w:del>
      <w:ins w:id="106" w:author="John M. Marzluff" w:date="2026-05-04T10:49:00Z" w16du:dateUtc="2026-05-04T16:49:00Z">
        <w:r w:rsidR="008F02C2" w:rsidRPr="00777215">
          <w:rPr>
            <w:rFonts w:ascii="Arial" w:hAnsi="Arial" w:cs="Arial"/>
            <w:color w:val="000000" w:themeColor="text1"/>
            <w:sz w:val="22"/>
            <w:szCs w:val="22"/>
          </w:rPr>
          <w:t xml:space="preserve">on the last day of </w:t>
        </w:r>
        <w:r w:rsidR="008F02C2">
          <w:rPr>
            <w:rFonts w:ascii="Arial" w:hAnsi="Arial" w:cs="Arial"/>
            <w:color w:val="000000" w:themeColor="text1"/>
            <w:sz w:val="22"/>
            <w:szCs w:val="22"/>
          </w:rPr>
          <w:t xml:space="preserve">the kill’s </w:t>
        </w:r>
        <w:r w:rsidR="008F02C2" w:rsidRPr="00777215">
          <w:rPr>
            <w:rFonts w:ascii="Arial" w:hAnsi="Arial" w:cs="Arial"/>
            <w:color w:val="000000" w:themeColor="text1"/>
            <w:sz w:val="22"/>
            <w:szCs w:val="22"/>
          </w:rPr>
          <w:t>availability.</w:t>
        </w:r>
      </w:ins>
      <w:ins w:id="107" w:author="John M. Marzluff" w:date="2026-05-04T10:50:00Z" w16du:dateUtc="2026-05-04T16:50:00Z">
        <w:r w:rsidR="008F02C2">
          <w:rPr>
            <w:rFonts w:ascii="Arial" w:hAnsi="Arial" w:cs="Arial"/>
            <w:color w:val="000000" w:themeColor="text1"/>
            <w:sz w:val="22"/>
            <w:szCs w:val="22"/>
          </w:rPr>
          <w:t xml:space="preserve"> </w:t>
        </w:r>
      </w:ins>
      <w:ins w:id="108" w:author="John M. Marzluff" w:date="2026-05-04T10:56:00Z" w16du:dateUtc="2026-05-04T16:56:00Z">
        <w:r w:rsidR="008F02C2">
          <w:rPr>
            <w:rFonts w:ascii="Arial" w:hAnsi="Arial" w:cs="Arial"/>
            <w:color w:val="000000" w:themeColor="text1"/>
            <w:sz w:val="22"/>
            <w:szCs w:val="22"/>
          </w:rPr>
          <w:t xml:space="preserve">Leaving a wolf kill </w:t>
        </w:r>
      </w:ins>
      <w:ins w:id="109" w:author="John M. Marzluff" w:date="2026-05-04T10:58:00Z" w16du:dateUtc="2026-05-04T16:58:00Z">
        <w:r w:rsidR="008F02C2">
          <w:rPr>
            <w:rFonts w:ascii="Arial" w:hAnsi="Arial" w:cs="Arial"/>
            <w:color w:val="000000" w:themeColor="text1"/>
            <w:sz w:val="22"/>
            <w:szCs w:val="22"/>
          </w:rPr>
          <w:t>to forage on hu</w:t>
        </w:r>
      </w:ins>
      <w:ins w:id="110" w:author="John M. Marzluff" w:date="2026-05-04T10:59:00Z" w16du:dateUtc="2026-05-04T16:59:00Z">
        <w:r w:rsidR="008F02C2">
          <w:rPr>
            <w:rFonts w:ascii="Arial" w:hAnsi="Arial" w:cs="Arial"/>
            <w:color w:val="000000" w:themeColor="text1"/>
            <w:sz w:val="22"/>
            <w:szCs w:val="22"/>
          </w:rPr>
          <w:t xml:space="preserve">man resources outside Yellowstone </w:t>
        </w:r>
      </w:ins>
      <w:moveTo w:id="111" w:author="John M. Marzluff" w:date="2026-05-04T10:49:00Z" w16du:dateUtc="2026-05-04T16:49:00Z">
        <w:del w:id="112" w:author="John M. Marzluff" w:date="2026-05-04T10:50:00Z" w16du:dateUtc="2026-05-04T16:50:00Z">
          <w:r w:rsidR="008F02C2" w:rsidRPr="00777215" w:rsidDel="008F02C2">
            <w:rPr>
              <w:rFonts w:ascii="Arial" w:hAnsi="Arial" w:cs="Arial"/>
              <w:color w:val="000000" w:themeColor="text1"/>
              <w:sz w:val="22"/>
              <w:szCs w:val="22"/>
            </w:rPr>
            <w:delText xml:space="preserve">. </w:delText>
          </w:r>
        </w:del>
      </w:moveTo>
      <w:moveToRangeEnd w:id="98"/>
      <w:ins w:id="113" w:author="John M. Marzluff" w:date="2026-05-04T10:49:00Z" w16du:dateUtc="2026-05-04T16:49:00Z">
        <w:r w:rsidR="008F02C2">
          <w:rPr>
            <w:rFonts w:ascii="Arial" w:hAnsi="Arial" w:cs="Arial"/>
            <w:color w:val="000000" w:themeColor="text1"/>
            <w:sz w:val="22"/>
            <w:szCs w:val="22"/>
          </w:rPr>
          <w:t xml:space="preserve">may </w:t>
        </w:r>
      </w:ins>
      <w:ins w:id="114" w:author="John M. Marzluff" w:date="2026-05-04T10:57:00Z" w16du:dateUtc="2026-05-04T16:57:00Z">
        <w:r w:rsidR="008F02C2">
          <w:rPr>
            <w:rFonts w:ascii="Arial" w:hAnsi="Arial" w:cs="Arial"/>
            <w:color w:val="000000" w:themeColor="text1"/>
            <w:sz w:val="22"/>
            <w:szCs w:val="22"/>
          </w:rPr>
          <w:t xml:space="preserve">allow </w:t>
        </w:r>
      </w:ins>
      <w:ins w:id="115" w:author="John M. Marzluff" w:date="2026-05-04T10:58:00Z" w16du:dateUtc="2026-05-04T16:58:00Z">
        <w:r w:rsidR="008F02C2">
          <w:rPr>
            <w:rFonts w:ascii="Arial" w:hAnsi="Arial" w:cs="Arial"/>
            <w:color w:val="000000" w:themeColor="text1"/>
            <w:sz w:val="22"/>
            <w:szCs w:val="22"/>
          </w:rPr>
          <w:t>ravens</w:t>
        </w:r>
      </w:ins>
      <w:ins w:id="116" w:author="John M. Marzluff" w:date="2026-05-04T10:57:00Z" w16du:dateUtc="2026-05-04T16:57:00Z">
        <w:r w:rsidR="008F02C2">
          <w:rPr>
            <w:rFonts w:ascii="Arial" w:hAnsi="Arial" w:cs="Arial"/>
            <w:color w:val="000000" w:themeColor="text1"/>
            <w:sz w:val="22"/>
            <w:szCs w:val="22"/>
          </w:rPr>
          <w:t xml:space="preserve"> to </w:t>
        </w:r>
      </w:ins>
      <w:ins w:id="117" w:author="John M. Marzluff" w:date="2026-05-04T10:49:00Z" w16du:dateUtc="2026-05-04T16:49:00Z">
        <w:r w:rsidR="008F02C2">
          <w:rPr>
            <w:rFonts w:ascii="Arial" w:hAnsi="Arial" w:cs="Arial"/>
            <w:color w:val="000000" w:themeColor="text1"/>
            <w:sz w:val="22"/>
            <w:szCs w:val="22"/>
          </w:rPr>
          <w:t>forage at a greater rate</w:t>
        </w:r>
      </w:ins>
      <w:ins w:id="118" w:author="John M. Marzluff" w:date="2026-05-04T10:59:00Z" w16du:dateUtc="2026-05-04T16:59:00Z">
        <w:r w:rsidR="008F02C2">
          <w:rPr>
            <w:rFonts w:ascii="Arial" w:hAnsi="Arial" w:cs="Arial"/>
            <w:color w:val="000000" w:themeColor="text1"/>
            <w:sz w:val="22"/>
            <w:szCs w:val="22"/>
          </w:rPr>
          <w:t>,</w:t>
        </w:r>
      </w:ins>
      <w:ins w:id="119" w:author="John M. Marzluff" w:date="2026-05-04T10:49:00Z" w16du:dateUtc="2026-05-04T16:49:00Z">
        <w:r w:rsidR="008F02C2">
          <w:rPr>
            <w:rFonts w:ascii="Arial" w:hAnsi="Arial" w:cs="Arial"/>
            <w:color w:val="000000" w:themeColor="text1"/>
            <w:sz w:val="22"/>
            <w:szCs w:val="22"/>
          </w:rPr>
          <w:t xml:space="preserve"> as inter</w:t>
        </w:r>
      </w:ins>
      <w:ins w:id="120" w:author="John M. Marzluff" w:date="2026-05-04T10:59:00Z" w16du:dateUtc="2026-05-04T16:59:00Z">
        <w:r w:rsidR="008F02C2">
          <w:rPr>
            <w:rFonts w:ascii="Arial" w:hAnsi="Arial" w:cs="Arial"/>
            <w:color w:val="000000" w:themeColor="text1"/>
            <w:sz w:val="22"/>
            <w:szCs w:val="22"/>
          </w:rPr>
          <w:t>r</w:t>
        </w:r>
      </w:ins>
      <w:ins w:id="121" w:author="John M. Marzluff" w:date="2026-05-04T10:49:00Z" w16du:dateUtc="2026-05-04T16:49:00Z">
        <w:r w:rsidR="008F02C2">
          <w:rPr>
            <w:rFonts w:ascii="Arial" w:hAnsi="Arial" w:cs="Arial"/>
            <w:color w:val="000000" w:themeColor="text1"/>
            <w:sz w:val="22"/>
            <w:szCs w:val="22"/>
          </w:rPr>
          <w:t xml:space="preserve">uptions from competitively dominant scavengers, such as wolves and coyotes, are less likely where humans persecute predators </w:t>
        </w:r>
        <w:r w:rsidR="008F02C2">
          <w:rPr>
            <w:rFonts w:ascii="Arial" w:hAnsi="Arial" w:cs="Arial"/>
            <w:color w:val="000000" w:themeColor="text1"/>
            <w:sz w:val="22"/>
            <w:szCs w:val="22"/>
          </w:rPr>
          <w:fldChar w:fldCharType="begin"/>
        </w:r>
        <w:r w:rsidR="008F02C2">
          <w:rPr>
            <w:rFonts w:ascii="Arial" w:hAnsi="Arial" w:cs="Arial"/>
            <w:color w:val="000000" w:themeColor="text1"/>
            <w:sz w:val="22"/>
            <w:szCs w:val="22"/>
          </w:rPr>
          <w:instrText xml:space="preserve"> ADDIN ZOTERO_ITEM CSL_CITATION {"citationID":"DWroOeOh","properties":{"unsorted":false,"formattedCitation":"(Wilmers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8F02C2">
          <w:rPr>
            <w:rFonts w:ascii="Arial" w:hAnsi="Arial" w:cs="Arial"/>
            <w:color w:val="000000" w:themeColor="text1"/>
            <w:sz w:val="22"/>
            <w:szCs w:val="22"/>
          </w:rPr>
          <w:fldChar w:fldCharType="separate"/>
        </w:r>
        <w:r w:rsidR="008F02C2" w:rsidRPr="00D73D80">
          <w:rPr>
            <w:rFonts w:ascii="Aptos" w:hAnsi="Aptos" w:cs="Times New Roman"/>
            <w:kern w:val="0"/>
            <w:sz w:val="22"/>
          </w:rPr>
          <w:t>(Wilmers et al. 2003</w:t>
        </w:r>
        <w:r w:rsidR="008F02C2" w:rsidRPr="00D73D80">
          <w:rPr>
            <w:rFonts w:ascii="Aptos" w:hAnsi="Aptos" w:cs="Times New Roman"/>
            <w:i/>
            <w:iCs/>
            <w:kern w:val="0"/>
            <w:sz w:val="22"/>
          </w:rPr>
          <w:t>b</w:t>
        </w:r>
        <w:r w:rsidR="008F02C2" w:rsidRPr="00D73D80">
          <w:rPr>
            <w:rFonts w:ascii="Aptos" w:hAnsi="Aptos" w:cs="Times New Roman"/>
            <w:kern w:val="0"/>
            <w:sz w:val="22"/>
          </w:rPr>
          <w:t>)</w:t>
        </w:r>
        <w:r w:rsidR="008F02C2">
          <w:rPr>
            <w:rFonts w:ascii="Arial" w:hAnsi="Arial" w:cs="Arial"/>
            <w:color w:val="000000" w:themeColor="text1"/>
            <w:sz w:val="22"/>
            <w:szCs w:val="22"/>
          </w:rPr>
          <w:fldChar w:fldCharType="end"/>
        </w:r>
        <w:r w:rsidR="008F02C2">
          <w:rPr>
            <w:rFonts w:ascii="Arial" w:hAnsi="Arial" w:cs="Arial"/>
            <w:color w:val="000000" w:themeColor="text1"/>
            <w:sz w:val="22"/>
            <w:szCs w:val="22"/>
          </w:rPr>
          <w:t xml:space="preserve">. </w:t>
        </w:r>
      </w:ins>
      <w:r w:rsidR="007E232D">
        <w:rPr>
          <w:rFonts w:ascii="Arial" w:hAnsi="Arial" w:cs="Arial"/>
          <w:color w:val="000000" w:themeColor="text1"/>
          <w:sz w:val="22"/>
          <w:szCs w:val="22"/>
        </w:rPr>
        <w:t>The majority of kills</w:t>
      </w:r>
      <w:r w:rsidR="001B0060">
        <w:rPr>
          <w:rFonts w:ascii="Arial" w:hAnsi="Arial" w:cs="Arial"/>
          <w:color w:val="000000" w:themeColor="text1"/>
          <w:sz w:val="22"/>
          <w:szCs w:val="22"/>
        </w:rPr>
        <w:t xml:space="preserve"> (6)</w:t>
      </w:r>
      <w:r w:rsidR="007E232D">
        <w:rPr>
          <w:rFonts w:ascii="Arial" w:hAnsi="Arial" w:cs="Arial"/>
          <w:color w:val="000000" w:themeColor="text1"/>
          <w:sz w:val="22"/>
          <w:szCs w:val="22"/>
        </w:rPr>
        <w:t xml:space="preserve"> that </w:t>
      </w:r>
      <w:r w:rsidR="000902C9">
        <w:rPr>
          <w:rFonts w:ascii="Arial" w:hAnsi="Arial" w:cs="Arial"/>
          <w:color w:val="000000" w:themeColor="text1"/>
          <w:sz w:val="22"/>
          <w:szCs w:val="22"/>
        </w:rPr>
        <w:t xml:space="preserve">were never </w:t>
      </w:r>
      <w:r w:rsidR="007E232D">
        <w:rPr>
          <w:rFonts w:ascii="Arial" w:hAnsi="Arial" w:cs="Arial"/>
          <w:color w:val="000000" w:themeColor="text1"/>
          <w:sz w:val="22"/>
          <w:szCs w:val="22"/>
        </w:rPr>
        <w:t>visit</w:t>
      </w:r>
      <w:r w:rsidR="000902C9">
        <w:rPr>
          <w:rFonts w:ascii="Arial" w:hAnsi="Arial" w:cs="Arial"/>
          <w:color w:val="000000" w:themeColor="text1"/>
          <w:sz w:val="22"/>
          <w:szCs w:val="22"/>
        </w:rPr>
        <w:t>ed</w:t>
      </w:r>
      <w:r w:rsidR="007E232D">
        <w:rPr>
          <w:rFonts w:ascii="Arial" w:hAnsi="Arial" w:cs="Arial"/>
          <w:color w:val="000000" w:themeColor="text1"/>
          <w:sz w:val="22"/>
          <w:szCs w:val="22"/>
        </w:rPr>
        <w:t xml:space="preserve"> were from one bird (7530) that h</w:t>
      </w:r>
      <w:ins w:id="122" w:author="John M. Marzluff" w:date="2026-05-04T10:26:00Z" w16du:dateUtc="2026-05-04T16:26:00Z">
        <w:r w:rsidR="008F02C2">
          <w:rPr>
            <w:rFonts w:ascii="Arial" w:hAnsi="Arial" w:cs="Arial"/>
            <w:color w:val="000000" w:themeColor="text1"/>
            <w:sz w:val="22"/>
            <w:szCs w:val="22"/>
          </w:rPr>
          <w:t>eld</w:t>
        </w:r>
      </w:ins>
      <w:del w:id="123" w:author="John M. Marzluff" w:date="2026-05-04T10:26:00Z" w16du:dateUtc="2026-05-04T16:26:00Z">
        <w:r w:rsidR="007E232D" w:rsidDel="008F02C2">
          <w:rPr>
            <w:rFonts w:ascii="Arial" w:hAnsi="Arial" w:cs="Arial"/>
            <w:color w:val="000000" w:themeColor="text1"/>
            <w:sz w:val="22"/>
            <w:szCs w:val="22"/>
          </w:rPr>
          <w:delText>olds</w:delText>
        </w:r>
      </w:del>
      <w:r w:rsidR="007E232D">
        <w:rPr>
          <w:rFonts w:ascii="Arial" w:hAnsi="Arial" w:cs="Arial"/>
          <w:color w:val="000000" w:themeColor="text1"/>
          <w:sz w:val="22"/>
          <w:szCs w:val="22"/>
        </w:rPr>
        <w:t xml:space="preserve"> the territory closest to the hunting regions. </w:t>
      </w:r>
      <w:ins w:id="124" w:author="John M. Marzluff" w:date="2026-05-04T10:27:00Z" w16du:dateUtc="2026-05-04T16:27:00Z">
        <w:r w:rsidR="008F02C2">
          <w:rPr>
            <w:rFonts w:ascii="Arial" w:hAnsi="Arial" w:cs="Arial"/>
            <w:color w:val="000000" w:themeColor="text1"/>
            <w:sz w:val="22"/>
            <w:szCs w:val="22"/>
          </w:rPr>
          <w:t>Thus, searching the territory and traveling to hunting regions may be similar</w:t>
        </w:r>
      </w:ins>
      <w:del w:id="125" w:author="John M. Marzluff" w:date="2026-05-04T10:28:00Z" w16du:dateUtc="2026-05-04T16:28:00Z">
        <w:r w:rsidR="00E21E65" w:rsidDel="008F02C2">
          <w:rPr>
            <w:rFonts w:ascii="Arial" w:hAnsi="Arial" w:cs="Arial"/>
            <w:color w:val="000000" w:themeColor="text1"/>
            <w:sz w:val="22"/>
            <w:szCs w:val="22"/>
          </w:rPr>
          <w:delText xml:space="preserve">While we did not find any effect of commuting distance on the probability of leaving the territory, the search cost between wolf kills on her territory and hunter take are equal. </w:delText>
        </w:r>
      </w:del>
      <w:ins w:id="126" w:author="John M. Marzluff" w:date="2026-05-04T10:28:00Z" w16du:dateUtc="2026-05-04T16:28:00Z">
        <w:r w:rsidR="008F02C2">
          <w:rPr>
            <w:rFonts w:ascii="Arial" w:hAnsi="Arial" w:cs="Arial"/>
            <w:color w:val="000000" w:themeColor="text1"/>
            <w:sz w:val="22"/>
            <w:szCs w:val="22"/>
          </w:rPr>
          <w:t xml:space="preserve">. </w:t>
        </w:r>
      </w:ins>
      <w:ins w:id="127" w:author="John M. Marzluff" w:date="2026-05-04T11:00:00Z" w16du:dateUtc="2026-05-04T17:00:00Z">
        <w:r w:rsidR="008F02C2">
          <w:rPr>
            <w:rFonts w:ascii="Arial" w:hAnsi="Arial" w:cs="Arial"/>
            <w:color w:val="000000" w:themeColor="text1"/>
            <w:sz w:val="22"/>
            <w:szCs w:val="22"/>
          </w:rPr>
          <w:t xml:space="preserve">Measurements of search and handling times </w:t>
        </w:r>
      </w:ins>
      <w:ins w:id="128" w:author="John M. Marzluff" w:date="2026-05-04T11:01:00Z" w16du:dateUtc="2026-05-04T17:01:00Z">
        <w:r w:rsidR="008F02C2">
          <w:rPr>
            <w:rFonts w:ascii="Arial" w:hAnsi="Arial" w:cs="Arial"/>
            <w:color w:val="000000" w:themeColor="text1"/>
            <w:sz w:val="22"/>
            <w:szCs w:val="22"/>
          </w:rPr>
          <w:t xml:space="preserve">are needed to better understand a raven’s decision to </w:t>
        </w:r>
      </w:ins>
      <w:ins w:id="129" w:author="John M. Marzluff" w:date="2026-05-04T11:02:00Z" w16du:dateUtc="2026-05-04T17:02:00Z">
        <w:r w:rsidR="008F02C2">
          <w:rPr>
            <w:rFonts w:ascii="Arial" w:hAnsi="Arial" w:cs="Arial"/>
            <w:color w:val="000000" w:themeColor="text1"/>
            <w:sz w:val="22"/>
            <w:szCs w:val="22"/>
          </w:rPr>
          <w:t>leave or remain within its territory.</w:t>
        </w:r>
      </w:ins>
      <w:del w:id="130" w:author="John M. Marzluff" w:date="2026-05-04T10:28:00Z" w16du:dateUtc="2026-05-04T16:28:00Z">
        <w:r w:rsidR="00E21E65" w:rsidDel="008F02C2">
          <w:rPr>
            <w:rFonts w:ascii="Arial" w:hAnsi="Arial" w:cs="Arial"/>
            <w:color w:val="000000" w:themeColor="text1"/>
            <w:sz w:val="22"/>
            <w:szCs w:val="22"/>
          </w:rPr>
          <w:delText xml:space="preserve">The anthropogenic resource then </w:delText>
        </w:r>
      </w:del>
      <w:del w:id="131" w:author="John M. Marzluff" w:date="2026-05-04T10:49:00Z" w16du:dateUtc="2026-05-04T16:49:00Z">
        <w:r w:rsidR="00E21E65" w:rsidDel="008F02C2">
          <w:rPr>
            <w:rFonts w:ascii="Arial" w:hAnsi="Arial" w:cs="Arial"/>
            <w:color w:val="000000" w:themeColor="text1"/>
            <w:sz w:val="22"/>
            <w:szCs w:val="22"/>
          </w:rPr>
          <w:delText xml:space="preserve">may </w:delText>
        </w:r>
      </w:del>
      <w:del w:id="132" w:author="John M. Marzluff" w:date="2026-05-04T10:29:00Z" w16du:dateUtc="2026-05-04T16:29:00Z">
        <w:r w:rsidR="00E21E65" w:rsidDel="008F02C2">
          <w:rPr>
            <w:rFonts w:ascii="Arial" w:hAnsi="Arial" w:cs="Arial"/>
            <w:color w:val="000000" w:themeColor="text1"/>
            <w:sz w:val="22"/>
            <w:szCs w:val="22"/>
          </w:rPr>
          <w:delText xml:space="preserve">provide a greater foraging rate by excluding larger, </w:delText>
        </w:r>
      </w:del>
      <w:del w:id="133" w:author="John M. Marzluff" w:date="2026-05-04T10:49:00Z" w16du:dateUtc="2026-05-04T16:49:00Z">
        <w:r w:rsidR="00E21E65" w:rsidDel="008F02C2">
          <w:rPr>
            <w:rFonts w:ascii="Arial" w:hAnsi="Arial" w:cs="Arial"/>
            <w:color w:val="000000" w:themeColor="text1"/>
            <w:sz w:val="22"/>
            <w:szCs w:val="22"/>
          </w:rPr>
          <w:delText xml:space="preserve">competitively dominant scavengers, such as wolves and coyotes </w:delText>
        </w:r>
      </w:del>
      <w:del w:id="134" w:author="John M. Marzluff" w:date="2026-05-04T10:30:00Z" w16du:dateUtc="2026-05-04T16:30:00Z">
        <w:r w:rsidR="00E21E65" w:rsidDel="008F02C2">
          <w:rPr>
            <w:rFonts w:ascii="Arial" w:hAnsi="Arial" w:cs="Arial"/>
            <w:color w:val="000000" w:themeColor="text1"/>
            <w:sz w:val="22"/>
            <w:szCs w:val="22"/>
          </w:rPr>
          <w:delText>through persecution</w:delText>
        </w:r>
      </w:del>
      <w:del w:id="135" w:author="John M. Marzluff" w:date="2026-05-04T10:49:00Z" w16du:dateUtc="2026-05-04T16:49:00Z">
        <w:r w:rsidR="00E21E65" w:rsidDel="008F02C2">
          <w:rPr>
            <w:rFonts w:ascii="Arial" w:hAnsi="Arial" w:cs="Arial"/>
            <w:color w:val="000000" w:themeColor="text1"/>
            <w:sz w:val="22"/>
            <w:szCs w:val="22"/>
          </w:rPr>
          <w:delText xml:space="preserve"> </w:delText>
        </w:r>
        <w:r w:rsidR="00D73D80" w:rsidDel="008F02C2">
          <w:rPr>
            <w:rFonts w:ascii="Arial" w:hAnsi="Arial" w:cs="Arial"/>
            <w:color w:val="000000" w:themeColor="text1"/>
            <w:sz w:val="22"/>
            <w:szCs w:val="22"/>
          </w:rPr>
          <w:fldChar w:fldCharType="begin"/>
        </w:r>
        <w:r w:rsidR="00D73D80" w:rsidDel="008F02C2">
          <w:rPr>
            <w:rFonts w:ascii="Arial" w:hAnsi="Arial" w:cs="Arial"/>
            <w:color w:val="000000" w:themeColor="text1"/>
            <w:sz w:val="22"/>
            <w:szCs w:val="22"/>
          </w:rPr>
          <w:delInstrText xml:space="preserve"> ADDIN ZOTERO_ITEM CSL_CITATION {"citationID":"DWroOeOh","properties":{"unsorted":false,"formattedCitation":"(Wilmers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delInstrText>
        </w:r>
        <w:r w:rsidR="00D73D80" w:rsidDel="008F02C2">
          <w:rPr>
            <w:rFonts w:ascii="Arial" w:hAnsi="Arial" w:cs="Arial"/>
            <w:color w:val="000000" w:themeColor="text1"/>
            <w:sz w:val="22"/>
            <w:szCs w:val="22"/>
          </w:rPr>
          <w:fldChar w:fldCharType="separate"/>
        </w:r>
        <w:r w:rsidR="00D73D80" w:rsidRPr="00D73D80" w:rsidDel="008F02C2">
          <w:rPr>
            <w:rFonts w:ascii="Aptos" w:hAnsi="Aptos" w:cs="Times New Roman"/>
            <w:kern w:val="0"/>
            <w:sz w:val="22"/>
          </w:rPr>
          <w:delText>(Wilmers et al. 2003</w:delText>
        </w:r>
        <w:r w:rsidR="00D73D80" w:rsidRPr="00D73D80" w:rsidDel="008F02C2">
          <w:rPr>
            <w:rFonts w:ascii="Aptos" w:hAnsi="Aptos" w:cs="Times New Roman"/>
            <w:i/>
            <w:iCs/>
            <w:kern w:val="0"/>
            <w:sz w:val="22"/>
          </w:rPr>
          <w:delText>b</w:delText>
        </w:r>
        <w:r w:rsidR="00D73D80" w:rsidRPr="00D73D80" w:rsidDel="008F02C2">
          <w:rPr>
            <w:rFonts w:ascii="Aptos" w:hAnsi="Aptos" w:cs="Times New Roman"/>
            <w:kern w:val="0"/>
            <w:sz w:val="22"/>
          </w:rPr>
          <w:delText>)</w:delText>
        </w:r>
        <w:r w:rsidR="00D73D80" w:rsidDel="008F02C2">
          <w:rPr>
            <w:rFonts w:ascii="Arial" w:hAnsi="Arial" w:cs="Arial"/>
            <w:color w:val="000000" w:themeColor="text1"/>
            <w:sz w:val="22"/>
            <w:szCs w:val="22"/>
          </w:rPr>
          <w:fldChar w:fldCharType="end"/>
        </w:r>
        <w:r w:rsidR="00E21E65" w:rsidDel="008F02C2">
          <w:rPr>
            <w:rFonts w:ascii="Arial" w:hAnsi="Arial" w:cs="Arial"/>
            <w:color w:val="000000" w:themeColor="text1"/>
            <w:sz w:val="22"/>
            <w:szCs w:val="22"/>
          </w:rPr>
          <w:delText xml:space="preserve">. </w:delText>
        </w:r>
      </w:del>
    </w:p>
    <w:p w14:paraId="6ECD3C4F" w14:textId="644C0D45" w:rsidR="00BD5BCB" w:rsidDel="008F02C2" w:rsidRDefault="00A45D0C" w:rsidP="008F02C2">
      <w:pPr>
        <w:spacing w:line="480" w:lineRule="auto"/>
        <w:rPr>
          <w:del w:id="136" w:author="John M. Marzluff" w:date="2026-05-04T11:02:00Z" w16du:dateUtc="2026-05-04T17:02:00Z"/>
          <w:rFonts w:ascii="Arial" w:hAnsi="Arial" w:cs="Arial"/>
          <w:color w:val="000000" w:themeColor="text1"/>
          <w:sz w:val="22"/>
          <w:szCs w:val="22"/>
        </w:rPr>
        <w:pPrChange w:id="137" w:author="John M. Marzluff" w:date="2026-05-04T10:24:00Z" w16du:dateUtc="2026-05-04T16:24:00Z">
          <w:pPr>
            <w:spacing w:line="480" w:lineRule="auto"/>
            <w:ind w:firstLine="720"/>
          </w:pPr>
        </w:pPrChange>
      </w:pPr>
      <w:ins w:id="138" w:author="John M. Marzluff" w:date="2026-05-04T13:24:00Z" w16du:dateUtc="2026-05-04T19:24:00Z">
        <w:r>
          <w:rPr>
            <w:rFonts w:ascii="Arial" w:hAnsi="Arial" w:cs="Arial"/>
            <w:color w:val="000000" w:themeColor="text1"/>
            <w:sz w:val="22"/>
            <w:szCs w:val="22"/>
          </w:rPr>
          <w:t>The complexity of raven decision</w:t>
        </w:r>
      </w:ins>
      <w:ins w:id="139" w:author="John M. Marzluff" w:date="2026-05-04T13:26:00Z" w16du:dateUtc="2026-05-04T19:26:00Z">
        <w:r>
          <w:rPr>
            <w:rFonts w:ascii="Arial" w:hAnsi="Arial" w:cs="Arial"/>
            <w:color w:val="000000" w:themeColor="text1"/>
            <w:sz w:val="22"/>
            <w:szCs w:val="22"/>
          </w:rPr>
          <w:t>-</w:t>
        </w:r>
      </w:ins>
      <w:ins w:id="140" w:author="John M. Marzluff" w:date="2026-05-04T13:24:00Z" w16du:dateUtc="2026-05-04T19:24:00Z">
        <w:r>
          <w:rPr>
            <w:rFonts w:ascii="Arial" w:hAnsi="Arial" w:cs="Arial"/>
            <w:color w:val="000000" w:themeColor="text1"/>
            <w:sz w:val="22"/>
            <w:szCs w:val="22"/>
          </w:rPr>
          <w:t>making requires consideration o</w:t>
        </w:r>
      </w:ins>
      <w:ins w:id="141" w:author="John M. Marzluff" w:date="2026-05-04T13:25:00Z" w16du:dateUtc="2026-05-04T19:25:00Z">
        <w:r>
          <w:rPr>
            <w:rFonts w:ascii="Arial" w:hAnsi="Arial" w:cs="Arial"/>
            <w:color w:val="000000" w:themeColor="text1"/>
            <w:sz w:val="22"/>
            <w:szCs w:val="22"/>
          </w:rPr>
          <w:t xml:space="preserve">f </w:t>
        </w:r>
      </w:ins>
      <w:ins w:id="142" w:author="John M. Marzluff" w:date="2026-05-04T13:26:00Z" w16du:dateUtc="2026-05-04T19:26:00Z">
        <w:r>
          <w:rPr>
            <w:rFonts w:ascii="Arial" w:hAnsi="Arial" w:cs="Arial"/>
            <w:color w:val="000000" w:themeColor="text1"/>
            <w:sz w:val="22"/>
            <w:szCs w:val="22"/>
          </w:rPr>
          <w:t xml:space="preserve">nuanced theory. </w:t>
        </w:r>
      </w:ins>
      <w:moveFromRangeStart w:id="143" w:author="John M. Marzluff" w:date="2026-05-04T10:49:00Z" w:name="move228784185"/>
      <w:moveFrom w:id="144" w:author="John M. Marzluff" w:date="2026-05-04T10:49:00Z" w16du:dateUtc="2026-05-04T16:49:00Z">
        <w:del w:id="145" w:author="John M. Marzluff" w:date="2026-05-04T11:02:00Z" w16du:dateUtc="2026-05-04T17:02:00Z">
          <w:r w:rsidR="00BD5BCB" w:rsidRPr="00777215" w:rsidDel="008F02C2">
            <w:rPr>
              <w:rFonts w:ascii="Arial" w:hAnsi="Arial" w:cs="Arial"/>
              <w:color w:val="000000" w:themeColor="text1"/>
              <w:sz w:val="22"/>
              <w:szCs w:val="22"/>
            </w:rPr>
            <w:delText xml:space="preserve">Wolf kills </w:delText>
          </w:r>
          <w:r w:rsidR="00BD5BCB" w:rsidDel="008F02C2">
            <w:rPr>
              <w:rFonts w:ascii="Arial" w:hAnsi="Arial" w:cs="Arial"/>
              <w:color w:val="000000" w:themeColor="text1"/>
              <w:sz w:val="22"/>
              <w:szCs w:val="22"/>
            </w:rPr>
            <w:delText xml:space="preserve">that were used by ravens </w:delText>
          </w:r>
          <w:r w:rsidR="00BD5BCB" w:rsidRPr="00777215" w:rsidDel="008F02C2">
            <w:rPr>
              <w:rFonts w:ascii="Arial" w:hAnsi="Arial" w:cs="Arial"/>
              <w:color w:val="000000" w:themeColor="text1"/>
              <w:sz w:val="22"/>
              <w:szCs w:val="22"/>
            </w:rPr>
            <w:delText xml:space="preserve">were often </w:delText>
          </w:r>
          <w:r w:rsidR="00BD5BCB" w:rsidDel="008F02C2">
            <w:rPr>
              <w:rFonts w:ascii="Arial" w:hAnsi="Arial" w:cs="Arial"/>
              <w:color w:val="000000" w:themeColor="text1"/>
              <w:sz w:val="22"/>
              <w:szCs w:val="22"/>
            </w:rPr>
            <w:delText>located</w:delText>
          </w:r>
          <w:r w:rsidR="00BD5BCB" w:rsidRPr="00777215" w:rsidDel="008F02C2">
            <w:rPr>
              <w:rFonts w:ascii="Arial" w:hAnsi="Arial" w:cs="Arial"/>
              <w:color w:val="000000" w:themeColor="text1"/>
              <w:sz w:val="22"/>
              <w:szCs w:val="22"/>
            </w:rPr>
            <w:delText xml:space="preserve"> within the first </w:delText>
          </w:r>
          <w:r w:rsidR="00BD5BCB" w:rsidDel="008F02C2">
            <w:rPr>
              <w:rFonts w:ascii="Arial" w:hAnsi="Arial" w:cs="Arial"/>
              <w:color w:val="000000" w:themeColor="text1"/>
              <w:sz w:val="22"/>
              <w:szCs w:val="22"/>
            </w:rPr>
            <w:delText>two</w:delText>
          </w:r>
          <w:r w:rsidR="00BD5BCB" w:rsidRPr="00777215" w:rsidDel="008F02C2">
            <w:rPr>
              <w:rFonts w:ascii="Arial" w:hAnsi="Arial" w:cs="Arial"/>
              <w:color w:val="000000" w:themeColor="text1"/>
              <w:sz w:val="22"/>
              <w:szCs w:val="22"/>
            </w:rPr>
            <w:delText xml:space="preserve"> days of the kill being made, and visits to kills became more intermittent as time progressed. </w:delText>
          </w:r>
        </w:del>
      </w:moveFrom>
      <w:moveFromRangeEnd w:id="143"/>
      <w:del w:id="146" w:author="John M. Marzluff" w:date="2026-05-04T10:49:00Z" w16du:dateUtc="2026-05-04T16:49:00Z">
        <w:r w:rsidR="00BD5BCB" w:rsidRPr="00777215" w:rsidDel="008F02C2">
          <w:rPr>
            <w:rFonts w:ascii="Arial" w:hAnsi="Arial" w:cs="Arial"/>
            <w:color w:val="000000" w:themeColor="text1"/>
            <w:sz w:val="22"/>
            <w:szCs w:val="22"/>
          </w:rPr>
          <w:delText xml:space="preserve">At 6 of the 10 carcasses visited, providing evidence that the raven knew about the resources, </w:delText>
        </w:r>
        <w:r w:rsidR="00F83472" w:rsidDel="008F02C2">
          <w:rPr>
            <w:rFonts w:ascii="Arial" w:hAnsi="Arial" w:cs="Arial"/>
            <w:color w:val="000000" w:themeColor="text1"/>
            <w:sz w:val="22"/>
            <w:szCs w:val="22"/>
          </w:rPr>
          <w:delText>ravens</w:delText>
        </w:r>
        <w:r w:rsidR="00BD5BCB" w:rsidRPr="00777215" w:rsidDel="008F02C2">
          <w:rPr>
            <w:rFonts w:ascii="Arial" w:hAnsi="Arial" w:cs="Arial"/>
            <w:color w:val="000000" w:themeColor="text1"/>
            <w:sz w:val="22"/>
            <w:szCs w:val="22"/>
          </w:rPr>
          <w:delText xml:space="preserve"> </w:delText>
        </w:r>
        <w:r w:rsidR="004E3287" w:rsidDel="008F02C2">
          <w:rPr>
            <w:rFonts w:ascii="Arial" w:hAnsi="Arial" w:cs="Arial"/>
            <w:color w:val="000000" w:themeColor="text1"/>
            <w:sz w:val="22"/>
            <w:szCs w:val="22"/>
          </w:rPr>
          <w:delText>left</w:delText>
        </w:r>
        <w:r w:rsidR="00BD5BCB" w:rsidRPr="00777215" w:rsidDel="008F02C2">
          <w:rPr>
            <w:rFonts w:ascii="Arial" w:hAnsi="Arial" w:cs="Arial"/>
            <w:color w:val="000000" w:themeColor="text1"/>
            <w:sz w:val="22"/>
            <w:szCs w:val="22"/>
          </w:rPr>
          <w:delText xml:space="preserve"> their territory on the last day of </w:delText>
        </w:r>
        <w:r w:rsidR="00BD5BCB" w:rsidDel="008F02C2">
          <w:rPr>
            <w:rFonts w:ascii="Arial" w:hAnsi="Arial" w:cs="Arial"/>
            <w:color w:val="000000" w:themeColor="text1"/>
            <w:sz w:val="22"/>
            <w:szCs w:val="22"/>
          </w:rPr>
          <w:delText xml:space="preserve">the kill’s </w:delText>
        </w:r>
        <w:r w:rsidR="00BD5BCB" w:rsidRPr="00777215" w:rsidDel="008F02C2">
          <w:rPr>
            <w:rFonts w:ascii="Arial" w:hAnsi="Arial" w:cs="Arial"/>
            <w:color w:val="000000" w:themeColor="text1"/>
            <w:sz w:val="22"/>
            <w:szCs w:val="22"/>
          </w:rPr>
          <w:delText xml:space="preserve">availability. </w:delText>
        </w:r>
      </w:del>
      <w:del w:id="147" w:author="John M. Marzluff" w:date="2026-05-04T11:02:00Z" w16du:dateUtc="2026-05-04T17:02:00Z">
        <w:r w:rsidR="00BD5BCB" w:rsidDel="008F02C2">
          <w:rPr>
            <w:rFonts w:ascii="Arial" w:hAnsi="Arial" w:cs="Arial"/>
            <w:color w:val="000000" w:themeColor="text1"/>
            <w:sz w:val="22"/>
            <w:szCs w:val="22"/>
          </w:rPr>
          <w:delText xml:space="preserve">This is despite general raven activity at a wolf kill often occurring for longer than our defined availability period. </w:delText>
        </w:r>
        <w:r w:rsidR="00BD5BCB" w:rsidRPr="00777215" w:rsidDel="008F02C2">
          <w:rPr>
            <w:rFonts w:ascii="Arial" w:hAnsi="Arial" w:cs="Arial"/>
            <w:color w:val="000000" w:themeColor="text1"/>
            <w:sz w:val="22"/>
            <w:szCs w:val="22"/>
          </w:rPr>
          <w:delText xml:space="preserve">In half of </w:delText>
        </w:r>
        <w:r w:rsidR="00BD5BCB" w:rsidDel="008F02C2">
          <w:rPr>
            <w:rFonts w:ascii="Arial" w:hAnsi="Arial" w:cs="Arial"/>
            <w:color w:val="000000" w:themeColor="text1"/>
            <w:sz w:val="22"/>
            <w:szCs w:val="22"/>
          </w:rPr>
          <w:delText>the</w:delText>
        </w:r>
        <w:r w:rsidR="00BD5BCB" w:rsidRPr="00777215" w:rsidDel="008F02C2">
          <w:rPr>
            <w:rFonts w:ascii="Arial" w:hAnsi="Arial" w:cs="Arial"/>
            <w:color w:val="000000" w:themeColor="text1"/>
            <w:sz w:val="22"/>
            <w:szCs w:val="22"/>
          </w:rPr>
          <w:delText xml:space="preserve"> cases</w:delText>
        </w:r>
        <w:r w:rsidR="00BD5BCB" w:rsidDel="008F02C2">
          <w:rPr>
            <w:rFonts w:ascii="Arial" w:hAnsi="Arial" w:cs="Arial"/>
            <w:color w:val="000000" w:themeColor="text1"/>
            <w:sz w:val="22"/>
            <w:szCs w:val="22"/>
          </w:rPr>
          <w:delText xml:space="preserve"> ravens abandoned their territory on the last day of availability, the raven visited the kill site to check on the resource</w:delText>
        </w:r>
        <w:r w:rsidR="00BD5BCB" w:rsidRPr="00777215" w:rsidDel="008F02C2">
          <w:rPr>
            <w:rFonts w:ascii="Arial" w:hAnsi="Arial" w:cs="Arial"/>
            <w:color w:val="000000" w:themeColor="text1"/>
            <w:sz w:val="22"/>
            <w:szCs w:val="22"/>
          </w:rPr>
          <w:delText>.</w:delText>
        </w:r>
        <w:r w:rsidR="00BD5BCB" w:rsidDel="008F02C2">
          <w:rPr>
            <w:rFonts w:ascii="Arial" w:hAnsi="Arial" w:cs="Arial"/>
            <w:color w:val="000000" w:themeColor="text1"/>
            <w:sz w:val="22"/>
            <w:szCs w:val="22"/>
          </w:rPr>
          <w:delText xml:space="preserve"> </w:delText>
        </w:r>
        <w:r w:rsidR="000A7C1A" w:rsidDel="008F02C2">
          <w:rPr>
            <w:rFonts w:ascii="Arial" w:hAnsi="Arial" w:cs="Arial"/>
            <w:color w:val="000000" w:themeColor="text1"/>
            <w:sz w:val="22"/>
            <w:szCs w:val="22"/>
          </w:rPr>
          <w:delText>There is a threshold where</w:delText>
        </w:r>
        <w:r w:rsidR="00BD5BCB" w:rsidDel="008F02C2">
          <w:rPr>
            <w:rFonts w:ascii="Arial" w:hAnsi="Arial" w:cs="Arial"/>
            <w:color w:val="000000" w:themeColor="text1"/>
            <w:sz w:val="22"/>
            <w:szCs w:val="22"/>
          </w:rPr>
          <w:delText xml:space="preserve"> the benefit</w:delText>
        </w:r>
        <w:r w:rsidR="000A7C1A" w:rsidDel="008F02C2">
          <w:rPr>
            <w:rFonts w:ascii="Arial" w:hAnsi="Arial" w:cs="Arial"/>
            <w:color w:val="000000" w:themeColor="text1"/>
            <w:sz w:val="22"/>
            <w:szCs w:val="22"/>
          </w:rPr>
          <w:delText xml:space="preserve"> of continuing to return to the resource</w:delText>
        </w:r>
        <w:r w:rsidR="00BD5BCB" w:rsidDel="008F02C2">
          <w:rPr>
            <w:rFonts w:ascii="Arial" w:hAnsi="Arial" w:cs="Arial"/>
            <w:color w:val="000000" w:themeColor="text1"/>
            <w:sz w:val="22"/>
            <w:szCs w:val="22"/>
          </w:rPr>
          <w:delText xml:space="preserve"> is lower than what they could </w:delText>
        </w:r>
        <w:r w:rsidR="00B3770B" w:rsidDel="008F02C2">
          <w:rPr>
            <w:rFonts w:ascii="Arial" w:hAnsi="Arial" w:cs="Arial"/>
            <w:color w:val="000000" w:themeColor="text1"/>
            <w:sz w:val="22"/>
            <w:szCs w:val="22"/>
          </w:rPr>
          <w:delText>expect to obtain</w:delText>
        </w:r>
        <w:r w:rsidR="00BD5BCB" w:rsidDel="008F02C2">
          <w:rPr>
            <w:rFonts w:ascii="Arial" w:hAnsi="Arial" w:cs="Arial"/>
            <w:color w:val="000000" w:themeColor="text1"/>
            <w:sz w:val="22"/>
            <w:szCs w:val="22"/>
          </w:rPr>
          <w:delText xml:space="preserve"> somewhere else</w:delText>
        </w:r>
        <w:r w:rsidR="00A05B24" w:rsidDel="008F02C2">
          <w:rPr>
            <w:rFonts w:ascii="Arial" w:hAnsi="Arial" w:cs="Arial"/>
            <w:color w:val="000000" w:themeColor="text1"/>
            <w:sz w:val="22"/>
            <w:szCs w:val="22"/>
          </w:rPr>
          <w:delText>, so they leave the patch</w:delText>
        </w:r>
        <w:r w:rsidR="00BD5BCB" w:rsidDel="008F02C2">
          <w:rPr>
            <w:rFonts w:ascii="Arial" w:hAnsi="Arial" w:cs="Arial"/>
            <w:color w:val="000000" w:themeColor="text1"/>
            <w:sz w:val="22"/>
            <w:szCs w:val="22"/>
          </w:rPr>
          <w:delText xml:space="preserve">. The biomass acquired from an older wolf kill where competition from conspecifics is still high may be less than what could be obtained in another location. While the presence of wolf kills was still impactful, the picture is much more complex than we were able to capture and likely involves many other factors that can affect a raven’s foraging efficiency such as the carcass size, number of wolves and competing scavengers, biomass remaining, and other non-foraging related behaviors. </w:delText>
        </w:r>
      </w:del>
    </w:p>
    <w:p w14:paraId="0217AAAB" w14:textId="601BE709" w:rsidR="009353A3" w:rsidRDefault="00A530BB" w:rsidP="008A2C32">
      <w:pPr>
        <w:spacing w:line="480" w:lineRule="auto"/>
        <w:ind w:firstLine="720"/>
        <w:rPr>
          <w:rFonts w:ascii="Arial" w:hAnsi="Arial" w:cs="Arial"/>
          <w:color w:val="000000" w:themeColor="text1"/>
          <w:sz w:val="22"/>
          <w:szCs w:val="22"/>
        </w:rPr>
      </w:pPr>
      <w:del w:id="148" w:author="John M. Marzluff" w:date="2026-05-04T13:19:00Z" w16du:dateUtc="2026-05-04T19:19:00Z">
        <w:r w:rsidDel="00A45D0C">
          <w:rPr>
            <w:rFonts w:ascii="Arial" w:hAnsi="Arial" w:cs="Arial"/>
            <w:color w:val="000000" w:themeColor="text1"/>
            <w:sz w:val="22"/>
            <w:szCs w:val="22"/>
          </w:rPr>
          <w:delText xml:space="preserve">The complexity of individual foraging decisions is captured by </w:delText>
        </w:r>
      </w:del>
      <w:del w:id="149" w:author="John M. Marzluff" w:date="2026-05-04T13:17:00Z" w16du:dateUtc="2026-05-04T19:17:00Z">
        <w:r w:rsidDel="00A45D0C">
          <w:rPr>
            <w:rFonts w:ascii="Arial" w:hAnsi="Arial" w:cs="Arial"/>
            <w:color w:val="000000" w:themeColor="text1"/>
            <w:sz w:val="22"/>
            <w:szCs w:val="22"/>
          </w:rPr>
          <w:delText xml:space="preserve">the many studies that have iterated on OPT to consider more complex situations. </w:delText>
        </w:r>
        <w:r w:rsidR="00CC037F" w:rsidDel="00A45D0C">
          <w:rPr>
            <w:rFonts w:ascii="Arial" w:hAnsi="Arial" w:cs="Arial"/>
            <w:color w:val="000000" w:themeColor="text1"/>
            <w:sz w:val="22"/>
            <w:szCs w:val="22"/>
          </w:rPr>
          <w:delText xml:space="preserve">OPT </w:delText>
        </w:r>
      </w:del>
      <w:del w:id="150" w:author="John M. Marzluff" w:date="2026-05-04T13:19:00Z" w16du:dateUtc="2026-05-04T19:19:00Z">
        <w:r w:rsidR="00CC037F" w:rsidDel="00A45D0C">
          <w:rPr>
            <w:rFonts w:ascii="Arial" w:hAnsi="Arial" w:cs="Arial"/>
            <w:color w:val="000000" w:themeColor="text1"/>
            <w:sz w:val="22"/>
            <w:szCs w:val="22"/>
          </w:rPr>
          <w:delText xml:space="preserve">considers foragers optimizing between multiple resource types </w:delText>
        </w:r>
        <w:r w:rsidR="00CC037F" w:rsidDel="00A45D0C">
          <w:rPr>
            <w:rFonts w:ascii="Arial" w:hAnsi="Arial" w:cs="Arial"/>
            <w:color w:val="000000" w:themeColor="text1"/>
            <w:sz w:val="22"/>
            <w:szCs w:val="22"/>
          </w:rPr>
          <w:fldChar w:fldCharType="begin"/>
        </w:r>
        <w:r w:rsidR="00CC037F" w:rsidDel="00A45D0C">
          <w:rPr>
            <w:rFonts w:ascii="Arial" w:hAnsi="Arial" w:cs="Arial"/>
            <w:color w:val="000000" w:themeColor="text1"/>
            <w:sz w:val="22"/>
            <w:szCs w:val="22"/>
          </w:rPr>
          <w:delInstrText xml:space="preserve"> ADDIN ZOTERO_ITEM CSL_CITATION {"citationID":"5iWcLYJe","properties":{"unsorted":false,"formattedCitation":"(Hengeveld et al. 2009)","plainCitation":"(Hengeveld et al. 2009)","noteIndex":0},"citationItems":[{"id":1962,"uris":["http://zotero.org/users/9968163/items/TQJLD695"],"itemData":{"id":1962,"type":"article-journal","abstract":"The concentrations of resources in forage are not perfectly balanced to the needs of an animal, and food species differ in these concentrations. Under many circumstances, animals should thus forage on multiple food species to attain the maximum and most balanced intake of several resources. In this article we present a model to extend optimal foraging theory to incorporate concurrent foraging for multiple resources from several food species. A balancing of resources is achieved by representing the amount of a resource as the time during which it is used. Optimization is considered at two hierarchical levels: the time spent in a patch and the proportion of patches of each food species included in the foraging path. Our model results show that the balancing of resource intake can be achieved at the level of the foraging path, while the maximization of intake can be realized at the nested patch level. The choice for a food species should be dependent on the differences in intake and resource ratios between the food species. Under free choice of food species, the optimal patch residence time is subject not to differences between patches but to the local intake rate.","container-title":"The American Naturalist","DOI":"10.1086/598500","ISSN":"1537-5323","issue":"1","journalAbbreviation":"Am Nat","language":"eng","page":"102-110","PMID":"19422320","source":"PubMed","title":"Optimal foraging for multiple resources in several food species","volume":"174","author":[{"family":"Hengeveld","given":"Geerten M."},{"family":"Langevelde","given":"Frank","non-dropping-particle":"van"},{"family":"Groen","given":"Thomas A."},{"family":"Knegt","given":"Henrik J.","non-dropping-particle":"de"}],"issued":{"date-parts":[["2009",7]]}}}],"schema":"https://github.com/citation-style-language/schema/raw/master/csl-citation.json"} </w:delInstrText>
        </w:r>
        <w:r w:rsidR="00CC037F" w:rsidDel="00A45D0C">
          <w:rPr>
            <w:rFonts w:ascii="Arial" w:hAnsi="Arial" w:cs="Arial"/>
            <w:color w:val="000000" w:themeColor="text1"/>
            <w:sz w:val="22"/>
            <w:szCs w:val="22"/>
          </w:rPr>
          <w:fldChar w:fldCharType="separate"/>
        </w:r>
        <w:r w:rsidR="00CC037F" w:rsidRPr="001660FB" w:rsidDel="00A45D0C">
          <w:rPr>
            <w:rFonts w:ascii="Aptos" w:hAnsi="Aptos"/>
            <w:sz w:val="22"/>
          </w:rPr>
          <w:delText>(Hengeveld et al. 2009)</w:delText>
        </w:r>
        <w:r w:rsidR="00CC037F" w:rsidDel="00A45D0C">
          <w:rPr>
            <w:rFonts w:ascii="Arial" w:hAnsi="Arial" w:cs="Arial"/>
            <w:color w:val="000000" w:themeColor="text1"/>
            <w:sz w:val="22"/>
            <w:szCs w:val="22"/>
          </w:rPr>
          <w:fldChar w:fldCharType="end"/>
        </w:r>
        <w:r w:rsidR="00CC037F" w:rsidDel="00A45D0C">
          <w:rPr>
            <w:rFonts w:ascii="Arial" w:hAnsi="Arial" w:cs="Arial"/>
            <w:color w:val="000000" w:themeColor="text1"/>
            <w:sz w:val="22"/>
            <w:szCs w:val="22"/>
          </w:rPr>
          <w:delText xml:space="preserve">, such as natural and human sources. </w:delText>
        </w:r>
        <w:r w:rsidDel="00A45D0C">
          <w:rPr>
            <w:rFonts w:ascii="Arial" w:hAnsi="Arial" w:cs="Arial"/>
            <w:color w:val="000000" w:themeColor="text1"/>
            <w:sz w:val="22"/>
            <w:szCs w:val="22"/>
          </w:rPr>
          <w:delText>OPT</w:delText>
        </w:r>
      </w:del>
      <w:ins w:id="151" w:author="John M. Marzluff" w:date="2026-05-04T13:19:00Z" w16du:dateUtc="2026-05-04T19:19:00Z">
        <w:r w:rsidR="00A45D0C">
          <w:rPr>
            <w:rFonts w:ascii="Arial" w:hAnsi="Arial" w:cs="Arial"/>
            <w:color w:val="000000" w:themeColor="text1"/>
            <w:sz w:val="22"/>
            <w:szCs w:val="22"/>
          </w:rPr>
          <w:t>Optimal foraging theory</w:t>
        </w:r>
      </w:ins>
      <w:del w:id="152" w:author="John M. Marzluff" w:date="2026-05-04T13:19:00Z" w16du:dateUtc="2026-05-04T19:19:00Z">
        <w:r w:rsidDel="00A45D0C">
          <w:rPr>
            <w:rFonts w:ascii="Arial" w:hAnsi="Arial" w:cs="Arial"/>
            <w:color w:val="000000" w:themeColor="text1"/>
            <w:sz w:val="22"/>
            <w:szCs w:val="22"/>
          </w:rPr>
          <w:delText xml:space="preserve"> </w:delText>
        </w:r>
      </w:del>
      <w:del w:id="153" w:author="John M. Marzluff" w:date="2026-05-04T13:20:00Z" w16du:dateUtc="2026-05-04T19:20:00Z">
        <w:r w:rsidDel="00A45D0C">
          <w:rPr>
            <w:rFonts w:ascii="Arial" w:hAnsi="Arial" w:cs="Arial"/>
            <w:color w:val="000000" w:themeColor="text1"/>
            <w:sz w:val="22"/>
            <w:szCs w:val="22"/>
          </w:rPr>
          <w:delText>is</w:delText>
        </w:r>
      </w:del>
      <w:r>
        <w:rPr>
          <w:rFonts w:ascii="Arial" w:hAnsi="Arial" w:cs="Arial"/>
          <w:color w:val="000000" w:themeColor="text1"/>
          <w:sz w:val="22"/>
          <w:szCs w:val="22"/>
        </w:rPr>
        <w:t xml:space="preserve"> generally consider</w:t>
      </w:r>
      <w:del w:id="154" w:author="John M. Marzluff" w:date="2026-05-04T13:20:00Z" w16du:dateUtc="2026-05-04T19:20:00Z">
        <w:r w:rsidDel="00A45D0C">
          <w:rPr>
            <w:rFonts w:ascii="Arial" w:hAnsi="Arial" w:cs="Arial"/>
            <w:color w:val="000000" w:themeColor="text1"/>
            <w:sz w:val="22"/>
            <w:szCs w:val="22"/>
          </w:rPr>
          <w:delText xml:space="preserve">ed for </w:delText>
        </w:r>
      </w:del>
      <w:ins w:id="155" w:author="John M. Marzluff" w:date="2026-05-04T13:20:00Z" w16du:dateUtc="2026-05-04T19:20:00Z">
        <w:r w:rsidR="00A45D0C">
          <w:rPr>
            <w:rFonts w:ascii="Arial" w:hAnsi="Arial" w:cs="Arial"/>
            <w:color w:val="000000" w:themeColor="text1"/>
            <w:sz w:val="22"/>
            <w:szCs w:val="22"/>
          </w:rPr>
          <w:t xml:space="preserve">s </w:t>
        </w:r>
      </w:ins>
      <w:r>
        <w:rPr>
          <w:rFonts w:ascii="Arial" w:hAnsi="Arial" w:cs="Arial"/>
          <w:color w:val="000000" w:themeColor="text1"/>
          <w:sz w:val="22"/>
          <w:szCs w:val="22"/>
        </w:rPr>
        <w:t xml:space="preserve">a single organism, but has been expanded to consider competition and information sharing </w:t>
      </w:r>
      <w:del w:id="156" w:author="John M. Marzluff" w:date="2026-05-04T13:20:00Z" w16du:dateUtc="2026-05-04T19:20:00Z">
        <w:r w:rsidDel="00A45D0C">
          <w:rPr>
            <w:rFonts w:ascii="Arial" w:hAnsi="Arial" w:cs="Arial"/>
            <w:color w:val="000000" w:themeColor="text1"/>
            <w:sz w:val="22"/>
            <w:szCs w:val="22"/>
          </w:rPr>
          <w:delText>between foragers for resources into a game-theory style problem for</w:delText>
        </w:r>
      </w:del>
      <w:ins w:id="157" w:author="John M. Marzluff" w:date="2026-05-04T13:20:00Z" w16du:dateUtc="2026-05-04T19:20:00Z">
        <w:r w:rsidR="00A45D0C">
          <w:rPr>
            <w:rFonts w:ascii="Arial" w:hAnsi="Arial" w:cs="Arial"/>
            <w:color w:val="000000" w:themeColor="text1"/>
            <w:sz w:val="22"/>
            <w:szCs w:val="22"/>
          </w:rPr>
          <w:t>among</w:t>
        </w:r>
      </w:ins>
      <w:r>
        <w:rPr>
          <w:rFonts w:ascii="Arial" w:hAnsi="Arial" w:cs="Arial"/>
          <w:color w:val="000000" w:themeColor="text1"/>
          <w:sz w:val="22"/>
          <w:szCs w:val="22"/>
        </w:rPr>
        <w:t xml:space="preserve"> social forag</w:t>
      </w:r>
      <w:ins w:id="158" w:author="John M. Marzluff" w:date="2026-05-04T13:21:00Z" w16du:dateUtc="2026-05-04T19:21:00Z">
        <w:r w:rsidR="00A45D0C">
          <w:rPr>
            <w:rFonts w:ascii="Arial" w:hAnsi="Arial" w:cs="Arial"/>
            <w:color w:val="000000" w:themeColor="text1"/>
            <w:sz w:val="22"/>
            <w:szCs w:val="22"/>
          </w:rPr>
          <w:t>ers</w:t>
        </w:r>
      </w:ins>
      <w:del w:id="159" w:author="John M. Marzluff" w:date="2026-05-04T13:21:00Z" w16du:dateUtc="2026-05-04T19:21:00Z">
        <w:r w:rsidDel="00A45D0C">
          <w:rPr>
            <w:rFonts w:ascii="Arial" w:hAnsi="Arial" w:cs="Arial"/>
            <w:color w:val="000000" w:themeColor="text1"/>
            <w:sz w:val="22"/>
            <w:szCs w:val="22"/>
          </w:rPr>
          <w:delText>in</w:delText>
        </w:r>
      </w:del>
      <w:del w:id="160" w:author="John M. Marzluff" w:date="2026-05-04T13:20:00Z" w16du:dateUtc="2026-05-04T19:20:00Z">
        <w:r w:rsidDel="00A45D0C">
          <w:rPr>
            <w:rFonts w:ascii="Arial" w:hAnsi="Arial" w:cs="Arial"/>
            <w:color w:val="000000" w:themeColor="text1"/>
            <w:sz w:val="22"/>
            <w:szCs w:val="22"/>
          </w:rPr>
          <w:delText>g</w:delText>
        </w:r>
      </w:del>
      <w:r>
        <w:rPr>
          <w:rFonts w:ascii="Arial" w:hAnsi="Arial" w:cs="Arial"/>
          <w:color w:val="000000" w:themeColor="text1"/>
          <w:sz w:val="22"/>
          <w:szCs w:val="22"/>
        </w:rPr>
        <w:t xml:space="preserve"> </w:t>
      </w:r>
      <w:r>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ADDIN ZOTERO_ITEM CSL_CITATION {"citationID":"eZ1FLdTx","properties":{"unsorted":false,"formattedCitation":"(Dugatkin and Reeve 2000)","plainCitation":"(Dugatkin and Reeve 2000)","noteIndex":0},"citationItems":[{"id":1949,"uris":["http://zotero.org/users/9968163/items/Z8VAADXP"],"itemData":{"id":1949,"type":"book","abstract":"Game theory has revolutionized the study of animal behavior. The fundamental principle of evolutionary game theory--that the strategy adopted by one individual depends on the strategies exhibited by others--has proven a powerful tool in uncovering the forces shaping otherwise mysterious behaviors. In this volume, the first since 1982 devoted to evolutionary game theory, leading researchers describe applications of the theory to diverse types of behavior, providing an overview of recent discoveries and a synthesis of current research. The volume begins with a clear introduction to game theory and its explanatory scope. This is followed by a series of chapters on the use of game theory to understand a range of behaviors: social foraging, cooperation, animal contests, communication, reproductive skew and nepotism within groups, sibling rivalry, alternative life-histories, habitat selection, trophic-level interactions, learning, and human social behavior. In addition, the volume includes a discussion of the relations among game theory, optimality, and quantitative genetics, and an assessment of the overall utility of game theory to the study of social behavior. Presented in a manner accessible to anyone interested in animal behavior but not necessarily trained in the mathematics of game theory, the book is intended for a wide audience of undergraduates, graduate students, and professional biologists pursuing the evolutionary analysis of animal behavior.","ISBN":"978-0-19-513790-3","language":"en","note":"Google-Books-ID: EXg8DwAAQBAJ","number-of-pages":"335","publisher":"Oxford University Press, USA","source":"Google Books","title":"Game Theory and Animal Behavior","author":[{"family":"Dugatkin","given":"Lee Alan"},{"family":"Reeve","given":"Hudson Kern"}],"issued":{"date-parts":[["2000",3,23]]}}}],"schema":"https://github.com/citation-style-language/schema/raw/master/csl-citation.json"} </w:instrText>
      </w:r>
      <w:r>
        <w:rPr>
          <w:rFonts w:ascii="Arial" w:hAnsi="Arial" w:cs="Arial"/>
          <w:color w:val="000000" w:themeColor="text1"/>
          <w:sz w:val="22"/>
          <w:szCs w:val="22"/>
        </w:rPr>
        <w:fldChar w:fldCharType="separate"/>
      </w:r>
      <w:r w:rsidRPr="00B555A2">
        <w:rPr>
          <w:rFonts w:ascii="Aptos" w:hAnsi="Aptos"/>
          <w:sz w:val="22"/>
        </w:rPr>
        <w:t>(Dugatkin and Reeve 2000)</w:t>
      </w:r>
      <w:r>
        <w:rPr>
          <w:rFonts w:ascii="Arial" w:hAnsi="Arial" w:cs="Arial"/>
          <w:color w:val="000000" w:themeColor="text1"/>
          <w:sz w:val="22"/>
          <w:szCs w:val="22"/>
        </w:rPr>
        <w:fldChar w:fldCharType="end"/>
      </w:r>
      <w:r>
        <w:rPr>
          <w:rFonts w:ascii="Arial" w:hAnsi="Arial" w:cs="Arial"/>
          <w:color w:val="000000" w:themeColor="text1"/>
          <w:sz w:val="22"/>
          <w:szCs w:val="22"/>
        </w:rPr>
        <w:t xml:space="preserve">. </w:t>
      </w:r>
      <w:commentRangeStart w:id="161"/>
      <w:r w:rsidR="008A2C32" w:rsidRPr="00777215">
        <w:rPr>
          <w:rFonts w:ascii="Arial" w:hAnsi="Arial" w:cs="Arial"/>
          <w:color w:val="000000" w:themeColor="text1"/>
          <w:sz w:val="22"/>
          <w:szCs w:val="22"/>
        </w:rPr>
        <w:t>Rave</w:t>
      </w:r>
      <w:ins w:id="162" w:author="John M. Marzluff" w:date="2026-05-04T13:21:00Z" w16du:dateUtc="2026-05-04T19:21:00Z">
        <w:r w:rsidR="00A45D0C">
          <w:rPr>
            <w:rFonts w:ascii="Arial" w:hAnsi="Arial" w:cs="Arial"/>
            <w:color w:val="000000" w:themeColor="text1"/>
            <w:sz w:val="22"/>
            <w:szCs w:val="22"/>
          </w:rPr>
          <w:t xml:space="preserve">n decisions may have been influenced by </w:t>
        </w:r>
      </w:ins>
      <w:del w:id="163" w:author="John M. Marzluff" w:date="2026-05-04T13:21:00Z" w16du:dateUtc="2026-05-04T19:21:00Z">
        <w:r w:rsidR="008A2C32" w:rsidRPr="00777215" w:rsidDel="00A45D0C">
          <w:rPr>
            <w:rFonts w:ascii="Arial" w:hAnsi="Arial" w:cs="Arial"/>
            <w:color w:val="000000" w:themeColor="text1"/>
            <w:sz w:val="22"/>
            <w:szCs w:val="22"/>
          </w:rPr>
          <w:delText xml:space="preserve">ns showed movement consistent with </w:delText>
        </w:r>
      </w:del>
      <w:r w:rsidR="008A2C32" w:rsidRPr="00777215">
        <w:rPr>
          <w:rFonts w:ascii="Arial" w:hAnsi="Arial" w:cs="Arial"/>
          <w:color w:val="000000" w:themeColor="text1"/>
          <w:sz w:val="22"/>
          <w:szCs w:val="22"/>
        </w:rPr>
        <w:t xml:space="preserve">information sharing </w:t>
      </w:r>
      <w:del w:id="164" w:author="John M. Marzluff" w:date="2026-05-04T13:21:00Z" w16du:dateUtc="2026-05-04T19:21:00Z">
        <w:r w:rsidR="008A2C32" w:rsidRPr="00777215" w:rsidDel="00A45D0C">
          <w:rPr>
            <w:rFonts w:ascii="Arial" w:hAnsi="Arial" w:cs="Arial"/>
            <w:color w:val="000000" w:themeColor="text1"/>
            <w:sz w:val="22"/>
            <w:szCs w:val="22"/>
          </w:rPr>
          <w:delText>impacting decisions</w:delText>
        </w:r>
      </w:del>
      <w:ins w:id="165" w:author="John M. Marzluff" w:date="2026-05-04T13:21:00Z" w16du:dateUtc="2026-05-04T19:21:00Z">
        <w:r w:rsidR="00A45D0C">
          <w:rPr>
            <w:rFonts w:ascii="Arial" w:hAnsi="Arial" w:cs="Arial"/>
            <w:color w:val="000000" w:themeColor="text1"/>
            <w:sz w:val="22"/>
            <w:szCs w:val="22"/>
          </w:rPr>
          <w:t>within and beyond</w:t>
        </w:r>
      </w:ins>
      <w:r w:rsidR="008A2C32" w:rsidRPr="00777215">
        <w:rPr>
          <w:rFonts w:ascii="Arial" w:hAnsi="Arial" w:cs="Arial"/>
          <w:color w:val="000000" w:themeColor="text1"/>
          <w:sz w:val="22"/>
          <w:szCs w:val="22"/>
        </w:rPr>
        <w:t xml:space="preserve"> </w:t>
      </w:r>
      <w:ins w:id="166" w:author="John M. Marzluff" w:date="2026-05-04T13:22:00Z" w16du:dateUtc="2026-05-04T19:22:00Z">
        <w:r w:rsidR="00A45D0C">
          <w:rPr>
            <w:rFonts w:ascii="Arial" w:hAnsi="Arial" w:cs="Arial"/>
            <w:color w:val="000000" w:themeColor="text1"/>
            <w:sz w:val="22"/>
            <w:szCs w:val="22"/>
          </w:rPr>
          <w:t xml:space="preserve">their </w:t>
        </w:r>
      </w:ins>
      <w:del w:id="167" w:author="John M. Marzluff" w:date="2026-05-04T13:22:00Z" w16du:dateUtc="2026-05-04T19:22:00Z">
        <w:r w:rsidR="008A2C32" w:rsidRPr="00777215" w:rsidDel="00A45D0C">
          <w:rPr>
            <w:rFonts w:ascii="Arial" w:hAnsi="Arial" w:cs="Arial"/>
            <w:color w:val="000000" w:themeColor="text1"/>
            <w:sz w:val="22"/>
            <w:szCs w:val="22"/>
          </w:rPr>
          <w:delText xml:space="preserve">both inside and outside </w:delText>
        </w:r>
        <w:r w:rsidR="00D1182C" w:rsidDel="00A45D0C">
          <w:rPr>
            <w:rFonts w:ascii="Arial" w:hAnsi="Arial" w:cs="Arial"/>
            <w:color w:val="000000" w:themeColor="text1"/>
            <w:sz w:val="22"/>
            <w:szCs w:val="22"/>
          </w:rPr>
          <w:delText>of</w:delText>
        </w:r>
        <w:r w:rsidR="008A2C32" w:rsidRPr="00777215" w:rsidDel="00A45D0C">
          <w:rPr>
            <w:rFonts w:ascii="Arial" w:hAnsi="Arial" w:cs="Arial"/>
            <w:color w:val="000000" w:themeColor="text1"/>
            <w:sz w:val="22"/>
            <w:szCs w:val="22"/>
          </w:rPr>
          <w:delText xml:space="preserve"> </w:delText>
        </w:r>
      </w:del>
      <w:r w:rsidR="008A2C32" w:rsidRPr="00777215">
        <w:rPr>
          <w:rFonts w:ascii="Arial" w:hAnsi="Arial" w:cs="Arial"/>
          <w:color w:val="000000" w:themeColor="text1"/>
          <w:sz w:val="22"/>
          <w:szCs w:val="22"/>
        </w:rPr>
        <w:t>territorie</w:t>
      </w:r>
      <w:ins w:id="168" w:author="John M. Marzluff" w:date="2026-05-04T13:23:00Z" w16du:dateUtc="2026-05-04T19:23:00Z">
        <w:r w:rsidR="00A45D0C">
          <w:rPr>
            <w:rFonts w:ascii="Arial" w:hAnsi="Arial" w:cs="Arial"/>
            <w:color w:val="000000" w:themeColor="text1"/>
            <w:sz w:val="22"/>
            <w:szCs w:val="22"/>
          </w:rPr>
          <w:t>s, s</w:t>
        </w:r>
      </w:ins>
      <w:del w:id="169" w:author="John M. Marzluff" w:date="2026-05-04T13:23:00Z" w16du:dateUtc="2026-05-04T19:23:00Z">
        <w:r w:rsidR="008A2C32" w:rsidRPr="00777215" w:rsidDel="00A45D0C">
          <w:rPr>
            <w:rFonts w:ascii="Arial" w:hAnsi="Arial" w:cs="Arial"/>
            <w:color w:val="000000" w:themeColor="text1"/>
            <w:sz w:val="22"/>
            <w:szCs w:val="22"/>
          </w:rPr>
          <w:delText>s</w:delText>
        </w:r>
      </w:del>
      <w:ins w:id="170" w:author="John M. Marzluff" w:date="2026-05-04T13:23:00Z" w16du:dateUtc="2026-05-04T19:23:00Z">
        <w:r w:rsidR="00A45D0C">
          <w:rPr>
            <w:rFonts w:ascii="Arial" w:hAnsi="Arial" w:cs="Arial"/>
            <w:color w:val="000000" w:themeColor="text1"/>
            <w:sz w:val="22"/>
            <w:szCs w:val="22"/>
          </w:rPr>
          <w:t xml:space="preserve">omething unexpected given the less social life of territorial versus vagrant ravens </w:t>
        </w:r>
      </w:ins>
      <w:del w:id="171" w:author="John M. Marzluff" w:date="2026-05-04T13:23:00Z" w16du:dateUtc="2026-05-04T19:23:00Z">
        <w:r w:rsidR="0059016D" w:rsidDel="00A45D0C">
          <w:rPr>
            <w:rFonts w:ascii="Arial" w:hAnsi="Arial" w:cs="Arial"/>
            <w:color w:val="000000" w:themeColor="text1"/>
            <w:sz w:val="22"/>
            <w:szCs w:val="22"/>
          </w:rPr>
          <w:delText>, indicating that t</w:delText>
        </w:r>
        <w:r w:rsidR="008A2C32" w:rsidRPr="00777215" w:rsidDel="00A45D0C">
          <w:rPr>
            <w:rFonts w:ascii="Arial" w:hAnsi="Arial" w:cs="Arial"/>
            <w:color w:val="000000" w:themeColor="text1"/>
            <w:sz w:val="22"/>
            <w:szCs w:val="22"/>
          </w:rPr>
          <w:delText xml:space="preserve">erritorial ravens </w:delText>
        </w:r>
        <w:r w:rsidR="0059016D" w:rsidDel="00A45D0C">
          <w:rPr>
            <w:rFonts w:ascii="Arial" w:hAnsi="Arial" w:cs="Arial"/>
            <w:color w:val="000000" w:themeColor="text1"/>
            <w:sz w:val="22"/>
            <w:szCs w:val="22"/>
          </w:rPr>
          <w:delText xml:space="preserve">that do not participate in communal roosts that </w:delText>
        </w:r>
        <w:r w:rsidR="0059016D" w:rsidRPr="00777215" w:rsidDel="00A45D0C">
          <w:rPr>
            <w:rFonts w:ascii="Arial" w:hAnsi="Arial" w:cs="Arial"/>
            <w:color w:val="000000" w:themeColor="text1"/>
            <w:sz w:val="22"/>
            <w:szCs w:val="22"/>
          </w:rPr>
          <w:delText xml:space="preserve">are core locations for information sharing </w:delText>
        </w:r>
        <w:r w:rsidR="008A2C32" w:rsidRPr="00777215" w:rsidDel="00A45D0C">
          <w:rPr>
            <w:rFonts w:ascii="Arial" w:hAnsi="Arial" w:cs="Arial"/>
            <w:color w:val="000000" w:themeColor="text1"/>
            <w:sz w:val="22"/>
            <w:szCs w:val="22"/>
          </w:rPr>
          <w:delText xml:space="preserve">can </w:delText>
        </w:r>
        <w:r w:rsidR="00CE117B" w:rsidDel="00A45D0C">
          <w:rPr>
            <w:rFonts w:ascii="Arial" w:hAnsi="Arial" w:cs="Arial"/>
            <w:color w:val="000000" w:themeColor="text1"/>
            <w:sz w:val="22"/>
            <w:szCs w:val="22"/>
          </w:rPr>
          <w:delText xml:space="preserve">still </w:delText>
        </w:r>
        <w:r w:rsidR="008A2C32" w:rsidRPr="00777215" w:rsidDel="00A45D0C">
          <w:rPr>
            <w:rFonts w:ascii="Arial" w:hAnsi="Arial" w:cs="Arial"/>
            <w:color w:val="000000" w:themeColor="text1"/>
            <w:sz w:val="22"/>
            <w:szCs w:val="22"/>
          </w:rPr>
          <w:delText>benefit from shared knowledge</w:delText>
        </w:r>
        <w:r w:rsidR="00D222D4" w:rsidDel="00A45D0C">
          <w:rPr>
            <w:rFonts w:ascii="Arial" w:hAnsi="Arial" w:cs="Arial"/>
            <w:color w:val="000000" w:themeColor="text1"/>
            <w:sz w:val="22"/>
            <w:szCs w:val="22"/>
          </w:rPr>
          <w:delText xml:space="preserve"> to decrease search times</w:delText>
        </w:r>
        <w:r w:rsidR="008A2C32" w:rsidRPr="00777215" w:rsidDel="00A45D0C">
          <w:rPr>
            <w:rFonts w:ascii="Arial" w:hAnsi="Arial" w:cs="Arial"/>
            <w:color w:val="000000" w:themeColor="text1"/>
            <w:sz w:val="22"/>
            <w:szCs w:val="22"/>
          </w:rPr>
          <w:delText xml:space="preserve"> </w:delText>
        </w:r>
      </w:del>
      <w:r w:rsidR="008A2C32" w:rsidRPr="00777215">
        <w:rPr>
          <w:rFonts w:ascii="Arial" w:hAnsi="Arial" w:cs="Arial"/>
          <w:color w:val="000000" w:themeColor="text1"/>
          <w:sz w:val="22"/>
          <w:szCs w:val="22"/>
        </w:rPr>
        <w:fldChar w:fldCharType="begin"/>
      </w:r>
      <w:r w:rsidR="008A2C32">
        <w:rPr>
          <w:rFonts w:ascii="Arial" w:hAnsi="Arial" w:cs="Arial"/>
          <w:color w:val="000000" w:themeColor="text1"/>
          <w:sz w:val="22"/>
          <w:szCs w:val="22"/>
        </w:rPr>
        <w:instrText xml:space="preserve"> ADDIN ZOTERO_ITEM CSL_CITATION {"citationID":"0u5ohYeQ","properties":{"unsorted":false,"formattedCitation":"(Marzluff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8A2C32" w:rsidRPr="00777215">
        <w:rPr>
          <w:rFonts w:ascii="Arial" w:hAnsi="Arial" w:cs="Arial"/>
          <w:color w:val="000000" w:themeColor="text1"/>
          <w:sz w:val="22"/>
          <w:szCs w:val="22"/>
        </w:rPr>
        <w:fldChar w:fldCharType="separate"/>
      </w:r>
      <w:r w:rsidR="008A2C32" w:rsidRPr="00777215">
        <w:rPr>
          <w:rFonts w:ascii="Arial" w:hAnsi="Arial" w:cs="Arial"/>
          <w:color w:val="000000" w:themeColor="text1"/>
          <w:sz w:val="22"/>
          <w:szCs w:val="22"/>
        </w:rPr>
        <w:t>(Marzluff et al. 1996)</w:t>
      </w:r>
      <w:r w:rsidR="008A2C32" w:rsidRPr="00777215">
        <w:rPr>
          <w:rFonts w:ascii="Arial" w:hAnsi="Arial" w:cs="Arial"/>
          <w:color w:val="000000" w:themeColor="text1"/>
          <w:sz w:val="22"/>
          <w:szCs w:val="22"/>
        </w:rPr>
        <w:fldChar w:fldCharType="end"/>
      </w:r>
      <w:r w:rsidR="008A2C32" w:rsidRPr="00777215">
        <w:rPr>
          <w:rFonts w:ascii="Arial" w:hAnsi="Arial" w:cs="Arial"/>
          <w:color w:val="000000" w:themeColor="text1"/>
          <w:sz w:val="22"/>
          <w:szCs w:val="22"/>
        </w:rPr>
        <w:t>.</w:t>
      </w:r>
      <w:r w:rsidR="008A2C32">
        <w:rPr>
          <w:rFonts w:ascii="Arial" w:hAnsi="Arial" w:cs="Arial"/>
          <w:color w:val="000000" w:themeColor="text1"/>
          <w:sz w:val="22"/>
          <w:szCs w:val="22"/>
        </w:rPr>
        <w:t xml:space="preserve"> </w:t>
      </w:r>
      <w:commentRangeEnd w:id="161"/>
      <w:r w:rsidR="00A45D0C">
        <w:rPr>
          <w:rStyle w:val="CommentReference"/>
          <w:rFonts w:ascii="Arial" w:hAnsi="Arial" w:cs="Arial"/>
          <w:color w:val="000000" w:themeColor="text1"/>
          <w:sz w:val="22"/>
          <w:szCs w:val="22"/>
        </w:rPr>
        <w:commentReference w:id="161"/>
      </w:r>
      <w:ins w:id="172" w:author="John M. Marzluff" w:date="2026-05-04T13:27:00Z" w16du:dateUtc="2026-05-04T19:27:00Z">
        <w:r w:rsidR="00A45D0C">
          <w:rPr>
            <w:rFonts w:ascii="Arial" w:hAnsi="Arial" w:cs="Arial"/>
            <w:color w:val="000000" w:themeColor="text1"/>
            <w:sz w:val="22"/>
            <w:szCs w:val="22"/>
          </w:rPr>
          <w:t>Theory</w:t>
        </w:r>
      </w:ins>
      <w:del w:id="173" w:author="John M. Marzluff" w:date="2026-05-04T13:27:00Z" w16du:dateUtc="2026-05-04T19:27:00Z">
        <w:r w:rsidR="00DA249E" w:rsidDel="00A45D0C">
          <w:rPr>
            <w:rFonts w:ascii="Arial" w:hAnsi="Arial" w:cs="Arial"/>
            <w:color w:val="000000" w:themeColor="text1"/>
            <w:sz w:val="22"/>
            <w:szCs w:val="22"/>
          </w:rPr>
          <w:delText>OPT</w:delText>
        </w:r>
      </w:del>
      <w:r w:rsidR="00DA249E">
        <w:rPr>
          <w:rFonts w:ascii="Arial" w:hAnsi="Arial" w:cs="Arial"/>
          <w:color w:val="000000" w:themeColor="text1"/>
          <w:sz w:val="22"/>
          <w:szCs w:val="22"/>
        </w:rPr>
        <w:t xml:space="preserve"> </w:t>
      </w:r>
      <w:r w:rsidR="00CC037F">
        <w:rPr>
          <w:rFonts w:ascii="Arial" w:hAnsi="Arial" w:cs="Arial"/>
          <w:color w:val="000000" w:themeColor="text1"/>
          <w:sz w:val="22"/>
          <w:szCs w:val="22"/>
        </w:rPr>
        <w:t xml:space="preserve">also </w:t>
      </w:r>
      <w:r w:rsidR="00DA249E">
        <w:rPr>
          <w:rFonts w:ascii="Arial" w:hAnsi="Arial" w:cs="Arial"/>
          <w:color w:val="000000" w:themeColor="text1"/>
          <w:sz w:val="22"/>
          <w:szCs w:val="22"/>
        </w:rPr>
        <w:t>accounts for varying k</w:t>
      </w:r>
      <w:r>
        <w:rPr>
          <w:rFonts w:ascii="Arial" w:hAnsi="Arial" w:cs="Arial"/>
          <w:color w:val="000000" w:themeColor="text1"/>
          <w:sz w:val="22"/>
          <w:szCs w:val="22"/>
        </w:rPr>
        <w:t>nowledge of</w:t>
      </w:r>
      <w:r w:rsidR="00600BA9">
        <w:rPr>
          <w:rFonts w:ascii="Arial" w:hAnsi="Arial" w:cs="Arial"/>
          <w:color w:val="000000" w:themeColor="text1"/>
          <w:sz w:val="22"/>
          <w:szCs w:val="22"/>
        </w:rPr>
        <w:t xml:space="preserve"> resources</w:t>
      </w:r>
      <w:r>
        <w:rPr>
          <w:rFonts w:ascii="Arial" w:hAnsi="Arial" w:cs="Arial"/>
          <w:color w:val="000000" w:themeColor="text1"/>
          <w:sz w:val="22"/>
          <w:szCs w:val="22"/>
        </w:rPr>
        <w:t xml:space="preserve">, ranging from ignorant to omniscient, </w:t>
      </w:r>
      <w:r w:rsidR="0023200F">
        <w:rPr>
          <w:rFonts w:ascii="Arial" w:hAnsi="Arial" w:cs="Arial"/>
          <w:color w:val="000000" w:themeColor="text1"/>
          <w:sz w:val="22"/>
          <w:szCs w:val="22"/>
        </w:rPr>
        <w:t>with</w:t>
      </w:r>
      <w:r>
        <w:rPr>
          <w:rFonts w:ascii="Arial" w:hAnsi="Arial" w:cs="Arial"/>
          <w:color w:val="000000" w:themeColor="text1"/>
          <w:sz w:val="22"/>
          <w:szCs w:val="22"/>
        </w:rPr>
        <w:t xml:space="preserve"> memory play</w:t>
      </w:r>
      <w:r w:rsidR="0023200F">
        <w:rPr>
          <w:rFonts w:ascii="Arial" w:hAnsi="Arial" w:cs="Arial"/>
          <w:color w:val="000000" w:themeColor="text1"/>
          <w:sz w:val="22"/>
          <w:szCs w:val="22"/>
        </w:rPr>
        <w:t>ing</w:t>
      </w:r>
      <w:r>
        <w:rPr>
          <w:rFonts w:ascii="Arial" w:hAnsi="Arial" w:cs="Arial"/>
          <w:color w:val="000000" w:themeColor="text1"/>
          <w:sz w:val="22"/>
          <w:szCs w:val="22"/>
        </w:rPr>
        <w:t xml:space="preserve"> </w:t>
      </w:r>
      <w:del w:id="174" w:author="John M. Marzluff" w:date="2026-05-04T13:28:00Z" w16du:dateUtc="2026-05-04T19:28:00Z">
        <w:r w:rsidDel="00A45D0C">
          <w:rPr>
            <w:rFonts w:ascii="Arial" w:hAnsi="Arial" w:cs="Arial"/>
            <w:color w:val="000000" w:themeColor="text1"/>
            <w:sz w:val="22"/>
            <w:szCs w:val="22"/>
          </w:rPr>
          <w:delText>in</w:delText>
        </w:r>
        <w:r w:rsidR="007368CB" w:rsidDel="00A45D0C">
          <w:rPr>
            <w:rFonts w:ascii="Arial" w:hAnsi="Arial" w:cs="Arial"/>
            <w:color w:val="000000" w:themeColor="text1"/>
            <w:sz w:val="22"/>
            <w:szCs w:val="22"/>
          </w:rPr>
          <w:delText xml:space="preserve"> </w:delText>
        </w:r>
      </w:del>
      <w:r w:rsidR="007368CB">
        <w:rPr>
          <w:rFonts w:ascii="Arial" w:hAnsi="Arial" w:cs="Arial"/>
          <w:color w:val="000000" w:themeColor="text1"/>
          <w:sz w:val="22"/>
          <w:szCs w:val="22"/>
        </w:rPr>
        <w:t>a</w:t>
      </w:r>
      <w:r w:rsidR="00317DB8">
        <w:rPr>
          <w:rFonts w:ascii="Arial" w:hAnsi="Arial" w:cs="Arial"/>
          <w:color w:val="000000" w:themeColor="text1"/>
          <w:sz w:val="22"/>
          <w:szCs w:val="22"/>
        </w:rPr>
        <w:t xml:space="preserve"> role in</w:t>
      </w:r>
      <w:r>
        <w:rPr>
          <w:rFonts w:ascii="Arial" w:hAnsi="Arial" w:cs="Arial"/>
          <w:color w:val="000000" w:themeColor="text1"/>
          <w:sz w:val="22"/>
          <w:szCs w:val="22"/>
        </w:rPr>
        <w:t xml:space="preserve"> optimization </w:t>
      </w:r>
      <w:r>
        <w:rPr>
          <w:rFonts w:ascii="Arial" w:hAnsi="Arial" w:cs="Arial"/>
          <w:color w:val="000000" w:themeColor="text1"/>
          <w:sz w:val="22"/>
          <w:szCs w:val="22"/>
        </w:rPr>
        <w:fldChar w:fldCharType="begin"/>
      </w:r>
      <w:r w:rsidR="00C32B5B">
        <w:rPr>
          <w:rFonts w:ascii="Arial" w:hAnsi="Arial" w:cs="Arial"/>
          <w:color w:val="000000" w:themeColor="text1"/>
          <w:sz w:val="22"/>
          <w:szCs w:val="22"/>
        </w:rPr>
        <w:instrText xml:space="preserve"> ADDIN ZOTERO_ITEM CSL_CITATION {"citationID":"tofQ6Odj","properties":{"unsorted":false,"formattedCitation":"(Berec 2000)","plainCitation":"(Berec 2000)","noteIndex":0},"citationItems":[{"id":1951,"uris":["http://zotero.org/users/9968163/items/E7T4IKI7"],"itemData":{"id":1951,"type":"article-journal","abstract":"This article demonstrates how perceptual constraints of predators and the possibility that predators encounter prey both sequentially (one prey type at a time) and simultaneously (two or more prey types at a time) may influence the predator attack decisions, diet composition and functional response of a behavioural predator-prey system. Individuals of a predator species are assumed to forage optimally on two prey types and to have exact knowledge of prey population numbers (or densities) only in a neighbourhood of their actual spatial location. The system characteristics are inspected by means of a discrete-time, discrete-space, individual-based model of the one-predator-two-prey interaction. Model predictions are compared with ones that have been obtained by assuming only sequential encounters of predators with prey and/or omniscient predators aware of prey population densities in the whole environment. It is shown that the zero-one prey choice rule, optimal for sequential encounters and omniscient predators, shifts to abruptly changing partial preferences for both prey types in the case of omniscient predators faced with both types of prey encounters. The latter, in turn, become gradually changing partial preferences when predator omniscience is considered only local.","container-title":"Bulletin of Mathematical Biology","DOI":"10.1006/bulm.2000.0179","ISSN":"1522-9602","issue":"5","journalAbbreviation":"Bull. Math. Biol.","language":"en","page":"849-868","source":"Springer Link","title":"Mixed encounters, limited perception and optimal foraging","volume":"62","author":[{"family":"Berec","given":"Luděk"}],"issued":{"date-parts":[["2000",9,1]]}}}],"schema":"https://github.com/citation-style-language/schema/raw/master/csl-citation.json"} </w:instrText>
      </w:r>
      <w:r>
        <w:rPr>
          <w:rFonts w:ascii="Arial" w:hAnsi="Arial" w:cs="Arial"/>
          <w:color w:val="000000" w:themeColor="text1"/>
          <w:sz w:val="22"/>
          <w:szCs w:val="22"/>
        </w:rPr>
        <w:fldChar w:fldCharType="separate"/>
      </w:r>
      <w:r w:rsidR="00C32B5B" w:rsidRPr="00C32B5B">
        <w:rPr>
          <w:rFonts w:ascii="Aptos" w:hAnsi="Aptos"/>
          <w:sz w:val="22"/>
        </w:rPr>
        <w:t>(Berec 2000)</w:t>
      </w:r>
      <w:r>
        <w:rPr>
          <w:rFonts w:ascii="Arial" w:hAnsi="Arial" w:cs="Arial"/>
          <w:color w:val="000000" w:themeColor="text1"/>
          <w:sz w:val="22"/>
          <w:szCs w:val="22"/>
        </w:rPr>
        <w:fldChar w:fldCharType="end"/>
      </w:r>
      <w:ins w:id="175" w:author="John M. Marzluff" w:date="2026-05-04T13:28:00Z" w16du:dateUtc="2026-05-04T19:28:00Z">
        <w:r w:rsidR="00A45D0C">
          <w:rPr>
            <w:rFonts w:ascii="Arial" w:hAnsi="Arial" w:cs="Arial"/>
            <w:color w:val="000000" w:themeColor="text1"/>
            <w:sz w:val="22"/>
            <w:szCs w:val="22"/>
          </w:rPr>
          <w:t>. That ravens leav</w:t>
        </w:r>
      </w:ins>
      <w:ins w:id="176" w:author="John M. Marzluff" w:date="2026-05-04T13:30:00Z" w16du:dateUtc="2026-05-04T19:30:00Z">
        <w:r w:rsidR="00A45D0C">
          <w:rPr>
            <w:rFonts w:ascii="Arial" w:hAnsi="Arial" w:cs="Arial"/>
            <w:color w:val="000000" w:themeColor="text1"/>
            <w:sz w:val="22"/>
            <w:szCs w:val="22"/>
          </w:rPr>
          <w:t>e</w:t>
        </w:r>
      </w:ins>
      <w:ins w:id="177" w:author="John M. Marzluff" w:date="2026-05-04T13:28:00Z" w16du:dateUtc="2026-05-04T19:28:00Z">
        <w:r w:rsidR="00A45D0C">
          <w:rPr>
            <w:rFonts w:ascii="Arial" w:hAnsi="Arial" w:cs="Arial"/>
            <w:color w:val="000000" w:themeColor="text1"/>
            <w:sz w:val="22"/>
            <w:szCs w:val="22"/>
          </w:rPr>
          <w:t xml:space="preserve"> their territories </w:t>
        </w:r>
      </w:ins>
      <w:ins w:id="178" w:author="John M. Marzluff" w:date="2026-05-04T13:30:00Z" w16du:dateUtc="2026-05-04T19:30:00Z">
        <w:r w:rsidR="00A45D0C">
          <w:rPr>
            <w:rFonts w:ascii="Arial" w:hAnsi="Arial" w:cs="Arial"/>
            <w:color w:val="000000" w:themeColor="text1"/>
            <w:sz w:val="22"/>
            <w:szCs w:val="22"/>
          </w:rPr>
          <w:t>to exploit</w:t>
        </w:r>
      </w:ins>
      <w:ins w:id="179" w:author="John M. Marzluff" w:date="2026-05-04T13:29:00Z" w16du:dateUtc="2026-05-04T19:29:00Z">
        <w:r w:rsidR="00A45D0C">
          <w:rPr>
            <w:rFonts w:ascii="Arial" w:hAnsi="Arial" w:cs="Arial"/>
            <w:color w:val="000000" w:themeColor="text1"/>
            <w:sz w:val="22"/>
            <w:szCs w:val="22"/>
          </w:rPr>
          <w:t xml:space="preserve"> hunting grounds during the hunting season is consistent with the use of memory in optimizing decision</w:t>
        </w:r>
      </w:ins>
      <w:ins w:id="180" w:author="John M. Marzluff" w:date="2026-05-04T13:30:00Z" w16du:dateUtc="2026-05-04T19:30:00Z">
        <w:r w:rsidR="00A45D0C">
          <w:rPr>
            <w:rFonts w:ascii="Arial" w:hAnsi="Arial" w:cs="Arial"/>
            <w:color w:val="000000" w:themeColor="text1"/>
            <w:sz w:val="22"/>
            <w:szCs w:val="22"/>
          </w:rPr>
          <w:t>-</w:t>
        </w:r>
      </w:ins>
      <w:ins w:id="181" w:author="John M. Marzluff" w:date="2026-05-04T13:29:00Z" w16du:dateUtc="2026-05-04T19:29:00Z">
        <w:r w:rsidR="00A45D0C">
          <w:rPr>
            <w:rFonts w:ascii="Arial" w:hAnsi="Arial" w:cs="Arial"/>
            <w:color w:val="000000" w:themeColor="text1"/>
            <w:sz w:val="22"/>
            <w:szCs w:val="22"/>
          </w:rPr>
          <w:t>making.</w:t>
        </w:r>
      </w:ins>
      <w:del w:id="182" w:author="John M. Marzluff" w:date="2026-05-04T13:29:00Z" w16du:dateUtc="2026-05-04T19:29:00Z">
        <w:r w:rsidR="008B687F" w:rsidDel="00A45D0C">
          <w:rPr>
            <w:rFonts w:ascii="Arial" w:hAnsi="Arial" w:cs="Arial"/>
            <w:color w:val="000000" w:themeColor="text1"/>
            <w:sz w:val="22"/>
            <w:szCs w:val="22"/>
          </w:rPr>
          <w:delText xml:space="preserve"> such as the relatively consistent bounds of the MTFWP hunting season</w:delText>
        </w:r>
        <w:r w:rsidDel="00A45D0C">
          <w:rPr>
            <w:rFonts w:ascii="Arial" w:hAnsi="Arial" w:cs="Arial"/>
            <w:color w:val="000000" w:themeColor="text1"/>
            <w:sz w:val="22"/>
            <w:szCs w:val="22"/>
          </w:rPr>
          <w:delText>.</w:delText>
        </w:r>
      </w:del>
      <w:r w:rsidR="001660FB">
        <w:rPr>
          <w:rFonts w:ascii="Arial" w:hAnsi="Arial" w:cs="Arial"/>
          <w:color w:val="000000" w:themeColor="text1"/>
          <w:sz w:val="22"/>
          <w:szCs w:val="22"/>
        </w:rPr>
        <w:t xml:space="preserve"> </w:t>
      </w:r>
      <w:ins w:id="183" w:author="John M. Marzluff" w:date="2026-05-04T13:33:00Z" w16du:dateUtc="2026-05-04T19:33:00Z">
        <w:r w:rsidR="00A45D0C">
          <w:rPr>
            <w:rFonts w:ascii="Arial" w:hAnsi="Arial" w:cs="Arial"/>
            <w:color w:val="000000" w:themeColor="text1"/>
            <w:sz w:val="22"/>
            <w:szCs w:val="22"/>
          </w:rPr>
          <w:t>Gauging</w:t>
        </w:r>
      </w:ins>
      <w:ins w:id="184" w:author="John M. Marzluff" w:date="2026-05-04T13:31:00Z" w16du:dateUtc="2026-05-04T19:31:00Z">
        <w:r w:rsidR="00A45D0C">
          <w:rPr>
            <w:rFonts w:ascii="Arial" w:hAnsi="Arial" w:cs="Arial"/>
            <w:color w:val="000000" w:themeColor="text1"/>
            <w:sz w:val="22"/>
            <w:szCs w:val="22"/>
          </w:rPr>
          <w:t xml:space="preserve"> </w:t>
        </w:r>
      </w:ins>
      <w:ins w:id="185" w:author="John M. Marzluff" w:date="2026-05-04T13:32:00Z" w16du:dateUtc="2026-05-04T19:32:00Z">
        <w:r w:rsidR="00A45D0C">
          <w:rPr>
            <w:rFonts w:ascii="Arial" w:hAnsi="Arial" w:cs="Arial"/>
            <w:color w:val="000000" w:themeColor="text1"/>
            <w:sz w:val="22"/>
            <w:szCs w:val="22"/>
          </w:rPr>
          <w:t>departures to snow condition</w:t>
        </w:r>
      </w:ins>
      <w:ins w:id="186" w:author="John M. Marzluff" w:date="2026-05-04T13:33:00Z" w16du:dateUtc="2026-05-04T19:33:00Z">
        <w:r w:rsidR="00A45D0C">
          <w:rPr>
            <w:rFonts w:ascii="Arial" w:hAnsi="Arial" w:cs="Arial"/>
            <w:color w:val="000000" w:themeColor="text1"/>
            <w:sz w:val="22"/>
            <w:szCs w:val="22"/>
          </w:rPr>
          <w:t>s</w:t>
        </w:r>
      </w:ins>
      <w:ins w:id="187" w:author="John M. Marzluff" w:date="2026-05-04T13:32:00Z" w16du:dateUtc="2026-05-04T19:32:00Z">
        <w:r w:rsidR="00A45D0C">
          <w:rPr>
            <w:rFonts w:ascii="Arial" w:hAnsi="Arial" w:cs="Arial"/>
            <w:color w:val="000000" w:themeColor="text1"/>
            <w:sz w:val="22"/>
            <w:szCs w:val="22"/>
          </w:rPr>
          <w:t xml:space="preserve"> may also rely on memory of past experiences</w:t>
        </w:r>
      </w:ins>
      <w:ins w:id="188" w:author="John M. Marzluff" w:date="2026-05-04T13:33:00Z" w16du:dateUtc="2026-05-04T19:33:00Z">
        <w:r w:rsidR="00A45D0C">
          <w:rPr>
            <w:rFonts w:ascii="Arial" w:hAnsi="Arial" w:cs="Arial"/>
            <w:color w:val="000000" w:themeColor="text1"/>
            <w:sz w:val="22"/>
            <w:szCs w:val="22"/>
          </w:rPr>
          <w:t>,</w:t>
        </w:r>
      </w:ins>
      <w:ins w:id="189" w:author="John M. Marzluff" w:date="2026-05-04T13:32:00Z" w16du:dateUtc="2026-05-04T19:32:00Z">
        <w:r w:rsidR="00A45D0C">
          <w:rPr>
            <w:rFonts w:ascii="Arial" w:hAnsi="Arial" w:cs="Arial"/>
            <w:color w:val="000000" w:themeColor="text1"/>
            <w:sz w:val="22"/>
            <w:szCs w:val="22"/>
          </w:rPr>
          <w:t xml:space="preserve"> when human hunting was most successful</w:t>
        </w:r>
      </w:ins>
      <w:ins w:id="190" w:author="John M. Marzluff" w:date="2026-05-04T13:33:00Z" w16du:dateUtc="2026-05-04T19:33:00Z">
        <w:r w:rsidR="00A45D0C">
          <w:rPr>
            <w:rFonts w:ascii="Arial" w:hAnsi="Arial" w:cs="Arial"/>
            <w:color w:val="000000" w:themeColor="text1"/>
            <w:sz w:val="22"/>
            <w:szCs w:val="22"/>
          </w:rPr>
          <w:t xml:space="preserve"> with extensive snow cover. </w:t>
        </w:r>
      </w:ins>
      <w:del w:id="191" w:author="John M. Marzluff" w:date="2026-05-04T13:33:00Z" w16du:dateUtc="2026-05-04T19:33:00Z">
        <w:r w:rsidR="00514E10" w:rsidDel="00A45D0C">
          <w:rPr>
            <w:rFonts w:ascii="Arial" w:hAnsi="Arial" w:cs="Arial"/>
            <w:color w:val="000000" w:themeColor="text1"/>
            <w:sz w:val="22"/>
            <w:szCs w:val="22"/>
          </w:rPr>
          <w:delText>R</w:delText>
        </w:r>
        <w:r w:rsidR="008B687F" w:rsidDel="00A45D0C">
          <w:rPr>
            <w:rFonts w:ascii="Arial" w:hAnsi="Arial" w:cs="Arial"/>
            <w:color w:val="000000" w:themeColor="text1"/>
            <w:sz w:val="22"/>
            <w:szCs w:val="22"/>
          </w:rPr>
          <w:delText>avens</w:delText>
        </w:r>
        <w:r w:rsidR="00974C55" w:rsidDel="00A45D0C">
          <w:rPr>
            <w:rFonts w:ascii="Arial" w:hAnsi="Arial" w:cs="Arial"/>
            <w:color w:val="000000" w:themeColor="text1"/>
            <w:sz w:val="22"/>
            <w:szCs w:val="22"/>
          </w:rPr>
          <w:delText xml:space="preserve"> further</w:delText>
        </w:r>
        <w:r w:rsidR="008B687F" w:rsidDel="00A45D0C">
          <w:rPr>
            <w:rFonts w:ascii="Arial" w:hAnsi="Arial" w:cs="Arial"/>
            <w:color w:val="000000" w:themeColor="text1"/>
            <w:sz w:val="22"/>
            <w:szCs w:val="22"/>
          </w:rPr>
          <w:delText xml:space="preserve"> </w:delText>
        </w:r>
        <w:r w:rsidR="00464412" w:rsidDel="00A45D0C">
          <w:rPr>
            <w:rFonts w:ascii="Arial" w:hAnsi="Arial" w:cs="Arial"/>
            <w:color w:val="000000" w:themeColor="text1"/>
            <w:sz w:val="22"/>
            <w:szCs w:val="22"/>
          </w:rPr>
          <w:delText>indicate</w:delText>
        </w:r>
        <w:r w:rsidR="00974C55" w:rsidDel="00A45D0C">
          <w:rPr>
            <w:rFonts w:ascii="Arial" w:hAnsi="Arial" w:cs="Arial"/>
            <w:color w:val="000000" w:themeColor="text1"/>
            <w:sz w:val="22"/>
            <w:szCs w:val="22"/>
          </w:rPr>
          <w:delText>d</w:delText>
        </w:r>
        <w:r w:rsidR="00464412" w:rsidDel="00A45D0C">
          <w:rPr>
            <w:rFonts w:ascii="Arial" w:hAnsi="Arial" w:cs="Arial"/>
            <w:color w:val="000000" w:themeColor="text1"/>
            <w:sz w:val="22"/>
            <w:szCs w:val="22"/>
          </w:rPr>
          <w:delText xml:space="preserve"> </w:delText>
        </w:r>
        <w:r w:rsidR="008B687F" w:rsidDel="00A45D0C">
          <w:rPr>
            <w:rFonts w:ascii="Arial" w:hAnsi="Arial" w:cs="Arial"/>
            <w:color w:val="000000" w:themeColor="text1"/>
            <w:sz w:val="22"/>
            <w:szCs w:val="22"/>
          </w:rPr>
          <w:delText xml:space="preserve">flexible </w:delText>
        </w:r>
      </w:del>
      <w:del w:id="192" w:author="John M. Marzluff" w:date="2026-05-04T13:30:00Z" w16du:dateUtc="2026-05-04T19:30:00Z">
        <w:r w:rsidR="008B687F" w:rsidDel="00A45D0C">
          <w:rPr>
            <w:rFonts w:ascii="Arial" w:hAnsi="Arial" w:cs="Arial"/>
            <w:color w:val="000000" w:themeColor="text1"/>
            <w:sz w:val="22"/>
            <w:szCs w:val="22"/>
          </w:rPr>
          <w:delText>association</w:delText>
        </w:r>
        <w:r w:rsidR="00BC2C25" w:rsidDel="00A45D0C">
          <w:rPr>
            <w:rFonts w:ascii="Arial" w:hAnsi="Arial" w:cs="Arial"/>
            <w:color w:val="000000" w:themeColor="text1"/>
            <w:sz w:val="22"/>
            <w:szCs w:val="22"/>
          </w:rPr>
          <w:delText xml:space="preserve"> influence optimal </w:delText>
        </w:r>
      </w:del>
      <w:del w:id="193" w:author="John M. Marzluff" w:date="2026-05-04T13:33:00Z" w16du:dateUtc="2026-05-04T19:33:00Z">
        <w:r w:rsidR="00BC2C25" w:rsidDel="00A45D0C">
          <w:rPr>
            <w:rFonts w:ascii="Arial" w:hAnsi="Arial" w:cs="Arial"/>
            <w:color w:val="000000" w:themeColor="text1"/>
            <w:sz w:val="22"/>
            <w:szCs w:val="22"/>
          </w:rPr>
          <w:delText>decision</w:delText>
        </w:r>
      </w:del>
      <w:del w:id="194" w:author="John M. Marzluff" w:date="2026-05-04T13:30:00Z" w16du:dateUtc="2026-05-04T19:30:00Z">
        <w:r w:rsidR="00BC2C25" w:rsidDel="00A45D0C">
          <w:rPr>
            <w:rFonts w:ascii="Arial" w:hAnsi="Arial" w:cs="Arial"/>
            <w:color w:val="000000" w:themeColor="text1"/>
            <w:sz w:val="22"/>
            <w:szCs w:val="22"/>
          </w:rPr>
          <w:delText xml:space="preserve">s </w:delText>
        </w:r>
      </w:del>
      <w:del w:id="195" w:author="John M. Marzluff" w:date="2026-05-04T13:33:00Z" w16du:dateUtc="2026-05-04T19:33:00Z">
        <w:r w:rsidR="00BC2C25" w:rsidDel="00A45D0C">
          <w:rPr>
            <w:rFonts w:ascii="Arial" w:hAnsi="Arial" w:cs="Arial"/>
            <w:color w:val="000000" w:themeColor="text1"/>
            <w:sz w:val="22"/>
            <w:szCs w:val="22"/>
          </w:rPr>
          <w:delText>making</w:delText>
        </w:r>
        <w:r w:rsidR="008B687F" w:rsidDel="00A45D0C">
          <w:rPr>
            <w:rFonts w:ascii="Arial" w:hAnsi="Arial" w:cs="Arial"/>
            <w:color w:val="000000" w:themeColor="text1"/>
            <w:sz w:val="22"/>
            <w:szCs w:val="22"/>
          </w:rPr>
          <w:delText xml:space="preserve"> by relating snow conditions to increase</w:delText>
        </w:r>
        <w:r w:rsidR="00A9379D" w:rsidDel="00A45D0C">
          <w:rPr>
            <w:rFonts w:ascii="Arial" w:hAnsi="Arial" w:cs="Arial"/>
            <w:color w:val="000000" w:themeColor="text1"/>
            <w:sz w:val="22"/>
            <w:szCs w:val="22"/>
          </w:rPr>
          <w:delText>s</w:delText>
        </w:r>
        <w:r w:rsidR="008B687F" w:rsidDel="00A45D0C">
          <w:rPr>
            <w:rFonts w:ascii="Arial" w:hAnsi="Arial" w:cs="Arial"/>
            <w:color w:val="000000" w:themeColor="text1"/>
            <w:sz w:val="22"/>
            <w:szCs w:val="22"/>
          </w:rPr>
          <w:delText xml:space="preserve"> in </w:delText>
        </w:r>
        <w:r w:rsidR="004D22FC" w:rsidDel="00A45D0C">
          <w:rPr>
            <w:rFonts w:ascii="Arial" w:hAnsi="Arial" w:cs="Arial"/>
            <w:color w:val="000000" w:themeColor="text1"/>
            <w:sz w:val="22"/>
            <w:szCs w:val="22"/>
          </w:rPr>
          <w:delText>recreational hunting success</w:delText>
        </w:r>
        <w:r w:rsidR="008B687F" w:rsidDel="00A45D0C">
          <w:rPr>
            <w:rFonts w:ascii="Arial" w:hAnsi="Arial" w:cs="Arial"/>
            <w:color w:val="000000" w:themeColor="text1"/>
            <w:sz w:val="22"/>
            <w:szCs w:val="22"/>
          </w:rPr>
          <w:delText>, leaving territories and visiting the hunting grounds more often.</w:delText>
        </w:r>
        <w:r w:rsidR="009A687D" w:rsidDel="00A45D0C">
          <w:rPr>
            <w:rFonts w:ascii="Arial" w:hAnsi="Arial" w:cs="Arial"/>
            <w:color w:val="000000" w:themeColor="text1"/>
            <w:sz w:val="22"/>
            <w:szCs w:val="22"/>
          </w:rPr>
          <w:delText xml:space="preserve"> </w:delText>
        </w:r>
      </w:del>
      <w:r w:rsidR="00C47E04">
        <w:rPr>
          <w:rFonts w:ascii="Arial" w:hAnsi="Arial" w:cs="Arial"/>
          <w:color w:val="000000" w:themeColor="text1"/>
          <w:sz w:val="22"/>
          <w:szCs w:val="22"/>
        </w:rPr>
        <w:t xml:space="preserve">The inclusion and combination of these </w:t>
      </w:r>
      <w:r w:rsidR="00816727">
        <w:rPr>
          <w:rFonts w:ascii="Arial" w:hAnsi="Arial" w:cs="Arial"/>
          <w:color w:val="000000" w:themeColor="text1"/>
          <w:sz w:val="22"/>
          <w:szCs w:val="22"/>
        </w:rPr>
        <w:t xml:space="preserve">theory </w:t>
      </w:r>
      <w:r w:rsidR="00C47E04">
        <w:rPr>
          <w:rFonts w:ascii="Arial" w:hAnsi="Arial" w:cs="Arial"/>
          <w:color w:val="000000" w:themeColor="text1"/>
          <w:sz w:val="22"/>
          <w:szCs w:val="22"/>
        </w:rPr>
        <w:t xml:space="preserve">extensions is </w:t>
      </w:r>
      <w:r w:rsidR="008D2E81">
        <w:rPr>
          <w:rFonts w:ascii="Arial" w:hAnsi="Arial" w:cs="Arial"/>
          <w:color w:val="000000" w:themeColor="text1"/>
          <w:sz w:val="22"/>
          <w:szCs w:val="22"/>
        </w:rPr>
        <w:t>necessary</w:t>
      </w:r>
      <w:r w:rsidR="00C47E04">
        <w:rPr>
          <w:rFonts w:ascii="Arial" w:hAnsi="Arial" w:cs="Arial"/>
          <w:color w:val="000000" w:themeColor="text1"/>
          <w:sz w:val="22"/>
          <w:szCs w:val="22"/>
        </w:rPr>
        <w:t xml:space="preserve"> to capture the real-world decisions made by </w:t>
      </w:r>
      <w:r w:rsidR="004D4C0A">
        <w:rPr>
          <w:rFonts w:ascii="Arial" w:hAnsi="Arial" w:cs="Arial"/>
          <w:color w:val="000000" w:themeColor="text1"/>
          <w:sz w:val="22"/>
          <w:szCs w:val="22"/>
        </w:rPr>
        <w:t>ravens in a complex system</w:t>
      </w:r>
      <w:r w:rsidR="001660FB">
        <w:rPr>
          <w:rFonts w:ascii="Arial" w:hAnsi="Arial" w:cs="Arial"/>
          <w:color w:val="000000" w:themeColor="text1"/>
          <w:sz w:val="22"/>
          <w:szCs w:val="22"/>
        </w:rPr>
        <w:t xml:space="preserve">. However, individual variation in decisions still led to large </w:t>
      </w:r>
      <w:r w:rsidR="00357850">
        <w:rPr>
          <w:rFonts w:ascii="Arial" w:hAnsi="Arial" w:cs="Arial"/>
          <w:color w:val="000000" w:themeColor="text1"/>
          <w:sz w:val="22"/>
          <w:szCs w:val="22"/>
        </w:rPr>
        <w:t>uncertainty</w:t>
      </w:r>
      <w:r w:rsidR="001660FB">
        <w:rPr>
          <w:rFonts w:ascii="Arial" w:hAnsi="Arial" w:cs="Arial"/>
          <w:color w:val="000000" w:themeColor="text1"/>
          <w:sz w:val="22"/>
          <w:szCs w:val="22"/>
        </w:rPr>
        <w:t xml:space="preserve"> </w:t>
      </w:r>
      <w:r w:rsidR="00357850">
        <w:rPr>
          <w:rFonts w:ascii="Arial" w:hAnsi="Arial" w:cs="Arial"/>
          <w:color w:val="000000" w:themeColor="text1"/>
          <w:sz w:val="22"/>
          <w:szCs w:val="22"/>
        </w:rPr>
        <w:t xml:space="preserve">across </w:t>
      </w:r>
      <w:r w:rsidR="00996AD2">
        <w:rPr>
          <w:rFonts w:ascii="Arial" w:hAnsi="Arial" w:cs="Arial"/>
          <w:color w:val="000000" w:themeColor="text1"/>
          <w:sz w:val="22"/>
          <w:szCs w:val="22"/>
        </w:rPr>
        <w:t>our</w:t>
      </w:r>
      <w:r w:rsidR="001660FB">
        <w:rPr>
          <w:rFonts w:ascii="Arial" w:hAnsi="Arial" w:cs="Arial"/>
          <w:color w:val="000000" w:themeColor="text1"/>
          <w:sz w:val="22"/>
          <w:szCs w:val="22"/>
        </w:rPr>
        <w:t xml:space="preserve"> models.</w:t>
      </w:r>
    </w:p>
    <w:p w14:paraId="3A99B044" w14:textId="40440125" w:rsidR="004B0D28" w:rsidRDefault="0041326C" w:rsidP="000C533F">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Yellowstone provides </w:t>
      </w:r>
      <w:r w:rsidR="00A87E22">
        <w:rPr>
          <w:rFonts w:ascii="Arial" w:hAnsi="Arial" w:cs="Arial"/>
          <w:color w:val="000000" w:themeColor="text1"/>
          <w:sz w:val="22"/>
          <w:szCs w:val="22"/>
        </w:rPr>
        <w:t>a wide range of patch quality, including resources such as wolf kills</w:t>
      </w:r>
      <w:r w:rsidR="00E40D43">
        <w:rPr>
          <w:rFonts w:ascii="Arial" w:hAnsi="Arial" w:cs="Arial"/>
          <w:color w:val="000000" w:themeColor="text1"/>
          <w:sz w:val="22"/>
          <w:szCs w:val="22"/>
        </w:rPr>
        <w:t xml:space="preserve"> </w:t>
      </w:r>
      <w:r w:rsidR="00E40D43">
        <w:rPr>
          <w:rFonts w:ascii="Arial" w:hAnsi="Arial" w:cs="Arial"/>
          <w:color w:val="000000" w:themeColor="text1"/>
          <w:sz w:val="22"/>
          <w:szCs w:val="22"/>
        </w:rPr>
        <w:fldChar w:fldCharType="begin"/>
      </w:r>
      <w:r w:rsidR="00E40D43">
        <w:rPr>
          <w:rFonts w:ascii="Arial" w:hAnsi="Arial" w:cs="Arial"/>
          <w:color w:val="000000" w:themeColor="text1"/>
          <w:sz w:val="22"/>
          <w:szCs w:val="22"/>
        </w:rPr>
        <w:instrText xml:space="preserve"> ADDIN ZOTERO_ITEM CSL_CITATION {"citationID":"lqu2hRy3","properties":{"unsorted":false,"formattedCitation":"(Loretto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E40D43">
        <w:rPr>
          <w:rFonts w:ascii="Arial" w:hAnsi="Arial" w:cs="Arial"/>
          <w:color w:val="000000" w:themeColor="text1"/>
          <w:sz w:val="22"/>
          <w:szCs w:val="22"/>
        </w:rPr>
        <w:fldChar w:fldCharType="separate"/>
      </w:r>
      <w:r w:rsidR="00E40D43" w:rsidRPr="00E40D43">
        <w:rPr>
          <w:rFonts w:ascii="Aptos" w:hAnsi="Aptos"/>
          <w:sz w:val="22"/>
        </w:rPr>
        <w:t>(Loretto et al. 2026)</w:t>
      </w:r>
      <w:r w:rsidR="00E40D43">
        <w:rPr>
          <w:rFonts w:ascii="Arial" w:hAnsi="Arial" w:cs="Arial"/>
          <w:color w:val="000000" w:themeColor="text1"/>
          <w:sz w:val="22"/>
          <w:szCs w:val="22"/>
        </w:rPr>
        <w:fldChar w:fldCharType="end"/>
      </w:r>
      <w:del w:id="196" w:author="John M. Marzluff" w:date="2026-05-04T13:34:00Z" w16du:dateUtc="2026-05-04T19:34:00Z">
        <w:r w:rsidR="009E4EEA" w:rsidDel="00A45D0C">
          <w:rPr>
            <w:rFonts w:ascii="Arial" w:hAnsi="Arial" w:cs="Arial"/>
            <w:color w:val="000000" w:themeColor="text1"/>
            <w:sz w:val="22"/>
            <w:szCs w:val="22"/>
          </w:rPr>
          <w:delText>,</w:delText>
        </w:r>
      </w:del>
      <w:r w:rsidR="009E4EEA">
        <w:rPr>
          <w:rFonts w:ascii="Arial" w:hAnsi="Arial" w:cs="Arial"/>
          <w:color w:val="000000" w:themeColor="text1"/>
          <w:sz w:val="22"/>
          <w:szCs w:val="22"/>
        </w:rPr>
        <w:t xml:space="preserve"> </w:t>
      </w:r>
      <w:del w:id="197" w:author="John M. Marzluff" w:date="2026-05-04T13:34:00Z" w16du:dateUtc="2026-05-04T19:34:00Z">
        <w:r w:rsidR="009E4EEA" w:rsidDel="00A45D0C">
          <w:rPr>
            <w:rFonts w:ascii="Arial" w:hAnsi="Arial" w:cs="Arial"/>
            <w:color w:val="000000" w:themeColor="text1"/>
            <w:sz w:val="22"/>
            <w:szCs w:val="22"/>
          </w:rPr>
          <w:delText xml:space="preserve">but </w:delText>
        </w:r>
        <w:r w:rsidR="00A87E22" w:rsidDel="00A45D0C">
          <w:rPr>
            <w:rFonts w:ascii="Arial" w:hAnsi="Arial" w:cs="Arial"/>
            <w:color w:val="000000" w:themeColor="text1"/>
            <w:sz w:val="22"/>
            <w:szCs w:val="22"/>
          </w:rPr>
          <w:delText>also</w:delText>
        </w:r>
      </w:del>
      <w:ins w:id="198" w:author="John M. Marzluff" w:date="2026-05-04T13:34:00Z" w16du:dateUtc="2026-05-04T19:34:00Z">
        <w:r w:rsidR="00A45D0C">
          <w:rPr>
            <w:rFonts w:ascii="Arial" w:hAnsi="Arial" w:cs="Arial"/>
            <w:color w:val="000000" w:themeColor="text1"/>
            <w:sz w:val="22"/>
            <w:szCs w:val="22"/>
          </w:rPr>
          <w:t>and</w:t>
        </w:r>
      </w:ins>
      <w:r w:rsidR="00A87E22">
        <w:rPr>
          <w:rFonts w:ascii="Arial" w:hAnsi="Arial" w:cs="Arial"/>
          <w:color w:val="000000" w:themeColor="text1"/>
          <w:sz w:val="22"/>
          <w:szCs w:val="22"/>
        </w:rPr>
        <w:t xml:space="preserve"> anthropogenic subsidies. </w:t>
      </w:r>
      <w:r w:rsidR="009E4EEA">
        <w:rPr>
          <w:rFonts w:ascii="Arial" w:hAnsi="Arial" w:cs="Arial"/>
          <w:color w:val="000000" w:themeColor="text1"/>
          <w:sz w:val="22"/>
          <w:szCs w:val="22"/>
        </w:rPr>
        <w:t>Breeding ravens may</w:t>
      </w:r>
      <w:r w:rsidR="008D634E">
        <w:rPr>
          <w:rFonts w:ascii="Arial" w:hAnsi="Arial" w:cs="Arial"/>
          <w:color w:val="000000" w:themeColor="text1"/>
          <w:sz w:val="22"/>
          <w:szCs w:val="22"/>
        </w:rPr>
        <w:t xml:space="preserve"> choose territories </w:t>
      </w:r>
      <w:del w:id="199" w:author="John M. Marzluff" w:date="2026-05-04T13:34:00Z" w16du:dateUtc="2026-05-04T19:34:00Z">
        <w:r w:rsidR="008D634E" w:rsidDel="00A45D0C">
          <w:rPr>
            <w:rFonts w:ascii="Arial" w:hAnsi="Arial" w:cs="Arial"/>
            <w:color w:val="000000" w:themeColor="text1"/>
            <w:sz w:val="22"/>
            <w:szCs w:val="22"/>
          </w:rPr>
          <w:delText>close to</w:delText>
        </w:r>
      </w:del>
      <w:ins w:id="200" w:author="John M. Marzluff" w:date="2026-05-04T13:34:00Z" w16du:dateUtc="2026-05-04T19:34:00Z">
        <w:r w:rsidR="00A45D0C">
          <w:rPr>
            <w:rFonts w:ascii="Arial" w:hAnsi="Arial" w:cs="Arial"/>
            <w:color w:val="000000" w:themeColor="text1"/>
            <w:sz w:val="22"/>
            <w:szCs w:val="22"/>
          </w:rPr>
          <w:t>near</w:t>
        </w:r>
      </w:ins>
      <w:r w:rsidR="008D634E">
        <w:rPr>
          <w:rFonts w:ascii="Arial" w:hAnsi="Arial" w:cs="Arial"/>
          <w:color w:val="000000" w:themeColor="text1"/>
          <w:sz w:val="22"/>
          <w:szCs w:val="22"/>
        </w:rPr>
        <w:t xml:space="preserve"> areas of high anthropogenic activity within the park</w:t>
      </w:r>
      <w:ins w:id="201" w:author="John M. Marzluff" w:date="2026-05-04T13:34:00Z" w16du:dateUtc="2026-05-04T19:34:00Z">
        <w:r w:rsidR="00A45D0C">
          <w:rPr>
            <w:rFonts w:ascii="Arial" w:hAnsi="Arial" w:cs="Arial"/>
            <w:color w:val="000000" w:themeColor="text1"/>
            <w:sz w:val="22"/>
            <w:szCs w:val="22"/>
          </w:rPr>
          <w:t>,</w:t>
        </w:r>
      </w:ins>
      <w:r w:rsidR="008D634E">
        <w:rPr>
          <w:rFonts w:ascii="Arial" w:hAnsi="Arial" w:cs="Arial"/>
          <w:color w:val="000000" w:themeColor="text1"/>
          <w:sz w:val="22"/>
          <w:szCs w:val="22"/>
        </w:rPr>
        <w:t xml:space="preserve"> such as bathrooms, hotels, or frequently </w:t>
      </w:r>
      <w:r w:rsidR="008D634E">
        <w:rPr>
          <w:rFonts w:ascii="Arial" w:hAnsi="Arial" w:cs="Arial"/>
          <w:color w:val="000000" w:themeColor="text1"/>
          <w:sz w:val="22"/>
          <w:szCs w:val="22"/>
        </w:rPr>
        <w:lastRenderedPageBreak/>
        <w:t>used pullouts</w:t>
      </w:r>
      <w:ins w:id="202" w:author="John M. Marzluff" w:date="2026-05-04T13:34:00Z" w16du:dateUtc="2026-05-04T19:34:00Z">
        <w:r w:rsidR="00A45D0C">
          <w:rPr>
            <w:rFonts w:ascii="Arial" w:hAnsi="Arial" w:cs="Arial"/>
            <w:color w:val="000000" w:themeColor="text1"/>
            <w:sz w:val="22"/>
            <w:szCs w:val="22"/>
          </w:rPr>
          <w:t>,</w:t>
        </w:r>
      </w:ins>
      <w:r w:rsidR="009E4EEA">
        <w:rPr>
          <w:rFonts w:ascii="Arial" w:hAnsi="Arial" w:cs="Arial"/>
          <w:color w:val="000000" w:themeColor="text1"/>
          <w:sz w:val="22"/>
          <w:szCs w:val="22"/>
        </w:rPr>
        <w:t xml:space="preserve"> </w:t>
      </w:r>
      <w:del w:id="203" w:author="John M. Marzluff" w:date="2026-05-04T13:34:00Z" w16du:dateUtc="2026-05-04T19:34:00Z">
        <w:r w:rsidR="009E4EEA" w:rsidDel="00A45D0C">
          <w:rPr>
            <w:rFonts w:ascii="Arial" w:hAnsi="Arial" w:cs="Arial"/>
            <w:color w:val="000000" w:themeColor="text1"/>
            <w:sz w:val="22"/>
            <w:szCs w:val="22"/>
          </w:rPr>
          <w:delText>that</w:delText>
        </w:r>
      </w:del>
      <w:ins w:id="204" w:author="John M. Marzluff" w:date="2026-05-04T13:34:00Z" w16du:dateUtc="2026-05-04T19:34:00Z">
        <w:r w:rsidR="00A45D0C">
          <w:rPr>
            <w:rFonts w:ascii="Arial" w:hAnsi="Arial" w:cs="Arial"/>
            <w:color w:val="000000" w:themeColor="text1"/>
            <w:sz w:val="22"/>
            <w:szCs w:val="22"/>
          </w:rPr>
          <w:t>which</w:t>
        </w:r>
      </w:ins>
      <w:r w:rsidR="009E4EEA">
        <w:rPr>
          <w:rFonts w:ascii="Arial" w:hAnsi="Arial" w:cs="Arial"/>
          <w:color w:val="000000" w:themeColor="text1"/>
          <w:sz w:val="22"/>
          <w:szCs w:val="22"/>
        </w:rPr>
        <w:t xml:space="preserve"> can provide foraging opportunities</w:t>
      </w:r>
      <w:r w:rsidR="003D2CE9">
        <w:rPr>
          <w:rFonts w:ascii="Arial" w:hAnsi="Arial" w:cs="Arial"/>
          <w:color w:val="000000" w:themeColor="text1"/>
          <w:sz w:val="22"/>
          <w:szCs w:val="22"/>
        </w:rPr>
        <w:t xml:space="preserve"> </w:t>
      </w:r>
      <w:r w:rsidR="003D2CE9">
        <w:rPr>
          <w:rFonts w:ascii="Arial" w:hAnsi="Arial" w:cs="Arial"/>
          <w:color w:val="000000" w:themeColor="text1"/>
          <w:sz w:val="22"/>
          <w:szCs w:val="22"/>
        </w:rPr>
        <w:fldChar w:fldCharType="begin"/>
      </w:r>
      <w:r w:rsidR="003D2CE9">
        <w:rPr>
          <w:rFonts w:ascii="Arial" w:hAnsi="Arial" w:cs="Arial"/>
          <w:color w:val="000000" w:themeColor="text1"/>
          <w:sz w:val="22"/>
          <w:szCs w:val="22"/>
        </w:rPr>
        <w:instrText xml:space="preserve"> ADDIN ZOTERO_ITEM CSL_CITATION {"citationID":"J2Fl79ZQ","properties":{"unsorted":false,"formattedCitation":"(Harju et al. 2018)","plainCitation":"(Harju et al. 2018)","noteIndex":0},"citationItems":[{"id":16,"uris":["http://zotero.org/users/9968163/items/KLZIEVAA"],"itemData":{"id":16,"type":"article-journal","abstract":"Common raven (Corvus corax; hereafter “raven”) populations have increased dramatically in the western United States in recent years. Ravens benefit from human resources and are known predators of other avian species. We developed a raven study to determine how primary (large</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scale, high food density, and temporally consistent) anthropogenic subsidies influenced raven movement and space use during the raven and greater sage</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grouse (Centrocercus urophasianus) breeding season and within sagebrush habitat that is commonly used by greater sage</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grouse. We also examined how movement, space use, and anthropogenic subsidization differed among ravens in different breeding statuses. We hypothesized that breeding ravens would use small areas around their nest and that nonbreeding ravens would range widely in search of food. We expected that breeding ravens would frequently use anthropogenic structures and that both breeding and nonbreeding ravens would regularly visit primary point</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source subsidies (e.g., landfills and transfer stations). Twenty ravens were captured and GPS</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tagged between 2012 and 2014. We found that breeding ravens overwhelmingly built nests on anthropogenic structures (96–100%) and subsequently used small portions of the landscape intensively. Movement of nonbreeding ravens (distance average = 2783 m/h) and ravens who had failed nests (distance average = 1357 m/h) ranged widely. Breeding ravens visited highways and railroads inversely proportional to the distance between the nest and the nearest highway/railroad. Nonbreeding ravens regularly visited landfills and transfer stations, but breeding ravens did not (&lt;0.1% of locations). We found that nonbreeding ravens travel widely to utilize primary point</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source subsidies, breeding ravens focus on areas near the nest, and ravens with failed nests switch to movement behaviors and space use similar to wide</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ranging nonbreeding ravens. These findings have implications for the management of ravens and anthropogenic subsidies in sagebrush landscapes to potentially reduce depredation of greater sage</w:instrText>
      </w:r>
      <w:r w:rsidR="003D2CE9">
        <w:rPr>
          <w:rFonts w:ascii="Cambria Math" w:hAnsi="Cambria Math" w:cs="Cambria Math"/>
          <w:color w:val="000000" w:themeColor="text1"/>
          <w:sz w:val="22"/>
          <w:szCs w:val="22"/>
        </w:rPr>
        <w:instrText>‐</w:instrText>
      </w:r>
      <w:r w:rsidR="003D2CE9">
        <w:rPr>
          <w:rFonts w:ascii="Arial" w:hAnsi="Arial" w:cs="Arial"/>
          <w:color w:val="000000" w:themeColor="text1"/>
          <w:sz w:val="22"/>
          <w:szCs w:val="22"/>
        </w:rPr>
        <w:instrText xml:space="preserve">grouse nests.","container-title":"Ecosphere","DOI":"10.1002/ecs2.2348","issue":"7","journalAbbreviation":"Ecosphere","page":"e02348","source":"ResearchGate","title":"Common raven movement and space use: influence of anthropogenic subsidies within greater sage-grouse nesting habitat","title-short":"Common raven movement and space use","volume":"9","author":[{"family":"Harju","given":"Seth"},{"family":"Olson","given":"Chad"},{"family":"Hess","given":"Jennifer"},{"family":"Bedrosian","given":"Bryan"}],"issued":{"date-parts":[["2018",7,1]]}}}],"schema":"https://github.com/citation-style-language/schema/raw/master/csl-citation.json"} </w:instrText>
      </w:r>
      <w:r w:rsidR="003D2CE9">
        <w:rPr>
          <w:rFonts w:ascii="Arial" w:hAnsi="Arial" w:cs="Arial"/>
          <w:color w:val="000000" w:themeColor="text1"/>
          <w:sz w:val="22"/>
          <w:szCs w:val="22"/>
        </w:rPr>
        <w:fldChar w:fldCharType="separate"/>
      </w:r>
      <w:r w:rsidR="003D2CE9" w:rsidRPr="003D2CE9">
        <w:rPr>
          <w:rFonts w:ascii="Aptos" w:hAnsi="Aptos"/>
          <w:sz w:val="22"/>
        </w:rPr>
        <w:t>(Harju et al. 2018)</w:t>
      </w:r>
      <w:r w:rsidR="003D2CE9">
        <w:rPr>
          <w:rFonts w:ascii="Arial" w:hAnsi="Arial" w:cs="Arial"/>
          <w:color w:val="000000" w:themeColor="text1"/>
          <w:sz w:val="22"/>
          <w:szCs w:val="22"/>
        </w:rPr>
        <w:fldChar w:fldCharType="end"/>
      </w:r>
      <w:r w:rsidR="008D634E">
        <w:rPr>
          <w:rFonts w:ascii="Arial" w:hAnsi="Arial" w:cs="Arial"/>
          <w:color w:val="000000" w:themeColor="text1"/>
          <w:sz w:val="22"/>
          <w:szCs w:val="22"/>
        </w:rPr>
        <w:t>.</w:t>
      </w:r>
      <w:r w:rsidR="00BE75E0">
        <w:rPr>
          <w:rFonts w:ascii="Arial" w:hAnsi="Arial" w:cs="Arial"/>
          <w:color w:val="000000" w:themeColor="text1"/>
          <w:sz w:val="22"/>
          <w:szCs w:val="22"/>
        </w:rPr>
        <w:t xml:space="preserve"> </w:t>
      </w:r>
      <w:r w:rsidR="006E33DF">
        <w:rPr>
          <w:rFonts w:ascii="Arial" w:hAnsi="Arial" w:cs="Arial"/>
          <w:color w:val="000000" w:themeColor="text1"/>
          <w:sz w:val="22"/>
          <w:szCs w:val="22"/>
        </w:rPr>
        <w:t xml:space="preserve">For example, </w:t>
      </w:r>
      <w:r w:rsidR="00BE75E0">
        <w:rPr>
          <w:rFonts w:ascii="Arial" w:hAnsi="Arial" w:cs="Arial"/>
          <w:color w:val="000000" w:themeColor="text1"/>
          <w:sz w:val="22"/>
          <w:szCs w:val="22"/>
        </w:rPr>
        <w:t xml:space="preserve">7493_2 </w:t>
      </w:r>
      <w:ins w:id="205" w:author="John M. Marzluff" w:date="2026-05-04T13:36:00Z" w16du:dateUtc="2026-05-04T19:36:00Z">
        <w:r w:rsidR="00A45D0C">
          <w:rPr>
            <w:rFonts w:ascii="Arial" w:hAnsi="Arial" w:cs="Arial"/>
            <w:color w:val="000000" w:themeColor="text1"/>
            <w:sz w:val="22"/>
            <w:szCs w:val="22"/>
          </w:rPr>
          <w:t xml:space="preserve">rarely left her territory, in part because of frequent wolf kills there </w:t>
        </w:r>
      </w:ins>
      <w:del w:id="206" w:author="John M. Marzluff" w:date="2026-05-04T13:37:00Z" w16du:dateUtc="2026-05-04T19:37:00Z">
        <w:r w:rsidR="00BE75E0" w:rsidDel="00A45D0C">
          <w:rPr>
            <w:rFonts w:ascii="Arial" w:hAnsi="Arial" w:cs="Arial"/>
            <w:color w:val="000000" w:themeColor="text1"/>
            <w:sz w:val="22"/>
            <w:szCs w:val="22"/>
          </w:rPr>
          <w:delText>stayed on territory at a high rate and had a relatively high frequency of wolf kills available</w:delText>
        </w:r>
        <w:r w:rsidR="00E45B94" w:rsidDel="00A45D0C">
          <w:rPr>
            <w:rFonts w:ascii="Arial" w:hAnsi="Arial" w:cs="Arial"/>
            <w:color w:val="000000" w:themeColor="text1"/>
            <w:sz w:val="22"/>
            <w:szCs w:val="22"/>
          </w:rPr>
          <w:delText xml:space="preserve"> </w:delText>
        </w:r>
      </w:del>
      <w:r w:rsidR="00E45B94">
        <w:rPr>
          <w:rFonts w:ascii="Arial" w:hAnsi="Arial" w:cs="Arial"/>
          <w:color w:val="000000" w:themeColor="text1"/>
          <w:sz w:val="22"/>
          <w:szCs w:val="22"/>
        </w:rPr>
        <w:t>(Fig. 2)</w:t>
      </w:r>
      <w:r w:rsidR="00DA122A">
        <w:rPr>
          <w:rFonts w:ascii="Arial" w:hAnsi="Arial" w:cs="Arial"/>
          <w:color w:val="000000" w:themeColor="text1"/>
          <w:sz w:val="22"/>
          <w:szCs w:val="22"/>
        </w:rPr>
        <w:t xml:space="preserve">. </w:t>
      </w:r>
      <w:r w:rsidR="003D2CE9">
        <w:rPr>
          <w:rFonts w:ascii="Arial" w:hAnsi="Arial" w:cs="Arial"/>
          <w:color w:val="000000" w:themeColor="text1"/>
          <w:sz w:val="22"/>
          <w:szCs w:val="22"/>
        </w:rPr>
        <w:t>H</w:t>
      </w:r>
      <w:ins w:id="207" w:author="John M. Marzluff" w:date="2026-05-04T13:37:00Z" w16du:dateUtc="2026-05-04T19:37:00Z">
        <w:r w:rsidR="00A45D0C">
          <w:rPr>
            <w:rFonts w:ascii="Arial" w:hAnsi="Arial" w:cs="Arial"/>
            <w:color w:val="000000" w:themeColor="text1"/>
            <w:sz w:val="22"/>
            <w:szCs w:val="22"/>
          </w:rPr>
          <w:t>owever, her frequent beggi</w:t>
        </w:r>
      </w:ins>
      <w:ins w:id="208" w:author="John M. Marzluff" w:date="2026-05-04T13:38:00Z" w16du:dateUtc="2026-05-04T19:38:00Z">
        <w:r w:rsidR="00A45D0C">
          <w:rPr>
            <w:rFonts w:ascii="Arial" w:hAnsi="Arial" w:cs="Arial"/>
            <w:color w:val="000000" w:themeColor="text1"/>
            <w:sz w:val="22"/>
            <w:szCs w:val="22"/>
          </w:rPr>
          <w:t xml:space="preserve">ng from tourists at a parking area in her territory was also likely important. </w:t>
        </w:r>
      </w:ins>
      <w:del w:id="209" w:author="John M. Marzluff" w:date="2026-05-04T13:38:00Z" w16du:dateUtc="2026-05-04T19:38:00Z">
        <w:r w:rsidR="00BE75E0" w:rsidDel="00A45D0C">
          <w:rPr>
            <w:rFonts w:ascii="Arial" w:hAnsi="Arial" w:cs="Arial"/>
            <w:color w:val="000000" w:themeColor="text1"/>
            <w:sz w:val="22"/>
            <w:szCs w:val="22"/>
          </w:rPr>
          <w:delText>er decision</w:delText>
        </w:r>
        <w:r w:rsidR="002C354F" w:rsidDel="00A45D0C">
          <w:rPr>
            <w:rFonts w:ascii="Arial" w:hAnsi="Arial" w:cs="Arial"/>
            <w:color w:val="000000" w:themeColor="text1"/>
            <w:sz w:val="22"/>
            <w:szCs w:val="22"/>
          </w:rPr>
          <w:delText>s</w:delText>
        </w:r>
        <w:r w:rsidR="00BE75E0" w:rsidDel="00A45D0C">
          <w:rPr>
            <w:rFonts w:ascii="Arial" w:hAnsi="Arial" w:cs="Arial"/>
            <w:color w:val="000000" w:themeColor="text1"/>
            <w:sz w:val="22"/>
            <w:szCs w:val="22"/>
          </w:rPr>
          <w:delText xml:space="preserve"> to </w:delText>
        </w:r>
        <w:r w:rsidR="006459EF" w:rsidDel="00A45D0C">
          <w:rPr>
            <w:rFonts w:ascii="Arial" w:hAnsi="Arial" w:cs="Arial"/>
            <w:color w:val="000000" w:themeColor="text1"/>
            <w:sz w:val="22"/>
            <w:szCs w:val="22"/>
          </w:rPr>
          <w:delText>remain within</w:delText>
        </w:r>
        <w:r w:rsidR="00BE75E0" w:rsidDel="00A45D0C">
          <w:rPr>
            <w:rFonts w:ascii="Arial" w:hAnsi="Arial" w:cs="Arial"/>
            <w:color w:val="000000" w:themeColor="text1"/>
            <w:sz w:val="22"/>
            <w:szCs w:val="22"/>
          </w:rPr>
          <w:delText xml:space="preserve"> </w:delText>
        </w:r>
        <w:r w:rsidR="006459EF" w:rsidDel="00A45D0C">
          <w:rPr>
            <w:rFonts w:ascii="Arial" w:hAnsi="Arial" w:cs="Arial"/>
            <w:color w:val="000000" w:themeColor="text1"/>
            <w:sz w:val="22"/>
            <w:szCs w:val="22"/>
          </w:rPr>
          <w:delText xml:space="preserve">her </w:delText>
        </w:r>
        <w:r w:rsidR="00BE75E0" w:rsidDel="00A45D0C">
          <w:rPr>
            <w:rFonts w:ascii="Arial" w:hAnsi="Arial" w:cs="Arial"/>
            <w:color w:val="000000" w:themeColor="text1"/>
            <w:sz w:val="22"/>
            <w:szCs w:val="22"/>
          </w:rPr>
          <w:delText xml:space="preserve">territory </w:delText>
        </w:r>
        <w:r w:rsidR="00DC29B1" w:rsidDel="00A45D0C">
          <w:rPr>
            <w:rFonts w:ascii="Arial" w:hAnsi="Arial" w:cs="Arial"/>
            <w:color w:val="000000" w:themeColor="text1"/>
            <w:sz w:val="22"/>
            <w:szCs w:val="22"/>
          </w:rPr>
          <w:delText>are</w:delText>
        </w:r>
        <w:r w:rsidR="00BE75E0" w:rsidDel="00A45D0C">
          <w:rPr>
            <w:rFonts w:ascii="Arial" w:hAnsi="Arial" w:cs="Arial"/>
            <w:color w:val="000000" w:themeColor="text1"/>
            <w:sz w:val="22"/>
            <w:szCs w:val="22"/>
          </w:rPr>
          <w:delText xml:space="preserve"> </w:delText>
        </w:r>
        <w:r w:rsidR="006459EF" w:rsidDel="00A45D0C">
          <w:rPr>
            <w:rFonts w:ascii="Arial" w:hAnsi="Arial" w:cs="Arial"/>
            <w:color w:val="000000" w:themeColor="text1"/>
            <w:sz w:val="22"/>
            <w:szCs w:val="22"/>
          </w:rPr>
          <w:delText>influenced by</w:delText>
        </w:r>
        <w:r w:rsidR="00BE75E0" w:rsidDel="00A45D0C">
          <w:rPr>
            <w:rFonts w:ascii="Arial" w:hAnsi="Arial" w:cs="Arial"/>
            <w:color w:val="000000" w:themeColor="text1"/>
            <w:sz w:val="22"/>
            <w:szCs w:val="22"/>
          </w:rPr>
          <w:delText xml:space="preserve"> </w:delText>
        </w:r>
        <w:r w:rsidR="001244A9" w:rsidDel="00A45D0C">
          <w:rPr>
            <w:rFonts w:ascii="Arial" w:hAnsi="Arial" w:cs="Arial"/>
            <w:color w:val="000000" w:themeColor="text1"/>
            <w:sz w:val="22"/>
            <w:szCs w:val="22"/>
          </w:rPr>
          <w:delText xml:space="preserve">her </w:delText>
        </w:r>
        <w:r w:rsidR="00BE75E0" w:rsidDel="00A45D0C">
          <w:rPr>
            <w:rFonts w:ascii="Arial" w:hAnsi="Arial" w:cs="Arial"/>
            <w:color w:val="000000" w:themeColor="text1"/>
            <w:sz w:val="22"/>
            <w:szCs w:val="22"/>
          </w:rPr>
          <w:delText>begging behavior</w:delText>
        </w:r>
        <w:r w:rsidR="004B0D28" w:rsidDel="00A45D0C">
          <w:rPr>
            <w:rFonts w:ascii="Arial" w:hAnsi="Arial" w:cs="Arial"/>
            <w:color w:val="000000" w:themeColor="text1"/>
            <w:sz w:val="22"/>
            <w:szCs w:val="22"/>
          </w:rPr>
          <w:delText xml:space="preserve">. </w:delText>
        </w:r>
      </w:del>
      <w:r w:rsidR="004B0D28">
        <w:rPr>
          <w:rFonts w:ascii="Arial" w:hAnsi="Arial" w:cs="Arial"/>
          <w:color w:val="000000" w:themeColor="text1"/>
          <w:sz w:val="22"/>
          <w:szCs w:val="22"/>
        </w:rPr>
        <w:t xml:space="preserve">This creates </w:t>
      </w:r>
      <w:r w:rsidR="006F5126">
        <w:rPr>
          <w:rFonts w:ascii="Arial" w:hAnsi="Arial" w:cs="Arial"/>
          <w:color w:val="000000" w:themeColor="text1"/>
          <w:sz w:val="22"/>
          <w:szCs w:val="22"/>
        </w:rPr>
        <w:t>a</w:t>
      </w:r>
      <w:r w:rsidR="004B0D28">
        <w:rPr>
          <w:rFonts w:ascii="Arial" w:hAnsi="Arial" w:cs="Arial"/>
          <w:color w:val="000000" w:themeColor="text1"/>
          <w:sz w:val="22"/>
          <w:szCs w:val="22"/>
        </w:rPr>
        <w:t xml:space="preserve"> highly reliable resource with </w:t>
      </w:r>
      <w:ins w:id="210" w:author="John M. Marzluff" w:date="2026-05-04T13:39:00Z" w16du:dateUtc="2026-05-04T19:39:00Z">
        <w:r w:rsidR="00A45D0C">
          <w:rPr>
            <w:rFonts w:ascii="Arial" w:hAnsi="Arial" w:cs="Arial"/>
            <w:color w:val="000000" w:themeColor="text1"/>
            <w:sz w:val="22"/>
            <w:szCs w:val="22"/>
          </w:rPr>
          <w:t>little search time</w:t>
        </w:r>
      </w:ins>
      <w:del w:id="211" w:author="John M. Marzluff" w:date="2026-05-04T13:39:00Z" w16du:dateUtc="2026-05-04T19:39:00Z">
        <w:r w:rsidR="004B0D28" w:rsidDel="00A45D0C">
          <w:rPr>
            <w:rFonts w:ascii="Arial" w:hAnsi="Arial" w:cs="Arial"/>
            <w:color w:val="000000" w:themeColor="text1"/>
            <w:sz w:val="22"/>
            <w:szCs w:val="22"/>
          </w:rPr>
          <w:delText xml:space="preserve">no travel </w:delText>
        </w:r>
        <w:r w:rsidR="00D72A6A" w:rsidDel="00A45D0C">
          <w:rPr>
            <w:rFonts w:ascii="Arial" w:hAnsi="Arial" w:cs="Arial"/>
            <w:color w:val="000000" w:themeColor="text1"/>
            <w:sz w:val="22"/>
            <w:szCs w:val="22"/>
          </w:rPr>
          <w:delText>cost but</w:delText>
        </w:r>
        <w:r w:rsidR="004B0D28" w:rsidDel="00A45D0C">
          <w:rPr>
            <w:rFonts w:ascii="Arial" w:hAnsi="Arial" w:cs="Arial"/>
            <w:color w:val="000000" w:themeColor="text1"/>
            <w:sz w:val="22"/>
            <w:szCs w:val="22"/>
          </w:rPr>
          <w:delText xml:space="preserve"> </w:delText>
        </w:r>
      </w:del>
      <w:ins w:id="212" w:author="John M. Marzluff" w:date="2026-05-04T13:39:00Z" w16du:dateUtc="2026-05-04T19:39:00Z">
        <w:r w:rsidR="00A45D0C">
          <w:rPr>
            <w:rFonts w:ascii="Arial" w:hAnsi="Arial" w:cs="Arial"/>
            <w:color w:val="000000" w:themeColor="text1"/>
            <w:sz w:val="22"/>
            <w:szCs w:val="22"/>
          </w:rPr>
          <w:t xml:space="preserve"> and limited </w:t>
        </w:r>
      </w:ins>
      <w:del w:id="213" w:author="John M. Marzluff" w:date="2026-05-04T13:39:00Z" w16du:dateUtc="2026-05-04T19:39:00Z">
        <w:r w:rsidR="004B0D28" w:rsidDel="00A45D0C">
          <w:rPr>
            <w:rFonts w:ascii="Arial" w:hAnsi="Arial" w:cs="Arial"/>
            <w:color w:val="000000" w:themeColor="text1"/>
            <w:sz w:val="22"/>
            <w:szCs w:val="22"/>
          </w:rPr>
          <w:delText xml:space="preserve">also </w:delText>
        </w:r>
        <w:r w:rsidR="003E51CC" w:rsidDel="00A45D0C">
          <w:rPr>
            <w:rFonts w:ascii="Arial" w:hAnsi="Arial" w:cs="Arial"/>
            <w:color w:val="000000" w:themeColor="text1"/>
            <w:sz w:val="22"/>
            <w:szCs w:val="22"/>
          </w:rPr>
          <w:delText>limits</w:delText>
        </w:r>
        <w:r w:rsidR="004B0D28" w:rsidDel="00A45D0C">
          <w:rPr>
            <w:rFonts w:ascii="Arial" w:hAnsi="Arial" w:cs="Arial"/>
            <w:color w:val="000000" w:themeColor="text1"/>
            <w:sz w:val="22"/>
            <w:szCs w:val="22"/>
          </w:rPr>
          <w:delText xml:space="preserve"> </w:delText>
        </w:r>
      </w:del>
      <w:r w:rsidR="004B0D28">
        <w:rPr>
          <w:rFonts w:ascii="Arial" w:hAnsi="Arial" w:cs="Arial"/>
          <w:color w:val="000000" w:themeColor="text1"/>
          <w:sz w:val="22"/>
          <w:szCs w:val="22"/>
        </w:rPr>
        <w:t>competition</w:t>
      </w:r>
      <w:ins w:id="214" w:author="John M. Marzluff" w:date="2026-05-04T13:39:00Z" w16du:dateUtc="2026-05-04T19:39:00Z">
        <w:r w:rsidR="00A45D0C">
          <w:rPr>
            <w:rFonts w:ascii="Arial" w:hAnsi="Arial" w:cs="Arial"/>
            <w:color w:val="000000" w:themeColor="text1"/>
            <w:sz w:val="22"/>
            <w:szCs w:val="22"/>
          </w:rPr>
          <w:t>. Lea</w:t>
        </w:r>
      </w:ins>
      <w:ins w:id="215" w:author="John M. Marzluff" w:date="2026-05-04T13:40:00Z" w16du:dateUtc="2026-05-04T19:40:00Z">
        <w:r w:rsidR="00A45D0C">
          <w:rPr>
            <w:rFonts w:ascii="Arial" w:hAnsi="Arial" w:cs="Arial"/>
            <w:color w:val="000000" w:themeColor="text1"/>
            <w:sz w:val="22"/>
            <w:szCs w:val="22"/>
          </w:rPr>
          <w:t>rning a unique</w:t>
        </w:r>
      </w:ins>
      <w:del w:id="216" w:author="John M. Marzluff" w:date="2026-05-04T13:39:00Z" w16du:dateUtc="2026-05-04T19:39:00Z">
        <w:r w:rsidR="004B0D28" w:rsidDel="00A45D0C">
          <w:rPr>
            <w:rFonts w:ascii="Arial" w:hAnsi="Arial" w:cs="Arial"/>
            <w:color w:val="000000" w:themeColor="text1"/>
            <w:sz w:val="22"/>
            <w:szCs w:val="22"/>
          </w:rPr>
          <w:delText xml:space="preserve"> by </w:delText>
        </w:r>
        <w:r w:rsidR="00321A8E" w:rsidDel="00A45D0C">
          <w:rPr>
            <w:rFonts w:ascii="Arial" w:hAnsi="Arial" w:cs="Arial"/>
            <w:color w:val="000000" w:themeColor="text1"/>
            <w:sz w:val="22"/>
            <w:szCs w:val="22"/>
          </w:rPr>
          <w:delText>being</w:delText>
        </w:r>
        <w:r w:rsidR="004B0D28" w:rsidDel="00A45D0C">
          <w:rPr>
            <w:rFonts w:ascii="Arial" w:hAnsi="Arial" w:cs="Arial"/>
            <w:color w:val="000000" w:themeColor="text1"/>
            <w:sz w:val="22"/>
            <w:szCs w:val="22"/>
          </w:rPr>
          <w:delText xml:space="preserve"> a resource that is only available through a specific learned behavior</w:delText>
        </w:r>
        <w:r w:rsidR="00BE75E0" w:rsidDel="00A45D0C">
          <w:rPr>
            <w:rFonts w:ascii="Arial" w:hAnsi="Arial" w:cs="Arial"/>
            <w:color w:val="000000" w:themeColor="text1"/>
            <w:sz w:val="22"/>
            <w:szCs w:val="22"/>
          </w:rPr>
          <w:delText>.</w:delText>
        </w:r>
        <w:r w:rsidR="007B2757" w:rsidDel="00A45D0C">
          <w:rPr>
            <w:rFonts w:ascii="Arial" w:hAnsi="Arial" w:cs="Arial"/>
            <w:color w:val="000000" w:themeColor="text1"/>
            <w:sz w:val="22"/>
            <w:szCs w:val="22"/>
          </w:rPr>
          <w:delText xml:space="preserve"> </w:delText>
        </w:r>
      </w:del>
      <w:del w:id="217" w:author="John M. Marzluff" w:date="2026-05-04T13:40:00Z" w16du:dateUtc="2026-05-04T19:40:00Z">
        <w:r w:rsidR="00A61714" w:rsidDel="00A45D0C">
          <w:rPr>
            <w:rFonts w:ascii="Arial" w:hAnsi="Arial" w:cs="Arial"/>
            <w:color w:val="000000" w:themeColor="text1"/>
            <w:sz w:val="22"/>
            <w:szCs w:val="22"/>
          </w:rPr>
          <w:delText>Carving</w:delText>
        </w:r>
        <w:r w:rsidR="002F1D60" w:rsidDel="00A45D0C">
          <w:rPr>
            <w:rFonts w:ascii="Arial" w:hAnsi="Arial" w:cs="Arial"/>
            <w:color w:val="000000" w:themeColor="text1"/>
            <w:sz w:val="22"/>
            <w:szCs w:val="22"/>
          </w:rPr>
          <w:delText xml:space="preserve"> out a forag</w:delText>
        </w:r>
      </w:del>
      <w:ins w:id="218" w:author="John M. Marzluff" w:date="2026-05-04T13:40:00Z" w16du:dateUtc="2026-05-04T19:40:00Z">
        <w:r w:rsidR="00A45D0C">
          <w:rPr>
            <w:rFonts w:ascii="Arial" w:hAnsi="Arial" w:cs="Arial"/>
            <w:color w:val="000000" w:themeColor="text1"/>
            <w:sz w:val="22"/>
            <w:szCs w:val="22"/>
          </w:rPr>
          <w:t xml:space="preserve"> </w:t>
        </w:r>
      </w:ins>
      <w:del w:id="219" w:author="John M. Marzluff" w:date="2026-05-04T13:40:00Z" w16du:dateUtc="2026-05-04T19:40:00Z">
        <w:r w:rsidR="002F1D60" w:rsidDel="00A45D0C">
          <w:rPr>
            <w:rFonts w:ascii="Arial" w:hAnsi="Arial" w:cs="Arial"/>
            <w:color w:val="000000" w:themeColor="text1"/>
            <w:sz w:val="22"/>
            <w:szCs w:val="22"/>
          </w:rPr>
          <w:delText>ing</w:delText>
        </w:r>
      </w:del>
      <w:ins w:id="220" w:author="John M. Marzluff" w:date="2026-05-04T13:40:00Z" w16du:dateUtc="2026-05-04T19:40:00Z">
        <w:r w:rsidR="00A45D0C">
          <w:rPr>
            <w:rFonts w:ascii="Arial" w:hAnsi="Arial" w:cs="Arial"/>
            <w:color w:val="000000" w:themeColor="text1"/>
            <w:sz w:val="22"/>
            <w:szCs w:val="22"/>
          </w:rPr>
          <w:t>foraging strategy</w:t>
        </w:r>
      </w:ins>
      <w:r w:rsidR="002F1D60">
        <w:rPr>
          <w:rFonts w:ascii="Arial" w:hAnsi="Arial" w:cs="Arial"/>
          <w:color w:val="000000" w:themeColor="text1"/>
          <w:sz w:val="22"/>
          <w:szCs w:val="22"/>
        </w:rPr>
        <w:t xml:space="preserve"> </w:t>
      </w:r>
      <w:del w:id="221" w:author="John M. Marzluff" w:date="2026-05-04T13:40:00Z" w16du:dateUtc="2026-05-04T19:40:00Z">
        <w:r w:rsidR="002F1D60" w:rsidDel="00A45D0C">
          <w:rPr>
            <w:rFonts w:ascii="Arial" w:hAnsi="Arial" w:cs="Arial"/>
            <w:color w:val="000000" w:themeColor="text1"/>
            <w:sz w:val="22"/>
            <w:szCs w:val="22"/>
          </w:rPr>
          <w:delText xml:space="preserve">niche </w:delText>
        </w:r>
      </w:del>
      <w:r w:rsidR="002F1D60">
        <w:rPr>
          <w:rFonts w:ascii="Arial" w:hAnsi="Arial" w:cs="Arial"/>
          <w:color w:val="000000" w:themeColor="text1"/>
          <w:sz w:val="22"/>
          <w:szCs w:val="22"/>
        </w:rPr>
        <w:t xml:space="preserve">can simplify </w:t>
      </w:r>
      <w:del w:id="222" w:author="John M. Marzluff" w:date="2026-05-04T13:45:00Z" w16du:dateUtc="2026-05-04T19:45:00Z">
        <w:r w:rsidR="002F1D60" w:rsidDel="00A45D0C">
          <w:rPr>
            <w:rFonts w:ascii="Arial" w:hAnsi="Arial" w:cs="Arial"/>
            <w:color w:val="000000" w:themeColor="text1"/>
            <w:sz w:val="22"/>
            <w:szCs w:val="22"/>
          </w:rPr>
          <w:delText xml:space="preserve">the </w:delText>
        </w:r>
      </w:del>
      <w:del w:id="223" w:author="John M. Marzluff" w:date="2026-05-04T13:41:00Z" w16du:dateUtc="2026-05-04T19:41:00Z">
        <w:r w:rsidR="002F1D60" w:rsidDel="00A45D0C">
          <w:rPr>
            <w:rFonts w:ascii="Arial" w:hAnsi="Arial" w:cs="Arial"/>
            <w:color w:val="000000" w:themeColor="text1"/>
            <w:sz w:val="22"/>
            <w:szCs w:val="22"/>
          </w:rPr>
          <w:delText>range of optimal foraging decisions</w:delText>
        </w:r>
      </w:del>
      <w:ins w:id="224" w:author="John M. Marzluff" w:date="2026-05-04T13:41:00Z" w16du:dateUtc="2026-05-04T19:41:00Z">
        <w:r w:rsidR="00A45D0C">
          <w:rPr>
            <w:rFonts w:ascii="Arial" w:hAnsi="Arial" w:cs="Arial"/>
            <w:color w:val="000000" w:themeColor="text1"/>
            <w:sz w:val="22"/>
            <w:szCs w:val="22"/>
          </w:rPr>
          <w:t>decision-making</w:t>
        </w:r>
      </w:ins>
      <w:del w:id="225" w:author="John M. Marzluff" w:date="2026-05-04T13:40:00Z" w16du:dateUtc="2026-05-04T19:40:00Z">
        <w:r w:rsidR="002F1D60" w:rsidDel="00A45D0C">
          <w:rPr>
            <w:rFonts w:ascii="Arial" w:hAnsi="Arial" w:cs="Arial"/>
            <w:color w:val="000000" w:themeColor="text1"/>
            <w:sz w:val="22"/>
            <w:szCs w:val="22"/>
          </w:rPr>
          <w:delText xml:space="preserve"> by eliminating competition</w:delText>
        </w:r>
      </w:del>
      <w:r w:rsidR="00437861">
        <w:rPr>
          <w:rFonts w:ascii="Arial" w:hAnsi="Arial" w:cs="Arial"/>
          <w:color w:val="000000" w:themeColor="text1"/>
          <w:sz w:val="22"/>
          <w:szCs w:val="22"/>
        </w:rPr>
        <w:t>. Conversely, 7485 resided in Old Faithful (Fig. 3)</w:t>
      </w:r>
      <w:ins w:id="226" w:author="John M. Marzluff" w:date="2026-05-04T13:41:00Z" w16du:dateUtc="2026-05-04T19:41:00Z">
        <w:r w:rsidR="00A45D0C">
          <w:rPr>
            <w:rFonts w:ascii="Arial" w:hAnsi="Arial" w:cs="Arial"/>
            <w:color w:val="000000" w:themeColor="text1"/>
            <w:sz w:val="22"/>
            <w:szCs w:val="22"/>
          </w:rPr>
          <w:t>,</w:t>
        </w:r>
      </w:ins>
      <w:r w:rsidR="00437861">
        <w:rPr>
          <w:rFonts w:ascii="Arial" w:hAnsi="Arial" w:cs="Arial"/>
          <w:color w:val="000000" w:themeColor="text1"/>
          <w:sz w:val="22"/>
          <w:szCs w:val="22"/>
        </w:rPr>
        <w:t xml:space="preserve"> which is one of the </w:t>
      </w:r>
      <w:del w:id="227" w:author="John M. Marzluff" w:date="2026-05-04T13:41:00Z" w16du:dateUtc="2026-05-04T19:41:00Z">
        <w:r w:rsidR="00437861" w:rsidDel="00A45D0C">
          <w:rPr>
            <w:rFonts w:ascii="Arial" w:hAnsi="Arial" w:cs="Arial"/>
            <w:color w:val="000000" w:themeColor="text1"/>
            <w:sz w:val="22"/>
            <w:szCs w:val="22"/>
          </w:rPr>
          <w:delText>highest traffic human</w:delText>
        </w:r>
      </w:del>
      <w:ins w:id="228" w:author="John M. Marzluff" w:date="2026-05-04T13:41:00Z" w16du:dateUtc="2026-05-04T19:41:00Z">
        <w:r w:rsidR="00A45D0C">
          <w:rPr>
            <w:rFonts w:ascii="Arial" w:hAnsi="Arial" w:cs="Arial"/>
            <w:color w:val="000000" w:themeColor="text1"/>
            <w:sz w:val="22"/>
            <w:szCs w:val="22"/>
          </w:rPr>
          <w:t>most visited</w:t>
        </w:r>
      </w:ins>
      <w:r w:rsidR="00437861">
        <w:rPr>
          <w:rFonts w:ascii="Arial" w:hAnsi="Arial" w:cs="Arial"/>
          <w:color w:val="000000" w:themeColor="text1"/>
          <w:sz w:val="22"/>
          <w:szCs w:val="22"/>
        </w:rPr>
        <w:t xml:space="preserve"> areas during the summer and continues to have residents and tourism throughout the winter. </w:t>
      </w:r>
      <w:del w:id="229" w:author="John M. Marzluff" w:date="2026-05-04T13:46:00Z" w16du:dateUtc="2026-05-04T19:46:00Z">
        <w:r w:rsidR="00437861" w:rsidDel="00A45D0C">
          <w:rPr>
            <w:rFonts w:ascii="Arial" w:hAnsi="Arial" w:cs="Arial"/>
            <w:color w:val="000000" w:themeColor="text1"/>
            <w:sz w:val="22"/>
            <w:szCs w:val="22"/>
          </w:rPr>
          <w:delText xml:space="preserve">However, 7485 often </w:delText>
        </w:r>
      </w:del>
      <w:del w:id="230" w:author="John M. Marzluff" w:date="2026-05-04T13:43:00Z" w16du:dateUtc="2026-05-04T19:43:00Z">
        <w:r w:rsidR="00437861" w:rsidDel="00A45D0C">
          <w:rPr>
            <w:rFonts w:ascii="Arial" w:hAnsi="Arial" w:cs="Arial"/>
            <w:color w:val="000000" w:themeColor="text1"/>
            <w:sz w:val="22"/>
            <w:szCs w:val="22"/>
          </w:rPr>
          <w:delText>chose to abandon</w:delText>
        </w:r>
      </w:del>
      <w:del w:id="231" w:author="John M. Marzluff" w:date="2026-05-04T13:46:00Z" w16du:dateUtc="2026-05-04T19:46:00Z">
        <w:r w:rsidR="00437861" w:rsidDel="00A45D0C">
          <w:rPr>
            <w:rFonts w:ascii="Arial" w:hAnsi="Arial" w:cs="Arial"/>
            <w:color w:val="000000" w:themeColor="text1"/>
            <w:sz w:val="22"/>
            <w:szCs w:val="22"/>
          </w:rPr>
          <w:delText xml:space="preserve"> her territory. </w:delText>
        </w:r>
      </w:del>
      <w:r w:rsidR="00437861">
        <w:rPr>
          <w:rFonts w:ascii="Arial" w:hAnsi="Arial" w:cs="Arial"/>
          <w:color w:val="000000" w:themeColor="text1"/>
          <w:sz w:val="22"/>
          <w:szCs w:val="22"/>
        </w:rPr>
        <w:t xml:space="preserve">Old Faithful supports </w:t>
      </w:r>
      <w:ins w:id="232" w:author="John M. Marzluff" w:date="2026-05-04T13:43:00Z" w16du:dateUtc="2026-05-04T19:43:00Z">
        <w:r w:rsidR="00A45D0C">
          <w:rPr>
            <w:rFonts w:ascii="Arial" w:hAnsi="Arial" w:cs="Arial"/>
            <w:color w:val="000000" w:themeColor="text1"/>
            <w:sz w:val="22"/>
            <w:szCs w:val="22"/>
          </w:rPr>
          <w:t xml:space="preserve">many vagrant ravens and </w:t>
        </w:r>
      </w:ins>
      <w:r w:rsidR="00437861">
        <w:rPr>
          <w:rFonts w:ascii="Arial" w:hAnsi="Arial" w:cs="Arial"/>
          <w:color w:val="000000" w:themeColor="text1"/>
          <w:sz w:val="22"/>
          <w:szCs w:val="22"/>
        </w:rPr>
        <w:t>multiple breeding territories</w:t>
      </w:r>
      <w:r w:rsidR="00394F0F">
        <w:rPr>
          <w:rFonts w:ascii="Arial" w:hAnsi="Arial" w:cs="Arial"/>
          <w:color w:val="000000" w:themeColor="text1"/>
          <w:sz w:val="22"/>
          <w:szCs w:val="22"/>
        </w:rPr>
        <w:t>, including 7494</w:t>
      </w:r>
      <w:r w:rsidR="007448DD">
        <w:rPr>
          <w:rFonts w:ascii="Arial" w:hAnsi="Arial" w:cs="Arial"/>
          <w:color w:val="000000" w:themeColor="text1"/>
          <w:sz w:val="22"/>
          <w:szCs w:val="22"/>
        </w:rPr>
        <w:t xml:space="preserve">, which </w:t>
      </w:r>
      <w:del w:id="233" w:author="John M. Marzluff" w:date="2026-05-04T13:42:00Z" w16du:dateUtc="2026-05-04T19:42:00Z">
        <w:r w:rsidR="007448DD" w:rsidDel="00A45D0C">
          <w:rPr>
            <w:rFonts w:ascii="Arial" w:hAnsi="Arial" w:cs="Arial"/>
            <w:color w:val="000000" w:themeColor="text1"/>
            <w:sz w:val="22"/>
            <w:szCs w:val="22"/>
          </w:rPr>
          <w:delText>create more</w:delText>
        </w:r>
      </w:del>
      <w:ins w:id="234" w:author="John M. Marzluff" w:date="2026-05-04T13:42:00Z" w16du:dateUtc="2026-05-04T19:42:00Z">
        <w:r w:rsidR="00A45D0C">
          <w:rPr>
            <w:rFonts w:ascii="Arial" w:hAnsi="Arial" w:cs="Arial"/>
            <w:color w:val="000000" w:themeColor="text1"/>
            <w:sz w:val="22"/>
            <w:szCs w:val="22"/>
          </w:rPr>
          <w:t>increases</w:t>
        </w:r>
      </w:ins>
      <w:r w:rsidR="007448DD">
        <w:rPr>
          <w:rFonts w:ascii="Arial" w:hAnsi="Arial" w:cs="Arial"/>
          <w:color w:val="000000" w:themeColor="text1"/>
          <w:sz w:val="22"/>
          <w:szCs w:val="22"/>
        </w:rPr>
        <w:t xml:space="preserve"> competition for resources</w:t>
      </w:r>
      <w:del w:id="235" w:author="John M. Marzluff" w:date="2026-05-04T13:42:00Z" w16du:dateUtc="2026-05-04T19:42:00Z">
        <w:r w:rsidR="007448DD" w:rsidDel="00A45D0C">
          <w:rPr>
            <w:rFonts w:ascii="Arial" w:hAnsi="Arial" w:cs="Arial"/>
            <w:color w:val="000000" w:themeColor="text1"/>
            <w:sz w:val="22"/>
            <w:szCs w:val="22"/>
          </w:rPr>
          <w:delText xml:space="preserve"> than 7493_2 likely faces</w:delText>
        </w:r>
      </w:del>
      <w:r w:rsidR="00437861">
        <w:rPr>
          <w:rFonts w:ascii="Arial" w:hAnsi="Arial" w:cs="Arial"/>
          <w:color w:val="000000" w:themeColor="text1"/>
          <w:sz w:val="22"/>
          <w:szCs w:val="22"/>
        </w:rPr>
        <w:t>.</w:t>
      </w:r>
      <w:r w:rsidR="005767CE">
        <w:rPr>
          <w:rFonts w:ascii="Arial" w:hAnsi="Arial" w:cs="Arial"/>
          <w:color w:val="000000" w:themeColor="text1"/>
          <w:sz w:val="22"/>
          <w:szCs w:val="22"/>
        </w:rPr>
        <w:t xml:space="preserve"> </w:t>
      </w:r>
      <w:ins w:id="236" w:author="John M. Marzluff" w:date="2026-05-04T13:46:00Z" w16du:dateUtc="2026-05-04T19:46:00Z">
        <w:r w:rsidR="00A45D0C">
          <w:rPr>
            <w:rFonts w:ascii="Arial" w:hAnsi="Arial" w:cs="Arial"/>
            <w:color w:val="000000" w:themeColor="text1"/>
            <w:sz w:val="22"/>
            <w:szCs w:val="22"/>
          </w:rPr>
          <w:t xml:space="preserve">As expected </w:t>
        </w:r>
        <w:r w:rsidR="00A45D0C">
          <w:rPr>
            <w:rFonts w:ascii="Arial" w:hAnsi="Arial" w:cs="Arial"/>
            <w:color w:val="000000" w:themeColor="text1"/>
            <w:sz w:val="22"/>
            <w:szCs w:val="22"/>
          </w:rPr>
          <w:fldChar w:fldCharType="begin"/>
        </w:r>
        <w:r w:rsidR="00A45D0C">
          <w:rPr>
            <w:rFonts w:ascii="Arial" w:hAnsi="Arial" w:cs="Arial"/>
            <w:color w:val="000000" w:themeColor="text1"/>
            <w:sz w:val="22"/>
            <w:szCs w:val="22"/>
          </w:rPr>
          <w:instrText xml:space="preserve"> ADDIN ZOTERO_ITEM CSL_CITATION {"citationID":"uANWiP19","properties":{"unsorted":false,"formattedCitation":"(Kennedy and Gray 1993)","plainCitation":"(Kennedy and Gray 1993)","noteIndex":0},"citationItems":[{"id":1964,"uris":["http://zotero.org/users/9968163/items/SFTPVKKM"],"itemData":{"id":1964,"type":"article-journal","abstract":"Opinions differ on the empirical success of the Ideal Free Distribution. The Ideal Free model predicts that the distribution of organisms between resource sites should match the distribution of resources. Many studies report support for this prediction. We review tests of this model utilising a method of analysis derived from the psychological principle called the matching law. Our reanalysis revealed that the distribution of organisms is consistently less extreme than the distribution of resources. This systematic deviation from the Ideal Free Distribution means organisms underuse richer sites and overuse poorer sites. We examine how deviations from the Ideal Free Distribution may arise as a consequence of discrimination constraints, competitive interactions, competitive asymmetries and travel between sites, and recommend ways in which the design of future tests of the Ideal Free Distribution may be improved.","container-title":"Oikos","DOI":"10.2307/3545322","ISSN":"0030-1299","issue":"1","page":"158-166","publisher":"[Nordic Society Oikos, Wiley]","source":"JSTOR","title":"Can Ecological Theory Predict the Distribution of Foraging Animals? A Critical Analysis of Experiments on the Ideal Free Distribution","title-short":"Can Ecological Theory Predict the Distribution of Foraging Animals?","volume":"68","author":[{"family":"Kennedy","given":"Martyn"},{"family":"Gray","given":"Russell D."}],"issued":{"date-parts":[["1993"]]}}}],"schema":"https://github.com/citation-style-language/schema/raw/master/csl-citation.json"} </w:instrText>
        </w:r>
        <w:r w:rsidR="00A45D0C">
          <w:rPr>
            <w:rFonts w:ascii="Arial" w:hAnsi="Arial" w:cs="Arial"/>
            <w:color w:val="000000" w:themeColor="text1"/>
            <w:sz w:val="22"/>
            <w:szCs w:val="22"/>
          </w:rPr>
          <w:fldChar w:fldCharType="separate"/>
        </w:r>
        <w:r w:rsidR="00A45D0C" w:rsidRPr="00575D1B">
          <w:rPr>
            <w:rFonts w:ascii="Aptos" w:hAnsi="Aptos"/>
            <w:sz w:val="22"/>
          </w:rPr>
          <w:t>(Kennedy and Gray 1993)</w:t>
        </w:r>
        <w:r w:rsidR="00A45D0C">
          <w:rPr>
            <w:rFonts w:ascii="Arial" w:hAnsi="Arial" w:cs="Arial"/>
            <w:color w:val="000000" w:themeColor="text1"/>
            <w:sz w:val="22"/>
            <w:szCs w:val="22"/>
          </w:rPr>
          <w:fldChar w:fldCharType="end"/>
        </w:r>
        <w:r w:rsidR="00A45D0C">
          <w:rPr>
            <w:rFonts w:ascii="Arial" w:hAnsi="Arial" w:cs="Arial"/>
            <w:color w:val="000000" w:themeColor="text1"/>
            <w:sz w:val="22"/>
            <w:szCs w:val="22"/>
          </w:rPr>
          <w:t xml:space="preserve">, 7485 </w:t>
        </w:r>
      </w:ins>
      <w:ins w:id="237" w:author="John M. Marzluff" w:date="2026-05-04T13:49:00Z" w16du:dateUtc="2026-05-04T19:49:00Z">
        <w:r w:rsidR="00A45D0C" w:rsidRPr="00777215">
          <w:rPr>
            <w:rFonts w:ascii="Arial" w:hAnsi="Arial" w:cs="Arial"/>
            <w:color w:val="000000" w:themeColor="text1"/>
            <w:sz w:val="22"/>
            <w:szCs w:val="22"/>
          </w:rPr>
          <w:t xml:space="preserve">(orange points in Fig. </w:t>
        </w:r>
        <w:r w:rsidR="00A45D0C">
          <w:rPr>
            <w:rFonts w:ascii="Arial" w:hAnsi="Arial" w:cs="Arial"/>
            <w:color w:val="000000" w:themeColor="text1"/>
            <w:sz w:val="22"/>
            <w:szCs w:val="22"/>
          </w:rPr>
          <w:t>3</w:t>
        </w:r>
        <w:r w:rsidR="00A45D0C" w:rsidRPr="00777215">
          <w:rPr>
            <w:rFonts w:ascii="Arial" w:hAnsi="Arial" w:cs="Arial"/>
            <w:color w:val="000000" w:themeColor="text1"/>
            <w:sz w:val="22"/>
            <w:szCs w:val="22"/>
          </w:rPr>
          <w:t xml:space="preserve">) </w:t>
        </w:r>
      </w:ins>
      <w:ins w:id="238" w:author="John M. Marzluff" w:date="2026-05-04T13:46:00Z" w16du:dateUtc="2026-05-04T19:46:00Z">
        <w:r w:rsidR="00A45D0C">
          <w:rPr>
            <w:rFonts w:ascii="Arial" w:hAnsi="Arial" w:cs="Arial"/>
            <w:color w:val="000000" w:themeColor="text1"/>
            <w:sz w:val="22"/>
            <w:szCs w:val="22"/>
          </w:rPr>
          <w:t>often left her territory</w:t>
        </w:r>
      </w:ins>
      <w:ins w:id="239" w:author="John M. Marzluff" w:date="2026-05-04T13:47:00Z" w16du:dateUtc="2026-05-04T19:47:00Z">
        <w:r w:rsidR="00A45D0C">
          <w:rPr>
            <w:rFonts w:ascii="Arial" w:hAnsi="Arial" w:cs="Arial"/>
            <w:color w:val="000000" w:themeColor="text1"/>
            <w:sz w:val="22"/>
            <w:szCs w:val="22"/>
          </w:rPr>
          <w:t>, possibly leading to an ideal free distribution of ravens between Old Faithful and West Yellowstone.</w:t>
        </w:r>
      </w:ins>
      <w:del w:id="240" w:author="John M. Marzluff" w:date="2026-05-04T13:48:00Z" w16du:dateUtc="2026-05-04T19:48:00Z">
        <w:r w:rsidR="00274EF1" w:rsidDel="00A45D0C">
          <w:rPr>
            <w:rFonts w:ascii="Arial" w:hAnsi="Arial" w:cs="Arial"/>
            <w:color w:val="000000" w:themeColor="text1"/>
            <w:sz w:val="22"/>
            <w:szCs w:val="22"/>
          </w:rPr>
          <w:delText xml:space="preserve">Competition decreasing foraging rates, leading to patch swapping is a classic example of OFT and </w:delText>
        </w:r>
        <w:r w:rsidR="005D7C4B" w:rsidDel="00A45D0C">
          <w:rPr>
            <w:rFonts w:ascii="Arial" w:hAnsi="Arial" w:cs="Arial"/>
            <w:color w:val="000000" w:themeColor="text1"/>
            <w:sz w:val="22"/>
            <w:szCs w:val="22"/>
          </w:rPr>
          <w:delText xml:space="preserve">the </w:delText>
        </w:r>
        <w:r w:rsidR="00575D1B" w:rsidDel="00A45D0C">
          <w:rPr>
            <w:rFonts w:ascii="Arial" w:hAnsi="Arial" w:cs="Arial"/>
            <w:color w:val="000000" w:themeColor="text1"/>
            <w:sz w:val="22"/>
            <w:szCs w:val="22"/>
          </w:rPr>
          <w:delText>i</w:delText>
        </w:r>
        <w:r w:rsidR="00274EF1" w:rsidDel="00A45D0C">
          <w:rPr>
            <w:rFonts w:ascii="Arial" w:hAnsi="Arial" w:cs="Arial"/>
            <w:color w:val="000000" w:themeColor="text1"/>
            <w:sz w:val="22"/>
            <w:szCs w:val="22"/>
          </w:rPr>
          <w:delText xml:space="preserve">deal </w:delText>
        </w:r>
        <w:r w:rsidR="00575D1B" w:rsidDel="00A45D0C">
          <w:rPr>
            <w:rFonts w:ascii="Arial" w:hAnsi="Arial" w:cs="Arial"/>
            <w:color w:val="000000" w:themeColor="text1"/>
            <w:sz w:val="22"/>
            <w:szCs w:val="22"/>
          </w:rPr>
          <w:delText>f</w:delText>
        </w:r>
        <w:r w:rsidR="00274EF1" w:rsidDel="00A45D0C">
          <w:rPr>
            <w:rFonts w:ascii="Arial" w:hAnsi="Arial" w:cs="Arial"/>
            <w:color w:val="000000" w:themeColor="text1"/>
            <w:sz w:val="22"/>
            <w:szCs w:val="22"/>
          </w:rPr>
          <w:delText xml:space="preserve">ree </w:delText>
        </w:r>
        <w:r w:rsidR="00575D1B" w:rsidDel="00A45D0C">
          <w:rPr>
            <w:rFonts w:ascii="Arial" w:hAnsi="Arial" w:cs="Arial"/>
            <w:color w:val="000000" w:themeColor="text1"/>
            <w:sz w:val="22"/>
            <w:szCs w:val="22"/>
          </w:rPr>
          <w:delText>d</w:delText>
        </w:r>
        <w:r w:rsidR="00274EF1" w:rsidDel="00A45D0C">
          <w:rPr>
            <w:rFonts w:ascii="Arial" w:hAnsi="Arial" w:cs="Arial"/>
            <w:color w:val="000000" w:themeColor="text1"/>
            <w:sz w:val="22"/>
            <w:szCs w:val="22"/>
          </w:rPr>
          <w:delText xml:space="preserve">istribution </w:delText>
        </w:r>
        <w:r w:rsidR="005D7C4B" w:rsidDel="00A45D0C">
          <w:rPr>
            <w:rFonts w:ascii="Arial" w:hAnsi="Arial" w:cs="Arial"/>
            <w:color w:val="000000" w:themeColor="text1"/>
            <w:sz w:val="22"/>
            <w:szCs w:val="22"/>
          </w:rPr>
          <w:delText xml:space="preserve">of individual </w:delText>
        </w:r>
        <w:r w:rsidR="00274EF1" w:rsidDel="00A45D0C">
          <w:rPr>
            <w:rFonts w:ascii="Arial" w:hAnsi="Arial" w:cs="Arial"/>
            <w:color w:val="000000" w:themeColor="text1"/>
            <w:sz w:val="22"/>
            <w:szCs w:val="22"/>
          </w:rPr>
          <w:delText>around resources</w:delText>
        </w:r>
      </w:del>
      <w:del w:id="241" w:author="John M. Marzluff" w:date="2026-05-04T13:46:00Z" w16du:dateUtc="2026-05-04T19:46:00Z">
        <w:r w:rsidR="00575D1B" w:rsidDel="00A45D0C">
          <w:rPr>
            <w:rFonts w:ascii="Arial" w:hAnsi="Arial" w:cs="Arial"/>
            <w:color w:val="000000" w:themeColor="text1"/>
            <w:sz w:val="22"/>
            <w:szCs w:val="22"/>
          </w:rPr>
          <w:delText xml:space="preserve"> </w:delText>
        </w:r>
        <w:r w:rsidR="00575D1B" w:rsidDel="00A45D0C">
          <w:rPr>
            <w:rFonts w:ascii="Arial" w:hAnsi="Arial" w:cs="Arial"/>
            <w:color w:val="000000" w:themeColor="text1"/>
            <w:sz w:val="22"/>
            <w:szCs w:val="22"/>
          </w:rPr>
          <w:fldChar w:fldCharType="begin"/>
        </w:r>
        <w:r w:rsidR="00575D1B" w:rsidDel="00A45D0C">
          <w:rPr>
            <w:rFonts w:ascii="Arial" w:hAnsi="Arial" w:cs="Arial"/>
            <w:color w:val="000000" w:themeColor="text1"/>
            <w:sz w:val="22"/>
            <w:szCs w:val="22"/>
          </w:rPr>
          <w:delInstrText xml:space="preserve"> ADDIN ZOTERO_ITEM CSL_CITATION {"citationID":"uANWiP19","properties":{"unsorted":false,"formattedCitation":"(Kennedy and Gray 1993)","plainCitation":"(Kennedy and Gray 1993)","noteIndex":0},"citationItems":[{"id":1964,"uris":["http://zotero.org/users/9968163/items/SFTPVKKM"],"itemData":{"id":1964,"type":"article-journal","abstract":"Opinions differ on the empirical success of the Ideal Free Distribution. The Ideal Free model predicts that the distribution of organisms between resource sites should match the distribution of resources. Many studies report support for this prediction. We review tests of this model utilising a method of analysis derived from the psychological principle called the matching law. Our reanalysis revealed that the distribution of organisms is consistently less extreme than the distribution of resources. This systematic deviation from the Ideal Free Distribution means organisms underuse richer sites and overuse poorer sites. We examine how deviations from the Ideal Free Distribution may arise as a consequence of discrimination constraints, competitive interactions, competitive asymmetries and travel between sites, and recommend ways in which the design of future tests of the Ideal Free Distribution may be improved.","container-title":"Oikos","DOI":"10.2307/3545322","ISSN":"0030-1299","issue":"1","page":"158-166","publisher":"[Nordic Society Oikos, Wiley]","source":"JSTOR","title":"Can Ecological Theory Predict the Distribution of Foraging Animals? A Critical Analysis of Experiments on the Ideal Free Distribution","title-short":"Can Ecological Theory Predict the Distribution of Foraging Animals?","volume":"68","author":[{"family":"Kennedy","given":"Martyn"},{"family":"Gray","given":"Russell D."}],"issued":{"date-parts":[["1993"]]}}}],"schema":"https://github.com/citation-style-language/schema/raw/master/csl-citation.json"} </w:delInstrText>
        </w:r>
        <w:r w:rsidR="00575D1B" w:rsidDel="00A45D0C">
          <w:rPr>
            <w:rFonts w:ascii="Arial" w:hAnsi="Arial" w:cs="Arial"/>
            <w:color w:val="000000" w:themeColor="text1"/>
            <w:sz w:val="22"/>
            <w:szCs w:val="22"/>
          </w:rPr>
          <w:fldChar w:fldCharType="separate"/>
        </w:r>
        <w:r w:rsidR="00575D1B" w:rsidRPr="00575D1B" w:rsidDel="00A45D0C">
          <w:rPr>
            <w:rFonts w:ascii="Aptos" w:hAnsi="Aptos"/>
            <w:sz w:val="22"/>
          </w:rPr>
          <w:delText>(Kennedy and Gray 1993)</w:delText>
        </w:r>
        <w:r w:rsidR="00575D1B" w:rsidDel="00A45D0C">
          <w:rPr>
            <w:rFonts w:ascii="Arial" w:hAnsi="Arial" w:cs="Arial"/>
            <w:color w:val="000000" w:themeColor="text1"/>
            <w:sz w:val="22"/>
            <w:szCs w:val="22"/>
          </w:rPr>
          <w:fldChar w:fldCharType="end"/>
        </w:r>
      </w:del>
      <w:del w:id="242" w:author="John M. Marzluff" w:date="2026-05-04T13:48:00Z" w16du:dateUtc="2026-05-04T19:48:00Z">
        <w:r w:rsidR="00274EF1" w:rsidDel="00A45D0C">
          <w:rPr>
            <w:rFonts w:ascii="Arial" w:hAnsi="Arial" w:cs="Arial"/>
            <w:color w:val="000000" w:themeColor="text1"/>
            <w:sz w:val="22"/>
            <w:szCs w:val="22"/>
          </w:rPr>
          <w:delText>.</w:delText>
        </w:r>
      </w:del>
    </w:p>
    <w:p w14:paraId="59466C98" w14:textId="1B3EAAE3" w:rsidR="00564FF3" w:rsidRDefault="0041326C" w:rsidP="000C533F">
      <w:pPr>
        <w:spacing w:line="480" w:lineRule="auto"/>
        <w:ind w:firstLine="720"/>
        <w:rPr>
          <w:ins w:id="243" w:author="John M. Marzluff" w:date="2026-05-04T10:25:00Z" w16du:dateUtc="2026-05-04T16:25:00Z"/>
          <w:rFonts w:ascii="Arial" w:hAnsi="Arial" w:cs="Arial"/>
          <w:color w:val="000000" w:themeColor="text1"/>
          <w:sz w:val="22"/>
          <w:szCs w:val="22"/>
        </w:rPr>
      </w:pPr>
      <w:r w:rsidRPr="00777215">
        <w:rPr>
          <w:rFonts w:ascii="Arial" w:hAnsi="Arial" w:cs="Arial"/>
          <w:color w:val="000000" w:themeColor="text1"/>
          <w:sz w:val="22"/>
          <w:szCs w:val="22"/>
        </w:rPr>
        <w:t>In a system where raven territories are far</w:t>
      </w:r>
      <w:del w:id="244" w:author="John M. Marzluff" w:date="2026-05-04T13:48:00Z" w16du:dateUtc="2026-05-04T19:48:00Z">
        <w:r w:rsidRPr="00777215" w:rsidDel="00A45D0C">
          <w:rPr>
            <w:rFonts w:ascii="Arial" w:hAnsi="Arial" w:cs="Arial"/>
            <w:color w:val="000000" w:themeColor="text1"/>
            <w:sz w:val="22"/>
            <w:szCs w:val="22"/>
          </w:rPr>
          <w:delText>ther</w:delText>
        </w:r>
      </w:del>
      <w:r w:rsidRPr="00777215">
        <w:rPr>
          <w:rFonts w:ascii="Arial" w:hAnsi="Arial" w:cs="Arial"/>
          <w:color w:val="000000" w:themeColor="text1"/>
          <w:sz w:val="22"/>
          <w:szCs w:val="22"/>
        </w:rPr>
        <w:t xml:space="preserve"> from predictable foraging locations</w:t>
      </w:r>
      <w:r w:rsidR="007B2757">
        <w:rPr>
          <w:rFonts w:ascii="Arial" w:hAnsi="Arial" w:cs="Arial"/>
          <w:color w:val="000000" w:themeColor="text1"/>
          <w:sz w:val="22"/>
          <w:szCs w:val="22"/>
        </w:rPr>
        <w:t xml:space="preserve"> </w:t>
      </w:r>
      <w:ins w:id="245" w:author="John M. Marzluff" w:date="2026-05-04T13:48:00Z" w16du:dateUtc="2026-05-04T19:48:00Z">
        <w:r w:rsidR="00A45D0C">
          <w:rPr>
            <w:rFonts w:ascii="Arial" w:hAnsi="Arial" w:cs="Arial"/>
            <w:color w:val="000000" w:themeColor="text1"/>
            <w:sz w:val="22"/>
            <w:szCs w:val="22"/>
          </w:rPr>
          <w:t xml:space="preserve">(e.g., </w:t>
        </w:r>
      </w:ins>
      <w:del w:id="246" w:author="John M. Marzluff" w:date="2026-05-04T13:48:00Z" w16du:dateUtc="2026-05-04T19:48:00Z">
        <w:r w:rsidR="007B2757" w:rsidDel="00A45D0C">
          <w:rPr>
            <w:rFonts w:ascii="Arial" w:hAnsi="Arial" w:cs="Arial"/>
            <w:color w:val="000000" w:themeColor="text1"/>
            <w:sz w:val="22"/>
            <w:szCs w:val="22"/>
          </w:rPr>
          <w:delText xml:space="preserve">like </w:delText>
        </w:r>
      </w:del>
      <w:r w:rsidR="007B2757">
        <w:rPr>
          <w:rFonts w:ascii="Arial" w:hAnsi="Arial" w:cs="Arial"/>
          <w:color w:val="000000" w:themeColor="text1"/>
          <w:sz w:val="22"/>
          <w:szCs w:val="22"/>
        </w:rPr>
        <w:t>anthropogenic resources</w:t>
      </w:r>
      <w:ins w:id="247" w:author="John M. Marzluff" w:date="2026-05-04T13:48:00Z" w16du:dateUtc="2026-05-04T19:48:00Z">
        <w:r w:rsidR="00A45D0C">
          <w:rPr>
            <w:rFonts w:ascii="Arial" w:hAnsi="Arial" w:cs="Arial"/>
            <w:color w:val="000000" w:themeColor="text1"/>
            <w:sz w:val="22"/>
            <w:szCs w:val="22"/>
          </w:rPr>
          <w:t>)</w:t>
        </w:r>
      </w:ins>
      <w:r w:rsidRPr="00777215">
        <w:rPr>
          <w:rFonts w:ascii="Arial" w:hAnsi="Arial" w:cs="Arial"/>
          <w:color w:val="000000" w:themeColor="text1"/>
          <w:sz w:val="22"/>
          <w:szCs w:val="22"/>
        </w:rPr>
        <w:t xml:space="preserve">, the decision to travel away from the territory becomes more nuanced. </w:t>
      </w:r>
      <w:ins w:id="248" w:author="John M. Marzluff" w:date="2026-05-04T13:50:00Z" w16du:dateUtc="2026-05-04T19:50:00Z">
        <w:r w:rsidR="00A45D0C">
          <w:rPr>
            <w:rFonts w:ascii="Arial" w:hAnsi="Arial" w:cs="Arial"/>
            <w:color w:val="000000" w:themeColor="text1"/>
            <w:sz w:val="22"/>
            <w:szCs w:val="22"/>
          </w:rPr>
          <w:t xml:space="preserve">Some birds, such as 7485, </w:t>
        </w:r>
      </w:ins>
      <w:ins w:id="249" w:author="John M. Marzluff" w:date="2026-05-04T13:51:00Z" w16du:dateUtc="2026-05-04T19:51:00Z">
        <w:r w:rsidR="00A45D0C">
          <w:rPr>
            <w:rFonts w:ascii="Arial" w:hAnsi="Arial" w:cs="Arial"/>
            <w:color w:val="000000" w:themeColor="text1"/>
            <w:sz w:val="22"/>
            <w:szCs w:val="22"/>
          </w:rPr>
          <w:t xml:space="preserve">may be unable to access recreational hunting areas </w:t>
        </w:r>
      </w:ins>
      <w:ins w:id="250" w:author="John M. Marzluff" w:date="2026-05-04T13:52:00Z" w16du:dateUtc="2026-05-04T19:52:00Z">
        <w:r w:rsidR="00A45D0C">
          <w:rPr>
            <w:rFonts w:ascii="Arial" w:hAnsi="Arial" w:cs="Arial"/>
            <w:color w:val="000000" w:themeColor="text1"/>
            <w:sz w:val="22"/>
            <w:szCs w:val="22"/>
          </w:rPr>
          <w:t>given the short day</w:t>
        </w:r>
      </w:ins>
      <w:ins w:id="251" w:author="John M. Marzluff" w:date="2026-05-04T13:53:00Z" w16du:dateUtc="2026-05-04T19:53:00Z">
        <w:r w:rsidR="00A45D0C">
          <w:rPr>
            <w:rFonts w:ascii="Arial" w:hAnsi="Arial" w:cs="Arial"/>
            <w:color w:val="000000" w:themeColor="text1"/>
            <w:sz w:val="22"/>
            <w:szCs w:val="22"/>
          </w:rPr>
          <w:t xml:space="preserve"> </w:t>
        </w:r>
      </w:ins>
      <w:ins w:id="252" w:author="John M. Marzluff" w:date="2026-05-04T13:52:00Z" w16du:dateUtc="2026-05-04T19:52:00Z">
        <w:r w:rsidR="00A45D0C">
          <w:rPr>
            <w:rFonts w:ascii="Arial" w:hAnsi="Arial" w:cs="Arial"/>
            <w:color w:val="000000" w:themeColor="text1"/>
            <w:sz w:val="22"/>
            <w:szCs w:val="22"/>
          </w:rPr>
          <w:t>len</w:t>
        </w:r>
      </w:ins>
      <w:ins w:id="253" w:author="John M. Marzluff" w:date="2026-05-04T13:53:00Z" w16du:dateUtc="2026-05-04T19:53:00Z">
        <w:r w:rsidR="00A45D0C">
          <w:rPr>
            <w:rFonts w:ascii="Arial" w:hAnsi="Arial" w:cs="Arial"/>
            <w:color w:val="000000" w:themeColor="text1"/>
            <w:sz w:val="22"/>
            <w:szCs w:val="22"/>
          </w:rPr>
          <w:t>g</w:t>
        </w:r>
      </w:ins>
      <w:ins w:id="254" w:author="John M. Marzluff" w:date="2026-05-04T13:52:00Z" w16du:dateUtc="2026-05-04T19:52:00Z">
        <w:r w:rsidR="00A45D0C">
          <w:rPr>
            <w:rFonts w:ascii="Arial" w:hAnsi="Arial" w:cs="Arial"/>
            <w:color w:val="000000" w:themeColor="text1"/>
            <w:sz w:val="22"/>
            <w:szCs w:val="22"/>
          </w:rPr>
          <w:t xml:space="preserve">th during winter. </w:t>
        </w:r>
      </w:ins>
      <w:del w:id="255" w:author="John M. Marzluff" w:date="2026-05-04T13:52:00Z" w16du:dateUtc="2026-05-04T19:52:00Z">
        <w:r w:rsidR="00564FF3" w:rsidRPr="00777215" w:rsidDel="00A45D0C">
          <w:rPr>
            <w:rFonts w:ascii="Arial" w:hAnsi="Arial" w:cs="Arial"/>
            <w:color w:val="000000" w:themeColor="text1"/>
            <w:sz w:val="22"/>
            <w:szCs w:val="22"/>
          </w:rPr>
          <w:delText xml:space="preserve">Ravens </w:delText>
        </w:r>
        <w:r w:rsidR="005132EC" w:rsidDel="00A45D0C">
          <w:rPr>
            <w:rFonts w:ascii="Arial" w:hAnsi="Arial" w:cs="Arial"/>
            <w:color w:val="000000" w:themeColor="text1"/>
            <w:sz w:val="22"/>
            <w:szCs w:val="22"/>
          </w:rPr>
          <w:delText>holding</w:delText>
        </w:r>
        <w:r w:rsidR="00564FF3" w:rsidRPr="00777215" w:rsidDel="00A45D0C">
          <w:rPr>
            <w:rFonts w:ascii="Arial" w:hAnsi="Arial" w:cs="Arial"/>
            <w:color w:val="000000" w:themeColor="text1"/>
            <w:sz w:val="22"/>
            <w:szCs w:val="22"/>
          </w:rPr>
          <w:delText xml:space="preserve"> territories far from the hunting regions </w:delText>
        </w:r>
        <w:r w:rsidR="00FE13DF" w:rsidDel="00A45D0C">
          <w:rPr>
            <w:rFonts w:ascii="Arial" w:hAnsi="Arial" w:cs="Arial"/>
            <w:color w:val="000000" w:themeColor="text1"/>
            <w:sz w:val="22"/>
            <w:szCs w:val="22"/>
          </w:rPr>
          <w:delText>may</w:delText>
        </w:r>
        <w:r w:rsidR="00564FF3" w:rsidRPr="00777215" w:rsidDel="00A45D0C">
          <w:rPr>
            <w:rFonts w:ascii="Arial" w:hAnsi="Arial" w:cs="Arial"/>
            <w:color w:val="000000" w:themeColor="text1"/>
            <w:sz w:val="22"/>
            <w:szCs w:val="22"/>
          </w:rPr>
          <w:delText xml:space="preserve"> choose </w:delText>
        </w:r>
        <w:r w:rsidR="00FE13DF" w:rsidDel="00A45D0C">
          <w:rPr>
            <w:rFonts w:ascii="Arial" w:hAnsi="Arial" w:cs="Arial"/>
            <w:color w:val="000000" w:themeColor="text1"/>
            <w:sz w:val="22"/>
            <w:szCs w:val="22"/>
          </w:rPr>
          <w:delText xml:space="preserve">to visit </w:delText>
        </w:r>
        <w:r w:rsidR="00564FF3" w:rsidRPr="00777215" w:rsidDel="00A45D0C">
          <w:rPr>
            <w:rFonts w:ascii="Arial" w:hAnsi="Arial" w:cs="Arial"/>
            <w:color w:val="000000" w:themeColor="text1"/>
            <w:sz w:val="22"/>
            <w:szCs w:val="22"/>
          </w:rPr>
          <w:delText xml:space="preserve">other human areas </w:delText>
        </w:r>
        <w:r w:rsidR="00211B5B" w:rsidDel="00A45D0C">
          <w:rPr>
            <w:rFonts w:ascii="Arial" w:hAnsi="Arial" w:cs="Arial"/>
            <w:color w:val="000000" w:themeColor="text1"/>
            <w:sz w:val="22"/>
            <w:szCs w:val="22"/>
          </w:rPr>
          <w:delText>to</w:delText>
        </w:r>
        <w:r w:rsidR="00564FF3" w:rsidRPr="00777215" w:rsidDel="00A45D0C">
          <w:rPr>
            <w:rFonts w:ascii="Arial" w:hAnsi="Arial" w:cs="Arial"/>
            <w:color w:val="000000" w:themeColor="text1"/>
            <w:sz w:val="22"/>
            <w:szCs w:val="22"/>
          </w:rPr>
          <w:delText xml:space="preserve"> forag</w:delText>
        </w:r>
        <w:r w:rsidR="00211B5B" w:rsidDel="00A45D0C">
          <w:rPr>
            <w:rFonts w:ascii="Arial" w:hAnsi="Arial" w:cs="Arial"/>
            <w:color w:val="000000" w:themeColor="text1"/>
            <w:sz w:val="22"/>
            <w:szCs w:val="22"/>
          </w:rPr>
          <w:delText>e</w:delText>
        </w:r>
        <w:r w:rsidR="00564FF3" w:rsidRPr="00777215" w:rsidDel="00A45D0C">
          <w:rPr>
            <w:rFonts w:ascii="Arial" w:hAnsi="Arial" w:cs="Arial"/>
            <w:color w:val="000000" w:themeColor="text1"/>
            <w:sz w:val="22"/>
            <w:szCs w:val="22"/>
          </w:rPr>
          <w:delText xml:space="preserve">. 7485 </w:delText>
        </w:r>
      </w:del>
      <w:del w:id="256" w:author="John M. Marzluff" w:date="2026-05-04T13:49:00Z" w16du:dateUtc="2026-05-04T19:49:00Z">
        <w:r w:rsidR="00564FF3" w:rsidRPr="00777215" w:rsidDel="00A45D0C">
          <w:rPr>
            <w:rFonts w:ascii="Arial" w:hAnsi="Arial" w:cs="Arial"/>
            <w:color w:val="000000" w:themeColor="text1"/>
            <w:sz w:val="22"/>
            <w:szCs w:val="22"/>
          </w:rPr>
          <w:delText xml:space="preserve">(orange points in Fig. </w:delText>
        </w:r>
        <w:r w:rsidR="00413D38" w:rsidDel="00A45D0C">
          <w:rPr>
            <w:rFonts w:ascii="Arial" w:hAnsi="Arial" w:cs="Arial"/>
            <w:color w:val="000000" w:themeColor="text1"/>
            <w:sz w:val="22"/>
            <w:szCs w:val="22"/>
          </w:rPr>
          <w:delText>3</w:delText>
        </w:r>
        <w:r w:rsidR="00564FF3" w:rsidRPr="00777215" w:rsidDel="00A45D0C">
          <w:rPr>
            <w:rFonts w:ascii="Arial" w:hAnsi="Arial" w:cs="Arial"/>
            <w:color w:val="000000" w:themeColor="text1"/>
            <w:sz w:val="22"/>
            <w:szCs w:val="22"/>
          </w:rPr>
          <w:delText xml:space="preserve">) </w:delText>
        </w:r>
      </w:del>
      <w:del w:id="257" w:author="John M. Marzluff" w:date="2026-05-04T13:52:00Z" w16du:dateUtc="2026-05-04T19:52:00Z">
        <w:r w:rsidR="00564FF3" w:rsidRPr="00777215" w:rsidDel="00A45D0C">
          <w:rPr>
            <w:rFonts w:ascii="Arial" w:hAnsi="Arial" w:cs="Arial"/>
            <w:color w:val="000000" w:themeColor="text1"/>
            <w:sz w:val="22"/>
            <w:szCs w:val="22"/>
          </w:rPr>
          <w:delText>frequently chose to visit West Yellowstone,</w:delText>
        </w:r>
        <w:r w:rsidR="005F346D" w:rsidDel="00A45D0C">
          <w:rPr>
            <w:rFonts w:ascii="Arial" w:hAnsi="Arial" w:cs="Arial"/>
            <w:color w:val="000000" w:themeColor="text1"/>
            <w:sz w:val="22"/>
            <w:szCs w:val="22"/>
          </w:rPr>
          <w:delText xml:space="preserve"> MT</w:delText>
        </w:r>
        <w:r w:rsidR="00564FF3" w:rsidRPr="00777215" w:rsidDel="00A45D0C">
          <w:rPr>
            <w:rFonts w:ascii="Arial" w:hAnsi="Arial" w:cs="Arial"/>
            <w:color w:val="000000" w:themeColor="text1"/>
            <w:sz w:val="22"/>
            <w:szCs w:val="22"/>
          </w:rPr>
          <w:delText xml:space="preserve">. Carrion may be preferred by ravens when both are equally available, but the commute time for ravens farthest from recreational hunting may be more than a third of daylight hours, during which they cannot perform any other critical behaviors. This leads to an optimization decision where individuals choose the less-preferred resource with the lower travel cost. </w:delText>
        </w:r>
      </w:del>
      <w:r w:rsidR="00564FF3" w:rsidRPr="00777215">
        <w:rPr>
          <w:rFonts w:ascii="Arial" w:hAnsi="Arial" w:cs="Arial"/>
          <w:color w:val="000000" w:themeColor="text1"/>
          <w:sz w:val="22"/>
          <w:szCs w:val="22"/>
        </w:rPr>
        <w:t xml:space="preserve">For territories equidistant from multiple anthropogenic resources (purple dots in Fig. </w:t>
      </w:r>
      <w:r w:rsidR="00413D38">
        <w:rPr>
          <w:rFonts w:ascii="Arial" w:hAnsi="Arial" w:cs="Arial"/>
          <w:color w:val="000000" w:themeColor="text1"/>
          <w:sz w:val="22"/>
          <w:szCs w:val="22"/>
        </w:rPr>
        <w:t>3</w:t>
      </w:r>
      <w:r w:rsidR="00564FF3" w:rsidRPr="00777215">
        <w:rPr>
          <w:rFonts w:ascii="Arial" w:hAnsi="Arial" w:cs="Arial"/>
          <w:color w:val="000000" w:themeColor="text1"/>
          <w:sz w:val="22"/>
          <w:szCs w:val="22"/>
        </w:rPr>
        <w:t xml:space="preserve">), </w:t>
      </w:r>
      <w:del w:id="258" w:author="John M. Marzluff" w:date="2026-05-04T13:53:00Z" w16du:dateUtc="2026-05-04T19:53:00Z">
        <w:r w:rsidR="00564FF3" w:rsidRPr="00777215" w:rsidDel="00A45D0C">
          <w:rPr>
            <w:rFonts w:ascii="Arial" w:hAnsi="Arial" w:cs="Arial"/>
            <w:color w:val="000000" w:themeColor="text1"/>
            <w:sz w:val="22"/>
            <w:szCs w:val="22"/>
          </w:rPr>
          <w:delText xml:space="preserve">the </w:delText>
        </w:r>
      </w:del>
      <w:r w:rsidR="00564FF3" w:rsidRPr="00777215">
        <w:rPr>
          <w:rFonts w:ascii="Arial" w:hAnsi="Arial" w:cs="Arial"/>
          <w:color w:val="000000" w:themeColor="text1"/>
          <w:sz w:val="22"/>
          <w:szCs w:val="22"/>
        </w:rPr>
        <w:t>raven</w:t>
      </w:r>
      <w:ins w:id="259" w:author="John M. Marzluff" w:date="2026-05-04T13:53:00Z" w16du:dateUtc="2026-05-04T19:53:00Z">
        <w:r w:rsidR="00A45D0C">
          <w:rPr>
            <w:rFonts w:ascii="Arial" w:hAnsi="Arial" w:cs="Arial"/>
            <w:color w:val="000000" w:themeColor="text1"/>
            <w:sz w:val="22"/>
            <w:szCs w:val="22"/>
          </w:rPr>
          <w:t>s</w:t>
        </w:r>
      </w:ins>
      <w:r w:rsidR="00564FF3" w:rsidRPr="00777215">
        <w:rPr>
          <w:rFonts w:ascii="Arial" w:hAnsi="Arial" w:cs="Arial"/>
          <w:color w:val="000000" w:themeColor="text1"/>
          <w:sz w:val="22"/>
          <w:szCs w:val="22"/>
        </w:rPr>
        <w:t xml:space="preserve"> often chose the hunting regions that have greater hunting effort. However, they still occasionally made trips to the alternative anthropogenic site</w:t>
      </w:r>
      <w:ins w:id="260" w:author="John M. Marzluff" w:date="2026-05-04T13:53:00Z" w16du:dateUtc="2026-05-04T19:53:00Z">
        <w:r w:rsidR="00A45D0C">
          <w:rPr>
            <w:rFonts w:ascii="Arial" w:hAnsi="Arial" w:cs="Arial"/>
            <w:color w:val="000000" w:themeColor="text1"/>
            <w:sz w:val="22"/>
            <w:szCs w:val="22"/>
          </w:rPr>
          <w:t>s</w:t>
        </w:r>
      </w:ins>
      <w:r w:rsidR="00564FF3">
        <w:rPr>
          <w:rFonts w:ascii="Arial" w:hAnsi="Arial" w:cs="Arial"/>
          <w:color w:val="000000" w:themeColor="text1"/>
          <w:sz w:val="22"/>
          <w:szCs w:val="22"/>
        </w:rPr>
        <w:t xml:space="preserve"> (West Yellowstone)</w:t>
      </w:r>
      <w:r w:rsidR="00564FF3" w:rsidRPr="00777215">
        <w:rPr>
          <w:rFonts w:ascii="Arial" w:hAnsi="Arial" w:cs="Arial"/>
          <w:color w:val="000000" w:themeColor="text1"/>
          <w:sz w:val="22"/>
          <w:szCs w:val="22"/>
        </w:rPr>
        <w:t xml:space="preserve">. These occasional trips </w:t>
      </w:r>
      <w:ins w:id="261" w:author="John M. Marzluff" w:date="2026-05-04T13:53:00Z" w16du:dateUtc="2026-05-04T19:53:00Z">
        <w:r w:rsidR="00A45D0C">
          <w:rPr>
            <w:rFonts w:ascii="Arial" w:hAnsi="Arial" w:cs="Arial"/>
            <w:color w:val="000000" w:themeColor="text1"/>
            <w:sz w:val="22"/>
            <w:szCs w:val="22"/>
          </w:rPr>
          <w:t xml:space="preserve">may </w:t>
        </w:r>
      </w:ins>
      <w:r w:rsidR="00564FF3" w:rsidRPr="00777215">
        <w:rPr>
          <w:rFonts w:ascii="Arial" w:hAnsi="Arial" w:cs="Arial"/>
          <w:color w:val="000000" w:themeColor="text1"/>
          <w:sz w:val="22"/>
          <w:szCs w:val="22"/>
        </w:rPr>
        <w:t xml:space="preserve">allow them to update their knowledge </w:t>
      </w:r>
      <w:del w:id="262" w:author="John M. Marzluff" w:date="2026-05-04T13:53:00Z" w16du:dateUtc="2026-05-04T19:53:00Z">
        <w:r w:rsidR="00564FF3" w:rsidRPr="00777215" w:rsidDel="00A45D0C">
          <w:rPr>
            <w:rFonts w:ascii="Arial" w:hAnsi="Arial" w:cs="Arial"/>
            <w:color w:val="000000" w:themeColor="text1"/>
            <w:sz w:val="22"/>
            <w:szCs w:val="22"/>
          </w:rPr>
          <w:delText xml:space="preserve">about the foraging conditions </w:delText>
        </w:r>
      </w:del>
      <w:r w:rsidR="00564FF3" w:rsidRPr="00777215">
        <w:rPr>
          <w:rFonts w:ascii="Arial" w:hAnsi="Arial" w:cs="Arial"/>
          <w:color w:val="000000" w:themeColor="text1"/>
          <w:sz w:val="22"/>
          <w:szCs w:val="22"/>
        </w:rPr>
        <w:t xml:space="preserve">of distant patches </w:t>
      </w:r>
      <w:r w:rsidR="00564FF3" w:rsidRPr="00777215">
        <w:rPr>
          <w:rFonts w:ascii="Arial" w:hAnsi="Arial" w:cs="Arial"/>
          <w:color w:val="000000" w:themeColor="text1"/>
          <w:sz w:val="22"/>
          <w:szCs w:val="22"/>
        </w:rPr>
        <w:fldChar w:fldCharType="begin"/>
      </w:r>
      <w:r w:rsidR="00564FF3">
        <w:rPr>
          <w:rFonts w:ascii="Arial" w:hAnsi="Arial" w:cs="Arial"/>
          <w:color w:val="000000" w:themeColor="text1"/>
          <w:sz w:val="22"/>
          <w:szCs w:val="22"/>
        </w:rPr>
        <w:instrText xml:space="preserve"> ADDIN ZOTERO_ITEM CSL_CITATION {"citationID":"4hwcMV3J","properties":{"unsorted":false,"formattedCitation":"(Smith and Sweatman 1974)","plainCitation":"(Smith and Sweatman 1974)","noteIndex":0},"citationItems":[{"id":1287,"uris":["http://zotero.org/users/9968163/items/7WMTPED8"],"itemData":{"id":1287,"type":"article-journal","abstract":"The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A."}],"issued":{"date-parts":[["1974"]]}}}],"schema":"https://github.com/citation-style-language/schema/raw/master/csl-citation.json"} </w:instrText>
      </w:r>
      <w:r w:rsidR="00564FF3" w:rsidRPr="00777215">
        <w:rPr>
          <w:rFonts w:ascii="Arial" w:hAnsi="Arial" w:cs="Arial"/>
          <w:color w:val="000000" w:themeColor="text1"/>
          <w:sz w:val="22"/>
          <w:szCs w:val="22"/>
        </w:rPr>
        <w:fldChar w:fldCharType="separate"/>
      </w:r>
      <w:r w:rsidR="00564FF3" w:rsidRPr="00777215">
        <w:rPr>
          <w:rFonts w:ascii="Arial" w:hAnsi="Arial" w:cs="Arial"/>
          <w:color w:val="000000" w:themeColor="text1"/>
          <w:sz w:val="22"/>
          <w:szCs w:val="22"/>
        </w:rPr>
        <w:t>(Smith and Sweatman 1974)</w:t>
      </w:r>
      <w:r w:rsidR="00564FF3" w:rsidRPr="00777215">
        <w:rPr>
          <w:rFonts w:ascii="Arial" w:hAnsi="Arial" w:cs="Arial"/>
          <w:color w:val="000000" w:themeColor="text1"/>
          <w:sz w:val="22"/>
          <w:szCs w:val="22"/>
        </w:rPr>
        <w:fldChar w:fldCharType="end"/>
      </w:r>
      <w:r w:rsidR="00564FF3" w:rsidRPr="00777215">
        <w:rPr>
          <w:rFonts w:ascii="Arial" w:hAnsi="Arial" w:cs="Arial"/>
          <w:color w:val="000000" w:themeColor="text1"/>
          <w:sz w:val="22"/>
          <w:szCs w:val="22"/>
        </w:rPr>
        <w:t>. West Yellowstone primarily offers refuse as the primary foraging opportunity for ravens</w:t>
      </w:r>
      <w:ins w:id="263" w:author="John M. Marzluff" w:date="2026-05-04T13:54:00Z" w16du:dateUtc="2026-05-04T19:54:00Z">
        <w:r w:rsidR="00A45D0C">
          <w:rPr>
            <w:rFonts w:ascii="Arial" w:hAnsi="Arial" w:cs="Arial"/>
            <w:color w:val="000000" w:themeColor="text1"/>
            <w:sz w:val="22"/>
            <w:szCs w:val="22"/>
          </w:rPr>
          <w:t>,</w:t>
        </w:r>
      </w:ins>
      <w:r w:rsidR="00564FF3" w:rsidRPr="00777215">
        <w:rPr>
          <w:rFonts w:ascii="Arial" w:hAnsi="Arial" w:cs="Arial"/>
          <w:color w:val="000000" w:themeColor="text1"/>
          <w:sz w:val="22"/>
          <w:szCs w:val="22"/>
        </w:rPr>
        <w:t xml:space="preserve"> but also has variable bison hunting effort </w:t>
      </w:r>
      <w:commentRangeStart w:id="264"/>
      <w:commentRangeStart w:id="265"/>
      <w:r w:rsidR="00564FF3" w:rsidRPr="00777215">
        <w:rPr>
          <w:rFonts w:ascii="Arial" w:hAnsi="Arial" w:cs="Arial"/>
          <w:color w:val="000000" w:themeColor="text1"/>
          <w:sz w:val="22"/>
          <w:szCs w:val="22"/>
        </w:rPr>
        <w:t>between years</w:t>
      </w:r>
      <w:commentRangeEnd w:id="264"/>
      <w:r w:rsidR="00564FF3" w:rsidRPr="00777215">
        <w:rPr>
          <w:rStyle w:val="CommentReference"/>
          <w:rFonts w:ascii="Arial" w:hAnsi="Arial" w:cs="Arial"/>
          <w:color w:val="000000" w:themeColor="text1"/>
          <w:sz w:val="22"/>
          <w:szCs w:val="22"/>
        </w:rPr>
        <w:commentReference w:id="264"/>
      </w:r>
      <w:commentRangeEnd w:id="265"/>
      <w:r w:rsidR="00A55F7C" w:rsidRPr="00777215">
        <w:rPr>
          <w:rStyle w:val="CommentReference"/>
          <w:rFonts w:ascii="Arial" w:hAnsi="Arial" w:cs="Arial"/>
          <w:color w:val="000000" w:themeColor="text1"/>
          <w:sz w:val="22"/>
          <w:szCs w:val="22"/>
        </w:rPr>
        <w:commentReference w:id="265"/>
      </w:r>
      <w:r w:rsidR="00564FF3" w:rsidRPr="00777215">
        <w:rPr>
          <w:rFonts w:ascii="Arial" w:hAnsi="Arial" w:cs="Arial"/>
          <w:color w:val="000000" w:themeColor="text1"/>
          <w:sz w:val="22"/>
          <w:szCs w:val="22"/>
        </w:rPr>
        <w:t xml:space="preserve">. </w:t>
      </w:r>
    </w:p>
    <w:p w14:paraId="07A03350" w14:textId="74D010E3" w:rsidR="008F02C2" w:rsidRPr="00777215" w:rsidDel="00A45D0C" w:rsidRDefault="00A45D0C" w:rsidP="000C533F">
      <w:pPr>
        <w:spacing w:line="480" w:lineRule="auto"/>
        <w:ind w:firstLine="720"/>
        <w:rPr>
          <w:del w:id="266" w:author="John M. Marzluff" w:date="2026-05-04T14:00:00Z" w16du:dateUtc="2026-05-04T20:00:00Z"/>
          <w:rFonts w:ascii="Arial" w:hAnsi="Arial" w:cs="Arial"/>
          <w:color w:val="000000" w:themeColor="text1"/>
          <w:sz w:val="22"/>
          <w:szCs w:val="22"/>
        </w:rPr>
      </w:pPr>
      <w:ins w:id="267" w:author="John M. Marzluff" w:date="2026-05-04T14:00:00Z" w16du:dateUtc="2026-05-04T20:00:00Z">
        <w:r>
          <w:rPr>
            <w:rFonts w:ascii="Arial" w:hAnsi="Arial" w:cs="Arial"/>
            <w:color w:val="000000" w:themeColor="text1"/>
            <w:sz w:val="22"/>
            <w:szCs w:val="22"/>
          </w:rPr>
          <w:t xml:space="preserve">Our sampling of wolf kills and monitoring of ravens was </w:t>
        </w:r>
      </w:ins>
      <w:ins w:id="268" w:author="John M. Marzluff" w:date="2026-05-04T14:01:00Z" w16du:dateUtc="2026-05-04T20:01:00Z">
        <w:r>
          <w:rPr>
            <w:rFonts w:ascii="Arial" w:hAnsi="Arial" w:cs="Arial"/>
            <w:color w:val="000000" w:themeColor="text1"/>
            <w:sz w:val="22"/>
            <w:szCs w:val="22"/>
          </w:rPr>
          <w:t>im</w:t>
        </w:r>
      </w:ins>
      <w:ins w:id="269" w:author="John M. Marzluff" w:date="2026-05-04T14:00:00Z" w16du:dateUtc="2026-05-04T20:00:00Z">
        <w:r>
          <w:rPr>
            <w:rFonts w:ascii="Arial" w:hAnsi="Arial" w:cs="Arial"/>
            <w:color w:val="000000" w:themeColor="text1"/>
            <w:sz w:val="22"/>
            <w:szCs w:val="22"/>
          </w:rPr>
          <w:t>perfect</w:t>
        </w:r>
      </w:ins>
      <w:ins w:id="270" w:author="John M. Marzluff" w:date="2026-05-04T14:01:00Z" w16du:dateUtc="2026-05-04T20:01:00Z">
        <w:r>
          <w:rPr>
            <w:rFonts w:ascii="Arial" w:hAnsi="Arial" w:cs="Arial"/>
            <w:color w:val="000000" w:themeColor="text1"/>
            <w:sz w:val="22"/>
            <w:szCs w:val="22"/>
          </w:rPr>
          <w:t xml:space="preserve">. </w:t>
        </w:r>
      </w:ins>
    </w:p>
    <w:p w14:paraId="6153F68D" w14:textId="29F37BE4" w:rsidR="008C21D5" w:rsidRPr="00777215" w:rsidRDefault="008C21D5" w:rsidP="00A45D0C">
      <w:pPr>
        <w:spacing w:line="480" w:lineRule="auto"/>
        <w:ind w:firstLine="720"/>
        <w:rPr>
          <w:rFonts w:ascii="Arial" w:hAnsi="Arial" w:cs="Arial"/>
          <w:color w:val="000000" w:themeColor="text1"/>
          <w:sz w:val="22"/>
          <w:szCs w:val="22"/>
        </w:rPr>
      </w:pPr>
      <w:del w:id="271" w:author="John M. Marzluff" w:date="2026-05-04T14:01:00Z" w16du:dateUtc="2026-05-04T20:01:00Z">
        <w:r w:rsidRPr="00777215" w:rsidDel="00A45D0C">
          <w:rPr>
            <w:rFonts w:ascii="Arial" w:hAnsi="Arial" w:cs="Arial"/>
            <w:color w:val="000000" w:themeColor="text1"/>
            <w:sz w:val="22"/>
            <w:szCs w:val="22"/>
          </w:rPr>
          <w:delText xml:space="preserve">Some limitations we faced involved the sampling of wolf kills. Wolf kill detection was imperfect and there are </w:delText>
        </w:r>
      </w:del>
      <w:ins w:id="272" w:author="John M. Marzluff" w:date="2026-05-04T14:01:00Z" w16du:dateUtc="2026-05-04T20:01:00Z">
        <w:r w:rsidR="00A45D0C">
          <w:rPr>
            <w:rFonts w:ascii="Arial" w:hAnsi="Arial" w:cs="Arial"/>
            <w:color w:val="000000" w:themeColor="text1"/>
            <w:sz w:val="22"/>
            <w:szCs w:val="22"/>
          </w:rPr>
          <w:t xml:space="preserve">Some </w:t>
        </w:r>
      </w:ins>
      <w:r w:rsidRPr="00777215">
        <w:rPr>
          <w:rFonts w:ascii="Arial" w:hAnsi="Arial" w:cs="Arial"/>
          <w:color w:val="000000" w:themeColor="text1"/>
          <w:sz w:val="22"/>
          <w:szCs w:val="22"/>
        </w:rPr>
        <w:t>kills</w:t>
      </w:r>
      <w:del w:id="273" w:author="John M. Marzluff" w:date="2026-05-04T14:01:00Z" w16du:dateUtc="2026-05-04T20:01:00Z">
        <w:r w:rsidRPr="00777215" w:rsidDel="00A45D0C">
          <w:rPr>
            <w:rFonts w:ascii="Arial" w:hAnsi="Arial" w:cs="Arial"/>
            <w:color w:val="000000" w:themeColor="text1"/>
            <w:sz w:val="22"/>
            <w:szCs w:val="22"/>
          </w:rPr>
          <w:delText xml:space="preserve"> that</w:delText>
        </w:r>
      </w:del>
      <w:r w:rsidRPr="00777215">
        <w:rPr>
          <w:rFonts w:ascii="Arial" w:hAnsi="Arial" w:cs="Arial"/>
          <w:color w:val="000000" w:themeColor="text1"/>
          <w:sz w:val="22"/>
          <w:szCs w:val="22"/>
        </w:rPr>
        <w:t xml:space="preserve"> </w:t>
      </w:r>
      <w:r w:rsidR="00711AD2" w:rsidRPr="00777215">
        <w:rPr>
          <w:rFonts w:ascii="Arial" w:hAnsi="Arial" w:cs="Arial"/>
          <w:color w:val="000000" w:themeColor="text1"/>
          <w:sz w:val="22"/>
          <w:szCs w:val="22"/>
        </w:rPr>
        <w:t>were</w:t>
      </w:r>
      <w:r w:rsidRPr="00777215">
        <w:rPr>
          <w:rFonts w:ascii="Arial" w:hAnsi="Arial" w:cs="Arial"/>
          <w:color w:val="000000" w:themeColor="text1"/>
          <w:sz w:val="22"/>
          <w:szCs w:val="22"/>
        </w:rPr>
        <w:t xml:space="preserve"> not detected. These kills were likely smaller prey species</w:t>
      </w:r>
      <w:ins w:id="274" w:author="John M. Marzluff" w:date="2026-05-04T14:01:00Z" w16du:dateUtc="2026-05-04T20:01:00Z">
        <w:r w:rsidR="00A45D0C">
          <w:rPr>
            <w:rFonts w:ascii="Arial" w:hAnsi="Arial" w:cs="Arial"/>
            <w:color w:val="000000" w:themeColor="text1"/>
            <w:sz w:val="22"/>
            <w:szCs w:val="22"/>
          </w:rPr>
          <w:t>,</w:t>
        </w:r>
      </w:ins>
      <w:r w:rsidRPr="00777215">
        <w:rPr>
          <w:rFonts w:ascii="Arial" w:hAnsi="Arial" w:cs="Arial"/>
          <w:color w:val="000000" w:themeColor="text1"/>
          <w:sz w:val="22"/>
          <w:szCs w:val="22"/>
        </w:rPr>
        <w:t xml:space="preserve"> such as deer</w:t>
      </w:r>
      <w:ins w:id="275" w:author="John M. Marzluff" w:date="2026-05-04T14:01:00Z" w16du:dateUtc="2026-05-04T20:01:00Z">
        <w:r w:rsidR="00A45D0C">
          <w:rPr>
            <w:rFonts w:ascii="Arial" w:hAnsi="Arial" w:cs="Arial"/>
            <w:color w:val="000000" w:themeColor="text1"/>
            <w:sz w:val="22"/>
            <w:szCs w:val="22"/>
          </w:rPr>
          <w:t>,</w:t>
        </w:r>
      </w:ins>
      <w:r w:rsidR="005B0C87" w:rsidRPr="00777215">
        <w:rPr>
          <w:rFonts w:ascii="Arial" w:hAnsi="Arial" w:cs="Arial"/>
          <w:color w:val="000000" w:themeColor="text1"/>
          <w:sz w:val="22"/>
          <w:szCs w:val="22"/>
        </w:rPr>
        <w:t xml:space="preserve"> that wolves </w:t>
      </w:r>
      <w:r w:rsidR="009F1AAD" w:rsidRPr="00777215">
        <w:rPr>
          <w:rFonts w:ascii="Arial" w:hAnsi="Arial" w:cs="Arial"/>
          <w:color w:val="000000" w:themeColor="text1"/>
          <w:sz w:val="22"/>
          <w:szCs w:val="22"/>
        </w:rPr>
        <w:t>abandoned more quickly</w:t>
      </w:r>
      <w:r w:rsidRPr="00777215">
        <w:rPr>
          <w:rFonts w:ascii="Arial" w:hAnsi="Arial" w:cs="Arial"/>
          <w:color w:val="000000" w:themeColor="text1"/>
          <w:sz w:val="22"/>
          <w:szCs w:val="22"/>
        </w:rPr>
        <w:t>, although these instance</w:t>
      </w:r>
      <w:r w:rsidR="00D61E5F" w:rsidRPr="00777215">
        <w:rPr>
          <w:rFonts w:ascii="Arial" w:hAnsi="Arial" w:cs="Arial"/>
          <w:color w:val="000000" w:themeColor="text1"/>
          <w:sz w:val="22"/>
          <w:szCs w:val="22"/>
        </w:rPr>
        <w:t>s</w:t>
      </w:r>
      <w:r w:rsidRPr="00777215">
        <w:rPr>
          <w:rFonts w:ascii="Arial" w:hAnsi="Arial" w:cs="Arial"/>
          <w:color w:val="000000" w:themeColor="text1"/>
          <w:sz w:val="22"/>
          <w:szCs w:val="22"/>
        </w:rPr>
        <w:t xml:space="preserve"> </w:t>
      </w:r>
      <w:del w:id="276" w:author="John M. Marzluff" w:date="2026-05-04T14:02:00Z" w16du:dateUtc="2026-05-04T20:02:00Z">
        <w:r w:rsidRPr="00777215" w:rsidDel="00A45D0C">
          <w:rPr>
            <w:rFonts w:ascii="Arial" w:hAnsi="Arial" w:cs="Arial"/>
            <w:color w:val="000000" w:themeColor="text1"/>
            <w:sz w:val="22"/>
            <w:szCs w:val="22"/>
          </w:rPr>
          <w:delText>provide smaller amounts</w:delText>
        </w:r>
      </w:del>
      <w:ins w:id="277" w:author="John M. Marzluff" w:date="2026-05-04T14:02:00Z" w16du:dateUtc="2026-05-04T20:02:00Z">
        <w:r w:rsidR="00A45D0C">
          <w:rPr>
            <w:rFonts w:ascii="Arial" w:hAnsi="Arial" w:cs="Arial"/>
            <w:color w:val="000000" w:themeColor="text1"/>
            <w:sz w:val="22"/>
            <w:szCs w:val="22"/>
          </w:rPr>
          <w:t>yielded</w:t>
        </w:r>
      </w:ins>
      <w:r w:rsidRPr="00777215">
        <w:rPr>
          <w:rFonts w:ascii="Arial" w:hAnsi="Arial" w:cs="Arial"/>
          <w:color w:val="000000" w:themeColor="text1"/>
          <w:sz w:val="22"/>
          <w:szCs w:val="22"/>
        </w:rPr>
        <w:t xml:space="preserve"> </w:t>
      </w:r>
      <w:del w:id="278" w:author="John M. Marzluff" w:date="2026-05-04T14:02:00Z" w16du:dateUtc="2026-05-04T20:02:00Z">
        <w:r w:rsidRPr="00777215" w:rsidDel="00A45D0C">
          <w:rPr>
            <w:rFonts w:ascii="Arial" w:hAnsi="Arial" w:cs="Arial"/>
            <w:color w:val="000000" w:themeColor="text1"/>
            <w:sz w:val="22"/>
            <w:szCs w:val="22"/>
          </w:rPr>
          <w:delText>of</w:delText>
        </w:r>
      </w:del>
      <w:ins w:id="279" w:author="John M. Marzluff" w:date="2026-05-04T14:02:00Z" w16du:dateUtc="2026-05-04T20:02:00Z">
        <w:r w:rsidR="00A45D0C">
          <w:rPr>
            <w:rFonts w:ascii="Arial" w:hAnsi="Arial" w:cs="Arial"/>
            <w:color w:val="000000" w:themeColor="text1"/>
            <w:sz w:val="22"/>
            <w:szCs w:val="22"/>
          </w:rPr>
          <w:t>less</w:t>
        </w:r>
      </w:ins>
      <w:r w:rsidRPr="00777215">
        <w:rPr>
          <w:rFonts w:ascii="Arial" w:hAnsi="Arial" w:cs="Arial"/>
          <w:color w:val="000000" w:themeColor="text1"/>
          <w:sz w:val="22"/>
          <w:szCs w:val="22"/>
        </w:rPr>
        <w:t xml:space="preserve"> biomass to ravens than </w:t>
      </w:r>
      <w:r w:rsidR="00130DC5" w:rsidRPr="00777215">
        <w:rPr>
          <w:rFonts w:ascii="Arial" w:hAnsi="Arial" w:cs="Arial"/>
          <w:color w:val="000000" w:themeColor="text1"/>
          <w:sz w:val="22"/>
          <w:szCs w:val="22"/>
        </w:rPr>
        <w:t>most</w:t>
      </w:r>
      <w:r w:rsidRPr="00777215">
        <w:rPr>
          <w:rFonts w:ascii="Arial" w:hAnsi="Arial" w:cs="Arial"/>
          <w:color w:val="000000" w:themeColor="text1"/>
          <w:sz w:val="22"/>
          <w:szCs w:val="22"/>
        </w:rPr>
        <w:t xml:space="preserve"> detected kills</w:t>
      </w:r>
      <w:r w:rsidR="00130DC5" w:rsidRPr="00777215">
        <w:rPr>
          <w:rFonts w:ascii="Arial" w:hAnsi="Arial" w:cs="Arial"/>
          <w:color w:val="000000" w:themeColor="text1"/>
          <w:sz w:val="22"/>
          <w:szCs w:val="22"/>
        </w:rPr>
        <w:t>, which were elk</w:t>
      </w:r>
      <w:r w:rsidRPr="00777215">
        <w:rPr>
          <w:rFonts w:ascii="Arial" w:hAnsi="Arial" w:cs="Arial"/>
          <w:color w:val="000000" w:themeColor="text1"/>
          <w:sz w:val="22"/>
          <w:szCs w:val="22"/>
        </w:rPr>
        <w:t xml:space="preserve">. While wolf density, and therefore kill availability, </w:t>
      </w:r>
      <w:del w:id="280" w:author="John M. Marzluff" w:date="2026-05-04T14:02:00Z" w16du:dateUtc="2026-05-04T20:02:00Z">
        <w:r w:rsidRPr="00777215" w:rsidDel="00A45D0C">
          <w:rPr>
            <w:rFonts w:ascii="Arial" w:hAnsi="Arial" w:cs="Arial"/>
            <w:color w:val="000000" w:themeColor="text1"/>
            <w:sz w:val="22"/>
            <w:szCs w:val="22"/>
          </w:rPr>
          <w:delText>are</w:delText>
        </w:r>
      </w:del>
      <w:ins w:id="281" w:author="John M. Marzluff" w:date="2026-05-04T14:02:00Z" w16du:dateUtc="2026-05-04T20:02:00Z">
        <w:r w:rsidR="00A45D0C">
          <w:rPr>
            <w:rFonts w:ascii="Arial" w:hAnsi="Arial" w:cs="Arial"/>
            <w:color w:val="000000" w:themeColor="text1"/>
            <w:sz w:val="22"/>
            <w:szCs w:val="22"/>
          </w:rPr>
          <w:t>is</w:t>
        </w:r>
      </w:ins>
      <w:r w:rsidRPr="00777215">
        <w:rPr>
          <w:rFonts w:ascii="Arial" w:hAnsi="Arial" w:cs="Arial"/>
          <w:color w:val="000000" w:themeColor="text1"/>
          <w:sz w:val="22"/>
          <w:szCs w:val="22"/>
        </w:rPr>
        <w:t xml:space="preserve"> relatively dense in Yellowstone compared to other ecosystems, very few ravens had wolf kills available to them within their territories. Only 6 individuals visited </w:t>
      </w:r>
      <w:ins w:id="282" w:author="John M. Marzluff" w:date="2026-05-04T14:02:00Z" w16du:dateUtc="2026-05-04T20:02:00Z">
        <w:r w:rsidR="00A45D0C">
          <w:rPr>
            <w:rFonts w:ascii="Arial" w:hAnsi="Arial" w:cs="Arial"/>
            <w:color w:val="000000" w:themeColor="text1"/>
            <w:sz w:val="22"/>
            <w:szCs w:val="22"/>
          </w:rPr>
          <w:t xml:space="preserve">the </w:t>
        </w:r>
      </w:ins>
      <w:r w:rsidRPr="00777215">
        <w:rPr>
          <w:rFonts w:ascii="Arial" w:hAnsi="Arial" w:cs="Arial"/>
          <w:color w:val="000000" w:themeColor="text1"/>
          <w:sz w:val="22"/>
          <w:szCs w:val="22"/>
        </w:rPr>
        <w:t xml:space="preserve">kills available to them, resulting in large </w:t>
      </w:r>
      <w:r w:rsidRPr="00777215">
        <w:rPr>
          <w:rFonts w:ascii="Arial" w:hAnsi="Arial" w:cs="Arial"/>
          <w:color w:val="000000" w:themeColor="text1"/>
          <w:sz w:val="22"/>
          <w:szCs w:val="22"/>
        </w:rPr>
        <w:lastRenderedPageBreak/>
        <w:t xml:space="preserve">uncertainty in the model. The GPS data loggers </w:t>
      </w:r>
      <w:del w:id="283" w:author="John M. Marzluff" w:date="2026-05-04T14:03:00Z" w16du:dateUtc="2026-05-04T20:03:00Z">
        <w:r w:rsidRPr="00777215" w:rsidDel="00A45D0C">
          <w:rPr>
            <w:rFonts w:ascii="Arial" w:hAnsi="Arial" w:cs="Arial"/>
            <w:color w:val="000000" w:themeColor="text1"/>
            <w:sz w:val="22"/>
            <w:szCs w:val="22"/>
          </w:rPr>
          <w:delText>presented another limitation</w:delText>
        </w:r>
      </w:del>
      <w:ins w:id="284" w:author="John M. Marzluff" w:date="2026-05-04T14:03:00Z" w16du:dateUtc="2026-05-04T20:03:00Z">
        <w:r w:rsidR="00A45D0C">
          <w:rPr>
            <w:rFonts w:ascii="Arial" w:hAnsi="Arial" w:cs="Arial"/>
            <w:color w:val="000000" w:themeColor="text1"/>
            <w:sz w:val="22"/>
            <w:szCs w:val="22"/>
          </w:rPr>
          <w:t>also limited our insights</w:t>
        </w:r>
      </w:ins>
      <w:r w:rsidRPr="00777215">
        <w:rPr>
          <w:rFonts w:ascii="Arial" w:hAnsi="Arial" w:cs="Arial"/>
          <w:color w:val="000000" w:themeColor="text1"/>
          <w:sz w:val="22"/>
          <w:szCs w:val="22"/>
        </w:rPr>
        <w:t xml:space="preserve">. The fix-rate likely missed visits to wolf kills, especially if the individual did not spend extended periods of time interacting with the resource. This results in a slightly messy interpretation of the wolf kill availability covariate, where it is not clear on which days a raven has knowledge that a wolf kill is within its territory if a GPS point is never recorded at the site. Despite this, when ravens visit a wolf kill, indicating knowledge of the site, </w:t>
      </w:r>
      <w:del w:id="285" w:author="John M. Marzluff" w:date="2026-05-04T14:03:00Z" w16du:dateUtc="2026-05-04T20:03:00Z">
        <w:r w:rsidRPr="00777215" w:rsidDel="00A45D0C">
          <w:rPr>
            <w:rFonts w:ascii="Arial" w:hAnsi="Arial" w:cs="Arial"/>
            <w:color w:val="000000" w:themeColor="text1"/>
            <w:sz w:val="22"/>
            <w:szCs w:val="22"/>
          </w:rPr>
          <w:delText>there was a clear negative effect</w:delText>
        </w:r>
      </w:del>
      <w:ins w:id="286" w:author="John M. Marzluff" w:date="2026-05-04T14:03:00Z" w16du:dateUtc="2026-05-04T20:03:00Z">
        <w:r w:rsidR="00A45D0C">
          <w:rPr>
            <w:rFonts w:ascii="Arial" w:hAnsi="Arial" w:cs="Arial"/>
            <w:color w:val="000000" w:themeColor="text1"/>
            <w:sz w:val="22"/>
            <w:szCs w:val="22"/>
          </w:rPr>
          <w:t>they rarely le</w:t>
        </w:r>
      </w:ins>
      <w:ins w:id="287" w:author="John M. Marzluff" w:date="2026-05-04T14:04:00Z" w16du:dateUtc="2026-05-04T20:04:00Z">
        <w:r w:rsidR="00A45D0C">
          <w:rPr>
            <w:rFonts w:ascii="Arial" w:hAnsi="Arial" w:cs="Arial"/>
            <w:color w:val="000000" w:themeColor="text1"/>
            <w:sz w:val="22"/>
            <w:szCs w:val="22"/>
          </w:rPr>
          <w:t>ave</w:t>
        </w:r>
      </w:ins>
      <w:ins w:id="288" w:author="John M. Marzluff" w:date="2026-05-04T14:03:00Z" w16du:dateUtc="2026-05-04T20:03:00Z">
        <w:r w:rsidR="00A45D0C">
          <w:rPr>
            <w:rFonts w:ascii="Arial" w:hAnsi="Arial" w:cs="Arial"/>
            <w:color w:val="000000" w:themeColor="text1"/>
            <w:sz w:val="22"/>
            <w:szCs w:val="22"/>
          </w:rPr>
          <w:t xml:space="preserve"> their territory</w:t>
        </w:r>
      </w:ins>
      <w:r w:rsidRPr="00777215">
        <w:rPr>
          <w:rFonts w:ascii="Arial" w:hAnsi="Arial" w:cs="Arial"/>
          <w:color w:val="000000" w:themeColor="text1"/>
          <w:sz w:val="22"/>
          <w:szCs w:val="22"/>
        </w:rPr>
        <w:t xml:space="preserve">. </w:t>
      </w:r>
    </w:p>
    <w:p w14:paraId="670B2370" w14:textId="250F8716" w:rsidR="005C4E5D" w:rsidRPr="00595887" w:rsidRDefault="00E22C57" w:rsidP="00595887">
      <w:pPr>
        <w:spacing w:line="480" w:lineRule="auto"/>
        <w:ind w:firstLine="720"/>
        <w:rPr>
          <w:rFonts w:ascii="Arial" w:hAnsi="Arial" w:cs="Arial"/>
          <w:color w:val="000000" w:themeColor="text1"/>
          <w:sz w:val="22"/>
          <w:szCs w:val="22"/>
        </w:rPr>
      </w:pPr>
      <w:r w:rsidRPr="00777215">
        <w:rPr>
          <w:rFonts w:ascii="Arial" w:hAnsi="Arial" w:cs="Arial"/>
          <w:color w:val="000000" w:themeColor="text1"/>
          <w:sz w:val="22"/>
          <w:szCs w:val="22"/>
        </w:rPr>
        <w:t xml:space="preserve">The rapid </w:t>
      </w:r>
      <w:r w:rsidR="00135E16" w:rsidRPr="00777215">
        <w:rPr>
          <w:rFonts w:ascii="Arial" w:hAnsi="Arial" w:cs="Arial"/>
          <w:color w:val="000000" w:themeColor="text1"/>
          <w:sz w:val="22"/>
          <w:szCs w:val="22"/>
        </w:rPr>
        <w:t>expansion</w:t>
      </w:r>
      <w:r w:rsidRPr="00777215">
        <w:rPr>
          <w:rFonts w:ascii="Arial" w:hAnsi="Arial" w:cs="Arial"/>
          <w:color w:val="000000" w:themeColor="text1"/>
          <w:sz w:val="22"/>
          <w:szCs w:val="22"/>
        </w:rPr>
        <w:t xml:space="preserve"> of human civilization in the western US led to </w:t>
      </w:r>
      <w:del w:id="289" w:author="John M. Marzluff" w:date="2026-05-04T14:04:00Z" w16du:dateUtc="2026-05-04T20:04:00Z">
        <w:r w:rsidRPr="00777215" w:rsidDel="00A45D0C">
          <w:rPr>
            <w:rFonts w:ascii="Arial" w:hAnsi="Arial" w:cs="Arial"/>
            <w:color w:val="000000" w:themeColor="text1"/>
            <w:sz w:val="22"/>
            <w:szCs w:val="22"/>
          </w:rPr>
          <w:delText>distinct change</w:delText>
        </w:r>
        <w:r w:rsidR="0087174B" w:rsidRPr="00777215" w:rsidDel="00A45D0C">
          <w:rPr>
            <w:rFonts w:ascii="Arial" w:hAnsi="Arial" w:cs="Arial"/>
            <w:color w:val="000000" w:themeColor="text1"/>
            <w:sz w:val="22"/>
            <w:szCs w:val="22"/>
          </w:rPr>
          <w:delText>s</w:delText>
        </w:r>
        <w:r w:rsidRPr="00777215" w:rsidDel="00A45D0C">
          <w:rPr>
            <w:rFonts w:ascii="Arial" w:hAnsi="Arial" w:cs="Arial"/>
            <w:color w:val="000000" w:themeColor="text1"/>
            <w:sz w:val="22"/>
            <w:szCs w:val="22"/>
          </w:rPr>
          <w:delText xml:space="preserve"> in </w:delText>
        </w:r>
        <w:r w:rsidR="00A84E15" w:rsidRPr="00777215" w:rsidDel="00A45D0C">
          <w:rPr>
            <w:rFonts w:ascii="Arial" w:hAnsi="Arial" w:cs="Arial"/>
            <w:color w:val="000000" w:themeColor="text1"/>
            <w:sz w:val="22"/>
            <w:szCs w:val="22"/>
          </w:rPr>
          <w:delText>its</w:delText>
        </w:r>
        <w:r w:rsidRPr="00777215" w:rsidDel="00A45D0C">
          <w:rPr>
            <w:rFonts w:ascii="Arial" w:hAnsi="Arial" w:cs="Arial"/>
            <w:color w:val="000000" w:themeColor="text1"/>
            <w:sz w:val="22"/>
            <w:szCs w:val="22"/>
          </w:rPr>
          <w:delText xml:space="preserve"> ecosystems </w:delText>
        </w:r>
      </w:del>
      <w:ins w:id="290" w:author="John M. Marzluff" w:date="2026-05-04T14:04:00Z" w16du:dateUtc="2026-05-04T20:04:00Z">
        <w:r w:rsidR="00A45D0C">
          <w:rPr>
            <w:rFonts w:ascii="Arial" w:hAnsi="Arial" w:cs="Arial"/>
            <w:color w:val="000000" w:themeColor="text1"/>
            <w:sz w:val="22"/>
            <w:szCs w:val="22"/>
          </w:rPr>
          <w:t>profound ecosystem change</w:t>
        </w:r>
      </w:ins>
      <w:ins w:id="291" w:author="John M. Marzluff" w:date="2026-05-04T14:05:00Z" w16du:dateUtc="2026-05-04T20:05:00Z">
        <w:r w:rsidR="00A45D0C">
          <w:rPr>
            <w:rFonts w:ascii="Arial" w:hAnsi="Arial" w:cs="Arial"/>
            <w:color w:val="000000" w:themeColor="text1"/>
            <w:sz w:val="22"/>
            <w:szCs w:val="22"/>
          </w:rPr>
          <w:t>,</w:t>
        </w:r>
      </w:ins>
      <w:ins w:id="292" w:author="John M. Marzluff" w:date="2026-05-04T14:04:00Z" w16du:dateUtc="2026-05-04T20:04:00Z">
        <w:r w:rsidR="00A45D0C">
          <w:rPr>
            <w:rFonts w:ascii="Arial" w:hAnsi="Arial" w:cs="Arial"/>
            <w:color w:val="000000" w:themeColor="text1"/>
            <w:sz w:val="22"/>
            <w:szCs w:val="22"/>
          </w:rPr>
          <w:t xml:space="preserve"> </w:t>
        </w:r>
      </w:ins>
      <w:r w:rsidR="00745E2A" w:rsidRPr="00777215">
        <w:rPr>
          <w:rFonts w:ascii="Arial" w:hAnsi="Arial" w:cs="Arial"/>
          <w:color w:val="000000" w:themeColor="text1"/>
          <w:sz w:val="22"/>
          <w:szCs w:val="22"/>
        </w:rPr>
        <w:t>characterized</w:t>
      </w:r>
      <w:r w:rsidRPr="00777215">
        <w:rPr>
          <w:rFonts w:ascii="Arial" w:hAnsi="Arial" w:cs="Arial"/>
          <w:color w:val="000000" w:themeColor="text1"/>
          <w:sz w:val="22"/>
          <w:szCs w:val="22"/>
        </w:rPr>
        <w:t xml:space="preserve"> by the loss of </w:t>
      </w:r>
      <w:r w:rsidR="00DA7C60" w:rsidRPr="00777215">
        <w:rPr>
          <w:rFonts w:ascii="Arial" w:hAnsi="Arial" w:cs="Arial"/>
          <w:color w:val="000000" w:themeColor="text1"/>
          <w:sz w:val="22"/>
          <w:szCs w:val="22"/>
        </w:rPr>
        <w:t xml:space="preserve">large </w:t>
      </w:r>
      <w:r w:rsidRPr="00777215">
        <w:rPr>
          <w:rFonts w:ascii="Arial" w:hAnsi="Arial" w:cs="Arial"/>
          <w:color w:val="000000" w:themeColor="text1"/>
          <w:sz w:val="22"/>
          <w:szCs w:val="22"/>
        </w:rPr>
        <w:t>wildlife populations such as bison and</w:t>
      </w:r>
      <w:r w:rsidR="002D5E77" w:rsidRPr="00777215">
        <w:rPr>
          <w:rFonts w:ascii="Arial" w:hAnsi="Arial" w:cs="Arial"/>
          <w:color w:val="000000" w:themeColor="text1"/>
          <w:sz w:val="22"/>
          <w:szCs w:val="22"/>
        </w:rPr>
        <w:t xml:space="preserve"> </w:t>
      </w:r>
      <w:r w:rsidRPr="00777215">
        <w:rPr>
          <w:rFonts w:ascii="Arial" w:hAnsi="Arial" w:cs="Arial"/>
          <w:color w:val="000000" w:themeColor="text1"/>
          <w:sz w:val="22"/>
          <w:szCs w:val="22"/>
        </w:rPr>
        <w:t>wolves</w:t>
      </w:r>
      <w:del w:id="293" w:author="John M. Marzluff" w:date="2026-05-04T14:05:00Z" w16du:dateUtc="2026-05-04T20:05:00Z">
        <w:r w:rsidR="00E60612" w:rsidRPr="00777215" w:rsidDel="00A45D0C">
          <w:rPr>
            <w:rFonts w:ascii="Arial" w:hAnsi="Arial" w:cs="Arial"/>
            <w:color w:val="000000" w:themeColor="text1"/>
            <w:sz w:val="22"/>
            <w:szCs w:val="22"/>
          </w:rPr>
          <w:delText>,</w:delText>
        </w:r>
      </w:del>
      <w:ins w:id="294" w:author="John M. Marzluff" w:date="2026-05-04T14:07:00Z" w16du:dateUtc="2026-05-04T20:07:00Z">
        <w:r w:rsidR="00A45D0C">
          <w:rPr>
            <w:rFonts w:ascii="Arial" w:hAnsi="Arial" w:cs="Arial"/>
            <w:color w:val="000000" w:themeColor="text1"/>
            <w:sz w:val="22"/>
            <w:szCs w:val="22"/>
          </w:rPr>
          <w:t>,</w:t>
        </w:r>
      </w:ins>
      <w:ins w:id="295" w:author="John M. Marzluff" w:date="2026-05-04T14:05:00Z" w16du:dateUtc="2026-05-04T20:05:00Z">
        <w:r w:rsidR="00A45D0C">
          <w:rPr>
            <w:rFonts w:ascii="Arial" w:hAnsi="Arial" w:cs="Arial"/>
            <w:color w:val="000000" w:themeColor="text1"/>
            <w:sz w:val="22"/>
            <w:szCs w:val="22"/>
          </w:rPr>
          <w:t xml:space="preserve"> </w:t>
        </w:r>
      </w:ins>
      <w:ins w:id="296" w:author="John M. Marzluff" w:date="2026-05-04T14:07:00Z" w16du:dateUtc="2026-05-04T20:07:00Z">
        <w:r w:rsidR="00A45D0C">
          <w:rPr>
            <w:rFonts w:ascii="Arial" w:hAnsi="Arial" w:cs="Arial"/>
            <w:color w:val="000000" w:themeColor="text1"/>
            <w:sz w:val="22"/>
            <w:szCs w:val="22"/>
          </w:rPr>
          <w:t>which</w:t>
        </w:r>
      </w:ins>
      <w:r w:rsidR="00E60612" w:rsidRPr="00777215">
        <w:rPr>
          <w:rFonts w:ascii="Arial" w:hAnsi="Arial" w:cs="Arial"/>
          <w:color w:val="000000" w:themeColor="text1"/>
          <w:sz w:val="22"/>
          <w:szCs w:val="22"/>
        </w:rPr>
        <w:t xml:space="preserve"> shift</w:t>
      </w:r>
      <w:del w:id="297" w:author="John M. Marzluff" w:date="2026-05-04T14:07:00Z" w16du:dateUtc="2026-05-04T20:07:00Z">
        <w:r w:rsidR="00E60612" w:rsidRPr="00777215" w:rsidDel="00A45D0C">
          <w:rPr>
            <w:rFonts w:ascii="Arial" w:hAnsi="Arial" w:cs="Arial"/>
            <w:color w:val="000000" w:themeColor="text1"/>
            <w:sz w:val="22"/>
            <w:szCs w:val="22"/>
          </w:rPr>
          <w:delText>ing</w:delText>
        </w:r>
      </w:del>
      <w:ins w:id="298" w:author="John M. Marzluff" w:date="2026-05-04T14:07:00Z" w16du:dateUtc="2026-05-04T20:07:00Z">
        <w:r w:rsidR="00A45D0C">
          <w:rPr>
            <w:rFonts w:ascii="Arial" w:hAnsi="Arial" w:cs="Arial"/>
            <w:color w:val="000000" w:themeColor="text1"/>
            <w:sz w:val="22"/>
            <w:szCs w:val="22"/>
          </w:rPr>
          <w:t>ed</w:t>
        </w:r>
      </w:ins>
      <w:r w:rsidR="00E60612" w:rsidRPr="00777215">
        <w:rPr>
          <w:rFonts w:ascii="Arial" w:hAnsi="Arial" w:cs="Arial"/>
          <w:color w:val="000000" w:themeColor="text1"/>
          <w:sz w:val="22"/>
          <w:szCs w:val="22"/>
        </w:rPr>
        <w:t xml:space="preserve"> </w:t>
      </w:r>
      <w:ins w:id="299" w:author="John M. Marzluff" w:date="2026-05-04T14:15:00Z" w16du:dateUtc="2026-05-04T20:15:00Z">
        <w:r w:rsidR="00A45D0C">
          <w:rPr>
            <w:rFonts w:ascii="Arial" w:hAnsi="Arial" w:cs="Arial"/>
            <w:color w:val="000000" w:themeColor="text1"/>
            <w:sz w:val="22"/>
            <w:szCs w:val="22"/>
          </w:rPr>
          <w:t xml:space="preserve">ravens’ </w:t>
        </w:r>
      </w:ins>
      <w:ins w:id="300" w:author="John M. Marzluff" w:date="2026-05-04T14:16:00Z" w16du:dateUtc="2026-05-04T20:16:00Z">
        <w:r w:rsidR="00A45D0C">
          <w:rPr>
            <w:rFonts w:ascii="Arial" w:hAnsi="Arial" w:cs="Arial"/>
            <w:color w:val="000000" w:themeColor="text1"/>
            <w:sz w:val="22"/>
            <w:szCs w:val="22"/>
          </w:rPr>
          <w:t xml:space="preserve">winter </w:t>
        </w:r>
      </w:ins>
      <w:r w:rsidR="00E60612" w:rsidRPr="00777215">
        <w:rPr>
          <w:rFonts w:ascii="Arial" w:hAnsi="Arial" w:cs="Arial"/>
          <w:color w:val="000000" w:themeColor="text1"/>
          <w:sz w:val="22"/>
          <w:szCs w:val="22"/>
        </w:rPr>
        <w:t>foraging opportunities</w:t>
      </w:r>
      <w:del w:id="301" w:author="John M. Marzluff" w:date="2026-05-04T14:16:00Z" w16du:dateUtc="2026-05-04T20:16:00Z">
        <w:r w:rsidR="00E60612" w:rsidRPr="00777215" w:rsidDel="00A45D0C">
          <w:rPr>
            <w:rFonts w:ascii="Arial" w:hAnsi="Arial" w:cs="Arial"/>
            <w:color w:val="000000" w:themeColor="text1"/>
            <w:sz w:val="22"/>
            <w:szCs w:val="22"/>
          </w:rPr>
          <w:delText xml:space="preserve"> </w:delText>
        </w:r>
      </w:del>
      <w:del w:id="302" w:author="John M. Marzluff" w:date="2026-05-04T14:15:00Z" w16du:dateUtc="2026-05-04T20:15:00Z">
        <w:r w:rsidR="00E60612" w:rsidRPr="00777215" w:rsidDel="00A45D0C">
          <w:rPr>
            <w:rFonts w:ascii="Arial" w:hAnsi="Arial" w:cs="Arial"/>
            <w:color w:val="000000" w:themeColor="text1"/>
            <w:sz w:val="22"/>
            <w:szCs w:val="22"/>
          </w:rPr>
          <w:delText xml:space="preserve">for ravens </w:delText>
        </w:r>
      </w:del>
      <w:del w:id="303" w:author="John M. Marzluff" w:date="2026-05-04T14:16:00Z" w16du:dateUtc="2026-05-04T20:16:00Z">
        <w:r w:rsidR="00E60612" w:rsidRPr="00777215" w:rsidDel="00A45D0C">
          <w:rPr>
            <w:rFonts w:ascii="Arial" w:hAnsi="Arial" w:cs="Arial"/>
            <w:color w:val="000000" w:themeColor="text1"/>
            <w:sz w:val="22"/>
            <w:szCs w:val="22"/>
          </w:rPr>
          <w:delText xml:space="preserve">during </w:delText>
        </w:r>
      </w:del>
      <w:del w:id="304" w:author="John M. Marzluff" w:date="2026-05-04T14:15:00Z" w16du:dateUtc="2026-05-04T20:15:00Z">
        <w:r w:rsidR="00E60612" w:rsidRPr="00777215" w:rsidDel="00A45D0C">
          <w:rPr>
            <w:rFonts w:ascii="Arial" w:hAnsi="Arial" w:cs="Arial"/>
            <w:color w:val="000000" w:themeColor="text1"/>
            <w:sz w:val="22"/>
            <w:szCs w:val="22"/>
          </w:rPr>
          <w:delText xml:space="preserve">the </w:delText>
        </w:r>
      </w:del>
      <w:del w:id="305" w:author="John M. Marzluff" w:date="2026-05-04T14:16:00Z" w16du:dateUtc="2026-05-04T20:16:00Z">
        <w:r w:rsidR="00E60612" w:rsidRPr="00777215" w:rsidDel="00A45D0C">
          <w:rPr>
            <w:rFonts w:ascii="Arial" w:hAnsi="Arial" w:cs="Arial"/>
            <w:color w:val="000000" w:themeColor="text1"/>
            <w:sz w:val="22"/>
            <w:szCs w:val="22"/>
          </w:rPr>
          <w:delText>winter</w:delText>
        </w:r>
      </w:del>
      <w:r w:rsidRPr="00777215">
        <w:rPr>
          <w:rFonts w:ascii="Arial" w:hAnsi="Arial" w:cs="Arial"/>
          <w:color w:val="000000" w:themeColor="text1"/>
          <w:sz w:val="22"/>
          <w:szCs w:val="22"/>
        </w:rPr>
        <w:t>.</w:t>
      </w:r>
      <w:r w:rsidR="00DE0060" w:rsidRPr="00777215">
        <w:rPr>
          <w:rFonts w:ascii="Arial" w:hAnsi="Arial" w:cs="Arial"/>
          <w:color w:val="000000" w:themeColor="text1"/>
          <w:sz w:val="22"/>
          <w:szCs w:val="22"/>
        </w:rPr>
        <w:t xml:space="preserve"> </w:t>
      </w:r>
      <w:del w:id="306" w:author="John M. Marzluff" w:date="2026-05-04T14:08:00Z" w16du:dateUtc="2026-05-04T20:08:00Z">
        <w:r w:rsidR="00BD1AB9" w:rsidRPr="00777215" w:rsidDel="00A45D0C">
          <w:rPr>
            <w:rFonts w:ascii="Arial" w:hAnsi="Arial" w:cs="Arial"/>
            <w:color w:val="000000" w:themeColor="text1"/>
            <w:sz w:val="22"/>
            <w:szCs w:val="22"/>
          </w:rPr>
          <w:delText>In the absence of wolves</w:delText>
        </w:r>
      </w:del>
      <w:ins w:id="307" w:author="John M. Marzluff" w:date="2026-05-04T14:08:00Z" w16du:dateUtc="2026-05-04T20:08:00Z">
        <w:r w:rsidR="00A45D0C">
          <w:rPr>
            <w:rFonts w:ascii="Arial" w:hAnsi="Arial" w:cs="Arial"/>
            <w:color w:val="000000" w:themeColor="text1"/>
            <w:sz w:val="22"/>
            <w:szCs w:val="22"/>
          </w:rPr>
          <w:t xml:space="preserve">With wolves </w:t>
        </w:r>
      </w:ins>
      <w:ins w:id="308" w:author="John M. Marzluff" w:date="2026-05-04T14:10:00Z" w16du:dateUtc="2026-05-04T20:10:00Z">
        <w:r w:rsidR="00A45D0C">
          <w:rPr>
            <w:rFonts w:ascii="Arial" w:hAnsi="Arial" w:cs="Arial"/>
            <w:color w:val="000000" w:themeColor="text1"/>
            <w:sz w:val="22"/>
            <w:szCs w:val="22"/>
          </w:rPr>
          <w:t xml:space="preserve">regionally </w:t>
        </w:r>
      </w:ins>
      <w:ins w:id="309" w:author="John M. Marzluff" w:date="2026-05-04T14:08:00Z" w16du:dateUtc="2026-05-04T20:08:00Z">
        <w:r w:rsidR="00A45D0C">
          <w:rPr>
            <w:rFonts w:ascii="Arial" w:hAnsi="Arial" w:cs="Arial"/>
            <w:color w:val="000000" w:themeColor="text1"/>
            <w:sz w:val="22"/>
            <w:szCs w:val="22"/>
          </w:rPr>
          <w:t>extinct</w:t>
        </w:r>
      </w:ins>
      <w:r w:rsidR="00BD1AB9" w:rsidRPr="00777215">
        <w:rPr>
          <w:rFonts w:ascii="Arial" w:hAnsi="Arial" w:cs="Arial"/>
          <w:color w:val="000000" w:themeColor="text1"/>
          <w:sz w:val="22"/>
          <w:szCs w:val="22"/>
        </w:rPr>
        <w:t xml:space="preserve"> for nearly 70 years,</w:t>
      </w:r>
      <w:r w:rsidR="007000BB">
        <w:rPr>
          <w:rFonts w:ascii="Arial" w:hAnsi="Arial" w:cs="Arial"/>
          <w:color w:val="000000" w:themeColor="text1"/>
          <w:sz w:val="22"/>
          <w:szCs w:val="22"/>
        </w:rPr>
        <w:t xml:space="preserve"> </w:t>
      </w:r>
      <w:r w:rsidR="00BD1AB9" w:rsidRPr="00777215">
        <w:rPr>
          <w:rFonts w:ascii="Arial" w:hAnsi="Arial" w:cs="Arial"/>
          <w:color w:val="000000" w:themeColor="text1"/>
          <w:sz w:val="22"/>
          <w:szCs w:val="22"/>
        </w:rPr>
        <w:t>ravens</w:t>
      </w:r>
      <w:r w:rsidR="00A360E5">
        <w:rPr>
          <w:rFonts w:ascii="Arial" w:hAnsi="Arial" w:cs="Arial"/>
          <w:color w:val="000000" w:themeColor="text1"/>
          <w:sz w:val="22"/>
          <w:szCs w:val="22"/>
        </w:rPr>
        <w:t xml:space="preserve"> </w:t>
      </w:r>
      <w:del w:id="310" w:author="John M. Marzluff" w:date="2026-05-04T14:08:00Z" w16du:dateUtc="2026-05-04T20:08:00Z">
        <w:r w:rsidR="00A360E5" w:rsidDel="00A45D0C">
          <w:rPr>
            <w:rFonts w:ascii="Arial" w:hAnsi="Arial" w:cs="Arial"/>
            <w:color w:val="000000" w:themeColor="text1"/>
            <w:sz w:val="22"/>
            <w:szCs w:val="22"/>
          </w:rPr>
          <w:delText>were given</w:delText>
        </w:r>
        <w:r w:rsidR="00BD1AB9" w:rsidRPr="00777215" w:rsidDel="00A45D0C">
          <w:rPr>
            <w:rFonts w:ascii="Arial" w:hAnsi="Arial" w:cs="Arial"/>
            <w:color w:val="000000" w:themeColor="text1"/>
            <w:sz w:val="22"/>
            <w:szCs w:val="22"/>
          </w:rPr>
          <w:delText xml:space="preserve"> </w:delText>
        </w:r>
        <w:r w:rsidR="007000BB" w:rsidDel="00A45D0C">
          <w:rPr>
            <w:rFonts w:ascii="Arial" w:hAnsi="Arial" w:cs="Arial"/>
            <w:color w:val="000000" w:themeColor="text1"/>
            <w:sz w:val="22"/>
            <w:szCs w:val="22"/>
          </w:rPr>
          <w:delText xml:space="preserve">an opportunity to </w:delText>
        </w:r>
      </w:del>
      <w:r w:rsidR="007000BB">
        <w:rPr>
          <w:rFonts w:ascii="Arial" w:hAnsi="Arial" w:cs="Arial"/>
          <w:color w:val="000000" w:themeColor="text1"/>
          <w:sz w:val="22"/>
          <w:szCs w:val="22"/>
        </w:rPr>
        <w:t>strengthen</w:t>
      </w:r>
      <w:ins w:id="311" w:author="John M. Marzluff" w:date="2026-05-04T14:08:00Z" w16du:dateUtc="2026-05-04T20:08:00Z">
        <w:r w:rsidR="00A45D0C">
          <w:rPr>
            <w:rFonts w:ascii="Arial" w:hAnsi="Arial" w:cs="Arial"/>
            <w:color w:val="000000" w:themeColor="text1"/>
            <w:sz w:val="22"/>
            <w:szCs w:val="22"/>
          </w:rPr>
          <w:t>ed</w:t>
        </w:r>
      </w:ins>
      <w:r w:rsidR="007000BB">
        <w:rPr>
          <w:rFonts w:ascii="Arial" w:hAnsi="Arial" w:cs="Arial"/>
          <w:color w:val="000000" w:themeColor="text1"/>
          <w:sz w:val="22"/>
          <w:szCs w:val="22"/>
        </w:rPr>
        <w:t xml:space="preserve"> thei</w:t>
      </w:r>
      <w:ins w:id="312" w:author="John M. Marzluff" w:date="2026-05-04T14:09:00Z" w16du:dateUtc="2026-05-04T20:09:00Z">
        <w:r w:rsidR="00A45D0C">
          <w:rPr>
            <w:rFonts w:ascii="Arial" w:hAnsi="Arial" w:cs="Arial"/>
            <w:color w:val="000000" w:themeColor="text1"/>
            <w:sz w:val="22"/>
            <w:szCs w:val="22"/>
          </w:rPr>
          <w:t>r tracking and use of</w:t>
        </w:r>
      </w:ins>
      <w:del w:id="313" w:author="John M. Marzluff" w:date="2026-05-04T14:09:00Z" w16du:dateUtc="2026-05-04T20:09:00Z">
        <w:r w:rsidR="007000BB" w:rsidDel="00A45D0C">
          <w:rPr>
            <w:rFonts w:ascii="Arial" w:hAnsi="Arial" w:cs="Arial"/>
            <w:color w:val="000000" w:themeColor="text1"/>
            <w:sz w:val="22"/>
            <w:szCs w:val="22"/>
          </w:rPr>
          <w:delText xml:space="preserve">r </w:delText>
        </w:r>
        <w:r w:rsidR="00BD1AB9" w:rsidRPr="00777215" w:rsidDel="00A45D0C">
          <w:rPr>
            <w:rFonts w:ascii="Arial" w:hAnsi="Arial" w:cs="Arial"/>
            <w:color w:val="000000" w:themeColor="text1"/>
            <w:sz w:val="22"/>
            <w:szCs w:val="22"/>
          </w:rPr>
          <w:delText xml:space="preserve">association between </w:delText>
        </w:r>
      </w:del>
      <w:ins w:id="314" w:author="John M. Marzluff" w:date="2026-05-04T14:09:00Z" w16du:dateUtc="2026-05-04T20:09:00Z">
        <w:r w:rsidR="00A45D0C" w:rsidRPr="00777215">
          <w:rPr>
            <w:rFonts w:ascii="Arial" w:hAnsi="Arial" w:cs="Arial"/>
            <w:color w:val="000000" w:themeColor="text1"/>
            <w:sz w:val="22"/>
            <w:szCs w:val="22"/>
          </w:rPr>
          <w:t xml:space="preserve"> </w:t>
        </w:r>
      </w:ins>
      <w:del w:id="315" w:author="John M. Marzluff" w:date="2026-05-04T14:09:00Z" w16du:dateUtc="2026-05-04T20:09:00Z">
        <w:r w:rsidR="00BD1AB9" w:rsidRPr="00777215" w:rsidDel="00A45D0C">
          <w:rPr>
            <w:rFonts w:ascii="Arial" w:hAnsi="Arial" w:cs="Arial"/>
            <w:color w:val="000000" w:themeColor="text1"/>
            <w:sz w:val="22"/>
            <w:szCs w:val="22"/>
          </w:rPr>
          <w:delText>human development and winter</w:delText>
        </w:r>
      </w:del>
      <w:ins w:id="316" w:author="John M. Marzluff" w:date="2026-05-04T14:09:00Z" w16du:dateUtc="2026-05-04T20:09:00Z">
        <w:r w:rsidR="00A45D0C">
          <w:rPr>
            <w:rFonts w:ascii="Arial" w:hAnsi="Arial" w:cs="Arial"/>
            <w:color w:val="000000" w:themeColor="text1"/>
            <w:sz w:val="22"/>
            <w:szCs w:val="22"/>
          </w:rPr>
          <w:t>anthropogenic resources</w:t>
        </w:r>
      </w:ins>
      <w:del w:id="317" w:author="John M. Marzluff" w:date="2026-05-04T14:09:00Z" w16du:dateUtc="2026-05-04T20:09:00Z">
        <w:r w:rsidR="00BD1AB9" w:rsidRPr="00777215" w:rsidDel="00A45D0C">
          <w:rPr>
            <w:rFonts w:ascii="Arial" w:hAnsi="Arial" w:cs="Arial"/>
            <w:color w:val="000000" w:themeColor="text1"/>
            <w:sz w:val="22"/>
            <w:szCs w:val="22"/>
          </w:rPr>
          <w:delText xml:space="preserve"> food ava</w:delText>
        </w:r>
      </w:del>
      <w:del w:id="318" w:author="John M. Marzluff" w:date="2026-05-04T14:10:00Z" w16du:dateUtc="2026-05-04T20:10:00Z">
        <w:r w:rsidR="00BD1AB9" w:rsidRPr="00777215" w:rsidDel="00A45D0C">
          <w:rPr>
            <w:rFonts w:ascii="Arial" w:hAnsi="Arial" w:cs="Arial"/>
            <w:color w:val="000000" w:themeColor="text1"/>
            <w:sz w:val="22"/>
            <w:szCs w:val="22"/>
          </w:rPr>
          <w:delText>ilability</w:delText>
        </w:r>
      </w:del>
      <w:r w:rsidR="00BD1AB9" w:rsidRPr="00777215">
        <w:rPr>
          <w:rFonts w:ascii="Arial" w:hAnsi="Arial" w:cs="Arial"/>
          <w:color w:val="000000" w:themeColor="text1"/>
          <w:sz w:val="22"/>
          <w:szCs w:val="22"/>
        </w:rPr>
        <w:t xml:space="preserve">. </w:t>
      </w:r>
      <w:r w:rsidR="008F3A51" w:rsidRPr="00777215">
        <w:rPr>
          <w:rFonts w:ascii="Arial" w:hAnsi="Arial" w:cs="Arial"/>
          <w:color w:val="000000" w:themeColor="text1"/>
          <w:sz w:val="22"/>
          <w:szCs w:val="22"/>
        </w:rPr>
        <w:t>Two decades</w:t>
      </w:r>
      <w:r w:rsidR="00E20A0B" w:rsidRPr="00777215">
        <w:rPr>
          <w:rFonts w:ascii="Arial" w:hAnsi="Arial" w:cs="Arial"/>
          <w:color w:val="000000" w:themeColor="text1"/>
          <w:sz w:val="22"/>
          <w:szCs w:val="22"/>
        </w:rPr>
        <w:t xml:space="preserve"> after the reintroduction of wolves</w:t>
      </w:r>
      <w:ins w:id="319" w:author="John M. Marzluff" w:date="2026-05-04T14:11:00Z" w16du:dateUtc="2026-05-04T20:11:00Z">
        <w:r w:rsidR="00A45D0C">
          <w:rPr>
            <w:rFonts w:ascii="Arial" w:hAnsi="Arial" w:cs="Arial"/>
            <w:color w:val="000000" w:themeColor="text1"/>
            <w:sz w:val="22"/>
            <w:szCs w:val="22"/>
          </w:rPr>
          <w:t xml:space="preserve">, as predator and prey populations stabilized </w:t>
        </w:r>
        <w:r w:rsidR="00A45D0C" w:rsidRPr="00777215">
          <w:rPr>
            <w:rFonts w:ascii="Arial" w:hAnsi="Arial" w:cs="Arial"/>
            <w:color w:val="000000" w:themeColor="text1"/>
            <w:sz w:val="22"/>
            <w:szCs w:val="22"/>
          </w:rPr>
          <w:fldChar w:fldCharType="begin"/>
        </w:r>
        <w:r w:rsidR="00A45D0C">
          <w:rPr>
            <w:rFonts w:ascii="Arial" w:hAnsi="Arial" w:cs="Arial"/>
            <w:color w:val="000000" w:themeColor="text1"/>
            <w:sz w:val="22"/>
            <w:szCs w:val="22"/>
          </w:rPr>
          <w:instrText xml:space="preserve"> ADDIN ZOTERO_ITEM CSL_CITATION {"citationID":"O4SuKLnf","properties":{"unsorted":false,"formattedCitation":"(Cassidy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00A45D0C" w:rsidRPr="00777215">
          <w:rPr>
            <w:rFonts w:ascii="Arial" w:hAnsi="Arial" w:cs="Arial"/>
            <w:color w:val="000000" w:themeColor="text1"/>
            <w:sz w:val="22"/>
            <w:szCs w:val="22"/>
          </w:rPr>
          <w:fldChar w:fldCharType="separate"/>
        </w:r>
        <w:r w:rsidR="00A45D0C" w:rsidRPr="00777215">
          <w:rPr>
            <w:rFonts w:ascii="Arial" w:hAnsi="Arial" w:cs="Arial"/>
            <w:color w:val="000000" w:themeColor="text1"/>
            <w:sz w:val="22"/>
            <w:szCs w:val="22"/>
          </w:rPr>
          <w:t>(Cassidy et al. 2025)</w:t>
        </w:r>
        <w:r w:rsidR="00A45D0C" w:rsidRPr="00777215">
          <w:rPr>
            <w:rFonts w:ascii="Arial" w:hAnsi="Arial" w:cs="Arial"/>
            <w:color w:val="000000" w:themeColor="text1"/>
            <w:sz w:val="22"/>
            <w:szCs w:val="22"/>
          </w:rPr>
          <w:fldChar w:fldCharType="end"/>
        </w:r>
      </w:ins>
      <w:r w:rsidR="00E20A0B" w:rsidRPr="00777215">
        <w:rPr>
          <w:rFonts w:ascii="Arial" w:hAnsi="Arial" w:cs="Arial"/>
          <w:color w:val="000000" w:themeColor="text1"/>
          <w:sz w:val="22"/>
          <w:szCs w:val="22"/>
        </w:rPr>
        <w:t xml:space="preserve">, </w:t>
      </w:r>
      <w:ins w:id="320" w:author="John M. Marzluff" w:date="2026-05-04T14:11:00Z" w16du:dateUtc="2026-05-04T20:11:00Z">
        <w:r w:rsidR="00A45D0C">
          <w:rPr>
            <w:rFonts w:ascii="Arial" w:hAnsi="Arial" w:cs="Arial"/>
            <w:color w:val="000000" w:themeColor="text1"/>
            <w:sz w:val="22"/>
            <w:szCs w:val="22"/>
          </w:rPr>
          <w:t xml:space="preserve">and </w:t>
        </w:r>
      </w:ins>
      <w:del w:id="321" w:author="John M. Marzluff" w:date="2026-05-04T14:11:00Z" w16du:dateUtc="2026-05-04T20:11:00Z">
        <w:r w:rsidR="00E20A0B" w:rsidRPr="00777215" w:rsidDel="00A45D0C">
          <w:rPr>
            <w:rFonts w:ascii="Arial" w:hAnsi="Arial" w:cs="Arial"/>
            <w:color w:val="000000" w:themeColor="text1"/>
            <w:sz w:val="22"/>
            <w:szCs w:val="22"/>
          </w:rPr>
          <w:delText xml:space="preserve">when </w:delText>
        </w:r>
      </w:del>
      <w:r w:rsidR="00E20A0B" w:rsidRPr="00777215">
        <w:rPr>
          <w:rFonts w:ascii="Arial" w:hAnsi="Arial" w:cs="Arial"/>
          <w:color w:val="000000" w:themeColor="text1"/>
          <w:sz w:val="22"/>
          <w:szCs w:val="22"/>
        </w:rPr>
        <w:t xml:space="preserve">recreational hunting efforts </w:t>
      </w:r>
      <w:del w:id="322" w:author="John M. Marzluff" w:date="2026-05-04T14:05:00Z" w16du:dateUtc="2026-05-04T20:05:00Z">
        <w:r w:rsidR="00E20A0B" w:rsidRPr="00777215" w:rsidDel="00A45D0C">
          <w:rPr>
            <w:rFonts w:ascii="Arial" w:hAnsi="Arial" w:cs="Arial"/>
            <w:color w:val="000000" w:themeColor="text1"/>
            <w:sz w:val="22"/>
            <w:szCs w:val="22"/>
          </w:rPr>
          <w:delText xml:space="preserve">have </w:delText>
        </w:r>
      </w:del>
      <w:r w:rsidR="00E20A0B" w:rsidRPr="00777215">
        <w:rPr>
          <w:rFonts w:ascii="Arial" w:hAnsi="Arial" w:cs="Arial"/>
          <w:color w:val="000000" w:themeColor="text1"/>
          <w:sz w:val="22"/>
          <w:szCs w:val="22"/>
        </w:rPr>
        <w:t>declined significantly</w:t>
      </w:r>
      <w:r w:rsidR="009836EB" w:rsidRPr="00777215">
        <w:rPr>
          <w:rFonts w:ascii="Arial" w:hAnsi="Arial" w:cs="Arial"/>
          <w:color w:val="000000" w:themeColor="text1"/>
          <w:sz w:val="22"/>
          <w:szCs w:val="22"/>
        </w:rPr>
        <w:t xml:space="preserve"> </w:t>
      </w:r>
      <w:r w:rsidR="009836EB"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{"citationID":"izcSz9k3","properties":{"unsorted":false,"formattedCitation":"(Wright et al. 2006)","plainCitation":"(Wright et al. 2006)","noteIndex":0},"citationItems":[{"id":1914,"uris":["http://zotero.org/users/9968163/items/5BGP9SWG"],"itemData":{"id":1914,"type":"article-journal","abstract":"We compared selection of northern Yellowstone elk (Cervus elaphus) by hunters in the Gardiner Late Hunt and northern Yellowstone wolves (Canis lupus) with regard to sex, age, and impacts to recruitment. We compared harvest data from 1996–2001 with wolf-killed elk data from 1995–2001. We assessed the effects of hunting and wolf predation on reproductive female elk by constructing a life table and calculating reproductive values for females in the northern Yellowstone herd. We devised an index of total reproductive impact to measure impacts to calf production due to hunting and wolf predation. The age classes of female elk selected by wolves and hunters were significantly different. Hunters selected a large proportion of female elk with the greatest reproductive values, whereas wolves selected a large proportion of elk calves and older females with low reproductive values. The mean age of adult females killed by hunters throughout the study period was 6.5 years, whereas the mean age of adult females killed by wolves was 13.9 years. Hunting exerted a greater total reproductive impact on the herd than wolf predation. The combined effects of hunters killing prime-aged females (2–9 yr old), wolves killing calves, and predation by other predators has the potential to limit the elk population in the future. Yellowstone is unique in this regard because multiple predators that occur sympatrically, including hunters, wolves, grizzly bears (Ursus arctos), black bears (Ursus americanus), cougars (Felis concolor), and coyotes (Canis latrans), all prey on elk. Using an Adaptive Harvest Management process the known female elk harvest during the Gardiner Late Hunt has been reduced by 72% from 2,221 elk in 1997 to 620 elk in 2004. In the future, hunting harvest levels may be reduced further to partially offset elk losses to wolves, other predators, and environmental factors.","citation-key":"wrightSelectionNorthernYellowstone2006a","container-title":"The Journal of Wildlife Management","DOI":"10.2193/0022-541X(2006)70[1070:SONYEB]2.0.CO;2","ISSN":"1937-2817","issue":"4","language":"en","license":"2006 The Wildlife Society","note":"_eprint: https://wildlife.onlinelibrary.wiley.com/doi/pdf/10.2193/0022-541X%282006%2970%5B1070%3ASONYEB%5D2.0.CO%3B2","page":"1070-1078","source":"Wiley Online Library","title":"Selection of Northern Yellowstone Elk by Gray Wolves and Hunters","volume":"70","author":[{"family":"Wright","given":"Gregory J."},{"family":"Peterson","given":"Rolf O."},{"family":"Smith","given":"Douglas W."},{"family":"Lemke","given":"Thomas O."}],"issued":{"date-parts":[["2006"]]}}}],"schema":"https://github.com/citation-style-language/schema/raw/master/csl-citation.json"} </w:instrText>
      </w:r>
      <w:r w:rsidR="009836EB" w:rsidRPr="00777215">
        <w:rPr>
          <w:rFonts w:ascii="Arial" w:hAnsi="Arial" w:cs="Arial"/>
          <w:color w:val="000000" w:themeColor="text1"/>
          <w:sz w:val="22"/>
          <w:szCs w:val="22"/>
        </w:rPr>
        <w:fldChar w:fldCharType="separate"/>
      </w:r>
      <w:r w:rsidR="009836EB" w:rsidRPr="00777215">
        <w:rPr>
          <w:rFonts w:ascii="Arial" w:hAnsi="Arial" w:cs="Arial"/>
          <w:color w:val="000000" w:themeColor="text1"/>
          <w:sz w:val="22"/>
          <w:szCs w:val="22"/>
        </w:rPr>
        <w:t>(Wright et al. 2006)</w:t>
      </w:r>
      <w:r w:rsidR="009836EB" w:rsidRPr="00777215">
        <w:rPr>
          <w:rFonts w:ascii="Arial" w:hAnsi="Arial" w:cs="Arial"/>
          <w:color w:val="000000" w:themeColor="text1"/>
          <w:sz w:val="22"/>
          <w:szCs w:val="22"/>
        </w:rPr>
        <w:fldChar w:fldCharType="end"/>
      </w:r>
      <w:ins w:id="323" w:author="John M. Marzluff" w:date="2026-05-04T14:12:00Z" w16du:dateUtc="2026-05-04T20:12:00Z">
        <w:r w:rsidR="00A45D0C">
          <w:rPr>
            <w:rFonts w:ascii="Arial" w:hAnsi="Arial" w:cs="Arial"/>
            <w:color w:val="000000" w:themeColor="text1"/>
            <w:sz w:val="22"/>
            <w:szCs w:val="22"/>
          </w:rPr>
          <w:t xml:space="preserve">, ravens </w:t>
        </w:r>
      </w:ins>
      <w:ins w:id="324" w:author="John M. Marzluff" w:date="2026-05-04T14:13:00Z" w16du:dateUtc="2026-05-04T20:13:00Z">
        <w:r w:rsidR="00A45D0C">
          <w:rPr>
            <w:rFonts w:ascii="Arial" w:hAnsi="Arial" w:cs="Arial"/>
            <w:color w:val="000000" w:themeColor="text1"/>
            <w:sz w:val="22"/>
            <w:szCs w:val="22"/>
          </w:rPr>
          <w:t xml:space="preserve">have returned to </w:t>
        </w:r>
      </w:ins>
      <w:ins w:id="325" w:author="John M. Marzluff" w:date="2026-05-04T14:12:00Z" w16du:dateUtc="2026-05-04T20:12:00Z">
        <w:r w:rsidR="00A45D0C">
          <w:rPr>
            <w:rFonts w:ascii="Arial" w:hAnsi="Arial" w:cs="Arial"/>
            <w:color w:val="000000" w:themeColor="text1"/>
            <w:sz w:val="22"/>
            <w:szCs w:val="22"/>
          </w:rPr>
          <w:t xml:space="preserve">a </w:t>
        </w:r>
      </w:ins>
      <w:ins w:id="326" w:author="John M. Marzluff" w:date="2026-05-04T14:13:00Z" w16du:dateUtc="2026-05-04T20:13:00Z">
        <w:r w:rsidR="00A45D0C">
          <w:rPr>
            <w:rFonts w:ascii="Arial" w:hAnsi="Arial" w:cs="Arial"/>
            <w:color w:val="000000" w:themeColor="text1"/>
            <w:sz w:val="22"/>
            <w:szCs w:val="22"/>
          </w:rPr>
          <w:t>primeval</w:t>
        </w:r>
      </w:ins>
      <w:del w:id="327" w:author="John M. Marzluff" w:date="2026-05-04T14:12:00Z" w16du:dateUtc="2026-05-04T20:12:00Z">
        <w:r w:rsidR="00E20A0B" w:rsidRPr="00777215" w:rsidDel="00A45D0C">
          <w:rPr>
            <w:rFonts w:ascii="Arial" w:hAnsi="Arial" w:cs="Arial"/>
            <w:color w:val="000000" w:themeColor="text1"/>
            <w:sz w:val="22"/>
            <w:szCs w:val="22"/>
          </w:rPr>
          <w:delText xml:space="preserve"> and wolf and </w:delText>
        </w:r>
        <w:r w:rsidR="00DD44DB" w:rsidRPr="00777215" w:rsidDel="00A45D0C">
          <w:rPr>
            <w:rFonts w:ascii="Arial" w:hAnsi="Arial" w:cs="Arial"/>
            <w:color w:val="000000" w:themeColor="text1"/>
            <w:sz w:val="22"/>
            <w:szCs w:val="22"/>
          </w:rPr>
          <w:delText>prey</w:delText>
        </w:r>
        <w:r w:rsidR="00E20A0B" w:rsidRPr="00777215" w:rsidDel="00A45D0C">
          <w:rPr>
            <w:rFonts w:ascii="Arial" w:hAnsi="Arial" w:cs="Arial"/>
            <w:color w:val="000000" w:themeColor="text1"/>
            <w:sz w:val="22"/>
            <w:szCs w:val="22"/>
          </w:rPr>
          <w:delText xml:space="preserve"> population have stabilized</w:delText>
        </w:r>
        <w:r w:rsidR="009D72DE" w:rsidRPr="00777215" w:rsidDel="00A45D0C">
          <w:rPr>
            <w:rFonts w:ascii="Arial" w:hAnsi="Arial" w:cs="Arial"/>
            <w:color w:val="000000" w:themeColor="text1"/>
            <w:sz w:val="22"/>
            <w:szCs w:val="22"/>
          </w:rPr>
          <w:delText xml:space="preserve"> </w:delText>
        </w:r>
      </w:del>
      <w:del w:id="328" w:author="John M. Marzluff" w:date="2026-05-04T14:05:00Z" w16du:dateUtc="2026-05-04T20:05:00Z">
        <w:r w:rsidR="009D72DE" w:rsidRPr="00777215" w:rsidDel="00A45D0C">
          <w:rPr>
            <w:rFonts w:ascii="Arial" w:hAnsi="Arial" w:cs="Arial"/>
            <w:color w:val="000000" w:themeColor="text1"/>
            <w:sz w:val="22"/>
            <w:szCs w:val="22"/>
          </w:rPr>
          <w:delText xml:space="preserve">after </w:delText>
        </w:r>
        <w:r w:rsidR="00012AAE" w:rsidRPr="00777215" w:rsidDel="00A45D0C">
          <w:rPr>
            <w:rFonts w:ascii="Arial" w:hAnsi="Arial" w:cs="Arial"/>
            <w:color w:val="000000" w:themeColor="text1"/>
            <w:sz w:val="22"/>
            <w:szCs w:val="22"/>
          </w:rPr>
          <w:delText>reintroduction</w:delText>
        </w:r>
        <w:r w:rsidR="00E20A0B" w:rsidRPr="00777215" w:rsidDel="00A45D0C">
          <w:rPr>
            <w:rFonts w:ascii="Arial" w:hAnsi="Arial" w:cs="Arial"/>
            <w:color w:val="000000" w:themeColor="text1"/>
            <w:sz w:val="22"/>
            <w:szCs w:val="22"/>
          </w:rPr>
          <w:delText xml:space="preserve"> </w:delText>
        </w:r>
      </w:del>
      <w:del w:id="329" w:author="John M. Marzluff" w:date="2026-05-04T14:11:00Z" w16du:dateUtc="2026-05-04T20:11:00Z">
        <w:r w:rsidR="00E20A0B" w:rsidRPr="00777215" w:rsidDel="00A45D0C">
          <w:rPr>
            <w:rFonts w:ascii="Arial" w:hAnsi="Arial" w:cs="Arial"/>
            <w:color w:val="000000" w:themeColor="text1"/>
            <w:sz w:val="22"/>
            <w:szCs w:val="22"/>
          </w:rPr>
          <w:fldChar w:fldCharType="begin"/>
        </w:r>
        <w:r w:rsidR="00E73E4F" w:rsidDel="00A45D0C">
          <w:rPr>
            <w:rFonts w:ascii="Arial" w:hAnsi="Arial" w:cs="Arial"/>
            <w:color w:val="000000" w:themeColor="text1"/>
            <w:sz w:val="22"/>
            <w:szCs w:val="22"/>
          </w:rPr>
          <w:delInstrText xml:space="preserve"> ADDIN ZOTERO_ITEM CSL_CITATION {"citationID":"O4SuKLnf","properties":{"unsorted":false,"formattedCitation":"(Cassidy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delInstrText>
        </w:r>
        <w:r w:rsidR="00E20A0B" w:rsidRPr="00777215" w:rsidDel="00A45D0C">
          <w:rPr>
            <w:rFonts w:ascii="Arial" w:hAnsi="Arial" w:cs="Arial"/>
            <w:color w:val="000000" w:themeColor="text1"/>
            <w:sz w:val="22"/>
            <w:szCs w:val="22"/>
          </w:rPr>
          <w:fldChar w:fldCharType="separate"/>
        </w:r>
        <w:r w:rsidR="00E20A0B" w:rsidRPr="00777215" w:rsidDel="00A45D0C">
          <w:rPr>
            <w:rFonts w:ascii="Arial" w:hAnsi="Arial" w:cs="Arial"/>
            <w:color w:val="000000" w:themeColor="text1"/>
            <w:sz w:val="22"/>
            <w:szCs w:val="22"/>
          </w:rPr>
          <w:delText>(Cassidy et al. 2025)</w:delText>
        </w:r>
        <w:r w:rsidR="00E20A0B" w:rsidRPr="00777215" w:rsidDel="00A45D0C">
          <w:rPr>
            <w:rFonts w:ascii="Arial" w:hAnsi="Arial" w:cs="Arial"/>
            <w:color w:val="000000" w:themeColor="text1"/>
            <w:sz w:val="22"/>
            <w:szCs w:val="22"/>
          </w:rPr>
          <w:fldChar w:fldCharType="end"/>
        </w:r>
      </w:del>
      <w:del w:id="330" w:author="John M. Marzluff" w:date="2026-05-04T14:12:00Z" w16du:dateUtc="2026-05-04T20:12:00Z">
        <w:r w:rsidR="00E20A0B" w:rsidRPr="00777215" w:rsidDel="00A45D0C">
          <w:rPr>
            <w:rFonts w:ascii="Arial" w:hAnsi="Arial" w:cs="Arial"/>
            <w:color w:val="000000" w:themeColor="text1"/>
            <w:sz w:val="22"/>
            <w:szCs w:val="22"/>
          </w:rPr>
          <w:delText xml:space="preserve">, ravens </w:delText>
        </w:r>
      </w:del>
      <w:ins w:id="331" w:author="John M. Marzluff" w:date="2026-05-04T14:13:00Z" w16du:dateUtc="2026-05-04T20:13:00Z">
        <w:r w:rsidR="00A45D0C">
          <w:rPr>
            <w:rFonts w:ascii="Arial" w:hAnsi="Arial" w:cs="Arial"/>
            <w:color w:val="000000" w:themeColor="text1"/>
            <w:sz w:val="22"/>
            <w:szCs w:val="22"/>
          </w:rPr>
          <w:t xml:space="preserve"> </w:t>
        </w:r>
      </w:ins>
      <w:del w:id="332" w:author="John M. Marzluff" w:date="2026-05-04T14:13:00Z" w16du:dateUtc="2026-05-04T20:13:00Z">
        <w:r w:rsidR="00E20A0B" w:rsidRPr="00777215" w:rsidDel="00A45D0C">
          <w:rPr>
            <w:rFonts w:ascii="Arial" w:hAnsi="Arial" w:cs="Arial"/>
            <w:color w:val="000000" w:themeColor="text1"/>
            <w:sz w:val="22"/>
            <w:szCs w:val="22"/>
          </w:rPr>
          <w:delText xml:space="preserve">are faced with a very familiar </w:delText>
        </w:r>
      </w:del>
      <w:r w:rsidR="00E20A0B" w:rsidRPr="00777215">
        <w:rPr>
          <w:rFonts w:ascii="Arial" w:hAnsi="Arial" w:cs="Arial"/>
          <w:color w:val="000000" w:themeColor="text1"/>
          <w:sz w:val="22"/>
          <w:szCs w:val="22"/>
        </w:rPr>
        <w:t>landscape of opportunity, albeit on</w:t>
      </w:r>
      <w:ins w:id="333" w:author="John M. Marzluff" w:date="2026-05-04T14:14:00Z" w16du:dateUtc="2026-05-04T20:14:00Z">
        <w:r w:rsidR="00A45D0C">
          <w:rPr>
            <w:rFonts w:ascii="Arial" w:hAnsi="Arial" w:cs="Arial"/>
            <w:color w:val="000000" w:themeColor="text1"/>
            <w:sz w:val="22"/>
            <w:szCs w:val="22"/>
          </w:rPr>
          <w:t>e different from the recent past</w:t>
        </w:r>
      </w:ins>
      <w:del w:id="334" w:author="John M. Marzluff" w:date="2026-05-04T14:13:00Z" w16du:dateUtc="2026-05-04T20:13:00Z">
        <w:r w:rsidR="00E20A0B" w:rsidRPr="00777215" w:rsidDel="00A45D0C">
          <w:rPr>
            <w:rFonts w:ascii="Arial" w:hAnsi="Arial" w:cs="Arial"/>
            <w:color w:val="000000" w:themeColor="text1"/>
            <w:sz w:val="22"/>
            <w:szCs w:val="22"/>
          </w:rPr>
          <w:delText>e where</w:delText>
        </w:r>
        <w:r w:rsidR="008C21D5" w:rsidRPr="00777215" w:rsidDel="00A45D0C">
          <w:rPr>
            <w:rFonts w:ascii="Arial" w:hAnsi="Arial" w:cs="Arial"/>
            <w:color w:val="000000" w:themeColor="text1"/>
            <w:sz w:val="22"/>
            <w:szCs w:val="22"/>
          </w:rPr>
          <w:delText xml:space="preserve"> </w:delText>
        </w:r>
        <w:r w:rsidR="00E20A0B" w:rsidRPr="00777215" w:rsidDel="00A45D0C">
          <w:rPr>
            <w:rFonts w:ascii="Arial" w:hAnsi="Arial" w:cs="Arial"/>
            <w:color w:val="000000" w:themeColor="text1"/>
            <w:sz w:val="22"/>
            <w:szCs w:val="22"/>
          </w:rPr>
          <w:delText xml:space="preserve">availabilities </w:delText>
        </w:r>
      </w:del>
      <w:del w:id="335" w:author="John M. Marzluff" w:date="2026-05-04T14:14:00Z" w16du:dateUtc="2026-05-04T20:14:00Z">
        <w:r w:rsidR="00E20A0B" w:rsidRPr="00777215" w:rsidDel="00A45D0C">
          <w:rPr>
            <w:rFonts w:ascii="Arial" w:hAnsi="Arial" w:cs="Arial"/>
            <w:color w:val="000000" w:themeColor="text1"/>
            <w:sz w:val="22"/>
            <w:szCs w:val="22"/>
          </w:rPr>
          <w:delText>have changed</w:delText>
        </w:r>
      </w:del>
      <w:r w:rsidR="00E20A0B" w:rsidRPr="00777215">
        <w:rPr>
          <w:rFonts w:ascii="Arial" w:hAnsi="Arial" w:cs="Arial"/>
          <w:color w:val="000000" w:themeColor="text1"/>
          <w:sz w:val="22"/>
          <w:szCs w:val="22"/>
        </w:rPr>
        <w:t xml:space="preserve">. </w:t>
      </w:r>
      <w:r w:rsidR="00C06F4B" w:rsidRPr="00777215">
        <w:rPr>
          <w:rFonts w:ascii="Arial" w:hAnsi="Arial" w:cs="Arial"/>
          <w:color w:val="000000" w:themeColor="text1"/>
          <w:sz w:val="22"/>
          <w:szCs w:val="22"/>
        </w:rPr>
        <w:t xml:space="preserve">Ravens </w:t>
      </w:r>
      <w:r w:rsidR="005D56E7" w:rsidRPr="00777215">
        <w:rPr>
          <w:rFonts w:ascii="Arial" w:hAnsi="Arial" w:cs="Arial"/>
          <w:color w:val="000000" w:themeColor="text1"/>
          <w:sz w:val="22"/>
          <w:szCs w:val="22"/>
        </w:rPr>
        <w:t>remain</w:t>
      </w:r>
      <w:r w:rsidR="00726E2E" w:rsidRPr="00777215">
        <w:rPr>
          <w:rFonts w:ascii="Arial" w:hAnsi="Arial" w:cs="Arial"/>
          <w:color w:val="000000" w:themeColor="text1"/>
          <w:sz w:val="22"/>
          <w:szCs w:val="22"/>
        </w:rPr>
        <w:t xml:space="preserve"> the largest scavenger population exploiting carrion created by recreational hunting</w:t>
      </w:r>
      <w:r w:rsidR="00401742" w:rsidRPr="00777215">
        <w:rPr>
          <w:rFonts w:ascii="Arial" w:hAnsi="Arial" w:cs="Arial"/>
          <w:color w:val="000000" w:themeColor="text1"/>
          <w:sz w:val="22"/>
          <w:szCs w:val="22"/>
        </w:rPr>
        <w:t xml:space="preserve"> </w:t>
      </w:r>
      <w:r w:rsidR="00726E2E"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{"citationID":"WwB9cnHC","properties":{"unsorted":false,"formattedCitation":"(Wilmers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726E2E" w:rsidRPr="00777215">
        <w:rPr>
          <w:rFonts w:ascii="Arial" w:hAnsi="Arial" w:cs="Arial"/>
          <w:color w:val="000000" w:themeColor="text1"/>
          <w:sz w:val="22"/>
          <w:szCs w:val="22"/>
        </w:rPr>
        <w:fldChar w:fldCharType="separate"/>
      </w:r>
      <w:r w:rsidR="00B61656" w:rsidRPr="00777215">
        <w:rPr>
          <w:rFonts w:ascii="Arial" w:hAnsi="Arial" w:cs="Arial"/>
          <w:color w:val="000000" w:themeColor="text1"/>
          <w:kern w:val="0"/>
          <w:sz w:val="22"/>
          <w:szCs w:val="22"/>
        </w:rPr>
        <w:t>(Wilmers et al. 2003</w:t>
      </w:r>
      <w:r w:rsidR="00B61656" w:rsidRPr="00777215">
        <w:rPr>
          <w:rFonts w:ascii="Arial" w:hAnsi="Arial" w:cs="Arial"/>
          <w:i/>
          <w:iCs/>
          <w:color w:val="000000" w:themeColor="text1"/>
          <w:kern w:val="0"/>
          <w:sz w:val="22"/>
          <w:szCs w:val="22"/>
        </w:rPr>
        <w:t>b</w:t>
      </w:r>
      <w:r w:rsidR="00B61656" w:rsidRPr="00777215">
        <w:rPr>
          <w:rFonts w:ascii="Arial" w:hAnsi="Arial" w:cs="Arial"/>
          <w:color w:val="000000" w:themeColor="text1"/>
          <w:kern w:val="0"/>
          <w:sz w:val="22"/>
          <w:szCs w:val="22"/>
        </w:rPr>
        <w:t>)</w:t>
      </w:r>
      <w:r w:rsidR="00726E2E" w:rsidRPr="00777215">
        <w:rPr>
          <w:rFonts w:ascii="Arial" w:hAnsi="Arial" w:cs="Arial"/>
          <w:color w:val="000000" w:themeColor="text1"/>
          <w:sz w:val="22"/>
          <w:szCs w:val="22"/>
        </w:rPr>
        <w:fldChar w:fldCharType="end"/>
      </w:r>
      <w:r w:rsidR="00F7476B" w:rsidRPr="00777215">
        <w:rPr>
          <w:rFonts w:ascii="Arial" w:hAnsi="Arial" w:cs="Arial"/>
          <w:color w:val="000000" w:themeColor="text1"/>
          <w:sz w:val="22"/>
          <w:szCs w:val="22"/>
        </w:rPr>
        <w:t xml:space="preserve"> and utilize anthropogenic resources </w:t>
      </w:r>
      <w:del w:id="336" w:author="John M. Marzluff" w:date="2026-05-04T14:06:00Z" w16du:dateUtc="2026-05-04T20:06:00Z">
        <w:r w:rsidR="00F7476B" w:rsidRPr="00777215" w:rsidDel="00A45D0C">
          <w:rPr>
            <w:rFonts w:ascii="Arial" w:hAnsi="Arial" w:cs="Arial"/>
            <w:color w:val="000000" w:themeColor="text1"/>
            <w:sz w:val="22"/>
            <w:szCs w:val="22"/>
          </w:rPr>
          <w:delText>in greater</w:delText>
        </w:r>
      </w:del>
      <w:ins w:id="337" w:author="John M. Marzluff" w:date="2026-05-04T14:06:00Z" w16du:dateUtc="2026-05-04T20:06:00Z">
        <w:r w:rsidR="00A45D0C">
          <w:rPr>
            <w:rFonts w:ascii="Arial" w:hAnsi="Arial" w:cs="Arial"/>
            <w:color w:val="000000" w:themeColor="text1"/>
            <w:sz w:val="22"/>
            <w:szCs w:val="22"/>
          </w:rPr>
          <w:t>more</w:t>
        </w:r>
      </w:ins>
      <w:r w:rsidR="00F7476B" w:rsidRPr="00777215">
        <w:rPr>
          <w:rFonts w:ascii="Arial" w:hAnsi="Arial" w:cs="Arial"/>
          <w:color w:val="000000" w:themeColor="text1"/>
          <w:sz w:val="22"/>
          <w:szCs w:val="22"/>
        </w:rPr>
        <w:t xml:space="preserve"> </w:t>
      </w:r>
      <w:del w:id="338" w:author="John M. Marzluff" w:date="2026-05-04T14:06:00Z" w16du:dateUtc="2026-05-04T20:06:00Z">
        <w:r w:rsidR="00F7476B" w:rsidRPr="00777215" w:rsidDel="00A45D0C">
          <w:rPr>
            <w:rFonts w:ascii="Arial" w:hAnsi="Arial" w:cs="Arial"/>
            <w:color w:val="000000" w:themeColor="text1"/>
            <w:sz w:val="22"/>
            <w:szCs w:val="22"/>
          </w:rPr>
          <w:delText>abundan</w:delText>
        </w:r>
      </w:del>
      <w:ins w:id="339" w:author="John M. Marzluff" w:date="2026-05-04T14:06:00Z" w16du:dateUtc="2026-05-04T20:06:00Z">
        <w:r w:rsidR="00A45D0C">
          <w:rPr>
            <w:rFonts w:ascii="Arial" w:hAnsi="Arial" w:cs="Arial"/>
            <w:color w:val="000000" w:themeColor="text1"/>
            <w:sz w:val="22"/>
            <w:szCs w:val="22"/>
          </w:rPr>
          <w:t>frequen</w:t>
        </w:r>
      </w:ins>
      <w:del w:id="340" w:author="John M. Marzluff" w:date="2026-05-04T14:06:00Z" w16du:dateUtc="2026-05-04T20:06:00Z">
        <w:r w:rsidR="00F7476B" w:rsidRPr="00777215" w:rsidDel="00A45D0C">
          <w:rPr>
            <w:rFonts w:ascii="Arial" w:hAnsi="Arial" w:cs="Arial"/>
            <w:color w:val="000000" w:themeColor="text1"/>
            <w:sz w:val="22"/>
            <w:szCs w:val="22"/>
          </w:rPr>
          <w:delText>ce</w:delText>
        </w:r>
      </w:del>
      <w:ins w:id="341" w:author="John M. Marzluff" w:date="2026-05-04T14:06:00Z" w16du:dateUtc="2026-05-04T20:06:00Z">
        <w:r w:rsidR="00A45D0C">
          <w:rPr>
            <w:rFonts w:ascii="Arial" w:hAnsi="Arial" w:cs="Arial"/>
            <w:color w:val="000000" w:themeColor="text1"/>
            <w:sz w:val="22"/>
            <w:szCs w:val="22"/>
          </w:rPr>
          <w:t>tly</w:t>
        </w:r>
      </w:ins>
      <w:r w:rsidR="00F7476B" w:rsidRPr="00777215">
        <w:rPr>
          <w:rFonts w:ascii="Arial" w:hAnsi="Arial" w:cs="Arial"/>
          <w:color w:val="000000" w:themeColor="text1"/>
          <w:sz w:val="22"/>
          <w:szCs w:val="22"/>
        </w:rPr>
        <w:t xml:space="preserve"> than natural resources during the winter </w:t>
      </w:r>
      <w:r w:rsidR="00F7476B"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{"citationID":"hO6B3dQ8","properties":{"unsorted":false,"formattedCitation":"(Ho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7476B" w:rsidRPr="00777215">
        <w:rPr>
          <w:rFonts w:ascii="Arial" w:hAnsi="Arial" w:cs="Arial"/>
          <w:color w:val="000000" w:themeColor="text1"/>
          <w:sz w:val="22"/>
          <w:szCs w:val="22"/>
        </w:rPr>
        <w:fldChar w:fldCharType="separate"/>
      </w:r>
      <w:r w:rsidR="00F7476B" w:rsidRPr="00777215">
        <w:rPr>
          <w:rFonts w:ascii="Arial" w:hAnsi="Arial" w:cs="Arial"/>
          <w:color w:val="000000" w:themeColor="text1"/>
          <w:sz w:val="22"/>
          <w:szCs w:val="22"/>
        </w:rPr>
        <w:t>(Ho et al. 2023)</w:t>
      </w:r>
      <w:r w:rsidR="00F7476B" w:rsidRPr="00777215">
        <w:rPr>
          <w:rFonts w:ascii="Arial" w:hAnsi="Arial" w:cs="Arial"/>
          <w:color w:val="000000" w:themeColor="text1"/>
          <w:sz w:val="22"/>
          <w:szCs w:val="22"/>
        </w:rPr>
        <w:fldChar w:fldCharType="end"/>
      </w:r>
      <w:r w:rsidR="00CA25F0" w:rsidRPr="00777215">
        <w:rPr>
          <w:rFonts w:ascii="Arial" w:hAnsi="Arial" w:cs="Arial"/>
          <w:color w:val="000000" w:themeColor="text1"/>
          <w:sz w:val="22"/>
          <w:szCs w:val="22"/>
        </w:rPr>
        <w:t>. Yet ravens</w:t>
      </w:r>
      <w:r w:rsidR="00C06F4B" w:rsidRPr="00777215">
        <w:rPr>
          <w:rFonts w:ascii="Arial" w:hAnsi="Arial" w:cs="Arial"/>
          <w:color w:val="000000" w:themeColor="text1"/>
          <w:sz w:val="22"/>
          <w:szCs w:val="22"/>
        </w:rPr>
        <w:t xml:space="preserve"> have</w:t>
      </w:r>
      <w:r w:rsidR="00701421" w:rsidRPr="00777215">
        <w:rPr>
          <w:rFonts w:ascii="Arial" w:hAnsi="Arial" w:cs="Arial"/>
          <w:color w:val="000000" w:themeColor="text1"/>
          <w:sz w:val="22"/>
          <w:szCs w:val="22"/>
        </w:rPr>
        <w:t xml:space="preserve"> </w:t>
      </w:r>
      <w:r w:rsidR="000E14F0" w:rsidRPr="00777215">
        <w:rPr>
          <w:rFonts w:ascii="Arial" w:hAnsi="Arial" w:cs="Arial"/>
          <w:color w:val="000000" w:themeColor="text1"/>
          <w:sz w:val="22"/>
          <w:szCs w:val="22"/>
        </w:rPr>
        <w:t>re</w:t>
      </w:r>
      <w:r w:rsidR="00701421" w:rsidRPr="00777215">
        <w:rPr>
          <w:rFonts w:ascii="Arial" w:hAnsi="Arial" w:cs="Arial"/>
          <w:color w:val="000000" w:themeColor="text1"/>
          <w:sz w:val="22"/>
          <w:szCs w:val="22"/>
        </w:rPr>
        <w:t>adapt</w:t>
      </w:r>
      <w:r w:rsidR="00DB1158" w:rsidRPr="00777215">
        <w:rPr>
          <w:rFonts w:ascii="Arial" w:hAnsi="Arial" w:cs="Arial"/>
          <w:color w:val="000000" w:themeColor="text1"/>
          <w:sz w:val="22"/>
          <w:szCs w:val="22"/>
        </w:rPr>
        <w:t>ed</w:t>
      </w:r>
      <w:r w:rsidR="00701421" w:rsidRPr="00777215">
        <w:rPr>
          <w:rFonts w:ascii="Arial" w:hAnsi="Arial" w:cs="Arial"/>
          <w:color w:val="000000" w:themeColor="text1"/>
          <w:sz w:val="22"/>
          <w:szCs w:val="22"/>
        </w:rPr>
        <w:t xml:space="preserve"> to the </w:t>
      </w:r>
      <w:r w:rsidR="00CA25F0" w:rsidRPr="00777215">
        <w:rPr>
          <w:rFonts w:ascii="Arial" w:hAnsi="Arial" w:cs="Arial"/>
          <w:color w:val="000000" w:themeColor="text1"/>
          <w:sz w:val="22"/>
          <w:szCs w:val="22"/>
        </w:rPr>
        <w:t xml:space="preserve">restored </w:t>
      </w:r>
      <w:r w:rsidR="00701421" w:rsidRPr="00777215">
        <w:rPr>
          <w:rFonts w:ascii="Arial" w:hAnsi="Arial" w:cs="Arial"/>
          <w:color w:val="000000" w:themeColor="text1"/>
          <w:sz w:val="22"/>
          <w:szCs w:val="22"/>
        </w:rPr>
        <w:t xml:space="preserve">predator </w:t>
      </w:r>
      <w:r w:rsidR="00CA25F0" w:rsidRPr="00777215">
        <w:rPr>
          <w:rFonts w:ascii="Arial" w:hAnsi="Arial" w:cs="Arial"/>
          <w:color w:val="000000" w:themeColor="text1"/>
          <w:sz w:val="22"/>
          <w:szCs w:val="22"/>
        </w:rPr>
        <w:t>guild</w:t>
      </w:r>
      <w:r w:rsidR="00701421" w:rsidRPr="00777215">
        <w:rPr>
          <w:rFonts w:ascii="Arial" w:hAnsi="Arial" w:cs="Arial"/>
          <w:color w:val="000000" w:themeColor="text1"/>
          <w:sz w:val="22"/>
          <w:szCs w:val="22"/>
        </w:rPr>
        <w:t xml:space="preserve"> </w:t>
      </w:r>
      <w:r w:rsidR="00C06F4B" w:rsidRPr="00777215">
        <w:rPr>
          <w:rFonts w:ascii="Arial" w:hAnsi="Arial" w:cs="Arial"/>
          <w:color w:val="000000" w:themeColor="text1"/>
          <w:sz w:val="22"/>
          <w:szCs w:val="22"/>
        </w:rPr>
        <w:t xml:space="preserve">by </w:t>
      </w:r>
      <w:r w:rsidR="00726E2E" w:rsidRPr="00777215">
        <w:rPr>
          <w:rFonts w:ascii="Arial" w:hAnsi="Arial" w:cs="Arial"/>
          <w:color w:val="000000" w:themeColor="text1"/>
          <w:sz w:val="22"/>
          <w:szCs w:val="22"/>
        </w:rPr>
        <w:t>shift</w:t>
      </w:r>
      <w:r w:rsidR="00B46C61" w:rsidRPr="00777215">
        <w:rPr>
          <w:rFonts w:ascii="Arial" w:hAnsi="Arial" w:cs="Arial"/>
          <w:color w:val="000000" w:themeColor="text1"/>
          <w:sz w:val="22"/>
          <w:szCs w:val="22"/>
        </w:rPr>
        <w:t>ing</w:t>
      </w:r>
      <w:r w:rsidR="00726E2E" w:rsidRPr="00777215">
        <w:rPr>
          <w:rFonts w:ascii="Arial" w:hAnsi="Arial" w:cs="Arial"/>
          <w:color w:val="000000" w:themeColor="text1"/>
          <w:sz w:val="22"/>
          <w:szCs w:val="22"/>
        </w:rPr>
        <w:t xml:space="preserve"> their space use to </w:t>
      </w:r>
      <w:del w:id="342" w:author="John M. Marzluff" w:date="2026-05-04T14:06:00Z" w16du:dateUtc="2026-05-04T20:06:00Z">
        <w:r w:rsidR="000455E4" w:rsidDel="00A45D0C">
          <w:rPr>
            <w:rFonts w:ascii="Arial" w:hAnsi="Arial" w:cs="Arial"/>
            <w:color w:val="000000" w:themeColor="text1"/>
            <w:sz w:val="22"/>
            <w:szCs w:val="22"/>
          </w:rPr>
          <w:delText xml:space="preserve">increasingly </w:delText>
        </w:r>
        <w:r w:rsidR="00726E2E" w:rsidRPr="00777215" w:rsidDel="00A45D0C">
          <w:rPr>
            <w:rFonts w:ascii="Arial" w:hAnsi="Arial" w:cs="Arial"/>
            <w:color w:val="000000" w:themeColor="text1"/>
            <w:sz w:val="22"/>
            <w:szCs w:val="22"/>
          </w:rPr>
          <w:delText>overlap with</w:delText>
        </w:r>
      </w:del>
      <w:ins w:id="343" w:author="John M. Marzluff" w:date="2026-05-04T14:06:00Z" w16du:dateUtc="2026-05-04T20:06:00Z">
        <w:r w:rsidR="00A45D0C">
          <w:rPr>
            <w:rFonts w:ascii="Arial" w:hAnsi="Arial" w:cs="Arial"/>
            <w:color w:val="000000" w:themeColor="text1"/>
            <w:sz w:val="22"/>
            <w:szCs w:val="22"/>
          </w:rPr>
          <w:t>exploit</w:t>
        </w:r>
      </w:ins>
      <w:r w:rsidR="00726E2E" w:rsidRPr="00777215">
        <w:rPr>
          <w:rFonts w:ascii="Arial" w:hAnsi="Arial" w:cs="Arial"/>
          <w:color w:val="000000" w:themeColor="text1"/>
          <w:sz w:val="22"/>
          <w:szCs w:val="22"/>
        </w:rPr>
        <w:t xml:space="preserve"> wolves during winters with greater wolf predation rates </w:t>
      </w:r>
      <w:r w:rsidR="00726E2E" w:rsidRPr="00777215">
        <w:rPr>
          <w:rFonts w:ascii="Arial" w:hAnsi="Arial" w:cs="Arial"/>
          <w:color w:val="000000" w:themeColor="text1"/>
          <w:sz w:val="22"/>
          <w:szCs w:val="22"/>
        </w:rPr>
        <w:fldChar w:fldCharType="begin"/>
      </w:r>
      <w:r w:rsidR="00E73E4F">
        <w:rPr>
          <w:rFonts w:ascii="Arial" w:hAnsi="Arial" w:cs="Arial"/>
          <w:color w:val="000000" w:themeColor="text1"/>
          <w:sz w:val="22"/>
          <w:szCs w:val="22"/>
        </w:rPr>
        <w:instrText xml:space="preserve"> ADDIN ZOTERO_ITEM CSL_CITATION {"citationID":"7A7COZ0N","properties":{"unsorted":false,"formattedCitation":"(Walker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kill and hunter</w:instrText>
      </w:r>
      <w:r w:rsidR="00E73E4F">
        <w:rPr>
          <w:rFonts w:ascii="Cambria Math" w:hAnsi="Cambria Math" w:cs="Cambria Math"/>
          <w:color w:val="000000" w:themeColor="text1"/>
          <w:sz w:val="22"/>
          <w:szCs w:val="22"/>
        </w:rPr>
        <w:instrText>‐</w:instrText>
      </w:r>
      <w:r w:rsidR="00E73E4F">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726E2E" w:rsidRPr="00777215">
        <w:rPr>
          <w:rFonts w:ascii="Arial" w:hAnsi="Arial" w:cs="Arial"/>
          <w:color w:val="000000" w:themeColor="text1"/>
          <w:sz w:val="22"/>
          <w:szCs w:val="22"/>
        </w:rPr>
        <w:fldChar w:fldCharType="separate"/>
      </w:r>
      <w:r w:rsidR="00726E2E" w:rsidRPr="00777215">
        <w:rPr>
          <w:rFonts w:ascii="Arial" w:hAnsi="Arial" w:cs="Arial"/>
          <w:color w:val="000000" w:themeColor="text1"/>
          <w:sz w:val="22"/>
          <w:szCs w:val="22"/>
        </w:rPr>
        <w:t>(Walker et al. 2018)</w:t>
      </w:r>
      <w:r w:rsidR="00726E2E" w:rsidRPr="00777215">
        <w:rPr>
          <w:rFonts w:ascii="Arial" w:hAnsi="Arial" w:cs="Arial"/>
          <w:color w:val="000000" w:themeColor="text1"/>
          <w:sz w:val="22"/>
          <w:szCs w:val="22"/>
        </w:rPr>
        <w:fldChar w:fldCharType="end"/>
      </w:r>
      <w:r w:rsidR="00726E2E" w:rsidRPr="00777215">
        <w:rPr>
          <w:rFonts w:ascii="Arial" w:hAnsi="Arial" w:cs="Arial"/>
          <w:color w:val="000000" w:themeColor="text1"/>
          <w:sz w:val="22"/>
          <w:szCs w:val="22"/>
        </w:rPr>
        <w:t>.</w:t>
      </w:r>
      <w:r w:rsidR="003D6C3C" w:rsidRPr="00777215">
        <w:rPr>
          <w:rFonts w:ascii="Arial" w:hAnsi="Arial" w:cs="Arial"/>
          <w:color w:val="000000" w:themeColor="text1"/>
          <w:sz w:val="22"/>
          <w:szCs w:val="22"/>
        </w:rPr>
        <w:t xml:space="preserve"> </w:t>
      </w:r>
      <w:ins w:id="344" w:author="John M. Marzluff" w:date="2026-05-04T14:14:00Z" w16du:dateUtc="2026-05-04T20:14:00Z">
        <w:r w:rsidR="00A45D0C">
          <w:rPr>
            <w:rFonts w:ascii="Arial" w:hAnsi="Arial" w:cs="Arial"/>
            <w:color w:val="000000" w:themeColor="text1"/>
            <w:sz w:val="22"/>
            <w:szCs w:val="22"/>
          </w:rPr>
          <w:t>Perhaps</w:t>
        </w:r>
      </w:ins>
      <w:ins w:id="345" w:author="John M. Marzluff" w:date="2026-05-04T14:15:00Z" w16du:dateUtc="2026-05-04T20:15:00Z">
        <w:r w:rsidR="00A45D0C">
          <w:rPr>
            <w:rFonts w:ascii="Arial" w:hAnsi="Arial" w:cs="Arial"/>
            <w:color w:val="000000" w:themeColor="text1"/>
            <w:sz w:val="22"/>
            <w:szCs w:val="22"/>
          </w:rPr>
          <w:t>,</w:t>
        </w:r>
      </w:ins>
      <w:ins w:id="346" w:author="John M. Marzluff" w:date="2026-05-04T14:14:00Z" w16du:dateUtc="2026-05-04T20:14:00Z">
        <w:r w:rsidR="00A45D0C">
          <w:rPr>
            <w:rFonts w:ascii="Arial" w:hAnsi="Arial" w:cs="Arial"/>
            <w:color w:val="000000" w:themeColor="text1"/>
            <w:sz w:val="22"/>
            <w:szCs w:val="22"/>
          </w:rPr>
          <w:t xml:space="preserve"> as </w:t>
        </w:r>
      </w:ins>
      <w:ins w:id="347" w:author="John M. Marzluff" w:date="2026-05-04T14:15:00Z" w16du:dateUtc="2026-05-04T20:15:00Z">
        <w:r w:rsidR="00A45D0C">
          <w:rPr>
            <w:rFonts w:ascii="Arial" w:hAnsi="Arial" w:cs="Arial"/>
            <w:color w:val="000000" w:themeColor="text1"/>
            <w:sz w:val="22"/>
            <w:szCs w:val="22"/>
          </w:rPr>
          <w:t>throughout the Pleistocene, r</w:t>
        </w:r>
      </w:ins>
      <w:del w:id="348" w:author="John M. Marzluff" w:date="2026-05-04T14:15:00Z" w16du:dateUtc="2026-05-04T20:15:00Z">
        <w:r w:rsidR="002A5982" w:rsidDel="00A45D0C">
          <w:rPr>
            <w:rFonts w:ascii="Arial" w:hAnsi="Arial" w:cs="Arial"/>
            <w:color w:val="000000" w:themeColor="text1"/>
            <w:sz w:val="22"/>
            <w:szCs w:val="22"/>
          </w:rPr>
          <w:delText>R</w:delText>
        </w:r>
      </w:del>
      <w:r w:rsidR="002A5982">
        <w:rPr>
          <w:rFonts w:ascii="Arial" w:hAnsi="Arial" w:cs="Arial"/>
          <w:color w:val="000000" w:themeColor="text1"/>
          <w:sz w:val="22"/>
          <w:szCs w:val="22"/>
        </w:rPr>
        <w:t xml:space="preserve">avens now select between </w:t>
      </w:r>
      <w:del w:id="349" w:author="John M. Marzluff" w:date="2026-05-04T14:06:00Z" w16du:dateUtc="2026-05-04T20:06:00Z">
        <w:r w:rsidR="002A5982" w:rsidDel="00A45D0C">
          <w:rPr>
            <w:rFonts w:ascii="Arial" w:hAnsi="Arial" w:cs="Arial"/>
            <w:color w:val="000000" w:themeColor="text1"/>
            <w:sz w:val="22"/>
            <w:szCs w:val="22"/>
          </w:rPr>
          <w:delText xml:space="preserve">the availability of </w:delText>
        </w:r>
      </w:del>
      <w:r w:rsidR="00262A22">
        <w:rPr>
          <w:rFonts w:ascii="Arial" w:hAnsi="Arial" w:cs="Arial"/>
          <w:color w:val="000000" w:themeColor="text1"/>
          <w:sz w:val="22"/>
          <w:szCs w:val="22"/>
        </w:rPr>
        <w:t>anthropogenic and natural carrion</w:t>
      </w:r>
      <w:r w:rsidR="002A5982">
        <w:rPr>
          <w:rFonts w:ascii="Arial" w:hAnsi="Arial" w:cs="Arial"/>
          <w:color w:val="000000" w:themeColor="text1"/>
          <w:sz w:val="22"/>
          <w:szCs w:val="22"/>
        </w:rPr>
        <w:t xml:space="preserve"> </w:t>
      </w:r>
      <w:del w:id="350" w:author="John M. Marzluff" w:date="2026-05-04T14:06:00Z" w16du:dateUtc="2026-05-04T20:06:00Z">
        <w:r w:rsidR="002A5982" w:rsidDel="00A45D0C">
          <w:rPr>
            <w:rFonts w:ascii="Arial" w:hAnsi="Arial" w:cs="Arial"/>
            <w:color w:val="000000" w:themeColor="text1"/>
            <w:sz w:val="22"/>
            <w:szCs w:val="22"/>
          </w:rPr>
          <w:delText>in a way</w:delText>
        </w:r>
      </w:del>
      <w:ins w:id="351" w:author="John M. Marzluff" w:date="2026-05-04T14:06:00Z" w16du:dateUtc="2026-05-04T20:06:00Z">
        <w:r w:rsidR="00A45D0C">
          <w:rPr>
            <w:rFonts w:ascii="Arial" w:hAnsi="Arial" w:cs="Arial"/>
            <w:color w:val="000000" w:themeColor="text1"/>
            <w:sz w:val="22"/>
            <w:szCs w:val="22"/>
          </w:rPr>
          <w:t>based</w:t>
        </w:r>
      </w:ins>
      <w:r w:rsidR="002A5982">
        <w:rPr>
          <w:rFonts w:ascii="Arial" w:hAnsi="Arial" w:cs="Arial"/>
          <w:color w:val="000000" w:themeColor="text1"/>
          <w:sz w:val="22"/>
          <w:szCs w:val="22"/>
        </w:rPr>
        <w:t xml:space="preserve"> </w:t>
      </w:r>
      <w:del w:id="352" w:author="John M. Marzluff" w:date="2026-05-04T14:06:00Z" w16du:dateUtc="2026-05-04T20:06:00Z">
        <w:r w:rsidR="002A5982" w:rsidDel="00A45D0C">
          <w:rPr>
            <w:rFonts w:ascii="Arial" w:hAnsi="Arial" w:cs="Arial"/>
            <w:color w:val="000000" w:themeColor="text1"/>
            <w:sz w:val="22"/>
            <w:szCs w:val="22"/>
          </w:rPr>
          <w:delText>that</w:delText>
        </w:r>
      </w:del>
      <w:ins w:id="353" w:author="John M. Marzluff" w:date="2026-05-04T14:06:00Z" w16du:dateUtc="2026-05-04T20:06:00Z">
        <w:r w:rsidR="00A45D0C">
          <w:rPr>
            <w:rFonts w:ascii="Arial" w:hAnsi="Arial" w:cs="Arial"/>
            <w:color w:val="000000" w:themeColor="text1"/>
            <w:sz w:val="22"/>
            <w:szCs w:val="22"/>
          </w:rPr>
          <w:t>on</w:t>
        </w:r>
      </w:ins>
      <w:r w:rsidR="002A5982">
        <w:rPr>
          <w:rFonts w:ascii="Arial" w:hAnsi="Arial" w:cs="Arial"/>
          <w:color w:val="000000" w:themeColor="text1"/>
          <w:sz w:val="22"/>
          <w:szCs w:val="22"/>
        </w:rPr>
        <w:t xml:space="preserve"> </w:t>
      </w:r>
      <w:del w:id="354" w:author="John M. Marzluff" w:date="2026-05-04T14:06:00Z" w16du:dateUtc="2026-05-04T20:06:00Z">
        <w:r w:rsidR="002A5982" w:rsidDel="00A45D0C">
          <w:rPr>
            <w:rFonts w:ascii="Arial" w:hAnsi="Arial" w:cs="Arial"/>
            <w:color w:val="000000" w:themeColor="text1"/>
            <w:sz w:val="22"/>
            <w:szCs w:val="22"/>
          </w:rPr>
          <w:delText>is</w:delText>
        </w:r>
      </w:del>
      <w:ins w:id="355" w:author="John M. Marzluff" w:date="2026-05-04T14:07:00Z" w16du:dateUtc="2026-05-04T20:07:00Z">
        <w:r w:rsidR="00A45D0C">
          <w:rPr>
            <w:rFonts w:ascii="Arial" w:hAnsi="Arial" w:cs="Arial"/>
            <w:color w:val="000000" w:themeColor="text1"/>
            <w:sz w:val="22"/>
            <w:szCs w:val="22"/>
          </w:rPr>
          <w:t>costs and benefits</w:t>
        </w:r>
      </w:ins>
      <w:r w:rsidR="002A5982">
        <w:rPr>
          <w:rFonts w:ascii="Arial" w:hAnsi="Arial" w:cs="Arial"/>
          <w:color w:val="000000" w:themeColor="text1"/>
          <w:sz w:val="22"/>
          <w:szCs w:val="22"/>
        </w:rPr>
        <w:t xml:space="preserve"> consistent with optimal foraging theory. </w:t>
      </w:r>
      <w:r w:rsidR="00834705" w:rsidRPr="00777215">
        <w:rPr>
          <w:rFonts w:ascii="Arial" w:hAnsi="Arial" w:cs="Arial"/>
          <w:color w:val="000000" w:themeColor="text1"/>
          <w:sz w:val="22"/>
          <w:szCs w:val="22"/>
        </w:rPr>
        <w:t xml:space="preserve"> </w:t>
      </w:r>
      <w:r w:rsidR="005C4E5D">
        <w:rPr>
          <w:rFonts w:ascii="Arial" w:hAnsi="Arial" w:cs="Arial"/>
          <w:color w:val="000000" w:themeColor="text1"/>
          <w:sz w:val="22"/>
          <w:szCs w:val="22"/>
        </w:rPr>
        <w:br w:type="page"/>
      </w:r>
    </w:p>
    <w:p w14:paraId="5197435E" w14:textId="388F2855" w:rsidR="00726E2E" w:rsidRPr="00777215" w:rsidRDefault="00664033" w:rsidP="005F4A3B">
      <w:pPr>
        <w:pStyle w:val="Heading2"/>
        <w:spacing w:line="480" w:lineRule="auto"/>
        <w:rPr>
          <w:rFonts w:ascii="Arial" w:hAnsi="Arial" w:cs="Arial"/>
          <w:color w:val="000000" w:themeColor="text1"/>
          <w:sz w:val="22"/>
          <w:szCs w:val="22"/>
        </w:rPr>
      </w:pPr>
      <w:r w:rsidRPr="00777215">
        <w:rPr>
          <w:rFonts w:ascii="Arial" w:hAnsi="Arial" w:cs="Arial"/>
          <w:color w:val="000000" w:themeColor="text1"/>
          <w:sz w:val="22"/>
          <w:szCs w:val="22"/>
        </w:rPr>
        <w:lastRenderedPageBreak/>
        <w:t>3.5 Literature Cited</w:t>
      </w:r>
    </w:p>
    <w:sectPr w:rsidR="00726E2E" w:rsidRPr="00777215"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meron Ho" w:date="2026-04-27T14:58:00Z" w:initials="CH">
    <w:p w14:paraId="389F69DB" w14:textId="77777777" w:rsidR="00470956" w:rsidRDefault="00470956" w:rsidP="00470956">
      <w:pPr>
        <w:pStyle w:val="CommentText"/>
      </w:pPr>
      <w:r>
        <w:rPr>
          <w:rStyle w:val="CommentReference"/>
        </w:rPr>
        <w:annotationRef/>
      </w:r>
      <w:r>
        <w:t>Make better</w:t>
      </w:r>
    </w:p>
  </w:comment>
  <w:comment w:id="2"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3" w:author="Cameron Ho" w:date="2026-01-30T11:49:00Z" w:initials="CH">
    <w:p w14:paraId="2AA23F68" w14:textId="77777777" w:rsidR="004D3FB5" w:rsidRDefault="004D3FB5" w:rsidP="004D3FB5">
      <w:pPr>
        <w:pStyle w:val="CommentText"/>
      </w:pPr>
      <w:r>
        <w:rPr>
          <w:rStyle w:val="CommentReference"/>
        </w:rPr>
        <w:annotationRef/>
      </w:r>
      <w:r>
        <w:t xml:space="preserve">Model results change when not including the rollover.  </w:t>
      </w:r>
    </w:p>
    <w:p w14:paraId="2D674D27" w14:textId="77777777" w:rsidR="004D3FB5" w:rsidRDefault="004D3FB5" w:rsidP="004D3FB5">
      <w:pPr>
        <w:pStyle w:val="CommentText"/>
      </w:pPr>
    </w:p>
    <w:p w14:paraId="6F0798DF" w14:textId="77777777" w:rsidR="004D3FB5" w:rsidRDefault="004D3FB5" w:rsidP="004D3FB5">
      <w:pPr>
        <w:pStyle w:val="CommentText"/>
      </w:pPr>
      <w:r>
        <w:t xml:space="preserve">Part1: both hunting biomass and hunting season are significant  </w:t>
      </w:r>
    </w:p>
    <w:p w14:paraId="11809CB3" w14:textId="77777777" w:rsidR="004D3FB5" w:rsidRDefault="004D3FB5" w:rsidP="004D3FB5">
      <w:pPr>
        <w:pStyle w:val="CommentText"/>
      </w:pPr>
      <w:r>
        <w:t xml:space="preserve">I think this version isn’t good though. It has the hunting season effect being negative so that ravens are less likely to go to the hunting area during the hunting season.  </w:t>
      </w:r>
    </w:p>
    <w:p w14:paraId="0E0831E8" w14:textId="77777777" w:rsidR="004D3FB5" w:rsidRDefault="004D3FB5" w:rsidP="004D3FB5">
      <w:pPr>
        <w:pStyle w:val="CommentText"/>
      </w:pPr>
      <w:r>
        <w:t>Plus, of course biomass carries over between days. Its just a matter of deciding by how much.</w:t>
      </w:r>
    </w:p>
  </w:comment>
  <w:comment w:id="4" w:author="Cameron Ho" w:date="2026-01-28T11:32:00Z" w:initials="CH">
    <w:p w14:paraId="6B6F5191" w14:textId="77777777" w:rsidR="004D3FB5" w:rsidRDefault="004D3FB5" w:rsidP="004D3FB5">
      <w:pPr>
        <w:pStyle w:val="CommentText"/>
      </w:pPr>
      <w:r>
        <w:rPr>
          <w:rStyle w:val="CommentReference"/>
        </w:rPr>
        <w:annotationRef/>
      </w:r>
      <w:r>
        <w:t>Include citation in bib</w:t>
      </w:r>
    </w:p>
  </w:comment>
  <w:comment w:id="5" w:author="Cameron Ho" w:date="2026-01-28T11:18:00Z" w:initials="CH">
    <w:p w14:paraId="28992209" w14:textId="77777777" w:rsidR="004D3FB5" w:rsidRDefault="004D3FB5"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6" w:author="Cameron Ho" w:date="2026-04-25T11:45:00Z" w:initials="CH">
    <w:p w14:paraId="40563CEF" w14:textId="77777777" w:rsidR="00DB1F1E" w:rsidRDefault="00DB1F1E" w:rsidP="00DB1F1E">
      <w:pPr>
        <w:pStyle w:val="CommentText"/>
      </w:pPr>
      <w:r>
        <w:rPr>
          <w:rStyle w:val="CommentReference"/>
        </w:rPr>
        <w:annotationRef/>
      </w:r>
      <w:r>
        <w:t>Where should this go in the order? It references the hunting season and hunting polygons, so seems like it has to go after both of those</w:t>
      </w:r>
    </w:p>
  </w:comment>
  <w:comment w:id="7" w:author="Cameron Ho" w:date="2026-04-27T15:18:00Z" w:initials="CH">
    <w:p w14:paraId="73B28576" w14:textId="77777777" w:rsidR="00716166" w:rsidRDefault="00716166" w:rsidP="00716166">
      <w:pPr>
        <w:pStyle w:val="CommentText"/>
      </w:pPr>
      <w:r>
        <w:rPr>
          <w:rStyle w:val="CommentReference"/>
        </w:rPr>
        <w:annotationRef/>
      </w:r>
      <w:r>
        <w:t>barplot</w:t>
      </w:r>
    </w:p>
  </w:comment>
  <w:comment w:id="8" w:author="Cameron Ho" w:date="2026-04-14T11:27:00Z" w:initials="CH">
    <w:p w14:paraId="61408CD7" w14:textId="77777777" w:rsidR="00A87ADB" w:rsidRDefault="00A87ADB" w:rsidP="00A87ADB">
      <w:pPr>
        <w:pStyle w:val="CommentText"/>
      </w:pPr>
      <w:r>
        <w:rPr>
          <w:rStyle w:val="CommentReference"/>
        </w:rPr>
        <w:annotationRef/>
      </w:r>
      <w:r>
        <w:t>From understanding of system, not related to how the hunting regions were created</w:t>
      </w:r>
    </w:p>
  </w:comment>
  <w:comment w:id="9" w:author="Cameron Ho" w:date="2026-04-20T11:31:00Z" w:initials="CH">
    <w:p w14:paraId="6A9DD7B4" w14:textId="77777777" w:rsidR="00E20A0B" w:rsidRDefault="00E20A0B" w:rsidP="00E20A0B">
      <w:pPr>
        <w:pStyle w:val="CommentText"/>
      </w:pPr>
      <w:r>
        <w:rPr>
          <w:rStyle w:val="CommentReference"/>
        </w:rPr>
        <w:annotationRef/>
      </w:r>
      <w:r>
        <w:t xml:space="preserve">Number of GPS points is a little wonky because the time period on the bottom maps are variable. The top two maps are relatively consistent at 2 months and 1 month. The bottom maps can be anywhere from 3 months to 1 week per year. </w:t>
      </w:r>
    </w:p>
  </w:comment>
  <w:comment w:id="10" w:author="Cameron Ho" w:date="2026-04-27T15:39:00Z" w:initials="CH">
    <w:p w14:paraId="232EDB56" w14:textId="77777777" w:rsidR="007B66FC" w:rsidRDefault="007B66FC" w:rsidP="007B66FC">
      <w:pPr>
        <w:pStyle w:val="CommentText"/>
      </w:pPr>
      <w:r>
        <w:rPr>
          <w:rStyle w:val="CommentReference"/>
        </w:rPr>
        <w:annotationRef/>
      </w:r>
      <w:r>
        <w:t>Had the same conversation with Beth.</w:t>
      </w:r>
    </w:p>
    <w:p w14:paraId="57A1360D" w14:textId="77777777" w:rsidR="007B66FC" w:rsidRDefault="007B66FC" w:rsidP="007B66FC">
      <w:pPr>
        <w:pStyle w:val="CommentText"/>
      </w:pPr>
    </w:p>
    <w:p w14:paraId="22E06568" w14:textId="77777777" w:rsidR="007B66FC" w:rsidRDefault="007B66FC" w:rsidP="007B66FC">
      <w:pPr>
        <w:pStyle w:val="CommentText"/>
      </w:pPr>
      <w:r>
        <w:t>The hard part is that “Between hunt” and “Bison hunt” are not consistent days each year.</w:t>
      </w:r>
    </w:p>
  </w:comment>
  <w:comment w:id="11" w:author="Cameron Ho" w:date="2026-04-27T15:46:00Z" w:initials="CH">
    <w:p w14:paraId="05E763EE" w14:textId="77777777" w:rsidR="00955886" w:rsidRDefault="00955886" w:rsidP="00955886">
      <w:pPr>
        <w:pStyle w:val="CommentText"/>
      </w:pPr>
      <w:r>
        <w:rPr>
          <w:rStyle w:val="CommentReference"/>
        </w:rPr>
        <w:annotationRef/>
      </w:r>
      <w:r>
        <w:t>This is averaged over individuals. The raw value is 47.5</w:t>
      </w:r>
    </w:p>
  </w:comment>
  <w:comment w:id="85" w:author="Cameron Ho" w:date="2026-04-28T18:20:00Z" w:initials="CH">
    <w:p w14:paraId="4A1144E6" w14:textId="77777777" w:rsidR="007C0D64" w:rsidRDefault="00C67BEB" w:rsidP="007C0D64">
      <w:pPr>
        <w:pStyle w:val="CommentText"/>
      </w:pPr>
      <w:r>
        <w:rPr>
          <w:rStyle w:val="CommentReference"/>
        </w:rPr>
        <w:annotationRef/>
      </w:r>
      <w:r w:rsidR="007C0D64">
        <w:t xml:space="preserve">Out of the 9 kills that were never visited, 7530 (Mammoth) was 6 of them. </w:t>
      </w:r>
    </w:p>
    <w:p w14:paraId="138CF74F" w14:textId="77777777" w:rsidR="007C0D64" w:rsidRDefault="007C0D64" w:rsidP="007C0D64">
      <w:pPr>
        <w:pStyle w:val="CommentText"/>
      </w:pPr>
    </w:p>
    <w:p w14:paraId="21F85DAE" w14:textId="77777777" w:rsidR="007C0D64" w:rsidRDefault="007C0D64" w:rsidP="007C0D64">
      <w:pPr>
        <w:pStyle w:val="CommentText"/>
      </w:pPr>
      <w:r>
        <w:t>7672, 7494 (Old Faithful), and 7595 (Lamar) each had 1. I don’t have any prey information for any of these.</w:t>
      </w:r>
    </w:p>
    <w:p w14:paraId="502E96BB" w14:textId="77777777" w:rsidR="007C0D64" w:rsidRDefault="007C0D64" w:rsidP="007C0D64">
      <w:pPr>
        <w:pStyle w:val="CommentText"/>
      </w:pPr>
    </w:p>
    <w:p w14:paraId="10D646F3" w14:textId="77777777" w:rsidR="007C0D64" w:rsidRDefault="007C0D64" w:rsidP="007C0D64">
      <w:pPr>
        <w:pStyle w:val="CommentText"/>
      </w:pPr>
      <w:r>
        <w:t>All but 2 of 7530 kills wree out in the open. Although despite being in the territory, I think most of thme were in spots that I think of as out of the high use areas by these individuals.</w:t>
      </w:r>
    </w:p>
  </w:comment>
  <w:comment w:id="88" w:author="Cameron Ho" w:date="2026-04-28T16:45:00Z" w:initials="CH">
    <w:p w14:paraId="4F99E46D" w14:textId="77777777" w:rsidR="006A6B96" w:rsidRDefault="003C4BF2" w:rsidP="006A6B96">
      <w:pPr>
        <w:pStyle w:val="CommentText"/>
      </w:pPr>
      <w:r>
        <w:rPr>
          <w:rStyle w:val="CommentReference"/>
        </w:rPr>
        <w:annotationRef/>
      </w:r>
      <w:r w:rsidR="006A6B96">
        <w:t>Only could match the predictive model kills to 10 kills detected by wolf project. They were all large (1 bison, 7 adult elk, 2 elk calf)</w:t>
      </w:r>
    </w:p>
  </w:comment>
  <w:comment w:id="99" w:author="John M. Marzluff" w:date="2026-05-04T13:11:00Z" w:initials="JM">
    <w:p w14:paraId="4145350E" w14:textId="77777777" w:rsidR="00A45D0C" w:rsidRDefault="00A45D0C" w:rsidP="00A45D0C">
      <w:r>
        <w:rPr>
          <w:rStyle w:val="CommentReference"/>
        </w:rPr>
        <w:annotationRef/>
      </w:r>
      <w:r>
        <w:rPr>
          <w:sz w:val="20"/>
          <w:szCs w:val="20"/>
        </w:rPr>
        <w:t>put this stat and the ones about size and when ravens stayed on terr in results, after description of model results</w:t>
      </w:r>
    </w:p>
  </w:comment>
  <w:comment w:id="161" w:author="John M. Marzluff" w:date="2026-05-04T13:27:00Z" w:initials="JM">
    <w:p w14:paraId="49CF083D" w14:textId="77777777" w:rsidR="00A45D0C" w:rsidRDefault="00A45D0C" w:rsidP="00A45D0C">
      <w:r>
        <w:rPr>
          <w:rStyle w:val="CommentReference"/>
        </w:rPr>
        <w:annotationRef/>
      </w:r>
      <w:r>
        <w:rPr>
          <w:sz w:val="20"/>
          <w:szCs w:val="20"/>
        </w:rPr>
        <w:t>can you add a sentence about how this jibes with Dugatkin and Reeve?</w:t>
      </w:r>
    </w:p>
  </w:comment>
  <w:comment w:id="264" w:author="Cameron Ho" w:date="2026-04-14T16:54:00Z" w:initials="CH">
    <w:p w14:paraId="7DC0E0F3" w14:textId="483E28AA" w:rsidR="00564FF3" w:rsidRDefault="00564FF3" w:rsidP="00A55F7C">
      <w:pPr>
        <w:pStyle w:val="CommentText"/>
      </w:pPr>
      <w:r>
        <w:rPr>
          <w:rStyle w:val="CommentReference"/>
        </w:rPr>
        <w:annotationRef/>
      </w:r>
      <w:r>
        <w:t>Mean 37, range 7 - 63, sd = 20.4</w:t>
      </w:r>
    </w:p>
  </w:comment>
  <w:comment w:id="265" w:author="Cameron Ho" w:date="2026-04-14T16:55:00Z" w:initials="CH">
    <w:p w14:paraId="6B82D365" w14:textId="77777777" w:rsidR="00564FF3" w:rsidRDefault="00564FF3" w:rsidP="00564FF3">
      <w:pPr>
        <w:pStyle w:val="CommentText"/>
      </w:pPr>
      <w:r>
        <w:rPr>
          <w:rStyle w:val="CommentReference"/>
        </w:rPr>
        <w:annotationRef/>
      </w:r>
      <w:r>
        <w:t>63, 7, 42, 32, 43</w:t>
      </w:r>
    </w:p>
    <w:p w14:paraId="14F4B31E" w14:textId="77777777" w:rsidR="00564FF3" w:rsidRDefault="00564FF3" w:rsidP="00564FF3">
      <w:pPr>
        <w:pStyle w:val="CommentText"/>
      </w:pPr>
    </w:p>
    <w:p w14:paraId="0A884F42" w14:textId="77777777" w:rsidR="00564FF3" w:rsidRDefault="00564FF3" w:rsidP="00564FF3">
      <w:pPr>
        <w:pStyle w:val="CommentText"/>
      </w:pPr>
      <w:r>
        <w:t>From Geremias bison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9F69DB" w15:done="0"/>
  <w15:commentEx w15:paraId="1BFF4261" w15:done="0"/>
  <w15:commentEx w15:paraId="0E0831E8" w15:done="0"/>
  <w15:commentEx w15:paraId="6B6F5191" w15:done="0"/>
  <w15:commentEx w15:paraId="28992209" w15:done="0"/>
  <w15:commentEx w15:paraId="40563CEF" w15:done="0"/>
  <w15:commentEx w15:paraId="73B28576" w15:done="0"/>
  <w15:commentEx w15:paraId="61408CD7" w15:done="0"/>
  <w15:commentEx w15:paraId="6A9DD7B4" w15:done="0"/>
  <w15:commentEx w15:paraId="22E06568" w15:done="0"/>
  <w15:commentEx w15:paraId="05E763EE" w15:done="0"/>
  <w15:commentEx w15:paraId="10D646F3" w15:done="0"/>
  <w15:commentEx w15:paraId="4F99E46D" w15:done="0"/>
  <w15:commentEx w15:paraId="4145350E" w15:done="0"/>
  <w15:commentEx w15:paraId="49CF083D" w15:done="0"/>
  <w15:commentEx w15:paraId="7DC0E0F3" w15:done="0"/>
  <w15:commentEx w15:paraId="0A884F42" w15:paraIdParent="7DC0E0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9F5DED" w16cex:dateUtc="2026-04-27T21:58:00Z"/>
  <w16cex:commentExtensible w16cex:durableId="308A2DDB" w16cex:dateUtc="2026-01-30T19:44:00Z"/>
  <w16cex:commentExtensible w16cex:durableId="1CAEDA77" w16cex:dateUtc="2026-01-30T19:49:00Z"/>
  <w16cex:commentExtensible w16cex:durableId="3483EC3A" w16cex:dateUtc="2026-01-28T19:32:00Z"/>
  <w16cex:commentExtensible w16cex:durableId="74E92380" w16cex:dateUtc="2026-01-28T19:18:00Z"/>
  <w16cex:commentExtensible w16cex:durableId="1EB16F80" w16cex:dateUtc="2026-04-25T18:45:00Z"/>
  <w16cex:commentExtensible w16cex:durableId="79B1238E" w16cex:dateUtc="2026-04-27T22:18:00Z"/>
  <w16cex:commentExtensible w16cex:durableId="0365E206" w16cex:dateUtc="2026-04-14T18:27:00Z"/>
  <w16cex:commentExtensible w16cex:durableId="183C5CAE" w16cex:dateUtc="2026-04-20T18:31:00Z"/>
  <w16cex:commentExtensible w16cex:durableId="2E4FE538" w16cex:dateUtc="2026-04-27T22:39:00Z"/>
  <w16cex:commentExtensible w16cex:durableId="1E8EBD78" w16cex:dateUtc="2026-04-27T22:46:00Z"/>
  <w16cex:commentExtensible w16cex:durableId="6BAF8839" w16cex:dateUtc="2026-04-29T01:20:00Z"/>
  <w16cex:commentExtensible w16cex:durableId="352D5508" w16cex:dateUtc="2026-04-28T23:45:00Z"/>
  <w16cex:commentExtensible w16cex:durableId="03816AF6" w16cex:dateUtc="2026-05-04T19:11:00Z"/>
  <w16cex:commentExtensible w16cex:durableId="0698A25A" w16cex:dateUtc="2026-05-04T19:27:00Z"/>
  <w16cex:commentExtensible w16cex:durableId="658D8037" w16cex:dateUtc="2026-04-14T23:54:00Z"/>
  <w16cex:commentExtensible w16cex:durableId="1F6CC41B" w16cex:dateUtc="2026-04-14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9F69DB" w16cid:durableId="359F5DED"/>
  <w16cid:commentId w16cid:paraId="1BFF4261" w16cid:durableId="308A2DDB"/>
  <w16cid:commentId w16cid:paraId="0E0831E8" w16cid:durableId="1CAEDA77"/>
  <w16cid:commentId w16cid:paraId="6B6F5191" w16cid:durableId="3483EC3A"/>
  <w16cid:commentId w16cid:paraId="28992209" w16cid:durableId="74E92380"/>
  <w16cid:commentId w16cid:paraId="40563CEF" w16cid:durableId="1EB16F80"/>
  <w16cid:commentId w16cid:paraId="73B28576" w16cid:durableId="79B1238E"/>
  <w16cid:commentId w16cid:paraId="61408CD7" w16cid:durableId="0365E206"/>
  <w16cid:commentId w16cid:paraId="6A9DD7B4" w16cid:durableId="183C5CAE"/>
  <w16cid:commentId w16cid:paraId="22E06568" w16cid:durableId="2E4FE538"/>
  <w16cid:commentId w16cid:paraId="05E763EE" w16cid:durableId="1E8EBD78"/>
  <w16cid:commentId w16cid:paraId="10D646F3" w16cid:durableId="6BAF8839"/>
  <w16cid:commentId w16cid:paraId="4F99E46D" w16cid:durableId="352D5508"/>
  <w16cid:commentId w16cid:paraId="4145350E" w16cid:durableId="03816AF6"/>
  <w16cid:commentId w16cid:paraId="49CF083D" w16cid:durableId="0698A25A"/>
  <w16cid:commentId w16cid:paraId="7DC0E0F3" w16cid:durableId="658D8037"/>
  <w16cid:commentId w16cid:paraId="0A884F42" w16cid:durableId="1F6CC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AE56" w14:textId="77777777" w:rsidR="000C7A13" w:rsidRDefault="000C7A13" w:rsidP="00595B4C">
      <w:pPr>
        <w:spacing w:after="0" w:line="240" w:lineRule="auto"/>
      </w:pPr>
      <w:r>
        <w:separator/>
      </w:r>
    </w:p>
  </w:endnote>
  <w:endnote w:type="continuationSeparator" w:id="0">
    <w:p w14:paraId="73025F68" w14:textId="77777777" w:rsidR="000C7A13" w:rsidRDefault="000C7A13"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1EB71" w14:textId="77777777" w:rsidR="000C7A13" w:rsidRDefault="000C7A13" w:rsidP="00595B4C">
      <w:pPr>
        <w:spacing w:after="0" w:line="240" w:lineRule="auto"/>
      </w:pPr>
      <w:r>
        <w:separator/>
      </w:r>
    </w:p>
  </w:footnote>
  <w:footnote w:type="continuationSeparator" w:id="0">
    <w:p w14:paraId="2C15C920" w14:textId="77777777" w:rsidR="000C7A13" w:rsidRDefault="000C7A13"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rson w15:author="John M. Marzluff">
    <w15:presenceInfo w15:providerId="AD" w15:userId="S::corvid@uw.edu::4fda0d47-2bc8-4b6e-a687-9d6d18b2b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082B"/>
    <w:rsid w:val="0000186B"/>
    <w:rsid w:val="00001DA4"/>
    <w:rsid w:val="000023F6"/>
    <w:rsid w:val="00002AD7"/>
    <w:rsid w:val="00002FB9"/>
    <w:rsid w:val="00003242"/>
    <w:rsid w:val="00003B83"/>
    <w:rsid w:val="00004CAE"/>
    <w:rsid w:val="00004F4F"/>
    <w:rsid w:val="00005269"/>
    <w:rsid w:val="00005DF0"/>
    <w:rsid w:val="000062A6"/>
    <w:rsid w:val="000065D2"/>
    <w:rsid w:val="00006698"/>
    <w:rsid w:val="000067E7"/>
    <w:rsid w:val="0000682C"/>
    <w:rsid w:val="00006E1B"/>
    <w:rsid w:val="0000700A"/>
    <w:rsid w:val="00007B94"/>
    <w:rsid w:val="00007F51"/>
    <w:rsid w:val="000100DC"/>
    <w:rsid w:val="0001029D"/>
    <w:rsid w:val="00010381"/>
    <w:rsid w:val="000108E2"/>
    <w:rsid w:val="00010AF2"/>
    <w:rsid w:val="0001111F"/>
    <w:rsid w:val="00012A4A"/>
    <w:rsid w:val="00012AAE"/>
    <w:rsid w:val="00012DB4"/>
    <w:rsid w:val="00012FA7"/>
    <w:rsid w:val="00012FC5"/>
    <w:rsid w:val="00013149"/>
    <w:rsid w:val="00013293"/>
    <w:rsid w:val="00013DB4"/>
    <w:rsid w:val="000145C8"/>
    <w:rsid w:val="00014CB0"/>
    <w:rsid w:val="00014CF7"/>
    <w:rsid w:val="0001607D"/>
    <w:rsid w:val="00016174"/>
    <w:rsid w:val="000165EA"/>
    <w:rsid w:val="00017488"/>
    <w:rsid w:val="000174C2"/>
    <w:rsid w:val="0001753D"/>
    <w:rsid w:val="000200E2"/>
    <w:rsid w:val="0002030C"/>
    <w:rsid w:val="0002040E"/>
    <w:rsid w:val="00020FA2"/>
    <w:rsid w:val="00021B1C"/>
    <w:rsid w:val="000226BB"/>
    <w:rsid w:val="00022A96"/>
    <w:rsid w:val="00022AC4"/>
    <w:rsid w:val="00022D92"/>
    <w:rsid w:val="00022F44"/>
    <w:rsid w:val="00023382"/>
    <w:rsid w:val="00023CE9"/>
    <w:rsid w:val="0002530E"/>
    <w:rsid w:val="000254B8"/>
    <w:rsid w:val="00025BC7"/>
    <w:rsid w:val="000262DB"/>
    <w:rsid w:val="000264D6"/>
    <w:rsid w:val="00026839"/>
    <w:rsid w:val="00026B0C"/>
    <w:rsid w:val="00027210"/>
    <w:rsid w:val="0002729A"/>
    <w:rsid w:val="000274CD"/>
    <w:rsid w:val="000278C7"/>
    <w:rsid w:val="00027DA5"/>
    <w:rsid w:val="0003016C"/>
    <w:rsid w:val="00030B47"/>
    <w:rsid w:val="00030E96"/>
    <w:rsid w:val="000310CC"/>
    <w:rsid w:val="0003135B"/>
    <w:rsid w:val="0003139C"/>
    <w:rsid w:val="000318B9"/>
    <w:rsid w:val="000324C8"/>
    <w:rsid w:val="00032E22"/>
    <w:rsid w:val="000335CE"/>
    <w:rsid w:val="000343B2"/>
    <w:rsid w:val="0003482B"/>
    <w:rsid w:val="00036503"/>
    <w:rsid w:val="00036F0A"/>
    <w:rsid w:val="00037ABE"/>
    <w:rsid w:val="00040A8D"/>
    <w:rsid w:val="00041341"/>
    <w:rsid w:val="0004276D"/>
    <w:rsid w:val="00042BC6"/>
    <w:rsid w:val="000431E5"/>
    <w:rsid w:val="0004378C"/>
    <w:rsid w:val="000437D5"/>
    <w:rsid w:val="00044433"/>
    <w:rsid w:val="00044894"/>
    <w:rsid w:val="00044D0C"/>
    <w:rsid w:val="00045033"/>
    <w:rsid w:val="00045232"/>
    <w:rsid w:val="000455E4"/>
    <w:rsid w:val="00045611"/>
    <w:rsid w:val="00045A1F"/>
    <w:rsid w:val="00045F57"/>
    <w:rsid w:val="0004695F"/>
    <w:rsid w:val="00046F5D"/>
    <w:rsid w:val="000473D9"/>
    <w:rsid w:val="000501CC"/>
    <w:rsid w:val="000507F5"/>
    <w:rsid w:val="00050EDD"/>
    <w:rsid w:val="00051C8C"/>
    <w:rsid w:val="00052D70"/>
    <w:rsid w:val="00053ACC"/>
    <w:rsid w:val="00053BBA"/>
    <w:rsid w:val="0005460B"/>
    <w:rsid w:val="00054868"/>
    <w:rsid w:val="00054F49"/>
    <w:rsid w:val="00054FF6"/>
    <w:rsid w:val="00055E61"/>
    <w:rsid w:val="00056195"/>
    <w:rsid w:val="0005686C"/>
    <w:rsid w:val="00056F82"/>
    <w:rsid w:val="00057432"/>
    <w:rsid w:val="000575C1"/>
    <w:rsid w:val="000578CC"/>
    <w:rsid w:val="00057BC9"/>
    <w:rsid w:val="000606A3"/>
    <w:rsid w:val="00060BDC"/>
    <w:rsid w:val="00060CCF"/>
    <w:rsid w:val="00060E98"/>
    <w:rsid w:val="0006196C"/>
    <w:rsid w:val="00061BD4"/>
    <w:rsid w:val="00061E97"/>
    <w:rsid w:val="000629E8"/>
    <w:rsid w:val="00062B19"/>
    <w:rsid w:val="00062E47"/>
    <w:rsid w:val="0006393F"/>
    <w:rsid w:val="00064496"/>
    <w:rsid w:val="00064714"/>
    <w:rsid w:val="000652BD"/>
    <w:rsid w:val="000656F2"/>
    <w:rsid w:val="00065A6E"/>
    <w:rsid w:val="00065C8D"/>
    <w:rsid w:val="00065FA9"/>
    <w:rsid w:val="000667B6"/>
    <w:rsid w:val="000671AC"/>
    <w:rsid w:val="00070BB1"/>
    <w:rsid w:val="00070E79"/>
    <w:rsid w:val="000718C0"/>
    <w:rsid w:val="00071E9E"/>
    <w:rsid w:val="00071FDE"/>
    <w:rsid w:val="0007208F"/>
    <w:rsid w:val="000721FA"/>
    <w:rsid w:val="00072E3E"/>
    <w:rsid w:val="000730B9"/>
    <w:rsid w:val="0007367C"/>
    <w:rsid w:val="0007406D"/>
    <w:rsid w:val="00074611"/>
    <w:rsid w:val="0007525F"/>
    <w:rsid w:val="0007567E"/>
    <w:rsid w:val="00075FD1"/>
    <w:rsid w:val="00076070"/>
    <w:rsid w:val="0007625D"/>
    <w:rsid w:val="00077383"/>
    <w:rsid w:val="0007743F"/>
    <w:rsid w:val="00077C33"/>
    <w:rsid w:val="00077DA1"/>
    <w:rsid w:val="000807E1"/>
    <w:rsid w:val="00080970"/>
    <w:rsid w:val="00081277"/>
    <w:rsid w:val="000813D2"/>
    <w:rsid w:val="00081705"/>
    <w:rsid w:val="0008218A"/>
    <w:rsid w:val="000827D3"/>
    <w:rsid w:val="00082876"/>
    <w:rsid w:val="0008367A"/>
    <w:rsid w:val="0008515D"/>
    <w:rsid w:val="00085177"/>
    <w:rsid w:val="00085631"/>
    <w:rsid w:val="00085657"/>
    <w:rsid w:val="0008607B"/>
    <w:rsid w:val="000867F3"/>
    <w:rsid w:val="000868B2"/>
    <w:rsid w:val="0008712D"/>
    <w:rsid w:val="000876D6"/>
    <w:rsid w:val="0008781C"/>
    <w:rsid w:val="00087FFA"/>
    <w:rsid w:val="000902C9"/>
    <w:rsid w:val="00090776"/>
    <w:rsid w:val="00091201"/>
    <w:rsid w:val="00091C9F"/>
    <w:rsid w:val="0009251A"/>
    <w:rsid w:val="00092712"/>
    <w:rsid w:val="00092ED1"/>
    <w:rsid w:val="00093259"/>
    <w:rsid w:val="0009394B"/>
    <w:rsid w:val="0009397E"/>
    <w:rsid w:val="0009499E"/>
    <w:rsid w:val="00094B0F"/>
    <w:rsid w:val="00095346"/>
    <w:rsid w:val="000959FC"/>
    <w:rsid w:val="00097023"/>
    <w:rsid w:val="000974D2"/>
    <w:rsid w:val="000977F3"/>
    <w:rsid w:val="00097E65"/>
    <w:rsid w:val="000A0720"/>
    <w:rsid w:val="000A07E1"/>
    <w:rsid w:val="000A08F3"/>
    <w:rsid w:val="000A204A"/>
    <w:rsid w:val="000A2108"/>
    <w:rsid w:val="000A2AEE"/>
    <w:rsid w:val="000A2F13"/>
    <w:rsid w:val="000A2F98"/>
    <w:rsid w:val="000A3115"/>
    <w:rsid w:val="000A3479"/>
    <w:rsid w:val="000A34AE"/>
    <w:rsid w:val="000A3738"/>
    <w:rsid w:val="000A3F1A"/>
    <w:rsid w:val="000A4C24"/>
    <w:rsid w:val="000A4D1D"/>
    <w:rsid w:val="000A4F42"/>
    <w:rsid w:val="000A513D"/>
    <w:rsid w:val="000A5260"/>
    <w:rsid w:val="000A5701"/>
    <w:rsid w:val="000A6B81"/>
    <w:rsid w:val="000A7C1A"/>
    <w:rsid w:val="000A7CC5"/>
    <w:rsid w:val="000B14BB"/>
    <w:rsid w:val="000B161F"/>
    <w:rsid w:val="000B1E06"/>
    <w:rsid w:val="000B21A1"/>
    <w:rsid w:val="000B275C"/>
    <w:rsid w:val="000B2C8B"/>
    <w:rsid w:val="000B35F8"/>
    <w:rsid w:val="000B3B44"/>
    <w:rsid w:val="000B5265"/>
    <w:rsid w:val="000B5BA5"/>
    <w:rsid w:val="000B5D6C"/>
    <w:rsid w:val="000B625C"/>
    <w:rsid w:val="000B7E00"/>
    <w:rsid w:val="000C2178"/>
    <w:rsid w:val="000C2273"/>
    <w:rsid w:val="000C261A"/>
    <w:rsid w:val="000C287B"/>
    <w:rsid w:val="000C2F90"/>
    <w:rsid w:val="000C36DB"/>
    <w:rsid w:val="000C3922"/>
    <w:rsid w:val="000C3B22"/>
    <w:rsid w:val="000C3BFB"/>
    <w:rsid w:val="000C48E1"/>
    <w:rsid w:val="000C4AAD"/>
    <w:rsid w:val="000C4BBA"/>
    <w:rsid w:val="000C533F"/>
    <w:rsid w:val="000C53DA"/>
    <w:rsid w:val="000C7427"/>
    <w:rsid w:val="000C7602"/>
    <w:rsid w:val="000C7A13"/>
    <w:rsid w:val="000D02F7"/>
    <w:rsid w:val="000D082B"/>
    <w:rsid w:val="000D0C20"/>
    <w:rsid w:val="000D12C0"/>
    <w:rsid w:val="000D2C48"/>
    <w:rsid w:val="000D2D87"/>
    <w:rsid w:val="000D33A4"/>
    <w:rsid w:val="000D3825"/>
    <w:rsid w:val="000D494E"/>
    <w:rsid w:val="000D4B70"/>
    <w:rsid w:val="000D4E90"/>
    <w:rsid w:val="000D6345"/>
    <w:rsid w:val="000D6346"/>
    <w:rsid w:val="000E0166"/>
    <w:rsid w:val="000E0389"/>
    <w:rsid w:val="000E071C"/>
    <w:rsid w:val="000E08EC"/>
    <w:rsid w:val="000E0ADA"/>
    <w:rsid w:val="000E14EC"/>
    <w:rsid w:val="000E14F0"/>
    <w:rsid w:val="000E201F"/>
    <w:rsid w:val="000E2535"/>
    <w:rsid w:val="000E2B0B"/>
    <w:rsid w:val="000E2CFE"/>
    <w:rsid w:val="000E3B56"/>
    <w:rsid w:val="000E4919"/>
    <w:rsid w:val="000E4D09"/>
    <w:rsid w:val="000E5177"/>
    <w:rsid w:val="000E5459"/>
    <w:rsid w:val="000E643F"/>
    <w:rsid w:val="000E6616"/>
    <w:rsid w:val="000E67E7"/>
    <w:rsid w:val="000E6A0B"/>
    <w:rsid w:val="000E74F1"/>
    <w:rsid w:val="000E7A31"/>
    <w:rsid w:val="000F0711"/>
    <w:rsid w:val="000F1132"/>
    <w:rsid w:val="000F154E"/>
    <w:rsid w:val="000F2071"/>
    <w:rsid w:val="000F26CC"/>
    <w:rsid w:val="000F28C6"/>
    <w:rsid w:val="000F29D1"/>
    <w:rsid w:val="000F2CFC"/>
    <w:rsid w:val="000F3239"/>
    <w:rsid w:val="000F4332"/>
    <w:rsid w:val="000F488F"/>
    <w:rsid w:val="000F4E3E"/>
    <w:rsid w:val="000F53BC"/>
    <w:rsid w:val="000F59BC"/>
    <w:rsid w:val="001012CC"/>
    <w:rsid w:val="00101366"/>
    <w:rsid w:val="00101411"/>
    <w:rsid w:val="00102DB0"/>
    <w:rsid w:val="001032ED"/>
    <w:rsid w:val="001034B3"/>
    <w:rsid w:val="00103C3C"/>
    <w:rsid w:val="00104B1A"/>
    <w:rsid w:val="00104BBC"/>
    <w:rsid w:val="00105555"/>
    <w:rsid w:val="0010574C"/>
    <w:rsid w:val="00105BB9"/>
    <w:rsid w:val="00105D45"/>
    <w:rsid w:val="00105F34"/>
    <w:rsid w:val="001066CE"/>
    <w:rsid w:val="0010695C"/>
    <w:rsid w:val="00106965"/>
    <w:rsid w:val="0010721D"/>
    <w:rsid w:val="00107702"/>
    <w:rsid w:val="001101EA"/>
    <w:rsid w:val="0011049A"/>
    <w:rsid w:val="00110D4B"/>
    <w:rsid w:val="00110EBF"/>
    <w:rsid w:val="0011135E"/>
    <w:rsid w:val="00111E8D"/>
    <w:rsid w:val="00112A0F"/>
    <w:rsid w:val="00112A7A"/>
    <w:rsid w:val="00113689"/>
    <w:rsid w:val="00113A83"/>
    <w:rsid w:val="00113D84"/>
    <w:rsid w:val="001141B3"/>
    <w:rsid w:val="00115034"/>
    <w:rsid w:val="001152FB"/>
    <w:rsid w:val="00115949"/>
    <w:rsid w:val="00116C42"/>
    <w:rsid w:val="00116C99"/>
    <w:rsid w:val="001170B2"/>
    <w:rsid w:val="00117498"/>
    <w:rsid w:val="00117668"/>
    <w:rsid w:val="001178A9"/>
    <w:rsid w:val="00120096"/>
    <w:rsid w:val="0012021B"/>
    <w:rsid w:val="00120A28"/>
    <w:rsid w:val="0012111E"/>
    <w:rsid w:val="001214C8"/>
    <w:rsid w:val="00121A58"/>
    <w:rsid w:val="00121B44"/>
    <w:rsid w:val="0012259D"/>
    <w:rsid w:val="00123CEF"/>
    <w:rsid w:val="00123D7C"/>
    <w:rsid w:val="00123E54"/>
    <w:rsid w:val="0012409D"/>
    <w:rsid w:val="00124225"/>
    <w:rsid w:val="00124367"/>
    <w:rsid w:val="001244A9"/>
    <w:rsid w:val="00124B72"/>
    <w:rsid w:val="00124DD2"/>
    <w:rsid w:val="001254A7"/>
    <w:rsid w:val="00125E80"/>
    <w:rsid w:val="00125FDB"/>
    <w:rsid w:val="00126FFF"/>
    <w:rsid w:val="0012700E"/>
    <w:rsid w:val="00127017"/>
    <w:rsid w:val="0012729F"/>
    <w:rsid w:val="00127624"/>
    <w:rsid w:val="00127D6F"/>
    <w:rsid w:val="00127E7D"/>
    <w:rsid w:val="0013019B"/>
    <w:rsid w:val="00130B19"/>
    <w:rsid w:val="00130DC5"/>
    <w:rsid w:val="00132026"/>
    <w:rsid w:val="001320D3"/>
    <w:rsid w:val="0013214A"/>
    <w:rsid w:val="00132FFC"/>
    <w:rsid w:val="0013308E"/>
    <w:rsid w:val="001333E5"/>
    <w:rsid w:val="001335A0"/>
    <w:rsid w:val="001337FF"/>
    <w:rsid w:val="00133DAD"/>
    <w:rsid w:val="001340C4"/>
    <w:rsid w:val="001342A3"/>
    <w:rsid w:val="001343B3"/>
    <w:rsid w:val="00134B69"/>
    <w:rsid w:val="00134EC9"/>
    <w:rsid w:val="0013547E"/>
    <w:rsid w:val="00135719"/>
    <w:rsid w:val="00135BC1"/>
    <w:rsid w:val="00135E16"/>
    <w:rsid w:val="00136BB4"/>
    <w:rsid w:val="0013703E"/>
    <w:rsid w:val="0013717F"/>
    <w:rsid w:val="00137215"/>
    <w:rsid w:val="0013746B"/>
    <w:rsid w:val="00137B71"/>
    <w:rsid w:val="00137C7F"/>
    <w:rsid w:val="00140A20"/>
    <w:rsid w:val="00140A52"/>
    <w:rsid w:val="00140F1C"/>
    <w:rsid w:val="001411F4"/>
    <w:rsid w:val="00141752"/>
    <w:rsid w:val="0014256D"/>
    <w:rsid w:val="00142B8C"/>
    <w:rsid w:val="00142BB4"/>
    <w:rsid w:val="00142FDF"/>
    <w:rsid w:val="001435C6"/>
    <w:rsid w:val="00143A1E"/>
    <w:rsid w:val="00143B77"/>
    <w:rsid w:val="0014414E"/>
    <w:rsid w:val="001451E9"/>
    <w:rsid w:val="00146241"/>
    <w:rsid w:val="001462A2"/>
    <w:rsid w:val="001463C4"/>
    <w:rsid w:val="001464AC"/>
    <w:rsid w:val="00146AD1"/>
    <w:rsid w:val="00146D38"/>
    <w:rsid w:val="00147092"/>
    <w:rsid w:val="001471DA"/>
    <w:rsid w:val="001471FD"/>
    <w:rsid w:val="001473F9"/>
    <w:rsid w:val="001478E0"/>
    <w:rsid w:val="00147AA9"/>
    <w:rsid w:val="00147C5B"/>
    <w:rsid w:val="00150C29"/>
    <w:rsid w:val="00151A52"/>
    <w:rsid w:val="001523C7"/>
    <w:rsid w:val="00153D4B"/>
    <w:rsid w:val="00154AC8"/>
    <w:rsid w:val="00154B09"/>
    <w:rsid w:val="00154F81"/>
    <w:rsid w:val="00155265"/>
    <w:rsid w:val="0015534E"/>
    <w:rsid w:val="0015545D"/>
    <w:rsid w:val="00155909"/>
    <w:rsid w:val="00155B60"/>
    <w:rsid w:val="00155BF9"/>
    <w:rsid w:val="00156749"/>
    <w:rsid w:val="00156ADD"/>
    <w:rsid w:val="001571E9"/>
    <w:rsid w:val="00157986"/>
    <w:rsid w:val="00157CCA"/>
    <w:rsid w:val="00157E49"/>
    <w:rsid w:val="00157EF3"/>
    <w:rsid w:val="00160111"/>
    <w:rsid w:val="001609ED"/>
    <w:rsid w:val="00160F76"/>
    <w:rsid w:val="00161448"/>
    <w:rsid w:val="00161CD9"/>
    <w:rsid w:val="00161D2A"/>
    <w:rsid w:val="00161E66"/>
    <w:rsid w:val="00162A6C"/>
    <w:rsid w:val="00162C02"/>
    <w:rsid w:val="00162D1B"/>
    <w:rsid w:val="00163056"/>
    <w:rsid w:val="001655FE"/>
    <w:rsid w:val="0016577E"/>
    <w:rsid w:val="00165966"/>
    <w:rsid w:val="001660FB"/>
    <w:rsid w:val="001661C7"/>
    <w:rsid w:val="0016633C"/>
    <w:rsid w:val="00167186"/>
    <w:rsid w:val="00167619"/>
    <w:rsid w:val="001676C5"/>
    <w:rsid w:val="00167A1A"/>
    <w:rsid w:val="00170335"/>
    <w:rsid w:val="00170A1E"/>
    <w:rsid w:val="00171057"/>
    <w:rsid w:val="00171125"/>
    <w:rsid w:val="00171CB2"/>
    <w:rsid w:val="00172540"/>
    <w:rsid w:val="001731B3"/>
    <w:rsid w:val="001732B4"/>
    <w:rsid w:val="00173413"/>
    <w:rsid w:val="0017348C"/>
    <w:rsid w:val="00173EA4"/>
    <w:rsid w:val="00174C1E"/>
    <w:rsid w:val="00174D70"/>
    <w:rsid w:val="001763BF"/>
    <w:rsid w:val="001770B4"/>
    <w:rsid w:val="00177C18"/>
    <w:rsid w:val="001806BA"/>
    <w:rsid w:val="00180B41"/>
    <w:rsid w:val="001814AA"/>
    <w:rsid w:val="00181F47"/>
    <w:rsid w:val="00181F94"/>
    <w:rsid w:val="001829C3"/>
    <w:rsid w:val="00183193"/>
    <w:rsid w:val="001834FF"/>
    <w:rsid w:val="00183DC9"/>
    <w:rsid w:val="00183F7B"/>
    <w:rsid w:val="00184D38"/>
    <w:rsid w:val="00184F96"/>
    <w:rsid w:val="00185801"/>
    <w:rsid w:val="001874C2"/>
    <w:rsid w:val="00187C09"/>
    <w:rsid w:val="00187D69"/>
    <w:rsid w:val="00190455"/>
    <w:rsid w:val="001907DA"/>
    <w:rsid w:val="00190C30"/>
    <w:rsid w:val="0019135A"/>
    <w:rsid w:val="00191BA5"/>
    <w:rsid w:val="00192B76"/>
    <w:rsid w:val="00193B68"/>
    <w:rsid w:val="00193FBE"/>
    <w:rsid w:val="001944FE"/>
    <w:rsid w:val="00194FBC"/>
    <w:rsid w:val="001955C1"/>
    <w:rsid w:val="001957A0"/>
    <w:rsid w:val="001957F4"/>
    <w:rsid w:val="00195F37"/>
    <w:rsid w:val="0019620E"/>
    <w:rsid w:val="00196968"/>
    <w:rsid w:val="001970AF"/>
    <w:rsid w:val="001975F3"/>
    <w:rsid w:val="001A0152"/>
    <w:rsid w:val="001A06C9"/>
    <w:rsid w:val="001A0B79"/>
    <w:rsid w:val="001A1054"/>
    <w:rsid w:val="001A1533"/>
    <w:rsid w:val="001A1787"/>
    <w:rsid w:val="001A20E1"/>
    <w:rsid w:val="001A26A3"/>
    <w:rsid w:val="001A2CAA"/>
    <w:rsid w:val="001A3173"/>
    <w:rsid w:val="001A36A0"/>
    <w:rsid w:val="001A3775"/>
    <w:rsid w:val="001A452E"/>
    <w:rsid w:val="001A5136"/>
    <w:rsid w:val="001A51C4"/>
    <w:rsid w:val="001A565E"/>
    <w:rsid w:val="001A72F0"/>
    <w:rsid w:val="001A72F6"/>
    <w:rsid w:val="001A7E6B"/>
    <w:rsid w:val="001A7FA1"/>
    <w:rsid w:val="001B0060"/>
    <w:rsid w:val="001B0452"/>
    <w:rsid w:val="001B04FC"/>
    <w:rsid w:val="001B06CE"/>
    <w:rsid w:val="001B1917"/>
    <w:rsid w:val="001B199D"/>
    <w:rsid w:val="001B2612"/>
    <w:rsid w:val="001B2892"/>
    <w:rsid w:val="001B2A22"/>
    <w:rsid w:val="001B2F0C"/>
    <w:rsid w:val="001B3216"/>
    <w:rsid w:val="001B476D"/>
    <w:rsid w:val="001B4827"/>
    <w:rsid w:val="001B48FA"/>
    <w:rsid w:val="001B5014"/>
    <w:rsid w:val="001B5015"/>
    <w:rsid w:val="001B5325"/>
    <w:rsid w:val="001B634D"/>
    <w:rsid w:val="001B69DE"/>
    <w:rsid w:val="001B6A7E"/>
    <w:rsid w:val="001B7308"/>
    <w:rsid w:val="001B787E"/>
    <w:rsid w:val="001B790E"/>
    <w:rsid w:val="001B79C5"/>
    <w:rsid w:val="001B7EF8"/>
    <w:rsid w:val="001C01C7"/>
    <w:rsid w:val="001C07DF"/>
    <w:rsid w:val="001C24BD"/>
    <w:rsid w:val="001C2619"/>
    <w:rsid w:val="001C2764"/>
    <w:rsid w:val="001C28E2"/>
    <w:rsid w:val="001C2C92"/>
    <w:rsid w:val="001C4179"/>
    <w:rsid w:val="001C48B6"/>
    <w:rsid w:val="001C4BB8"/>
    <w:rsid w:val="001C551B"/>
    <w:rsid w:val="001C5B23"/>
    <w:rsid w:val="001C6012"/>
    <w:rsid w:val="001C67C1"/>
    <w:rsid w:val="001C73C2"/>
    <w:rsid w:val="001C7AB5"/>
    <w:rsid w:val="001C7FE2"/>
    <w:rsid w:val="001D0952"/>
    <w:rsid w:val="001D0E31"/>
    <w:rsid w:val="001D1661"/>
    <w:rsid w:val="001D20EA"/>
    <w:rsid w:val="001D2EB1"/>
    <w:rsid w:val="001D2F32"/>
    <w:rsid w:val="001D3AE0"/>
    <w:rsid w:val="001D43FC"/>
    <w:rsid w:val="001D4507"/>
    <w:rsid w:val="001D4BD6"/>
    <w:rsid w:val="001D597C"/>
    <w:rsid w:val="001D6009"/>
    <w:rsid w:val="001D63C7"/>
    <w:rsid w:val="001D661A"/>
    <w:rsid w:val="001D6DED"/>
    <w:rsid w:val="001E03C0"/>
    <w:rsid w:val="001E0A2F"/>
    <w:rsid w:val="001E0B30"/>
    <w:rsid w:val="001E1135"/>
    <w:rsid w:val="001E1310"/>
    <w:rsid w:val="001E1602"/>
    <w:rsid w:val="001E179D"/>
    <w:rsid w:val="001E1BDF"/>
    <w:rsid w:val="001E20AF"/>
    <w:rsid w:val="001E21DC"/>
    <w:rsid w:val="001E2B4B"/>
    <w:rsid w:val="001E2CDB"/>
    <w:rsid w:val="001E34A7"/>
    <w:rsid w:val="001E3F35"/>
    <w:rsid w:val="001E44EB"/>
    <w:rsid w:val="001E4CFC"/>
    <w:rsid w:val="001E4DC0"/>
    <w:rsid w:val="001E671D"/>
    <w:rsid w:val="001E7007"/>
    <w:rsid w:val="001E7029"/>
    <w:rsid w:val="001E709D"/>
    <w:rsid w:val="001E70B8"/>
    <w:rsid w:val="001E7668"/>
    <w:rsid w:val="001E7F0D"/>
    <w:rsid w:val="001F0F38"/>
    <w:rsid w:val="001F0F49"/>
    <w:rsid w:val="001F17D3"/>
    <w:rsid w:val="001F18F9"/>
    <w:rsid w:val="001F1B71"/>
    <w:rsid w:val="001F1C61"/>
    <w:rsid w:val="001F2130"/>
    <w:rsid w:val="001F2A40"/>
    <w:rsid w:val="001F2F7E"/>
    <w:rsid w:val="001F3FD6"/>
    <w:rsid w:val="001F43B3"/>
    <w:rsid w:val="001F45D5"/>
    <w:rsid w:val="001F480E"/>
    <w:rsid w:val="001F488B"/>
    <w:rsid w:val="001F4A47"/>
    <w:rsid w:val="001F5163"/>
    <w:rsid w:val="001F521E"/>
    <w:rsid w:val="001F5419"/>
    <w:rsid w:val="001F542C"/>
    <w:rsid w:val="001F5FE7"/>
    <w:rsid w:val="001F626C"/>
    <w:rsid w:val="001F64CF"/>
    <w:rsid w:val="001F661C"/>
    <w:rsid w:val="001F6A21"/>
    <w:rsid w:val="001F6D05"/>
    <w:rsid w:val="001F6D50"/>
    <w:rsid w:val="001F76F4"/>
    <w:rsid w:val="001F77EB"/>
    <w:rsid w:val="001F7F0A"/>
    <w:rsid w:val="00200ABD"/>
    <w:rsid w:val="00200F84"/>
    <w:rsid w:val="0020135A"/>
    <w:rsid w:val="0020173A"/>
    <w:rsid w:val="00201C5B"/>
    <w:rsid w:val="002022AD"/>
    <w:rsid w:val="002024BC"/>
    <w:rsid w:val="002026E0"/>
    <w:rsid w:val="00202B08"/>
    <w:rsid w:val="00202BD2"/>
    <w:rsid w:val="00203181"/>
    <w:rsid w:val="00204742"/>
    <w:rsid w:val="002052FC"/>
    <w:rsid w:val="00206315"/>
    <w:rsid w:val="00206B15"/>
    <w:rsid w:val="00210182"/>
    <w:rsid w:val="0021105A"/>
    <w:rsid w:val="0021188C"/>
    <w:rsid w:val="00211B5B"/>
    <w:rsid w:val="0021210D"/>
    <w:rsid w:val="002123D1"/>
    <w:rsid w:val="00212504"/>
    <w:rsid w:val="00213072"/>
    <w:rsid w:val="0021430C"/>
    <w:rsid w:val="0021440B"/>
    <w:rsid w:val="00214F54"/>
    <w:rsid w:val="00215175"/>
    <w:rsid w:val="00215233"/>
    <w:rsid w:val="00216B79"/>
    <w:rsid w:val="00216BBD"/>
    <w:rsid w:val="00217221"/>
    <w:rsid w:val="00217F2E"/>
    <w:rsid w:val="0022027D"/>
    <w:rsid w:val="00222CDD"/>
    <w:rsid w:val="00223731"/>
    <w:rsid w:val="00223ECD"/>
    <w:rsid w:val="002247A1"/>
    <w:rsid w:val="0022502B"/>
    <w:rsid w:val="00225495"/>
    <w:rsid w:val="00225944"/>
    <w:rsid w:val="0022633D"/>
    <w:rsid w:val="00226F08"/>
    <w:rsid w:val="002274E3"/>
    <w:rsid w:val="002274F2"/>
    <w:rsid w:val="00227658"/>
    <w:rsid w:val="002279CB"/>
    <w:rsid w:val="00227BA0"/>
    <w:rsid w:val="00227DE9"/>
    <w:rsid w:val="0023042D"/>
    <w:rsid w:val="00230D58"/>
    <w:rsid w:val="0023119F"/>
    <w:rsid w:val="0023175E"/>
    <w:rsid w:val="0023200F"/>
    <w:rsid w:val="00232032"/>
    <w:rsid w:val="00232339"/>
    <w:rsid w:val="0023236E"/>
    <w:rsid w:val="002324CE"/>
    <w:rsid w:val="0023272B"/>
    <w:rsid w:val="00232CF1"/>
    <w:rsid w:val="00233513"/>
    <w:rsid w:val="00233A0E"/>
    <w:rsid w:val="002343A7"/>
    <w:rsid w:val="002343E4"/>
    <w:rsid w:val="00234466"/>
    <w:rsid w:val="00234825"/>
    <w:rsid w:val="0023589B"/>
    <w:rsid w:val="00235CF9"/>
    <w:rsid w:val="00235D02"/>
    <w:rsid w:val="00235E91"/>
    <w:rsid w:val="00235EEB"/>
    <w:rsid w:val="00236122"/>
    <w:rsid w:val="0023699F"/>
    <w:rsid w:val="00236C78"/>
    <w:rsid w:val="00236CFB"/>
    <w:rsid w:val="00241182"/>
    <w:rsid w:val="002414AD"/>
    <w:rsid w:val="0024176E"/>
    <w:rsid w:val="00241961"/>
    <w:rsid w:val="00241D11"/>
    <w:rsid w:val="00242154"/>
    <w:rsid w:val="00242619"/>
    <w:rsid w:val="002430F9"/>
    <w:rsid w:val="002435EA"/>
    <w:rsid w:val="002436C4"/>
    <w:rsid w:val="0024392C"/>
    <w:rsid w:val="00243B20"/>
    <w:rsid w:val="00244559"/>
    <w:rsid w:val="00244C43"/>
    <w:rsid w:val="00245419"/>
    <w:rsid w:val="00245446"/>
    <w:rsid w:val="00245762"/>
    <w:rsid w:val="00245FFF"/>
    <w:rsid w:val="00246137"/>
    <w:rsid w:val="002465CF"/>
    <w:rsid w:val="00247360"/>
    <w:rsid w:val="00250549"/>
    <w:rsid w:val="002507B2"/>
    <w:rsid w:val="00250C5A"/>
    <w:rsid w:val="00251429"/>
    <w:rsid w:val="0025146F"/>
    <w:rsid w:val="0025215C"/>
    <w:rsid w:val="00253082"/>
    <w:rsid w:val="002540AB"/>
    <w:rsid w:val="00254338"/>
    <w:rsid w:val="00255197"/>
    <w:rsid w:val="0025569E"/>
    <w:rsid w:val="002558F5"/>
    <w:rsid w:val="00255BF8"/>
    <w:rsid w:val="00255D18"/>
    <w:rsid w:val="002560DD"/>
    <w:rsid w:val="00256F72"/>
    <w:rsid w:val="0025716B"/>
    <w:rsid w:val="002577AB"/>
    <w:rsid w:val="00257A8B"/>
    <w:rsid w:val="00257B56"/>
    <w:rsid w:val="00257D62"/>
    <w:rsid w:val="00257EF7"/>
    <w:rsid w:val="0026022E"/>
    <w:rsid w:val="00260554"/>
    <w:rsid w:val="00260CE0"/>
    <w:rsid w:val="00260DB9"/>
    <w:rsid w:val="00260FCB"/>
    <w:rsid w:val="002614BB"/>
    <w:rsid w:val="002617B1"/>
    <w:rsid w:val="002623A3"/>
    <w:rsid w:val="002624EE"/>
    <w:rsid w:val="002625D4"/>
    <w:rsid w:val="0026282B"/>
    <w:rsid w:val="00262A22"/>
    <w:rsid w:val="00262FF5"/>
    <w:rsid w:val="002639A7"/>
    <w:rsid w:val="00264548"/>
    <w:rsid w:val="002646A3"/>
    <w:rsid w:val="002650E2"/>
    <w:rsid w:val="0026541E"/>
    <w:rsid w:val="0026562B"/>
    <w:rsid w:val="00265C8C"/>
    <w:rsid w:val="00265D25"/>
    <w:rsid w:val="00265D83"/>
    <w:rsid w:val="00266134"/>
    <w:rsid w:val="002661C5"/>
    <w:rsid w:val="0026624E"/>
    <w:rsid w:val="002672F2"/>
    <w:rsid w:val="00267741"/>
    <w:rsid w:val="00267C1E"/>
    <w:rsid w:val="00270215"/>
    <w:rsid w:val="0027030D"/>
    <w:rsid w:val="00270560"/>
    <w:rsid w:val="00270BD5"/>
    <w:rsid w:val="00270E86"/>
    <w:rsid w:val="0027144A"/>
    <w:rsid w:val="002716ED"/>
    <w:rsid w:val="00271842"/>
    <w:rsid w:val="00271D58"/>
    <w:rsid w:val="00272166"/>
    <w:rsid w:val="00272280"/>
    <w:rsid w:val="0027247A"/>
    <w:rsid w:val="002725BD"/>
    <w:rsid w:val="002729A3"/>
    <w:rsid w:val="00272B50"/>
    <w:rsid w:val="002730AC"/>
    <w:rsid w:val="002736DC"/>
    <w:rsid w:val="00273B76"/>
    <w:rsid w:val="0027401A"/>
    <w:rsid w:val="00274EF1"/>
    <w:rsid w:val="00275A95"/>
    <w:rsid w:val="0027610D"/>
    <w:rsid w:val="00276BEE"/>
    <w:rsid w:val="002773BF"/>
    <w:rsid w:val="00280176"/>
    <w:rsid w:val="002809B6"/>
    <w:rsid w:val="00280C61"/>
    <w:rsid w:val="002812C1"/>
    <w:rsid w:val="002815A5"/>
    <w:rsid w:val="0028186A"/>
    <w:rsid w:val="002818DA"/>
    <w:rsid w:val="00282456"/>
    <w:rsid w:val="00282705"/>
    <w:rsid w:val="002829DE"/>
    <w:rsid w:val="00282A16"/>
    <w:rsid w:val="00283240"/>
    <w:rsid w:val="00283303"/>
    <w:rsid w:val="00283657"/>
    <w:rsid w:val="00283B9E"/>
    <w:rsid w:val="00284631"/>
    <w:rsid w:val="00284647"/>
    <w:rsid w:val="0028498B"/>
    <w:rsid w:val="00284A46"/>
    <w:rsid w:val="00284AF8"/>
    <w:rsid w:val="00285216"/>
    <w:rsid w:val="00285449"/>
    <w:rsid w:val="0028554D"/>
    <w:rsid w:val="00285591"/>
    <w:rsid w:val="00286322"/>
    <w:rsid w:val="00286B29"/>
    <w:rsid w:val="00286E77"/>
    <w:rsid w:val="002875D6"/>
    <w:rsid w:val="002876B4"/>
    <w:rsid w:val="00287846"/>
    <w:rsid w:val="00287CF0"/>
    <w:rsid w:val="00287DB4"/>
    <w:rsid w:val="00287E8F"/>
    <w:rsid w:val="002900B0"/>
    <w:rsid w:val="00290486"/>
    <w:rsid w:val="002907B6"/>
    <w:rsid w:val="00290E79"/>
    <w:rsid w:val="002910E8"/>
    <w:rsid w:val="00291C19"/>
    <w:rsid w:val="002920CE"/>
    <w:rsid w:val="00292AE5"/>
    <w:rsid w:val="00292D82"/>
    <w:rsid w:val="00293A2B"/>
    <w:rsid w:val="00293E27"/>
    <w:rsid w:val="0029442D"/>
    <w:rsid w:val="002945A7"/>
    <w:rsid w:val="00294AC5"/>
    <w:rsid w:val="00295A7C"/>
    <w:rsid w:val="00296491"/>
    <w:rsid w:val="00296829"/>
    <w:rsid w:val="00296DF4"/>
    <w:rsid w:val="00297327"/>
    <w:rsid w:val="002974A4"/>
    <w:rsid w:val="00297901"/>
    <w:rsid w:val="00297ECE"/>
    <w:rsid w:val="002A0038"/>
    <w:rsid w:val="002A00A3"/>
    <w:rsid w:val="002A02D9"/>
    <w:rsid w:val="002A14AD"/>
    <w:rsid w:val="002A14C4"/>
    <w:rsid w:val="002A1DB2"/>
    <w:rsid w:val="002A2287"/>
    <w:rsid w:val="002A393F"/>
    <w:rsid w:val="002A3CEC"/>
    <w:rsid w:val="002A4AEB"/>
    <w:rsid w:val="002A4E8E"/>
    <w:rsid w:val="002A526A"/>
    <w:rsid w:val="002A5982"/>
    <w:rsid w:val="002A5C1B"/>
    <w:rsid w:val="002A5C5E"/>
    <w:rsid w:val="002A653D"/>
    <w:rsid w:val="002A6807"/>
    <w:rsid w:val="002A6B00"/>
    <w:rsid w:val="002A6B2F"/>
    <w:rsid w:val="002A6C34"/>
    <w:rsid w:val="002A7C02"/>
    <w:rsid w:val="002B00DB"/>
    <w:rsid w:val="002B0C48"/>
    <w:rsid w:val="002B125C"/>
    <w:rsid w:val="002B1302"/>
    <w:rsid w:val="002B20BA"/>
    <w:rsid w:val="002B22AF"/>
    <w:rsid w:val="002B2641"/>
    <w:rsid w:val="002B2C5F"/>
    <w:rsid w:val="002B2D9F"/>
    <w:rsid w:val="002B2EBC"/>
    <w:rsid w:val="002B3189"/>
    <w:rsid w:val="002B36B2"/>
    <w:rsid w:val="002B3814"/>
    <w:rsid w:val="002B39B1"/>
    <w:rsid w:val="002B412F"/>
    <w:rsid w:val="002B4765"/>
    <w:rsid w:val="002B56E0"/>
    <w:rsid w:val="002B58E6"/>
    <w:rsid w:val="002B5EC1"/>
    <w:rsid w:val="002B60C8"/>
    <w:rsid w:val="002B6423"/>
    <w:rsid w:val="002B649A"/>
    <w:rsid w:val="002B6F6F"/>
    <w:rsid w:val="002B77EA"/>
    <w:rsid w:val="002B78B6"/>
    <w:rsid w:val="002B7E11"/>
    <w:rsid w:val="002C0F47"/>
    <w:rsid w:val="002C10C6"/>
    <w:rsid w:val="002C13AC"/>
    <w:rsid w:val="002C1521"/>
    <w:rsid w:val="002C1B6A"/>
    <w:rsid w:val="002C2216"/>
    <w:rsid w:val="002C23D9"/>
    <w:rsid w:val="002C252C"/>
    <w:rsid w:val="002C2AF1"/>
    <w:rsid w:val="002C3379"/>
    <w:rsid w:val="002C354F"/>
    <w:rsid w:val="002C3AC3"/>
    <w:rsid w:val="002C41F7"/>
    <w:rsid w:val="002C55AB"/>
    <w:rsid w:val="002C64F8"/>
    <w:rsid w:val="002D01C2"/>
    <w:rsid w:val="002D0757"/>
    <w:rsid w:val="002D0E89"/>
    <w:rsid w:val="002D1542"/>
    <w:rsid w:val="002D2A1B"/>
    <w:rsid w:val="002D2A45"/>
    <w:rsid w:val="002D2D53"/>
    <w:rsid w:val="002D3A79"/>
    <w:rsid w:val="002D3A94"/>
    <w:rsid w:val="002D3C16"/>
    <w:rsid w:val="002D3FC3"/>
    <w:rsid w:val="002D4693"/>
    <w:rsid w:val="002D471F"/>
    <w:rsid w:val="002D48CB"/>
    <w:rsid w:val="002D5E77"/>
    <w:rsid w:val="002D6957"/>
    <w:rsid w:val="002D7785"/>
    <w:rsid w:val="002D799A"/>
    <w:rsid w:val="002D7C41"/>
    <w:rsid w:val="002E05F4"/>
    <w:rsid w:val="002E0944"/>
    <w:rsid w:val="002E0D3F"/>
    <w:rsid w:val="002E0E76"/>
    <w:rsid w:val="002E178A"/>
    <w:rsid w:val="002E1DF6"/>
    <w:rsid w:val="002E2B2C"/>
    <w:rsid w:val="002E2E3B"/>
    <w:rsid w:val="002E35DA"/>
    <w:rsid w:val="002E3FC7"/>
    <w:rsid w:val="002E49E4"/>
    <w:rsid w:val="002E65E4"/>
    <w:rsid w:val="002E7B8F"/>
    <w:rsid w:val="002E7BDD"/>
    <w:rsid w:val="002F03AD"/>
    <w:rsid w:val="002F0891"/>
    <w:rsid w:val="002F135C"/>
    <w:rsid w:val="002F1D60"/>
    <w:rsid w:val="002F2181"/>
    <w:rsid w:val="002F3845"/>
    <w:rsid w:val="002F445E"/>
    <w:rsid w:val="002F500B"/>
    <w:rsid w:val="002F5234"/>
    <w:rsid w:val="002F65E8"/>
    <w:rsid w:val="002F6A30"/>
    <w:rsid w:val="002F75AB"/>
    <w:rsid w:val="0030043E"/>
    <w:rsid w:val="00300541"/>
    <w:rsid w:val="00300876"/>
    <w:rsid w:val="00300977"/>
    <w:rsid w:val="00300E11"/>
    <w:rsid w:val="00301767"/>
    <w:rsid w:val="00301851"/>
    <w:rsid w:val="003021B3"/>
    <w:rsid w:val="00302565"/>
    <w:rsid w:val="0030264D"/>
    <w:rsid w:val="00302A78"/>
    <w:rsid w:val="00302B64"/>
    <w:rsid w:val="00304082"/>
    <w:rsid w:val="003045F8"/>
    <w:rsid w:val="003046AF"/>
    <w:rsid w:val="003050D3"/>
    <w:rsid w:val="003052AD"/>
    <w:rsid w:val="0030530E"/>
    <w:rsid w:val="00305B6B"/>
    <w:rsid w:val="00306552"/>
    <w:rsid w:val="003067DF"/>
    <w:rsid w:val="00306B2E"/>
    <w:rsid w:val="00307198"/>
    <w:rsid w:val="0030776C"/>
    <w:rsid w:val="003079EB"/>
    <w:rsid w:val="00307BE1"/>
    <w:rsid w:val="003100A6"/>
    <w:rsid w:val="00310F13"/>
    <w:rsid w:val="003114F8"/>
    <w:rsid w:val="003118F2"/>
    <w:rsid w:val="0031230C"/>
    <w:rsid w:val="00312AC5"/>
    <w:rsid w:val="00313305"/>
    <w:rsid w:val="0031391F"/>
    <w:rsid w:val="0031448B"/>
    <w:rsid w:val="0031450D"/>
    <w:rsid w:val="00314979"/>
    <w:rsid w:val="00314989"/>
    <w:rsid w:val="00314A05"/>
    <w:rsid w:val="00314CDC"/>
    <w:rsid w:val="00314E42"/>
    <w:rsid w:val="00314F6C"/>
    <w:rsid w:val="003153F0"/>
    <w:rsid w:val="00315F2C"/>
    <w:rsid w:val="003161DB"/>
    <w:rsid w:val="00316218"/>
    <w:rsid w:val="00317000"/>
    <w:rsid w:val="0031793D"/>
    <w:rsid w:val="00317DB8"/>
    <w:rsid w:val="00317EC0"/>
    <w:rsid w:val="00317FCF"/>
    <w:rsid w:val="00320151"/>
    <w:rsid w:val="003203A6"/>
    <w:rsid w:val="00320543"/>
    <w:rsid w:val="0032100A"/>
    <w:rsid w:val="003210C2"/>
    <w:rsid w:val="00321325"/>
    <w:rsid w:val="0032140B"/>
    <w:rsid w:val="003214A2"/>
    <w:rsid w:val="0032178D"/>
    <w:rsid w:val="00321A8E"/>
    <w:rsid w:val="003227A0"/>
    <w:rsid w:val="00322CFA"/>
    <w:rsid w:val="003231ED"/>
    <w:rsid w:val="00323589"/>
    <w:rsid w:val="0032443A"/>
    <w:rsid w:val="003255E8"/>
    <w:rsid w:val="00325BFD"/>
    <w:rsid w:val="00325EFC"/>
    <w:rsid w:val="0032699C"/>
    <w:rsid w:val="003269E9"/>
    <w:rsid w:val="00326FB4"/>
    <w:rsid w:val="00330719"/>
    <w:rsid w:val="00331031"/>
    <w:rsid w:val="0033116E"/>
    <w:rsid w:val="00331A63"/>
    <w:rsid w:val="00332205"/>
    <w:rsid w:val="003326A4"/>
    <w:rsid w:val="003326CF"/>
    <w:rsid w:val="00332952"/>
    <w:rsid w:val="00332967"/>
    <w:rsid w:val="00333EE0"/>
    <w:rsid w:val="00334016"/>
    <w:rsid w:val="00334AC5"/>
    <w:rsid w:val="00334CAA"/>
    <w:rsid w:val="0033525C"/>
    <w:rsid w:val="00335592"/>
    <w:rsid w:val="00335980"/>
    <w:rsid w:val="00336037"/>
    <w:rsid w:val="00336626"/>
    <w:rsid w:val="00336714"/>
    <w:rsid w:val="0033672F"/>
    <w:rsid w:val="00336E8D"/>
    <w:rsid w:val="00336F48"/>
    <w:rsid w:val="00337A51"/>
    <w:rsid w:val="00337B1C"/>
    <w:rsid w:val="00337DD2"/>
    <w:rsid w:val="003405A6"/>
    <w:rsid w:val="00341306"/>
    <w:rsid w:val="00341433"/>
    <w:rsid w:val="003416D4"/>
    <w:rsid w:val="00341CFF"/>
    <w:rsid w:val="00342A60"/>
    <w:rsid w:val="003432DA"/>
    <w:rsid w:val="00343415"/>
    <w:rsid w:val="00343497"/>
    <w:rsid w:val="00343C23"/>
    <w:rsid w:val="003451AB"/>
    <w:rsid w:val="003452C8"/>
    <w:rsid w:val="00345CD9"/>
    <w:rsid w:val="00346A4A"/>
    <w:rsid w:val="00347183"/>
    <w:rsid w:val="00347298"/>
    <w:rsid w:val="00347C2B"/>
    <w:rsid w:val="00347DF8"/>
    <w:rsid w:val="00347F6F"/>
    <w:rsid w:val="003500BE"/>
    <w:rsid w:val="00350EB7"/>
    <w:rsid w:val="0035191B"/>
    <w:rsid w:val="00352037"/>
    <w:rsid w:val="003532CE"/>
    <w:rsid w:val="00354908"/>
    <w:rsid w:val="00354CBB"/>
    <w:rsid w:val="00355E53"/>
    <w:rsid w:val="00355FF0"/>
    <w:rsid w:val="00356055"/>
    <w:rsid w:val="003561FA"/>
    <w:rsid w:val="003562A1"/>
    <w:rsid w:val="003571B0"/>
    <w:rsid w:val="0035738F"/>
    <w:rsid w:val="00357850"/>
    <w:rsid w:val="00357892"/>
    <w:rsid w:val="00360B6D"/>
    <w:rsid w:val="003612D7"/>
    <w:rsid w:val="003613A9"/>
    <w:rsid w:val="00361B21"/>
    <w:rsid w:val="003621A3"/>
    <w:rsid w:val="003626EA"/>
    <w:rsid w:val="003627A3"/>
    <w:rsid w:val="0036296E"/>
    <w:rsid w:val="00362BDD"/>
    <w:rsid w:val="00362CD3"/>
    <w:rsid w:val="00362E06"/>
    <w:rsid w:val="00364043"/>
    <w:rsid w:val="00364B2D"/>
    <w:rsid w:val="00364C7C"/>
    <w:rsid w:val="00365377"/>
    <w:rsid w:val="00365EAA"/>
    <w:rsid w:val="00366C2F"/>
    <w:rsid w:val="00366D3E"/>
    <w:rsid w:val="00366E3D"/>
    <w:rsid w:val="003670EC"/>
    <w:rsid w:val="0037032B"/>
    <w:rsid w:val="0037036A"/>
    <w:rsid w:val="003707C2"/>
    <w:rsid w:val="00370CA1"/>
    <w:rsid w:val="00370F70"/>
    <w:rsid w:val="003710C2"/>
    <w:rsid w:val="003719DB"/>
    <w:rsid w:val="00371C56"/>
    <w:rsid w:val="00372B25"/>
    <w:rsid w:val="00372F88"/>
    <w:rsid w:val="00373324"/>
    <w:rsid w:val="00373C37"/>
    <w:rsid w:val="00374452"/>
    <w:rsid w:val="00375BCE"/>
    <w:rsid w:val="00375CC1"/>
    <w:rsid w:val="0037609B"/>
    <w:rsid w:val="00376ADD"/>
    <w:rsid w:val="00376B59"/>
    <w:rsid w:val="00377006"/>
    <w:rsid w:val="00377BB5"/>
    <w:rsid w:val="00377E06"/>
    <w:rsid w:val="00377FB6"/>
    <w:rsid w:val="003801B5"/>
    <w:rsid w:val="003803EC"/>
    <w:rsid w:val="00380681"/>
    <w:rsid w:val="003806BE"/>
    <w:rsid w:val="003808B9"/>
    <w:rsid w:val="00381224"/>
    <w:rsid w:val="003823CE"/>
    <w:rsid w:val="00382931"/>
    <w:rsid w:val="00382DDB"/>
    <w:rsid w:val="00383C85"/>
    <w:rsid w:val="003842C1"/>
    <w:rsid w:val="00385443"/>
    <w:rsid w:val="0038551C"/>
    <w:rsid w:val="00385DC5"/>
    <w:rsid w:val="0038667B"/>
    <w:rsid w:val="00386F1A"/>
    <w:rsid w:val="00386F33"/>
    <w:rsid w:val="00387BBD"/>
    <w:rsid w:val="00387CDF"/>
    <w:rsid w:val="00390026"/>
    <w:rsid w:val="00390094"/>
    <w:rsid w:val="0039048C"/>
    <w:rsid w:val="0039053F"/>
    <w:rsid w:val="003906AB"/>
    <w:rsid w:val="003908A3"/>
    <w:rsid w:val="00391A56"/>
    <w:rsid w:val="00391CFB"/>
    <w:rsid w:val="003935CA"/>
    <w:rsid w:val="003937C4"/>
    <w:rsid w:val="00393C92"/>
    <w:rsid w:val="00393DD8"/>
    <w:rsid w:val="00393F8C"/>
    <w:rsid w:val="0039424C"/>
    <w:rsid w:val="00394839"/>
    <w:rsid w:val="0039487A"/>
    <w:rsid w:val="00394B05"/>
    <w:rsid w:val="00394F0F"/>
    <w:rsid w:val="00394F56"/>
    <w:rsid w:val="003950B2"/>
    <w:rsid w:val="00395214"/>
    <w:rsid w:val="00395290"/>
    <w:rsid w:val="003952F9"/>
    <w:rsid w:val="00395E5A"/>
    <w:rsid w:val="00396342"/>
    <w:rsid w:val="003963D7"/>
    <w:rsid w:val="00396697"/>
    <w:rsid w:val="003968D0"/>
    <w:rsid w:val="00397134"/>
    <w:rsid w:val="0039731E"/>
    <w:rsid w:val="003A0018"/>
    <w:rsid w:val="003A00C1"/>
    <w:rsid w:val="003A0470"/>
    <w:rsid w:val="003A0635"/>
    <w:rsid w:val="003A200B"/>
    <w:rsid w:val="003A2C5D"/>
    <w:rsid w:val="003A3325"/>
    <w:rsid w:val="003A39F0"/>
    <w:rsid w:val="003A5499"/>
    <w:rsid w:val="003A5A96"/>
    <w:rsid w:val="003A5DAE"/>
    <w:rsid w:val="003A5E88"/>
    <w:rsid w:val="003A732B"/>
    <w:rsid w:val="003A772C"/>
    <w:rsid w:val="003A77DC"/>
    <w:rsid w:val="003A7DBE"/>
    <w:rsid w:val="003B086D"/>
    <w:rsid w:val="003B14AA"/>
    <w:rsid w:val="003B15EC"/>
    <w:rsid w:val="003B19AF"/>
    <w:rsid w:val="003B2450"/>
    <w:rsid w:val="003B2B51"/>
    <w:rsid w:val="003B2DF2"/>
    <w:rsid w:val="003B3044"/>
    <w:rsid w:val="003B3280"/>
    <w:rsid w:val="003B3B53"/>
    <w:rsid w:val="003B3F1F"/>
    <w:rsid w:val="003B426F"/>
    <w:rsid w:val="003B433E"/>
    <w:rsid w:val="003B471D"/>
    <w:rsid w:val="003B5E42"/>
    <w:rsid w:val="003B6D03"/>
    <w:rsid w:val="003B73CE"/>
    <w:rsid w:val="003B7C59"/>
    <w:rsid w:val="003C04D2"/>
    <w:rsid w:val="003C0726"/>
    <w:rsid w:val="003C0FD7"/>
    <w:rsid w:val="003C237E"/>
    <w:rsid w:val="003C32DB"/>
    <w:rsid w:val="003C3310"/>
    <w:rsid w:val="003C33D8"/>
    <w:rsid w:val="003C363D"/>
    <w:rsid w:val="003C3ABF"/>
    <w:rsid w:val="003C4239"/>
    <w:rsid w:val="003C4BF2"/>
    <w:rsid w:val="003C6275"/>
    <w:rsid w:val="003C662C"/>
    <w:rsid w:val="003C66AA"/>
    <w:rsid w:val="003C6754"/>
    <w:rsid w:val="003C6A39"/>
    <w:rsid w:val="003C6AAD"/>
    <w:rsid w:val="003C71EF"/>
    <w:rsid w:val="003C7B80"/>
    <w:rsid w:val="003C7E7C"/>
    <w:rsid w:val="003D03A7"/>
    <w:rsid w:val="003D0745"/>
    <w:rsid w:val="003D1511"/>
    <w:rsid w:val="003D1E29"/>
    <w:rsid w:val="003D1E56"/>
    <w:rsid w:val="003D1E6C"/>
    <w:rsid w:val="003D2403"/>
    <w:rsid w:val="003D2CE9"/>
    <w:rsid w:val="003D35C9"/>
    <w:rsid w:val="003D35EC"/>
    <w:rsid w:val="003D3849"/>
    <w:rsid w:val="003D491C"/>
    <w:rsid w:val="003D4DD0"/>
    <w:rsid w:val="003D56F4"/>
    <w:rsid w:val="003D6400"/>
    <w:rsid w:val="003D6709"/>
    <w:rsid w:val="003D6C3C"/>
    <w:rsid w:val="003D6E1B"/>
    <w:rsid w:val="003D706A"/>
    <w:rsid w:val="003D725C"/>
    <w:rsid w:val="003D7899"/>
    <w:rsid w:val="003E05F5"/>
    <w:rsid w:val="003E12B6"/>
    <w:rsid w:val="003E140B"/>
    <w:rsid w:val="003E1900"/>
    <w:rsid w:val="003E1B6F"/>
    <w:rsid w:val="003E1F90"/>
    <w:rsid w:val="003E20B0"/>
    <w:rsid w:val="003E265F"/>
    <w:rsid w:val="003E2767"/>
    <w:rsid w:val="003E324A"/>
    <w:rsid w:val="003E4147"/>
    <w:rsid w:val="003E49BB"/>
    <w:rsid w:val="003E5154"/>
    <w:rsid w:val="003E51CC"/>
    <w:rsid w:val="003E63AB"/>
    <w:rsid w:val="003E669B"/>
    <w:rsid w:val="003E72F9"/>
    <w:rsid w:val="003E79D8"/>
    <w:rsid w:val="003E7C57"/>
    <w:rsid w:val="003F0180"/>
    <w:rsid w:val="003F035D"/>
    <w:rsid w:val="003F0C82"/>
    <w:rsid w:val="003F1172"/>
    <w:rsid w:val="003F16C1"/>
    <w:rsid w:val="003F193E"/>
    <w:rsid w:val="003F1D40"/>
    <w:rsid w:val="003F209F"/>
    <w:rsid w:val="003F29D7"/>
    <w:rsid w:val="003F3162"/>
    <w:rsid w:val="003F483F"/>
    <w:rsid w:val="003F4D05"/>
    <w:rsid w:val="003F5142"/>
    <w:rsid w:val="003F59E2"/>
    <w:rsid w:val="003F5F93"/>
    <w:rsid w:val="003F5FAF"/>
    <w:rsid w:val="003F6118"/>
    <w:rsid w:val="003F61D9"/>
    <w:rsid w:val="003F621B"/>
    <w:rsid w:val="003F6CE7"/>
    <w:rsid w:val="003F7639"/>
    <w:rsid w:val="003F77F4"/>
    <w:rsid w:val="003F7D32"/>
    <w:rsid w:val="00400A08"/>
    <w:rsid w:val="00400FA7"/>
    <w:rsid w:val="0040137A"/>
    <w:rsid w:val="00401742"/>
    <w:rsid w:val="00402709"/>
    <w:rsid w:val="004027AE"/>
    <w:rsid w:val="00402DB7"/>
    <w:rsid w:val="00403785"/>
    <w:rsid w:val="00403975"/>
    <w:rsid w:val="00403AB0"/>
    <w:rsid w:val="00404B78"/>
    <w:rsid w:val="00404EAD"/>
    <w:rsid w:val="00405B82"/>
    <w:rsid w:val="00406A49"/>
    <w:rsid w:val="00407392"/>
    <w:rsid w:val="004073C5"/>
    <w:rsid w:val="004076BD"/>
    <w:rsid w:val="004108DF"/>
    <w:rsid w:val="00410BC8"/>
    <w:rsid w:val="00410D41"/>
    <w:rsid w:val="00410E51"/>
    <w:rsid w:val="0041135C"/>
    <w:rsid w:val="00411BF1"/>
    <w:rsid w:val="00412306"/>
    <w:rsid w:val="00413087"/>
    <w:rsid w:val="0041326C"/>
    <w:rsid w:val="00413D38"/>
    <w:rsid w:val="00414120"/>
    <w:rsid w:val="00414618"/>
    <w:rsid w:val="00414B8F"/>
    <w:rsid w:val="00414CDC"/>
    <w:rsid w:val="00414F2E"/>
    <w:rsid w:val="004162E7"/>
    <w:rsid w:val="00416879"/>
    <w:rsid w:val="00416E3A"/>
    <w:rsid w:val="00417167"/>
    <w:rsid w:val="00417C6C"/>
    <w:rsid w:val="00420565"/>
    <w:rsid w:val="00420B0F"/>
    <w:rsid w:val="00420BCC"/>
    <w:rsid w:val="00420EF0"/>
    <w:rsid w:val="00420F11"/>
    <w:rsid w:val="00421A41"/>
    <w:rsid w:val="004220C1"/>
    <w:rsid w:val="00423690"/>
    <w:rsid w:val="00423C76"/>
    <w:rsid w:val="00424C1E"/>
    <w:rsid w:val="00425396"/>
    <w:rsid w:val="0042731C"/>
    <w:rsid w:val="00427B45"/>
    <w:rsid w:val="004315A2"/>
    <w:rsid w:val="00431711"/>
    <w:rsid w:val="004317D9"/>
    <w:rsid w:val="00432305"/>
    <w:rsid w:val="00432933"/>
    <w:rsid w:val="00432C06"/>
    <w:rsid w:val="00432F6C"/>
    <w:rsid w:val="00433A05"/>
    <w:rsid w:val="004344E3"/>
    <w:rsid w:val="00435ACE"/>
    <w:rsid w:val="004360C3"/>
    <w:rsid w:val="00436A80"/>
    <w:rsid w:val="00436EBC"/>
    <w:rsid w:val="00437139"/>
    <w:rsid w:val="004377C5"/>
    <w:rsid w:val="00437861"/>
    <w:rsid w:val="00437883"/>
    <w:rsid w:val="0044007B"/>
    <w:rsid w:val="0044038B"/>
    <w:rsid w:val="0044095B"/>
    <w:rsid w:val="00440A3D"/>
    <w:rsid w:val="0044128C"/>
    <w:rsid w:val="004413D7"/>
    <w:rsid w:val="00441D4C"/>
    <w:rsid w:val="00442772"/>
    <w:rsid w:val="00442B02"/>
    <w:rsid w:val="00442E07"/>
    <w:rsid w:val="00443A44"/>
    <w:rsid w:val="00443E1E"/>
    <w:rsid w:val="00443EED"/>
    <w:rsid w:val="00444113"/>
    <w:rsid w:val="0044413C"/>
    <w:rsid w:val="00444714"/>
    <w:rsid w:val="00444DCF"/>
    <w:rsid w:val="00445245"/>
    <w:rsid w:val="004455AA"/>
    <w:rsid w:val="0044660E"/>
    <w:rsid w:val="0044673C"/>
    <w:rsid w:val="00446863"/>
    <w:rsid w:val="0044695B"/>
    <w:rsid w:val="00446C15"/>
    <w:rsid w:val="00446DF8"/>
    <w:rsid w:val="00447192"/>
    <w:rsid w:val="00447289"/>
    <w:rsid w:val="00447456"/>
    <w:rsid w:val="004479F1"/>
    <w:rsid w:val="00450C95"/>
    <w:rsid w:val="004518B2"/>
    <w:rsid w:val="004519BE"/>
    <w:rsid w:val="0045213B"/>
    <w:rsid w:val="004548F8"/>
    <w:rsid w:val="00454C4F"/>
    <w:rsid w:val="00454E40"/>
    <w:rsid w:val="00455352"/>
    <w:rsid w:val="00455717"/>
    <w:rsid w:val="00455788"/>
    <w:rsid w:val="00455A13"/>
    <w:rsid w:val="00456DCB"/>
    <w:rsid w:val="00457BE1"/>
    <w:rsid w:val="00457DC2"/>
    <w:rsid w:val="00457ED3"/>
    <w:rsid w:val="00461145"/>
    <w:rsid w:val="00461512"/>
    <w:rsid w:val="00461E1E"/>
    <w:rsid w:val="00461FCC"/>
    <w:rsid w:val="00462342"/>
    <w:rsid w:val="00462376"/>
    <w:rsid w:val="004626AF"/>
    <w:rsid w:val="0046296C"/>
    <w:rsid w:val="00462E3B"/>
    <w:rsid w:val="004633A6"/>
    <w:rsid w:val="00464412"/>
    <w:rsid w:val="00464456"/>
    <w:rsid w:val="004646E2"/>
    <w:rsid w:val="00464A92"/>
    <w:rsid w:val="00464AA5"/>
    <w:rsid w:val="00464AB8"/>
    <w:rsid w:val="00465313"/>
    <w:rsid w:val="00465574"/>
    <w:rsid w:val="00465F7E"/>
    <w:rsid w:val="00466695"/>
    <w:rsid w:val="00466D33"/>
    <w:rsid w:val="004677DE"/>
    <w:rsid w:val="00467EC6"/>
    <w:rsid w:val="00470956"/>
    <w:rsid w:val="00470F4A"/>
    <w:rsid w:val="00471234"/>
    <w:rsid w:val="00472BA9"/>
    <w:rsid w:val="00472F7F"/>
    <w:rsid w:val="00473AAA"/>
    <w:rsid w:val="00473AE5"/>
    <w:rsid w:val="00473D98"/>
    <w:rsid w:val="0047466B"/>
    <w:rsid w:val="00474798"/>
    <w:rsid w:val="00474803"/>
    <w:rsid w:val="00475BD8"/>
    <w:rsid w:val="00475DB8"/>
    <w:rsid w:val="00476A00"/>
    <w:rsid w:val="0047763B"/>
    <w:rsid w:val="004779D0"/>
    <w:rsid w:val="00480AD1"/>
    <w:rsid w:val="00480DA3"/>
    <w:rsid w:val="00481F7E"/>
    <w:rsid w:val="0048299B"/>
    <w:rsid w:val="004829AE"/>
    <w:rsid w:val="00482D86"/>
    <w:rsid w:val="00482F91"/>
    <w:rsid w:val="004849DB"/>
    <w:rsid w:val="00484A7D"/>
    <w:rsid w:val="00484CDD"/>
    <w:rsid w:val="00485302"/>
    <w:rsid w:val="00485D4B"/>
    <w:rsid w:val="00486408"/>
    <w:rsid w:val="00487FF2"/>
    <w:rsid w:val="004904C0"/>
    <w:rsid w:val="00491D01"/>
    <w:rsid w:val="0049227B"/>
    <w:rsid w:val="00492A36"/>
    <w:rsid w:val="00492D11"/>
    <w:rsid w:val="00493335"/>
    <w:rsid w:val="004934CD"/>
    <w:rsid w:val="004936F9"/>
    <w:rsid w:val="0049412D"/>
    <w:rsid w:val="004941AD"/>
    <w:rsid w:val="00494514"/>
    <w:rsid w:val="004948CA"/>
    <w:rsid w:val="00494BC4"/>
    <w:rsid w:val="00494F32"/>
    <w:rsid w:val="004963B0"/>
    <w:rsid w:val="0049688C"/>
    <w:rsid w:val="00496B0F"/>
    <w:rsid w:val="00496D3B"/>
    <w:rsid w:val="00496EC1"/>
    <w:rsid w:val="00496F15"/>
    <w:rsid w:val="00497871"/>
    <w:rsid w:val="00497D5F"/>
    <w:rsid w:val="00497D74"/>
    <w:rsid w:val="004A06B0"/>
    <w:rsid w:val="004A0C27"/>
    <w:rsid w:val="004A0D20"/>
    <w:rsid w:val="004A1508"/>
    <w:rsid w:val="004A2862"/>
    <w:rsid w:val="004A3637"/>
    <w:rsid w:val="004A3814"/>
    <w:rsid w:val="004A4360"/>
    <w:rsid w:val="004A4756"/>
    <w:rsid w:val="004A475E"/>
    <w:rsid w:val="004A5024"/>
    <w:rsid w:val="004A5862"/>
    <w:rsid w:val="004A58A8"/>
    <w:rsid w:val="004A5C0C"/>
    <w:rsid w:val="004A695C"/>
    <w:rsid w:val="004A6BD4"/>
    <w:rsid w:val="004A6E23"/>
    <w:rsid w:val="004A7674"/>
    <w:rsid w:val="004A768E"/>
    <w:rsid w:val="004A7A39"/>
    <w:rsid w:val="004A7D38"/>
    <w:rsid w:val="004A7E21"/>
    <w:rsid w:val="004B0059"/>
    <w:rsid w:val="004B0956"/>
    <w:rsid w:val="004B0A8E"/>
    <w:rsid w:val="004B0D28"/>
    <w:rsid w:val="004B10A8"/>
    <w:rsid w:val="004B1440"/>
    <w:rsid w:val="004B1450"/>
    <w:rsid w:val="004B14DF"/>
    <w:rsid w:val="004B1D7F"/>
    <w:rsid w:val="004B2D97"/>
    <w:rsid w:val="004B31DE"/>
    <w:rsid w:val="004B3471"/>
    <w:rsid w:val="004B3AA4"/>
    <w:rsid w:val="004B3E21"/>
    <w:rsid w:val="004B3FD8"/>
    <w:rsid w:val="004B4205"/>
    <w:rsid w:val="004B4E63"/>
    <w:rsid w:val="004B511F"/>
    <w:rsid w:val="004B530B"/>
    <w:rsid w:val="004B5527"/>
    <w:rsid w:val="004B5B33"/>
    <w:rsid w:val="004B6CB7"/>
    <w:rsid w:val="004B77D7"/>
    <w:rsid w:val="004B7836"/>
    <w:rsid w:val="004B7C97"/>
    <w:rsid w:val="004B7FD0"/>
    <w:rsid w:val="004C07BF"/>
    <w:rsid w:val="004C0E7B"/>
    <w:rsid w:val="004C1425"/>
    <w:rsid w:val="004C14D7"/>
    <w:rsid w:val="004C1A6F"/>
    <w:rsid w:val="004C2D47"/>
    <w:rsid w:val="004C4684"/>
    <w:rsid w:val="004C46A8"/>
    <w:rsid w:val="004C50DD"/>
    <w:rsid w:val="004C5296"/>
    <w:rsid w:val="004C52EA"/>
    <w:rsid w:val="004C57A4"/>
    <w:rsid w:val="004C5EBE"/>
    <w:rsid w:val="004C6809"/>
    <w:rsid w:val="004C7636"/>
    <w:rsid w:val="004C7E9B"/>
    <w:rsid w:val="004D0613"/>
    <w:rsid w:val="004D078B"/>
    <w:rsid w:val="004D175B"/>
    <w:rsid w:val="004D1CBE"/>
    <w:rsid w:val="004D1CFA"/>
    <w:rsid w:val="004D1FB5"/>
    <w:rsid w:val="004D22FC"/>
    <w:rsid w:val="004D2936"/>
    <w:rsid w:val="004D2B28"/>
    <w:rsid w:val="004D2E79"/>
    <w:rsid w:val="004D305A"/>
    <w:rsid w:val="004D3269"/>
    <w:rsid w:val="004D3A1C"/>
    <w:rsid w:val="004D3FB5"/>
    <w:rsid w:val="004D4533"/>
    <w:rsid w:val="004D4BF4"/>
    <w:rsid w:val="004D4C0A"/>
    <w:rsid w:val="004D5C4B"/>
    <w:rsid w:val="004D7082"/>
    <w:rsid w:val="004D77E5"/>
    <w:rsid w:val="004D79FE"/>
    <w:rsid w:val="004D7AC1"/>
    <w:rsid w:val="004E083C"/>
    <w:rsid w:val="004E1330"/>
    <w:rsid w:val="004E1A12"/>
    <w:rsid w:val="004E1EAA"/>
    <w:rsid w:val="004E27F2"/>
    <w:rsid w:val="004E2E75"/>
    <w:rsid w:val="004E3111"/>
    <w:rsid w:val="004E3287"/>
    <w:rsid w:val="004E36F1"/>
    <w:rsid w:val="004E3B30"/>
    <w:rsid w:val="004E3E81"/>
    <w:rsid w:val="004E4247"/>
    <w:rsid w:val="004E498F"/>
    <w:rsid w:val="004E4F22"/>
    <w:rsid w:val="004E5517"/>
    <w:rsid w:val="004E5572"/>
    <w:rsid w:val="004E5652"/>
    <w:rsid w:val="004E6910"/>
    <w:rsid w:val="004E6A77"/>
    <w:rsid w:val="004E6C3E"/>
    <w:rsid w:val="004E6D4A"/>
    <w:rsid w:val="004E70E9"/>
    <w:rsid w:val="004E7142"/>
    <w:rsid w:val="004E7801"/>
    <w:rsid w:val="004F000D"/>
    <w:rsid w:val="004F0491"/>
    <w:rsid w:val="004F0D3C"/>
    <w:rsid w:val="004F1258"/>
    <w:rsid w:val="004F1EF4"/>
    <w:rsid w:val="004F22A1"/>
    <w:rsid w:val="004F2606"/>
    <w:rsid w:val="004F2B2E"/>
    <w:rsid w:val="004F2FE0"/>
    <w:rsid w:val="004F345D"/>
    <w:rsid w:val="004F4219"/>
    <w:rsid w:val="004F4721"/>
    <w:rsid w:val="004F47A3"/>
    <w:rsid w:val="004F48A8"/>
    <w:rsid w:val="004F4BD6"/>
    <w:rsid w:val="004F55A8"/>
    <w:rsid w:val="004F56E7"/>
    <w:rsid w:val="004F70F0"/>
    <w:rsid w:val="004F73C2"/>
    <w:rsid w:val="004F77F3"/>
    <w:rsid w:val="00500829"/>
    <w:rsid w:val="005013F8"/>
    <w:rsid w:val="0050156E"/>
    <w:rsid w:val="00501FC1"/>
    <w:rsid w:val="00502693"/>
    <w:rsid w:val="00502929"/>
    <w:rsid w:val="0050350C"/>
    <w:rsid w:val="00503582"/>
    <w:rsid w:val="00503917"/>
    <w:rsid w:val="00504242"/>
    <w:rsid w:val="005048E9"/>
    <w:rsid w:val="00504BF9"/>
    <w:rsid w:val="00505358"/>
    <w:rsid w:val="00505E12"/>
    <w:rsid w:val="005066D5"/>
    <w:rsid w:val="005070B9"/>
    <w:rsid w:val="0050759B"/>
    <w:rsid w:val="0051091A"/>
    <w:rsid w:val="00510E52"/>
    <w:rsid w:val="00511B64"/>
    <w:rsid w:val="005126AB"/>
    <w:rsid w:val="00512B40"/>
    <w:rsid w:val="005132EC"/>
    <w:rsid w:val="0051330D"/>
    <w:rsid w:val="00513587"/>
    <w:rsid w:val="00513A32"/>
    <w:rsid w:val="00513C32"/>
    <w:rsid w:val="00514465"/>
    <w:rsid w:val="00514466"/>
    <w:rsid w:val="00514E10"/>
    <w:rsid w:val="00515913"/>
    <w:rsid w:val="00515FD1"/>
    <w:rsid w:val="0051679D"/>
    <w:rsid w:val="0051695A"/>
    <w:rsid w:val="00517A83"/>
    <w:rsid w:val="00517AA6"/>
    <w:rsid w:val="00517F18"/>
    <w:rsid w:val="00520038"/>
    <w:rsid w:val="00520956"/>
    <w:rsid w:val="0052130C"/>
    <w:rsid w:val="0052144E"/>
    <w:rsid w:val="00522392"/>
    <w:rsid w:val="00522AA1"/>
    <w:rsid w:val="005230EC"/>
    <w:rsid w:val="00524695"/>
    <w:rsid w:val="00524B01"/>
    <w:rsid w:val="00524D16"/>
    <w:rsid w:val="00524D4A"/>
    <w:rsid w:val="00524F0E"/>
    <w:rsid w:val="0052503B"/>
    <w:rsid w:val="005250BF"/>
    <w:rsid w:val="0052552F"/>
    <w:rsid w:val="00525CC1"/>
    <w:rsid w:val="005261AF"/>
    <w:rsid w:val="0052639E"/>
    <w:rsid w:val="0052677E"/>
    <w:rsid w:val="00526F54"/>
    <w:rsid w:val="00527474"/>
    <w:rsid w:val="005275D2"/>
    <w:rsid w:val="0053013C"/>
    <w:rsid w:val="005301E9"/>
    <w:rsid w:val="005302DC"/>
    <w:rsid w:val="00531345"/>
    <w:rsid w:val="00531606"/>
    <w:rsid w:val="00531EA6"/>
    <w:rsid w:val="00531F60"/>
    <w:rsid w:val="005334D4"/>
    <w:rsid w:val="0053358C"/>
    <w:rsid w:val="00533794"/>
    <w:rsid w:val="00533895"/>
    <w:rsid w:val="00533D6F"/>
    <w:rsid w:val="00533D88"/>
    <w:rsid w:val="00533FF0"/>
    <w:rsid w:val="0053406E"/>
    <w:rsid w:val="00534618"/>
    <w:rsid w:val="00534B7A"/>
    <w:rsid w:val="00535030"/>
    <w:rsid w:val="005351A9"/>
    <w:rsid w:val="00535271"/>
    <w:rsid w:val="00535599"/>
    <w:rsid w:val="005355CF"/>
    <w:rsid w:val="00535EB5"/>
    <w:rsid w:val="00536461"/>
    <w:rsid w:val="0053708F"/>
    <w:rsid w:val="00537631"/>
    <w:rsid w:val="005400AE"/>
    <w:rsid w:val="00540591"/>
    <w:rsid w:val="005414AB"/>
    <w:rsid w:val="0054173D"/>
    <w:rsid w:val="005421D3"/>
    <w:rsid w:val="005424D8"/>
    <w:rsid w:val="0054282C"/>
    <w:rsid w:val="00542A76"/>
    <w:rsid w:val="0054325C"/>
    <w:rsid w:val="00543893"/>
    <w:rsid w:val="00544DFF"/>
    <w:rsid w:val="005452FD"/>
    <w:rsid w:val="00545489"/>
    <w:rsid w:val="0054572D"/>
    <w:rsid w:val="00545CD4"/>
    <w:rsid w:val="00545FF9"/>
    <w:rsid w:val="00546A0A"/>
    <w:rsid w:val="00547012"/>
    <w:rsid w:val="005471D0"/>
    <w:rsid w:val="0055022A"/>
    <w:rsid w:val="00550889"/>
    <w:rsid w:val="005510F0"/>
    <w:rsid w:val="005513B4"/>
    <w:rsid w:val="005518EC"/>
    <w:rsid w:val="00551F72"/>
    <w:rsid w:val="0055295B"/>
    <w:rsid w:val="00552E7A"/>
    <w:rsid w:val="00552F5B"/>
    <w:rsid w:val="005531B5"/>
    <w:rsid w:val="0055342C"/>
    <w:rsid w:val="005536AF"/>
    <w:rsid w:val="00553DC8"/>
    <w:rsid w:val="0055432E"/>
    <w:rsid w:val="00554634"/>
    <w:rsid w:val="005552D0"/>
    <w:rsid w:val="005554B3"/>
    <w:rsid w:val="00555C49"/>
    <w:rsid w:val="00556F2F"/>
    <w:rsid w:val="0055702A"/>
    <w:rsid w:val="00557047"/>
    <w:rsid w:val="00557490"/>
    <w:rsid w:val="00557BEE"/>
    <w:rsid w:val="0056001A"/>
    <w:rsid w:val="00560440"/>
    <w:rsid w:val="00560500"/>
    <w:rsid w:val="005609C3"/>
    <w:rsid w:val="0056121A"/>
    <w:rsid w:val="005617C3"/>
    <w:rsid w:val="00561C6A"/>
    <w:rsid w:val="00561EBF"/>
    <w:rsid w:val="00562BED"/>
    <w:rsid w:val="005632C0"/>
    <w:rsid w:val="005633F9"/>
    <w:rsid w:val="00563478"/>
    <w:rsid w:val="00563B4E"/>
    <w:rsid w:val="00564844"/>
    <w:rsid w:val="00564BE7"/>
    <w:rsid w:val="00564FF3"/>
    <w:rsid w:val="005650FD"/>
    <w:rsid w:val="0056521F"/>
    <w:rsid w:val="005662F3"/>
    <w:rsid w:val="005671A8"/>
    <w:rsid w:val="00567386"/>
    <w:rsid w:val="0056763F"/>
    <w:rsid w:val="005677C2"/>
    <w:rsid w:val="00570947"/>
    <w:rsid w:val="00571711"/>
    <w:rsid w:val="00572659"/>
    <w:rsid w:val="00573D0D"/>
    <w:rsid w:val="00575067"/>
    <w:rsid w:val="00575693"/>
    <w:rsid w:val="00575CD4"/>
    <w:rsid w:val="00575D1B"/>
    <w:rsid w:val="0057660C"/>
    <w:rsid w:val="005766A4"/>
    <w:rsid w:val="005767CE"/>
    <w:rsid w:val="00576804"/>
    <w:rsid w:val="00576CBB"/>
    <w:rsid w:val="00577495"/>
    <w:rsid w:val="00577FA2"/>
    <w:rsid w:val="00577FA7"/>
    <w:rsid w:val="0058120A"/>
    <w:rsid w:val="005812DC"/>
    <w:rsid w:val="005815C9"/>
    <w:rsid w:val="00581DC9"/>
    <w:rsid w:val="00581EF7"/>
    <w:rsid w:val="00582DF4"/>
    <w:rsid w:val="00582E12"/>
    <w:rsid w:val="00583298"/>
    <w:rsid w:val="00583ADA"/>
    <w:rsid w:val="00583FAA"/>
    <w:rsid w:val="005843B0"/>
    <w:rsid w:val="00584599"/>
    <w:rsid w:val="005848D0"/>
    <w:rsid w:val="00584DF2"/>
    <w:rsid w:val="00585AB9"/>
    <w:rsid w:val="00586948"/>
    <w:rsid w:val="00586E2C"/>
    <w:rsid w:val="00587A4B"/>
    <w:rsid w:val="00587CFF"/>
    <w:rsid w:val="0059016D"/>
    <w:rsid w:val="005903CE"/>
    <w:rsid w:val="00590484"/>
    <w:rsid w:val="005908AC"/>
    <w:rsid w:val="00590CE7"/>
    <w:rsid w:val="0059116C"/>
    <w:rsid w:val="0059123D"/>
    <w:rsid w:val="00591351"/>
    <w:rsid w:val="00591973"/>
    <w:rsid w:val="00591D6B"/>
    <w:rsid w:val="00592A1E"/>
    <w:rsid w:val="00592E70"/>
    <w:rsid w:val="005930E9"/>
    <w:rsid w:val="00593541"/>
    <w:rsid w:val="00593B43"/>
    <w:rsid w:val="00593D38"/>
    <w:rsid w:val="00594BAA"/>
    <w:rsid w:val="00594C33"/>
    <w:rsid w:val="00594CEE"/>
    <w:rsid w:val="0059509B"/>
    <w:rsid w:val="0059523D"/>
    <w:rsid w:val="0059579A"/>
    <w:rsid w:val="0059580B"/>
    <w:rsid w:val="00595887"/>
    <w:rsid w:val="00595B4C"/>
    <w:rsid w:val="00595C98"/>
    <w:rsid w:val="0059675A"/>
    <w:rsid w:val="005968D0"/>
    <w:rsid w:val="00596CF8"/>
    <w:rsid w:val="0059714F"/>
    <w:rsid w:val="005976F1"/>
    <w:rsid w:val="00597EAC"/>
    <w:rsid w:val="005A0017"/>
    <w:rsid w:val="005A01FE"/>
    <w:rsid w:val="005A0389"/>
    <w:rsid w:val="005A0DF8"/>
    <w:rsid w:val="005A2CDC"/>
    <w:rsid w:val="005A2D70"/>
    <w:rsid w:val="005A39A4"/>
    <w:rsid w:val="005A3DE4"/>
    <w:rsid w:val="005A3ECA"/>
    <w:rsid w:val="005A3FF8"/>
    <w:rsid w:val="005A4E2C"/>
    <w:rsid w:val="005A5037"/>
    <w:rsid w:val="005A5256"/>
    <w:rsid w:val="005A571D"/>
    <w:rsid w:val="005A5FE0"/>
    <w:rsid w:val="005A6147"/>
    <w:rsid w:val="005A6764"/>
    <w:rsid w:val="005A6B76"/>
    <w:rsid w:val="005A6C84"/>
    <w:rsid w:val="005A780E"/>
    <w:rsid w:val="005A78DE"/>
    <w:rsid w:val="005A7C06"/>
    <w:rsid w:val="005A7EAA"/>
    <w:rsid w:val="005B07B6"/>
    <w:rsid w:val="005B07EF"/>
    <w:rsid w:val="005B08CB"/>
    <w:rsid w:val="005B0B91"/>
    <w:rsid w:val="005B0C87"/>
    <w:rsid w:val="005B1445"/>
    <w:rsid w:val="005B1CCB"/>
    <w:rsid w:val="005B23C4"/>
    <w:rsid w:val="005B2959"/>
    <w:rsid w:val="005B2D5A"/>
    <w:rsid w:val="005B300C"/>
    <w:rsid w:val="005B3076"/>
    <w:rsid w:val="005B3909"/>
    <w:rsid w:val="005B3FF0"/>
    <w:rsid w:val="005B48B1"/>
    <w:rsid w:val="005B4CAA"/>
    <w:rsid w:val="005B4E68"/>
    <w:rsid w:val="005B684D"/>
    <w:rsid w:val="005B6B79"/>
    <w:rsid w:val="005B79FE"/>
    <w:rsid w:val="005C04FF"/>
    <w:rsid w:val="005C0A0D"/>
    <w:rsid w:val="005C0B05"/>
    <w:rsid w:val="005C156E"/>
    <w:rsid w:val="005C1D45"/>
    <w:rsid w:val="005C213A"/>
    <w:rsid w:val="005C2AD2"/>
    <w:rsid w:val="005C2CDA"/>
    <w:rsid w:val="005C2ED5"/>
    <w:rsid w:val="005C3461"/>
    <w:rsid w:val="005C396B"/>
    <w:rsid w:val="005C3E79"/>
    <w:rsid w:val="005C41AB"/>
    <w:rsid w:val="005C43FA"/>
    <w:rsid w:val="005C4B00"/>
    <w:rsid w:val="005C4E5D"/>
    <w:rsid w:val="005C5666"/>
    <w:rsid w:val="005C5D74"/>
    <w:rsid w:val="005D087E"/>
    <w:rsid w:val="005D0C44"/>
    <w:rsid w:val="005D0C5A"/>
    <w:rsid w:val="005D0D68"/>
    <w:rsid w:val="005D0E23"/>
    <w:rsid w:val="005D0E49"/>
    <w:rsid w:val="005D0F30"/>
    <w:rsid w:val="005D1890"/>
    <w:rsid w:val="005D1E13"/>
    <w:rsid w:val="005D2948"/>
    <w:rsid w:val="005D3160"/>
    <w:rsid w:val="005D385D"/>
    <w:rsid w:val="005D3E6B"/>
    <w:rsid w:val="005D4C42"/>
    <w:rsid w:val="005D4DF0"/>
    <w:rsid w:val="005D56E7"/>
    <w:rsid w:val="005D583A"/>
    <w:rsid w:val="005D5B40"/>
    <w:rsid w:val="005D5C45"/>
    <w:rsid w:val="005D60BE"/>
    <w:rsid w:val="005D63BB"/>
    <w:rsid w:val="005D6625"/>
    <w:rsid w:val="005D6AF6"/>
    <w:rsid w:val="005D6F5F"/>
    <w:rsid w:val="005D7498"/>
    <w:rsid w:val="005D7598"/>
    <w:rsid w:val="005D7661"/>
    <w:rsid w:val="005D7AB0"/>
    <w:rsid w:val="005D7C4B"/>
    <w:rsid w:val="005E0999"/>
    <w:rsid w:val="005E1C79"/>
    <w:rsid w:val="005E2CB7"/>
    <w:rsid w:val="005E30BC"/>
    <w:rsid w:val="005E3420"/>
    <w:rsid w:val="005E3AF9"/>
    <w:rsid w:val="005E3BBE"/>
    <w:rsid w:val="005E43D6"/>
    <w:rsid w:val="005E46CF"/>
    <w:rsid w:val="005E4857"/>
    <w:rsid w:val="005E52EF"/>
    <w:rsid w:val="005E58C8"/>
    <w:rsid w:val="005E5C31"/>
    <w:rsid w:val="005E64A5"/>
    <w:rsid w:val="005E66E9"/>
    <w:rsid w:val="005E67EC"/>
    <w:rsid w:val="005E7119"/>
    <w:rsid w:val="005E7410"/>
    <w:rsid w:val="005E7833"/>
    <w:rsid w:val="005E7B98"/>
    <w:rsid w:val="005E7E14"/>
    <w:rsid w:val="005F0636"/>
    <w:rsid w:val="005F0D36"/>
    <w:rsid w:val="005F12C6"/>
    <w:rsid w:val="005F161B"/>
    <w:rsid w:val="005F1DDC"/>
    <w:rsid w:val="005F1FA1"/>
    <w:rsid w:val="005F2445"/>
    <w:rsid w:val="005F25B2"/>
    <w:rsid w:val="005F2F3A"/>
    <w:rsid w:val="005F346D"/>
    <w:rsid w:val="005F3B0F"/>
    <w:rsid w:val="005F3CBD"/>
    <w:rsid w:val="005F3E05"/>
    <w:rsid w:val="005F4A3B"/>
    <w:rsid w:val="005F5343"/>
    <w:rsid w:val="005F5F1A"/>
    <w:rsid w:val="005F603F"/>
    <w:rsid w:val="005F7516"/>
    <w:rsid w:val="005F7DED"/>
    <w:rsid w:val="006008A5"/>
    <w:rsid w:val="00600BA9"/>
    <w:rsid w:val="006013A0"/>
    <w:rsid w:val="006015F0"/>
    <w:rsid w:val="00601852"/>
    <w:rsid w:val="00602321"/>
    <w:rsid w:val="0060236E"/>
    <w:rsid w:val="00602662"/>
    <w:rsid w:val="00603A69"/>
    <w:rsid w:val="00603EAA"/>
    <w:rsid w:val="00603F93"/>
    <w:rsid w:val="006051E4"/>
    <w:rsid w:val="0060582F"/>
    <w:rsid w:val="00605D66"/>
    <w:rsid w:val="00605E00"/>
    <w:rsid w:val="00607E9B"/>
    <w:rsid w:val="00607EB1"/>
    <w:rsid w:val="006105ED"/>
    <w:rsid w:val="00610657"/>
    <w:rsid w:val="00610851"/>
    <w:rsid w:val="00611EBA"/>
    <w:rsid w:val="00612163"/>
    <w:rsid w:val="006122D7"/>
    <w:rsid w:val="0061252E"/>
    <w:rsid w:val="00612A4B"/>
    <w:rsid w:val="0061350B"/>
    <w:rsid w:val="0061368F"/>
    <w:rsid w:val="00613C73"/>
    <w:rsid w:val="0061464F"/>
    <w:rsid w:val="006157AB"/>
    <w:rsid w:val="00615873"/>
    <w:rsid w:val="0061675D"/>
    <w:rsid w:val="0061771C"/>
    <w:rsid w:val="00620A8A"/>
    <w:rsid w:val="00621CF6"/>
    <w:rsid w:val="00621ECC"/>
    <w:rsid w:val="0062226D"/>
    <w:rsid w:val="006224E3"/>
    <w:rsid w:val="00622580"/>
    <w:rsid w:val="00622713"/>
    <w:rsid w:val="0062274E"/>
    <w:rsid w:val="0062353A"/>
    <w:rsid w:val="00623BF2"/>
    <w:rsid w:val="00624677"/>
    <w:rsid w:val="006248BE"/>
    <w:rsid w:val="00624B25"/>
    <w:rsid w:val="00624BE8"/>
    <w:rsid w:val="00625268"/>
    <w:rsid w:val="00625A5A"/>
    <w:rsid w:val="00627003"/>
    <w:rsid w:val="006278FE"/>
    <w:rsid w:val="00631112"/>
    <w:rsid w:val="00631BDC"/>
    <w:rsid w:val="00632399"/>
    <w:rsid w:val="0063254C"/>
    <w:rsid w:val="00632B5A"/>
    <w:rsid w:val="00632C99"/>
    <w:rsid w:val="0063313F"/>
    <w:rsid w:val="006331C7"/>
    <w:rsid w:val="0063323A"/>
    <w:rsid w:val="00634B2A"/>
    <w:rsid w:val="0063505F"/>
    <w:rsid w:val="00635078"/>
    <w:rsid w:val="006350F3"/>
    <w:rsid w:val="006354DB"/>
    <w:rsid w:val="00635829"/>
    <w:rsid w:val="00635D3C"/>
    <w:rsid w:val="00635F2F"/>
    <w:rsid w:val="006362BD"/>
    <w:rsid w:val="006362EB"/>
    <w:rsid w:val="00636C3B"/>
    <w:rsid w:val="006372E2"/>
    <w:rsid w:val="006378C4"/>
    <w:rsid w:val="00637A68"/>
    <w:rsid w:val="00640386"/>
    <w:rsid w:val="00640ACB"/>
    <w:rsid w:val="00640FBD"/>
    <w:rsid w:val="006416EC"/>
    <w:rsid w:val="00641EEE"/>
    <w:rsid w:val="00642F2E"/>
    <w:rsid w:val="006431B4"/>
    <w:rsid w:val="00643689"/>
    <w:rsid w:val="00644437"/>
    <w:rsid w:val="00644B6D"/>
    <w:rsid w:val="00645127"/>
    <w:rsid w:val="00645249"/>
    <w:rsid w:val="006459EF"/>
    <w:rsid w:val="00645B16"/>
    <w:rsid w:val="0064676A"/>
    <w:rsid w:val="00646AD7"/>
    <w:rsid w:val="00646C27"/>
    <w:rsid w:val="00646C75"/>
    <w:rsid w:val="00646E8E"/>
    <w:rsid w:val="00647611"/>
    <w:rsid w:val="00647B6D"/>
    <w:rsid w:val="00647EFA"/>
    <w:rsid w:val="00650040"/>
    <w:rsid w:val="0065168C"/>
    <w:rsid w:val="00651AC4"/>
    <w:rsid w:val="00652D6C"/>
    <w:rsid w:val="00653500"/>
    <w:rsid w:val="00653652"/>
    <w:rsid w:val="00653A01"/>
    <w:rsid w:val="00653CB7"/>
    <w:rsid w:val="00654177"/>
    <w:rsid w:val="00654809"/>
    <w:rsid w:val="00654E58"/>
    <w:rsid w:val="00655207"/>
    <w:rsid w:val="00656216"/>
    <w:rsid w:val="00656657"/>
    <w:rsid w:val="006571D5"/>
    <w:rsid w:val="0065731B"/>
    <w:rsid w:val="0065764B"/>
    <w:rsid w:val="006601D1"/>
    <w:rsid w:val="0066041E"/>
    <w:rsid w:val="0066074F"/>
    <w:rsid w:val="0066109E"/>
    <w:rsid w:val="006614EF"/>
    <w:rsid w:val="006617F7"/>
    <w:rsid w:val="006618DF"/>
    <w:rsid w:val="00661B4E"/>
    <w:rsid w:val="00662BC9"/>
    <w:rsid w:val="00662C4F"/>
    <w:rsid w:val="0066305E"/>
    <w:rsid w:val="006631B9"/>
    <w:rsid w:val="006636FE"/>
    <w:rsid w:val="00664033"/>
    <w:rsid w:val="00664539"/>
    <w:rsid w:val="00664737"/>
    <w:rsid w:val="0066476B"/>
    <w:rsid w:val="0066479A"/>
    <w:rsid w:val="00664D9D"/>
    <w:rsid w:val="00665500"/>
    <w:rsid w:val="00665AED"/>
    <w:rsid w:val="00665C4E"/>
    <w:rsid w:val="0066623D"/>
    <w:rsid w:val="00667278"/>
    <w:rsid w:val="00667F1F"/>
    <w:rsid w:val="00667F55"/>
    <w:rsid w:val="006706C3"/>
    <w:rsid w:val="006706FB"/>
    <w:rsid w:val="00670FAF"/>
    <w:rsid w:val="00670FBC"/>
    <w:rsid w:val="00671E5D"/>
    <w:rsid w:val="0067211C"/>
    <w:rsid w:val="0067241D"/>
    <w:rsid w:val="006726E7"/>
    <w:rsid w:val="00673A46"/>
    <w:rsid w:val="00674D20"/>
    <w:rsid w:val="00674DB2"/>
    <w:rsid w:val="00675445"/>
    <w:rsid w:val="00676072"/>
    <w:rsid w:val="006776C7"/>
    <w:rsid w:val="00677982"/>
    <w:rsid w:val="0068047E"/>
    <w:rsid w:val="0068057B"/>
    <w:rsid w:val="006809D0"/>
    <w:rsid w:val="006813E2"/>
    <w:rsid w:val="006814B1"/>
    <w:rsid w:val="00681D97"/>
    <w:rsid w:val="0068200B"/>
    <w:rsid w:val="00682115"/>
    <w:rsid w:val="00682151"/>
    <w:rsid w:val="006825A7"/>
    <w:rsid w:val="006825DD"/>
    <w:rsid w:val="00682692"/>
    <w:rsid w:val="006829E7"/>
    <w:rsid w:val="00683CD8"/>
    <w:rsid w:val="00683CE0"/>
    <w:rsid w:val="0068406C"/>
    <w:rsid w:val="0068423C"/>
    <w:rsid w:val="00685CB6"/>
    <w:rsid w:val="00685CF6"/>
    <w:rsid w:val="00685EFE"/>
    <w:rsid w:val="00686A53"/>
    <w:rsid w:val="006872B1"/>
    <w:rsid w:val="00687525"/>
    <w:rsid w:val="00690423"/>
    <w:rsid w:val="00692DA4"/>
    <w:rsid w:val="00692FED"/>
    <w:rsid w:val="006934F2"/>
    <w:rsid w:val="00693715"/>
    <w:rsid w:val="00695551"/>
    <w:rsid w:val="00695C1A"/>
    <w:rsid w:val="00695FC8"/>
    <w:rsid w:val="00697189"/>
    <w:rsid w:val="006A0CE2"/>
    <w:rsid w:val="006A114C"/>
    <w:rsid w:val="006A12CD"/>
    <w:rsid w:val="006A1838"/>
    <w:rsid w:val="006A1CF6"/>
    <w:rsid w:val="006A241A"/>
    <w:rsid w:val="006A25A3"/>
    <w:rsid w:val="006A2650"/>
    <w:rsid w:val="006A26F0"/>
    <w:rsid w:val="006A2833"/>
    <w:rsid w:val="006A28A0"/>
    <w:rsid w:val="006A2B82"/>
    <w:rsid w:val="006A2FAB"/>
    <w:rsid w:val="006A340A"/>
    <w:rsid w:val="006A3E08"/>
    <w:rsid w:val="006A41F8"/>
    <w:rsid w:val="006A475F"/>
    <w:rsid w:val="006A4C7C"/>
    <w:rsid w:val="006A4F0D"/>
    <w:rsid w:val="006A5977"/>
    <w:rsid w:val="006A6016"/>
    <w:rsid w:val="006A68B3"/>
    <w:rsid w:val="006A6B96"/>
    <w:rsid w:val="006A6D67"/>
    <w:rsid w:val="006A768A"/>
    <w:rsid w:val="006A7796"/>
    <w:rsid w:val="006A78C6"/>
    <w:rsid w:val="006A7CAB"/>
    <w:rsid w:val="006B0906"/>
    <w:rsid w:val="006B097D"/>
    <w:rsid w:val="006B0AF1"/>
    <w:rsid w:val="006B16E4"/>
    <w:rsid w:val="006B1D22"/>
    <w:rsid w:val="006B2063"/>
    <w:rsid w:val="006B2A65"/>
    <w:rsid w:val="006B2CE8"/>
    <w:rsid w:val="006B2E2A"/>
    <w:rsid w:val="006B3531"/>
    <w:rsid w:val="006B385A"/>
    <w:rsid w:val="006B4969"/>
    <w:rsid w:val="006B523B"/>
    <w:rsid w:val="006B6052"/>
    <w:rsid w:val="006B739A"/>
    <w:rsid w:val="006B7458"/>
    <w:rsid w:val="006B7B32"/>
    <w:rsid w:val="006B7D8D"/>
    <w:rsid w:val="006C0353"/>
    <w:rsid w:val="006C0D19"/>
    <w:rsid w:val="006C0D44"/>
    <w:rsid w:val="006C1115"/>
    <w:rsid w:val="006C155A"/>
    <w:rsid w:val="006C1707"/>
    <w:rsid w:val="006C1AB8"/>
    <w:rsid w:val="006C2E63"/>
    <w:rsid w:val="006C330D"/>
    <w:rsid w:val="006C3478"/>
    <w:rsid w:val="006C3AC1"/>
    <w:rsid w:val="006C3D7E"/>
    <w:rsid w:val="006C3DD0"/>
    <w:rsid w:val="006C4143"/>
    <w:rsid w:val="006C42A1"/>
    <w:rsid w:val="006C4454"/>
    <w:rsid w:val="006C4F23"/>
    <w:rsid w:val="006C5601"/>
    <w:rsid w:val="006C59E9"/>
    <w:rsid w:val="006C5C41"/>
    <w:rsid w:val="006C5EFD"/>
    <w:rsid w:val="006C65B3"/>
    <w:rsid w:val="006C6617"/>
    <w:rsid w:val="006C6862"/>
    <w:rsid w:val="006C78B3"/>
    <w:rsid w:val="006D01F7"/>
    <w:rsid w:val="006D0D00"/>
    <w:rsid w:val="006D10FD"/>
    <w:rsid w:val="006D193C"/>
    <w:rsid w:val="006D2BFF"/>
    <w:rsid w:val="006D35A2"/>
    <w:rsid w:val="006D38B0"/>
    <w:rsid w:val="006D3CA9"/>
    <w:rsid w:val="006D3D48"/>
    <w:rsid w:val="006D3DF8"/>
    <w:rsid w:val="006D42DC"/>
    <w:rsid w:val="006D45A6"/>
    <w:rsid w:val="006D484A"/>
    <w:rsid w:val="006D5796"/>
    <w:rsid w:val="006D5AF5"/>
    <w:rsid w:val="006D601C"/>
    <w:rsid w:val="006D61C0"/>
    <w:rsid w:val="006D6ADD"/>
    <w:rsid w:val="006D6DCA"/>
    <w:rsid w:val="006D6FB4"/>
    <w:rsid w:val="006E00D8"/>
    <w:rsid w:val="006E19E3"/>
    <w:rsid w:val="006E1ECF"/>
    <w:rsid w:val="006E1F66"/>
    <w:rsid w:val="006E1F7E"/>
    <w:rsid w:val="006E2269"/>
    <w:rsid w:val="006E26AD"/>
    <w:rsid w:val="006E2902"/>
    <w:rsid w:val="006E3275"/>
    <w:rsid w:val="006E33DF"/>
    <w:rsid w:val="006E3655"/>
    <w:rsid w:val="006E3CB3"/>
    <w:rsid w:val="006E4C61"/>
    <w:rsid w:val="006E4F38"/>
    <w:rsid w:val="006E5589"/>
    <w:rsid w:val="006E7F75"/>
    <w:rsid w:val="006E7FE4"/>
    <w:rsid w:val="006F0043"/>
    <w:rsid w:val="006F13AA"/>
    <w:rsid w:val="006F14B1"/>
    <w:rsid w:val="006F1B69"/>
    <w:rsid w:val="006F2190"/>
    <w:rsid w:val="006F2D5D"/>
    <w:rsid w:val="006F2F31"/>
    <w:rsid w:val="006F3452"/>
    <w:rsid w:val="006F37CB"/>
    <w:rsid w:val="006F4493"/>
    <w:rsid w:val="006F46E3"/>
    <w:rsid w:val="006F4927"/>
    <w:rsid w:val="006F5126"/>
    <w:rsid w:val="006F5339"/>
    <w:rsid w:val="006F543D"/>
    <w:rsid w:val="006F5B86"/>
    <w:rsid w:val="006F6231"/>
    <w:rsid w:val="006F677F"/>
    <w:rsid w:val="006F6947"/>
    <w:rsid w:val="006F6A5F"/>
    <w:rsid w:val="006F6A63"/>
    <w:rsid w:val="006F7369"/>
    <w:rsid w:val="006F7645"/>
    <w:rsid w:val="006F77A1"/>
    <w:rsid w:val="006F7A52"/>
    <w:rsid w:val="006F7AA1"/>
    <w:rsid w:val="006F7BE2"/>
    <w:rsid w:val="006F7C06"/>
    <w:rsid w:val="006F7C1E"/>
    <w:rsid w:val="006F7F6C"/>
    <w:rsid w:val="007000BB"/>
    <w:rsid w:val="00700AF6"/>
    <w:rsid w:val="00700EA6"/>
    <w:rsid w:val="00700FF9"/>
    <w:rsid w:val="00701421"/>
    <w:rsid w:val="00701B20"/>
    <w:rsid w:val="00702214"/>
    <w:rsid w:val="00703256"/>
    <w:rsid w:val="0070353F"/>
    <w:rsid w:val="007039EE"/>
    <w:rsid w:val="00703CC8"/>
    <w:rsid w:val="00703EAD"/>
    <w:rsid w:val="00703F4E"/>
    <w:rsid w:val="00704045"/>
    <w:rsid w:val="00704923"/>
    <w:rsid w:val="00705B1C"/>
    <w:rsid w:val="00705B8E"/>
    <w:rsid w:val="007063EE"/>
    <w:rsid w:val="00707CEC"/>
    <w:rsid w:val="00707E1D"/>
    <w:rsid w:val="007105AC"/>
    <w:rsid w:val="00710C96"/>
    <w:rsid w:val="00711AD2"/>
    <w:rsid w:val="00711E28"/>
    <w:rsid w:val="00711EA5"/>
    <w:rsid w:val="0071207F"/>
    <w:rsid w:val="007120A7"/>
    <w:rsid w:val="00713C9F"/>
    <w:rsid w:val="00714597"/>
    <w:rsid w:val="00715A06"/>
    <w:rsid w:val="00715C12"/>
    <w:rsid w:val="00715DA5"/>
    <w:rsid w:val="00716166"/>
    <w:rsid w:val="00716936"/>
    <w:rsid w:val="00717131"/>
    <w:rsid w:val="007171E2"/>
    <w:rsid w:val="0071781C"/>
    <w:rsid w:val="00717B2E"/>
    <w:rsid w:val="00720A9B"/>
    <w:rsid w:val="00720F36"/>
    <w:rsid w:val="00721116"/>
    <w:rsid w:val="00721280"/>
    <w:rsid w:val="007212B7"/>
    <w:rsid w:val="00721AF3"/>
    <w:rsid w:val="00721C8A"/>
    <w:rsid w:val="00722DF1"/>
    <w:rsid w:val="00722E02"/>
    <w:rsid w:val="00722FC5"/>
    <w:rsid w:val="007234E2"/>
    <w:rsid w:val="0072528D"/>
    <w:rsid w:val="00725302"/>
    <w:rsid w:val="0072589B"/>
    <w:rsid w:val="00726721"/>
    <w:rsid w:val="00726E2E"/>
    <w:rsid w:val="00726FDD"/>
    <w:rsid w:val="00727D8D"/>
    <w:rsid w:val="00730111"/>
    <w:rsid w:val="00730B8F"/>
    <w:rsid w:val="00732099"/>
    <w:rsid w:val="00732936"/>
    <w:rsid w:val="00732F1A"/>
    <w:rsid w:val="00733205"/>
    <w:rsid w:val="007333B1"/>
    <w:rsid w:val="00734076"/>
    <w:rsid w:val="00735025"/>
    <w:rsid w:val="007350BF"/>
    <w:rsid w:val="00735DBE"/>
    <w:rsid w:val="00736355"/>
    <w:rsid w:val="00736614"/>
    <w:rsid w:val="007368CB"/>
    <w:rsid w:val="00736E53"/>
    <w:rsid w:val="00736F37"/>
    <w:rsid w:val="00737EBE"/>
    <w:rsid w:val="007406AA"/>
    <w:rsid w:val="00740AC3"/>
    <w:rsid w:val="00741093"/>
    <w:rsid w:val="0074155D"/>
    <w:rsid w:val="00741847"/>
    <w:rsid w:val="00741991"/>
    <w:rsid w:val="00741BD9"/>
    <w:rsid w:val="00741E3A"/>
    <w:rsid w:val="00741E3C"/>
    <w:rsid w:val="00742E5A"/>
    <w:rsid w:val="00743FA0"/>
    <w:rsid w:val="007443C7"/>
    <w:rsid w:val="0074451B"/>
    <w:rsid w:val="007446BC"/>
    <w:rsid w:val="007448DD"/>
    <w:rsid w:val="00744C15"/>
    <w:rsid w:val="0074510E"/>
    <w:rsid w:val="00745D4D"/>
    <w:rsid w:val="00745E2A"/>
    <w:rsid w:val="00746517"/>
    <w:rsid w:val="00746F2D"/>
    <w:rsid w:val="007470D5"/>
    <w:rsid w:val="00747693"/>
    <w:rsid w:val="00750403"/>
    <w:rsid w:val="007504AD"/>
    <w:rsid w:val="0075097A"/>
    <w:rsid w:val="00750DBD"/>
    <w:rsid w:val="007514D1"/>
    <w:rsid w:val="00751911"/>
    <w:rsid w:val="00751ED8"/>
    <w:rsid w:val="007522DD"/>
    <w:rsid w:val="00752660"/>
    <w:rsid w:val="00752683"/>
    <w:rsid w:val="00752C20"/>
    <w:rsid w:val="00753256"/>
    <w:rsid w:val="00755318"/>
    <w:rsid w:val="00755B94"/>
    <w:rsid w:val="00756136"/>
    <w:rsid w:val="007561E4"/>
    <w:rsid w:val="00756407"/>
    <w:rsid w:val="00756869"/>
    <w:rsid w:val="007600AD"/>
    <w:rsid w:val="00760D88"/>
    <w:rsid w:val="007619BB"/>
    <w:rsid w:val="0076202A"/>
    <w:rsid w:val="0076279E"/>
    <w:rsid w:val="00762A39"/>
    <w:rsid w:val="007637E3"/>
    <w:rsid w:val="00764580"/>
    <w:rsid w:val="0076558D"/>
    <w:rsid w:val="00766D0A"/>
    <w:rsid w:val="00766F9E"/>
    <w:rsid w:val="00766FB5"/>
    <w:rsid w:val="007679AF"/>
    <w:rsid w:val="0077028A"/>
    <w:rsid w:val="007706BE"/>
    <w:rsid w:val="00770A17"/>
    <w:rsid w:val="0077145A"/>
    <w:rsid w:val="00772C96"/>
    <w:rsid w:val="0077364B"/>
    <w:rsid w:val="0077367F"/>
    <w:rsid w:val="00774A96"/>
    <w:rsid w:val="00774E61"/>
    <w:rsid w:val="00775083"/>
    <w:rsid w:val="007753B2"/>
    <w:rsid w:val="00777215"/>
    <w:rsid w:val="007772BF"/>
    <w:rsid w:val="00780390"/>
    <w:rsid w:val="00780F24"/>
    <w:rsid w:val="00781592"/>
    <w:rsid w:val="00782C3F"/>
    <w:rsid w:val="00782C84"/>
    <w:rsid w:val="00782E9E"/>
    <w:rsid w:val="007837C7"/>
    <w:rsid w:val="007839AA"/>
    <w:rsid w:val="00783A91"/>
    <w:rsid w:val="007847F8"/>
    <w:rsid w:val="007854D1"/>
    <w:rsid w:val="007856D7"/>
    <w:rsid w:val="00785BB8"/>
    <w:rsid w:val="00785E6D"/>
    <w:rsid w:val="00785FD9"/>
    <w:rsid w:val="00786762"/>
    <w:rsid w:val="00787518"/>
    <w:rsid w:val="00787E01"/>
    <w:rsid w:val="00790E94"/>
    <w:rsid w:val="007911F7"/>
    <w:rsid w:val="00791B8E"/>
    <w:rsid w:val="007922F8"/>
    <w:rsid w:val="007923F7"/>
    <w:rsid w:val="007925F5"/>
    <w:rsid w:val="00792EB2"/>
    <w:rsid w:val="00793802"/>
    <w:rsid w:val="0079399B"/>
    <w:rsid w:val="00794112"/>
    <w:rsid w:val="00795CC1"/>
    <w:rsid w:val="00796114"/>
    <w:rsid w:val="007964C1"/>
    <w:rsid w:val="00796AD9"/>
    <w:rsid w:val="00797CD3"/>
    <w:rsid w:val="007A03D9"/>
    <w:rsid w:val="007A064A"/>
    <w:rsid w:val="007A0724"/>
    <w:rsid w:val="007A136F"/>
    <w:rsid w:val="007A15FE"/>
    <w:rsid w:val="007A1D02"/>
    <w:rsid w:val="007A2028"/>
    <w:rsid w:val="007A2412"/>
    <w:rsid w:val="007A2865"/>
    <w:rsid w:val="007A28EC"/>
    <w:rsid w:val="007A3552"/>
    <w:rsid w:val="007A385C"/>
    <w:rsid w:val="007A41E4"/>
    <w:rsid w:val="007A450D"/>
    <w:rsid w:val="007A4E75"/>
    <w:rsid w:val="007A4EBB"/>
    <w:rsid w:val="007A5342"/>
    <w:rsid w:val="007A5871"/>
    <w:rsid w:val="007A635F"/>
    <w:rsid w:val="007A6785"/>
    <w:rsid w:val="007B02AC"/>
    <w:rsid w:val="007B042A"/>
    <w:rsid w:val="007B0757"/>
    <w:rsid w:val="007B0FC5"/>
    <w:rsid w:val="007B13BD"/>
    <w:rsid w:val="007B2757"/>
    <w:rsid w:val="007B2992"/>
    <w:rsid w:val="007B32AB"/>
    <w:rsid w:val="007B4363"/>
    <w:rsid w:val="007B4606"/>
    <w:rsid w:val="007B464E"/>
    <w:rsid w:val="007B4667"/>
    <w:rsid w:val="007B4864"/>
    <w:rsid w:val="007B530B"/>
    <w:rsid w:val="007B6514"/>
    <w:rsid w:val="007B66FC"/>
    <w:rsid w:val="007B7030"/>
    <w:rsid w:val="007B70F1"/>
    <w:rsid w:val="007B78F8"/>
    <w:rsid w:val="007B7921"/>
    <w:rsid w:val="007B7AD1"/>
    <w:rsid w:val="007C0010"/>
    <w:rsid w:val="007C009C"/>
    <w:rsid w:val="007C03CB"/>
    <w:rsid w:val="007C03E9"/>
    <w:rsid w:val="007C048A"/>
    <w:rsid w:val="007C0D64"/>
    <w:rsid w:val="007C0ED7"/>
    <w:rsid w:val="007C1052"/>
    <w:rsid w:val="007C11C9"/>
    <w:rsid w:val="007C18E9"/>
    <w:rsid w:val="007C1FBD"/>
    <w:rsid w:val="007C28B1"/>
    <w:rsid w:val="007C291C"/>
    <w:rsid w:val="007C372C"/>
    <w:rsid w:val="007C377A"/>
    <w:rsid w:val="007C4525"/>
    <w:rsid w:val="007C5734"/>
    <w:rsid w:val="007C64C2"/>
    <w:rsid w:val="007C674E"/>
    <w:rsid w:val="007C6A98"/>
    <w:rsid w:val="007C6D83"/>
    <w:rsid w:val="007C72C5"/>
    <w:rsid w:val="007C733E"/>
    <w:rsid w:val="007C7396"/>
    <w:rsid w:val="007C7AA2"/>
    <w:rsid w:val="007C7B84"/>
    <w:rsid w:val="007D0031"/>
    <w:rsid w:val="007D0426"/>
    <w:rsid w:val="007D0660"/>
    <w:rsid w:val="007D0EBE"/>
    <w:rsid w:val="007D1295"/>
    <w:rsid w:val="007D1877"/>
    <w:rsid w:val="007D265E"/>
    <w:rsid w:val="007D2719"/>
    <w:rsid w:val="007D2EEA"/>
    <w:rsid w:val="007D3108"/>
    <w:rsid w:val="007D3652"/>
    <w:rsid w:val="007D3E86"/>
    <w:rsid w:val="007D44A1"/>
    <w:rsid w:val="007D4654"/>
    <w:rsid w:val="007D4C57"/>
    <w:rsid w:val="007D4D0B"/>
    <w:rsid w:val="007D50BF"/>
    <w:rsid w:val="007D5381"/>
    <w:rsid w:val="007D632B"/>
    <w:rsid w:val="007D6DDE"/>
    <w:rsid w:val="007D7214"/>
    <w:rsid w:val="007D7B3F"/>
    <w:rsid w:val="007E07EB"/>
    <w:rsid w:val="007E09DA"/>
    <w:rsid w:val="007E160C"/>
    <w:rsid w:val="007E16BF"/>
    <w:rsid w:val="007E1A67"/>
    <w:rsid w:val="007E232D"/>
    <w:rsid w:val="007E281C"/>
    <w:rsid w:val="007E2B8C"/>
    <w:rsid w:val="007E2FD6"/>
    <w:rsid w:val="007E324E"/>
    <w:rsid w:val="007E335F"/>
    <w:rsid w:val="007E3B95"/>
    <w:rsid w:val="007E416B"/>
    <w:rsid w:val="007E5066"/>
    <w:rsid w:val="007E64D9"/>
    <w:rsid w:val="007E66B0"/>
    <w:rsid w:val="007E6C33"/>
    <w:rsid w:val="007E6F33"/>
    <w:rsid w:val="007F0C49"/>
    <w:rsid w:val="007F24E5"/>
    <w:rsid w:val="007F2552"/>
    <w:rsid w:val="007F27BA"/>
    <w:rsid w:val="007F2AD1"/>
    <w:rsid w:val="007F3405"/>
    <w:rsid w:val="007F384D"/>
    <w:rsid w:val="007F39E4"/>
    <w:rsid w:val="007F4998"/>
    <w:rsid w:val="007F55A5"/>
    <w:rsid w:val="007F5976"/>
    <w:rsid w:val="007F5E25"/>
    <w:rsid w:val="007F6771"/>
    <w:rsid w:val="007F6D92"/>
    <w:rsid w:val="007F7844"/>
    <w:rsid w:val="007F7DBA"/>
    <w:rsid w:val="007F7DF5"/>
    <w:rsid w:val="008004C1"/>
    <w:rsid w:val="0080081B"/>
    <w:rsid w:val="00800E0B"/>
    <w:rsid w:val="00800F7B"/>
    <w:rsid w:val="00801666"/>
    <w:rsid w:val="00801DDF"/>
    <w:rsid w:val="0080270D"/>
    <w:rsid w:val="00802A79"/>
    <w:rsid w:val="0080358A"/>
    <w:rsid w:val="008037DB"/>
    <w:rsid w:val="00804490"/>
    <w:rsid w:val="008048CA"/>
    <w:rsid w:val="0080511D"/>
    <w:rsid w:val="008052D2"/>
    <w:rsid w:val="00805948"/>
    <w:rsid w:val="00805E9E"/>
    <w:rsid w:val="008065AF"/>
    <w:rsid w:val="008067E4"/>
    <w:rsid w:val="00806919"/>
    <w:rsid w:val="008114F9"/>
    <w:rsid w:val="008119DF"/>
    <w:rsid w:val="00811DEF"/>
    <w:rsid w:val="00812244"/>
    <w:rsid w:val="00812314"/>
    <w:rsid w:val="00812877"/>
    <w:rsid w:val="00812AE9"/>
    <w:rsid w:val="00813534"/>
    <w:rsid w:val="00813589"/>
    <w:rsid w:val="00813F8B"/>
    <w:rsid w:val="008144B0"/>
    <w:rsid w:val="008148AE"/>
    <w:rsid w:val="008148C9"/>
    <w:rsid w:val="00814A97"/>
    <w:rsid w:val="00815431"/>
    <w:rsid w:val="00815BBD"/>
    <w:rsid w:val="008160B4"/>
    <w:rsid w:val="0081656E"/>
    <w:rsid w:val="00816727"/>
    <w:rsid w:val="00816FEA"/>
    <w:rsid w:val="008174ED"/>
    <w:rsid w:val="00817ABC"/>
    <w:rsid w:val="00820679"/>
    <w:rsid w:val="00820A70"/>
    <w:rsid w:val="00820B5A"/>
    <w:rsid w:val="00820B64"/>
    <w:rsid w:val="00820FC3"/>
    <w:rsid w:val="008211DD"/>
    <w:rsid w:val="0082155A"/>
    <w:rsid w:val="008219E9"/>
    <w:rsid w:val="008228BE"/>
    <w:rsid w:val="008234C0"/>
    <w:rsid w:val="00823537"/>
    <w:rsid w:val="0082376C"/>
    <w:rsid w:val="008243B3"/>
    <w:rsid w:val="008245ED"/>
    <w:rsid w:val="00824AF9"/>
    <w:rsid w:val="0082536D"/>
    <w:rsid w:val="00825525"/>
    <w:rsid w:val="00825A3B"/>
    <w:rsid w:val="0082676C"/>
    <w:rsid w:val="00826E5D"/>
    <w:rsid w:val="00827082"/>
    <w:rsid w:val="008273FA"/>
    <w:rsid w:val="00827818"/>
    <w:rsid w:val="00830067"/>
    <w:rsid w:val="00830380"/>
    <w:rsid w:val="008304D9"/>
    <w:rsid w:val="0083246F"/>
    <w:rsid w:val="00832836"/>
    <w:rsid w:val="008329E3"/>
    <w:rsid w:val="008333DB"/>
    <w:rsid w:val="008344FE"/>
    <w:rsid w:val="008345C2"/>
    <w:rsid w:val="00834705"/>
    <w:rsid w:val="00834BCA"/>
    <w:rsid w:val="00834D2C"/>
    <w:rsid w:val="00834FC1"/>
    <w:rsid w:val="00835E00"/>
    <w:rsid w:val="008360AE"/>
    <w:rsid w:val="00836432"/>
    <w:rsid w:val="00836770"/>
    <w:rsid w:val="00836988"/>
    <w:rsid w:val="00836C93"/>
    <w:rsid w:val="00836DBF"/>
    <w:rsid w:val="00837D96"/>
    <w:rsid w:val="008403DC"/>
    <w:rsid w:val="00840FA9"/>
    <w:rsid w:val="008413B6"/>
    <w:rsid w:val="00841626"/>
    <w:rsid w:val="00841B74"/>
    <w:rsid w:val="008427AC"/>
    <w:rsid w:val="00842BAB"/>
    <w:rsid w:val="00843840"/>
    <w:rsid w:val="00843EDC"/>
    <w:rsid w:val="008447B5"/>
    <w:rsid w:val="0084556B"/>
    <w:rsid w:val="00847D80"/>
    <w:rsid w:val="00847D83"/>
    <w:rsid w:val="00847E20"/>
    <w:rsid w:val="00850770"/>
    <w:rsid w:val="00850846"/>
    <w:rsid w:val="00850EFB"/>
    <w:rsid w:val="00850F5E"/>
    <w:rsid w:val="00851646"/>
    <w:rsid w:val="00851CD2"/>
    <w:rsid w:val="00851EED"/>
    <w:rsid w:val="00852EBE"/>
    <w:rsid w:val="008531AF"/>
    <w:rsid w:val="008532B4"/>
    <w:rsid w:val="008532C7"/>
    <w:rsid w:val="008532D8"/>
    <w:rsid w:val="008536AD"/>
    <w:rsid w:val="0085376C"/>
    <w:rsid w:val="008541EF"/>
    <w:rsid w:val="00854280"/>
    <w:rsid w:val="008543AE"/>
    <w:rsid w:val="008544E9"/>
    <w:rsid w:val="00854696"/>
    <w:rsid w:val="00854753"/>
    <w:rsid w:val="008548CC"/>
    <w:rsid w:val="00854E3A"/>
    <w:rsid w:val="00854E47"/>
    <w:rsid w:val="0085642C"/>
    <w:rsid w:val="0085699F"/>
    <w:rsid w:val="00857B2E"/>
    <w:rsid w:val="00857F10"/>
    <w:rsid w:val="008603E5"/>
    <w:rsid w:val="00860D2F"/>
    <w:rsid w:val="0086127B"/>
    <w:rsid w:val="00861568"/>
    <w:rsid w:val="008619CA"/>
    <w:rsid w:val="00861A62"/>
    <w:rsid w:val="00862912"/>
    <w:rsid w:val="00862C2E"/>
    <w:rsid w:val="008630CD"/>
    <w:rsid w:val="0086314C"/>
    <w:rsid w:val="00863AAD"/>
    <w:rsid w:val="00864786"/>
    <w:rsid w:val="008649EC"/>
    <w:rsid w:val="00866434"/>
    <w:rsid w:val="00866707"/>
    <w:rsid w:val="00871018"/>
    <w:rsid w:val="0087101A"/>
    <w:rsid w:val="0087174B"/>
    <w:rsid w:val="00871892"/>
    <w:rsid w:val="00871DAD"/>
    <w:rsid w:val="00872113"/>
    <w:rsid w:val="008733D6"/>
    <w:rsid w:val="0087383A"/>
    <w:rsid w:val="00873EE6"/>
    <w:rsid w:val="00874023"/>
    <w:rsid w:val="00874203"/>
    <w:rsid w:val="00875D1E"/>
    <w:rsid w:val="008764CC"/>
    <w:rsid w:val="0087673A"/>
    <w:rsid w:val="008767B6"/>
    <w:rsid w:val="00876C79"/>
    <w:rsid w:val="00877AE1"/>
    <w:rsid w:val="00877C6B"/>
    <w:rsid w:val="008804B5"/>
    <w:rsid w:val="0088090D"/>
    <w:rsid w:val="00880C09"/>
    <w:rsid w:val="00880EC6"/>
    <w:rsid w:val="00881902"/>
    <w:rsid w:val="00881B45"/>
    <w:rsid w:val="00881B48"/>
    <w:rsid w:val="00881E2A"/>
    <w:rsid w:val="008824B9"/>
    <w:rsid w:val="008831B7"/>
    <w:rsid w:val="008837F1"/>
    <w:rsid w:val="00885757"/>
    <w:rsid w:val="00885D96"/>
    <w:rsid w:val="0088668F"/>
    <w:rsid w:val="008866B8"/>
    <w:rsid w:val="00887869"/>
    <w:rsid w:val="00890322"/>
    <w:rsid w:val="0089063E"/>
    <w:rsid w:val="008909F8"/>
    <w:rsid w:val="00890D3A"/>
    <w:rsid w:val="00891377"/>
    <w:rsid w:val="008917BF"/>
    <w:rsid w:val="008917C5"/>
    <w:rsid w:val="00892167"/>
    <w:rsid w:val="00892CB4"/>
    <w:rsid w:val="00892E1A"/>
    <w:rsid w:val="00892F84"/>
    <w:rsid w:val="00893049"/>
    <w:rsid w:val="008933B4"/>
    <w:rsid w:val="008940A6"/>
    <w:rsid w:val="00894F99"/>
    <w:rsid w:val="0089517F"/>
    <w:rsid w:val="00895646"/>
    <w:rsid w:val="0089592C"/>
    <w:rsid w:val="008959D0"/>
    <w:rsid w:val="00895E4D"/>
    <w:rsid w:val="00895F74"/>
    <w:rsid w:val="008964F9"/>
    <w:rsid w:val="00896724"/>
    <w:rsid w:val="00896EEC"/>
    <w:rsid w:val="00896FD7"/>
    <w:rsid w:val="00897203"/>
    <w:rsid w:val="0089788B"/>
    <w:rsid w:val="00897BC2"/>
    <w:rsid w:val="00897E5C"/>
    <w:rsid w:val="008A0458"/>
    <w:rsid w:val="008A0BEA"/>
    <w:rsid w:val="008A0FC6"/>
    <w:rsid w:val="008A10A5"/>
    <w:rsid w:val="008A1D27"/>
    <w:rsid w:val="008A2031"/>
    <w:rsid w:val="008A215F"/>
    <w:rsid w:val="008A24B3"/>
    <w:rsid w:val="008A2C32"/>
    <w:rsid w:val="008A2C7C"/>
    <w:rsid w:val="008A33FE"/>
    <w:rsid w:val="008A34B0"/>
    <w:rsid w:val="008A4AF0"/>
    <w:rsid w:val="008A54B9"/>
    <w:rsid w:val="008A5885"/>
    <w:rsid w:val="008A5C75"/>
    <w:rsid w:val="008A68AC"/>
    <w:rsid w:val="008A68F4"/>
    <w:rsid w:val="008A7416"/>
    <w:rsid w:val="008B0093"/>
    <w:rsid w:val="008B09D8"/>
    <w:rsid w:val="008B0CD5"/>
    <w:rsid w:val="008B1583"/>
    <w:rsid w:val="008B17E3"/>
    <w:rsid w:val="008B3081"/>
    <w:rsid w:val="008B430E"/>
    <w:rsid w:val="008B4A21"/>
    <w:rsid w:val="008B4BA8"/>
    <w:rsid w:val="008B4CF7"/>
    <w:rsid w:val="008B4D2D"/>
    <w:rsid w:val="008B552E"/>
    <w:rsid w:val="008B687F"/>
    <w:rsid w:val="008B7287"/>
    <w:rsid w:val="008B7A14"/>
    <w:rsid w:val="008C0146"/>
    <w:rsid w:val="008C034B"/>
    <w:rsid w:val="008C03E2"/>
    <w:rsid w:val="008C1172"/>
    <w:rsid w:val="008C14A1"/>
    <w:rsid w:val="008C1A3E"/>
    <w:rsid w:val="008C21D5"/>
    <w:rsid w:val="008C3690"/>
    <w:rsid w:val="008C3C57"/>
    <w:rsid w:val="008C4057"/>
    <w:rsid w:val="008C5A1E"/>
    <w:rsid w:val="008C5DC8"/>
    <w:rsid w:val="008C68BD"/>
    <w:rsid w:val="008C6ACC"/>
    <w:rsid w:val="008C71F2"/>
    <w:rsid w:val="008C7A90"/>
    <w:rsid w:val="008C7DBE"/>
    <w:rsid w:val="008D01A0"/>
    <w:rsid w:val="008D0480"/>
    <w:rsid w:val="008D08ED"/>
    <w:rsid w:val="008D0941"/>
    <w:rsid w:val="008D0F43"/>
    <w:rsid w:val="008D1354"/>
    <w:rsid w:val="008D28DA"/>
    <w:rsid w:val="008D2983"/>
    <w:rsid w:val="008D2E26"/>
    <w:rsid w:val="008D2E81"/>
    <w:rsid w:val="008D31E3"/>
    <w:rsid w:val="008D3614"/>
    <w:rsid w:val="008D3716"/>
    <w:rsid w:val="008D3798"/>
    <w:rsid w:val="008D3959"/>
    <w:rsid w:val="008D3A5C"/>
    <w:rsid w:val="008D3B58"/>
    <w:rsid w:val="008D4881"/>
    <w:rsid w:val="008D5DDA"/>
    <w:rsid w:val="008D60B6"/>
    <w:rsid w:val="008D634E"/>
    <w:rsid w:val="008D6E93"/>
    <w:rsid w:val="008D6EA8"/>
    <w:rsid w:val="008D7EDD"/>
    <w:rsid w:val="008E086E"/>
    <w:rsid w:val="008E09E2"/>
    <w:rsid w:val="008E19F2"/>
    <w:rsid w:val="008E1E62"/>
    <w:rsid w:val="008E1EF6"/>
    <w:rsid w:val="008E2598"/>
    <w:rsid w:val="008E273A"/>
    <w:rsid w:val="008E2AA1"/>
    <w:rsid w:val="008E2BB7"/>
    <w:rsid w:val="008E3C43"/>
    <w:rsid w:val="008E3E4F"/>
    <w:rsid w:val="008E4F26"/>
    <w:rsid w:val="008E57CC"/>
    <w:rsid w:val="008E5F43"/>
    <w:rsid w:val="008E626E"/>
    <w:rsid w:val="008E6517"/>
    <w:rsid w:val="008E695D"/>
    <w:rsid w:val="008E7054"/>
    <w:rsid w:val="008E79A3"/>
    <w:rsid w:val="008E7A5B"/>
    <w:rsid w:val="008F02C2"/>
    <w:rsid w:val="008F0A1B"/>
    <w:rsid w:val="008F1F5C"/>
    <w:rsid w:val="008F2C0B"/>
    <w:rsid w:val="008F3111"/>
    <w:rsid w:val="008F3A51"/>
    <w:rsid w:val="008F3D6B"/>
    <w:rsid w:val="008F3F86"/>
    <w:rsid w:val="008F461B"/>
    <w:rsid w:val="008F51C7"/>
    <w:rsid w:val="008F52F9"/>
    <w:rsid w:val="008F5765"/>
    <w:rsid w:val="008F59B8"/>
    <w:rsid w:val="008F5B98"/>
    <w:rsid w:val="008F5CBA"/>
    <w:rsid w:val="008F5E8F"/>
    <w:rsid w:val="008F754C"/>
    <w:rsid w:val="008F7CDE"/>
    <w:rsid w:val="009002B8"/>
    <w:rsid w:val="009012BB"/>
    <w:rsid w:val="00901322"/>
    <w:rsid w:val="00901BA2"/>
    <w:rsid w:val="0090222E"/>
    <w:rsid w:val="0090298B"/>
    <w:rsid w:val="00902F2F"/>
    <w:rsid w:val="0090355C"/>
    <w:rsid w:val="00904662"/>
    <w:rsid w:val="009050C4"/>
    <w:rsid w:val="00905A72"/>
    <w:rsid w:val="00906B95"/>
    <w:rsid w:val="00906C58"/>
    <w:rsid w:val="00906F55"/>
    <w:rsid w:val="0090733C"/>
    <w:rsid w:val="00907744"/>
    <w:rsid w:val="0091047B"/>
    <w:rsid w:val="0091094C"/>
    <w:rsid w:val="00910FE9"/>
    <w:rsid w:val="009117C7"/>
    <w:rsid w:val="00911C4A"/>
    <w:rsid w:val="00911E2E"/>
    <w:rsid w:val="009129E7"/>
    <w:rsid w:val="00912B3F"/>
    <w:rsid w:val="009131A6"/>
    <w:rsid w:val="0091374A"/>
    <w:rsid w:val="00913F53"/>
    <w:rsid w:val="009146B7"/>
    <w:rsid w:val="00914B01"/>
    <w:rsid w:val="00914DD8"/>
    <w:rsid w:val="00915485"/>
    <w:rsid w:val="0091576A"/>
    <w:rsid w:val="009159E3"/>
    <w:rsid w:val="00915A1C"/>
    <w:rsid w:val="00915C38"/>
    <w:rsid w:val="00915D49"/>
    <w:rsid w:val="00915E76"/>
    <w:rsid w:val="00916340"/>
    <w:rsid w:val="009165A7"/>
    <w:rsid w:val="00916911"/>
    <w:rsid w:val="00916AFB"/>
    <w:rsid w:val="009170B5"/>
    <w:rsid w:val="00917526"/>
    <w:rsid w:val="0091793E"/>
    <w:rsid w:val="0092050A"/>
    <w:rsid w:val="00920541"/>
    <w:rsid w:val="009209C6"/>
    <w:rsid w:val="00920D0F"/>
    <w:rsid w:val="00921F6E"/>
    <w:rsid w:val="009223F7"/>
    <w:rsid w:val="009228CB"/>
    <w:rsid w:val="0092291E"/>
    <w:rsid w:val="009229C8"/>
    <w:rsid w:val="00922A63"/>
    <w:rsid w:val="00923A9F"/>
    <w:rsid w:val="00924452"/>
    <w:rsid w:val="0092451B"/>
    <w:rsid w:val="00924979"/>
    <w:rsid w:val="009254ED"/>
    <w:rsid w:val="00925B3E"/>
    <w:rsid w:val="0092719A"/>
    <w:rsid w:val="00927E48"/>
    <w:rsid w:val="00927EC5"/>
    <w:rsid w:val="0093017F"/>
    <w:rsid w:val="009302C8"/>
    <w:rsid w:val="00930512"/>
    <w:rsid w:val="00931984"/>
    <w:rsid w:val="0093214C"/>
    <w:rsid w:val="00932254"/>
    <w:rsid w:val="00932376"/>
    <w:rsid w:val="00933024"/>
    <w:rsid w:val="009335B4"/>
    <w:rsid w:val="00933F98"/>
    <w:rsid w:val="009344F0"/>
    <w:rsid w:val="009348C5"/>
    <w:rsid w:val="00935155"/>
    <w:rsid w:val="009353A3"/>
    <w:rsid w:val="00935477"/>
    <w:rsid w:val="0093673B"/>
    <w:rsid w:val="00936B19"/>
    <w:rsid w:val="0094039D"/>
    <w:rsid w:val="00940929"/>
    <w:rsid w:val="00940AF9"/>
    <w:rsid w:val="00941336"/>
    <w:rsid w:val="009415C0"/>
    <w:rsid w:val="009435B0"/>
    <w:rsid w:val="00943B82"/>
    <w:rsid w:val="009440DA"/>
    <w:rsid w:val="009452D4"/>
    <w:rsid w:val="00945649"/>
    <w:rsid w:val="009456AD"/>
    <w:rsid w:val="009462E6"/>
    <w:rsid w:val="0094639D"/>
    <w:rsid w:val="009467BD"/>
    <w:rsid w:val="00946DC9"/>
    <w:rsid w:val="00947504"/>
    <w:rsid w:val="00947EFB"/>
    <w:rsid w:val="0095016C"/>
    <w:rsid w:val="009501F6"/>
    <w:rsid w:val="0095030E"/>
    <w:rsid w:val="0095092C"/>
    <w:rsid w:val="00950F29"/>
    <w:rsid w:val="00951FA2"/>
    <w:rsid w:val="009521E1"/>
    <w:rsid w:val="00952858"/>
    <w:rsid w:val="00952BA5"/>
    <w:rsid w:val="00953190"/>
    <w:rsid w:val="009534AF"/>
    <w:rsid w:val="009539D4"/>
    <w:rsid w:val="00954024"/>
    <w:rsid w:val="00954185"/>
    <w:rsid w:val="009544CD"/>
    <w:rsid w:val="00954769"/>
    <w:rsid w:val="00955654"/>
    <w:rsid w:val="00955886"/>
    <w:rsid w:val="00955D33"/>
    <w:rsid w:val="00956091"/>
    <w:rsid w:val="00957F0F"/>
    <w:rsid w:val="009603AA"/>
    <w:rsid w:val="00961020"/>
    <w:rsid w:val="00961552"/>
    <w:rsid w:val="00961CDF"/>
    <w:rsid w:val="00962050"/>
    <w:rsid w:val="00963B31"/>
    <w:rsid w:val="00963B32"/>
    <w:rsid w:val="009644A9"/>
    <w:rsid w:val="009647EA"/>
    <w:rsid w:val="00964A7F"/>
    <w:rsid w:val="00964A8E"/>
    <w:rsid w:val="00964CAC"/>
    <w:rsid w:val="00964EA5"/>
    <w:rsid w:val="00965105"/>
    <w:rsid w:val="00965895"/>
    <w:rsid w:val="00965EB8"/>
    <w:rsid w:val="00967800"/>
    <w:rsid w:val="00967855"/>
    <w:rsid w:val="00967A53"/>
    <w:rsid w:val="00967D1B"/>
    <w:rsid w:val="00967D43"/>
    <w:rsid w:val="009700DA"/>
    <w:rsid w:val="009704B5"/>
    <w:rsid w:val="00970B6C"/>
    <w:rsid w:val="0097143D"/>
    <w:rsid w:val="0097166D"/>
    <w:rsid w:val="00971EE7"/>
    <w:rsid w:val="0097211B"/>
    <w:rsid w:val="009724F7"/>
    <w:rsid w:val="009738A7"/>
    <w:rsid w:val="00973948"/>
    <w:rsid w:val="00973E99"/>
    <w:rsid w:val="00974464"/>
    <w:rsid w:val="009746F5"/>
    <w:rsid w:val="00974A50"/>
    <w:rsid w:val="00974C55"/>
    <w:rsid w:val="00974D3F"/>
    <w:rsid w:val="009754C5"/>
    <w:rsid w:val="009758C5"/>
    <w:rsid w:val="00975D24"/>
    <w:rsid w:val="00975F10"/>
    <w:rsid w:val="009769BE"/>
    <w:rsid w:val="00976D80"/>
    <w:rsid w:val="009774E8"/>
    <w:rsid w:val="00977638"/>
    <w:rsid w:val="0097771B"/>
    <w:rsid w:val="009779E5"/>
    <w:rsid w:val="00977DE5"/>
    <w:rsid w:val="009808E2"/>
    <w:rsid w:val="00980E97"/>
    <w:rsid w:val="009817F3"/>
    <w:rsid w:val="00981865"/>
    <w:rsid w:val="00981BE9"/>
    <w:rsid w:val="009823AC"/>
    <w:rsid w:val="00982913"/>
    <w:rsid w:val="00982C48"/>
    <w:rsid w:val="00982EA0"/>
    <w:rsid w:val="00982F4C"/>
    <w:rsid w:val="009836EB"/>
    <w:rsid w:val="00983DD4"/>
    <w:rsid w:val="009841AD"/>
    <w:rsid w:val="009847ED"/>
    <w:rsid w:val="00984D49"/>
    <w:rsid w:val="00985917"/>
    <w:rsid w:val="00985E58"/>
    <w:rsid w:val="0098608E"/>
    <w:rsid w:val="00986B8F"/>
    <w:rsid w:val="00986DEF"/>
    <w:rsid w:val="0098726B"/>
    <w:rsid w:val="009876A1"/>
    <w:rsid w:val="00987A9B"/>
    <w:rsid w:val="00987AD9"/>
    <w:rsid w:val="00987B61"/>
    <w:rsid w:val="00987D5F"/>
    <w:rsid w:val="00990487"/>
    <w:rsid w:val="009914DF"/>
    <w:rsid w:val="009918DF"/>
    <w:rsid w:val="00991F7E"/>
    <w:rsid w:val="00992250"/>
    <w:rsid w:val="00992825"/>
    <w:rsid w:val="00992C21"/>
    <w:rsid w:val="0099364F"/>
    <w:rsid w:val="00993858"/>
    <w:rsid w:val="00993F92"/>
    <w:rsid w:val="009942A7"/>
    <w:rsid w:val="00994922"/>
    <w:rsid w:val="00994CCB"/>
    <w:rsid w:val="009958BD"/>
    <w:rsid w:val="00995DC8"/>
    <w:rsid w:val="009964A0"/>
    <w:rsid w:val="00996AD2"/>
    <w:rsid w:val="009977DF"/>
    <w:rsid w:val="00997EE8"/>
    <w:rsid w:val="009A005E"/>
    <w:rsid w:val="009A0303"/>
    <w:rsid w:val="009A04A0"/>
    <w:rsid w:val="009A10B3"/>
    <w:rsid w:val="009A16CE"/>
    <w:rsid w:val="009A16D1"/>
    <w:rsid w:val="009A17A0"/>
    <w:rsid w:val="009A1800"/>
    <w:rsid w:val="009A20F5"/>
    <w:rsid w:val="009A2B9B"/>
    <w:rsid w:val="009A2C6F"/>
    <w:rsid w:val="009A3135"/>
    <w:rsid w:val="009A3893"/>
    <w:rsid w:val="009A3BCC"/>
    <w:rsid w:val="009A3E57"/>
    <w:rsid w:val="009A417D"/>
    <w:rsid w:val="009A4342"/>
    <w:rsid w:val="009A4893"/>
    <w:rsid w:val="009A49BB"/>
    <w:rsid w:val="009A4B3D"/>
    <w:rsid w:val="009A53C7"/>
    <w:rsid w:val="009A5507"/>
    <w:rsid w:val="009A574E"/>
    <w:rsid w:val="009A5E06"/>
    <w:rsid w:val="009A687D"/>
    <w:rsid w:val="009A697A"/>
    <w:rsid w:val="009B018D"/>
    <w:rsid w:val="009B01E7"/>
    <w:rsid w:val="009B03E4"/>
    <w:rsid w:val="009B0D57"/>
    <w:rsid w:val="009B12B2"/>
    <w:rsid w:val="009B1AC2"/>
    <w:rsid w:val="009B1E72"/>
    <w:rsid w:val="009B276E"/>
    <w:rsid w:val="009B29DD"/>
    <w:rsid w:val="009B2D91"/>
    <w:rsid w:val="009B2EAC"/>
    <w:rsid w:val="009B371F"/>
    <w:rsid w:val="009B3CB3"/>
    <w:rsid w:val="009B3F45"/>
    <w:rsid w:val="009B4122"/>
    <w:rsid w:val="009B41A9"/>
    <w:rsid w:val="009B41EF"/>
    <w:rsid w:val="009B4FCF"/>
    <w:rsid w:val="009B55A0"/>
    <w:rsid w:val="009B594A"/>
    <w:rsid w:val="009B5B1D"/>
    <w:rsid w:val="009B5D83"/>
    <w:rsid w:val="009B663D"/>
    <w:rsid w:val="009B67E3"/>
    <w:rsid w:val="009B6BD4"/>
    <w:rsid w:val="009B6D91"/>
    <w:rsid w:val="009B71D9"/>
    <w:rsid w:val="009B722D"/>
    <w:rsid w:val="009C002E"/>
    <w:rsid w:val="009C048D"/>
    <w:rsid w:val="009C09AC"/>
    <w:rsid w:val="009C1635"/>
    <w:rsid w:val="009C1D7C"/>
    <w:rsid w:val="009C28CA"/>
    <w:rsid w:val="009C28DD"/>
    <w:rsid w:val="009C390F"/>
    <w:rsid w:val="009C3A71"/>
    <w:rsid w:val="009C416D"/>
    <w:rsid w:val="009C4791"/>
    <w:rsid w:val="009C4E02"/>
    <w:rsid w:val="009C522E"/>
    <w:rsid w:val="009C550A"/>
    <w:rsid w:val="009C5973"/>
    <w:rsid w:val="009C68CD"/>
    <w:rsid w:val="009C6BBA"/>
    <w:rsid w:val="009C75F0"/>
    <w:rsid w:val="009D04BF"/>
    <w:rsid w:val="009D0A87"/>
    <w:rsid w:val="009D0D1D"/>
    <w:rsid w:val="009D1009"/>
    <w:rsid w:val="009D12E0"/>
    <w:rsid w:val="009D1463"/>
    <w:rsid w:val="009D1B4B"/>
    <w:rsid w:val="009D1C06"/>
    <w:rsid w:val="009D2072"/>
    <w:rsid w:val="009D22FA"/>
    <w:rsid w:val="009D25A9"/>
    <w:rsid w:val="009D262D"/>
    <w:rsid w:val="009D2703"/>
    <w:rsid w:val="009D2C41"/>
    <w:rsid w:val="009D35A2"/>
    <w:rsid w:val="009D3772"/>
    <w:rsid w:val="009D3D18"/>
    <w:rsid w:val="009D45E1"/>
    <w:rsid w:val="009D46D3"/>
    <w:rsid w:val="009D4E3E"/>
    <w:rsid w:val="009D4F28"/>
    <w:rsid w:val="009D540D"/>
    <w:rsid w:val="009D56E1"/>
    <w:rsid w:val="009D5705"/>
    <w:rsid w:val="009D6065"/>
    <w:rsid w:val="009D6D05"/>
    <w:rsid w:val="009D71A4"/>
    <w:rsid w:val="009D72DE"/>
    <w:rsid w:val="009D78F5"/>
    <w:rsid w:val="009D7ACA"/>
    <w:rsid w:val="009D7AE3"/>
    <w:rsid w:val="009E05AE"/>
    <w:rsid w:val="009E0CA7"/>
    <w:rsid w:val="009E12A9"/>
    <w:rsid w:val="009E1716"/>
    <w:rsid w:val="009E18A6"/>
    <w:rsid w:val="009E239F"/>
    <w:rsid w:val="009E2781"/>
    <w:rsid w:val="009E3BD1"/>
    <w:rsid w:val="009E433F"/>
    <w:rsid w:val="009E4838"/>
    <w:rsid w:val="009E4EEA"/>
    <w:rsid w:val="009E511D"/>
    <w:rsid w:val="009E5444"/>
    <w:rsid w:val="009E565D"/>
    <w:rsid w:val="009E5B89"/>
    <w:rsid w:val="009E5E5A"/>
    <w:rsid w:val="009E6578"/>
    <w:rsid w:val="009E6C69"/>
    <w:rsid w:val="009E6FF2"/>
    <w:rsid w:val="009E7748"/>
    <w:rsid w:val="009E7A93"/>
    <w:rsid w:val="009F06D7"/>
    <w:rsid w:val="009F0831"/>
    <w:rsid w:val="009F1AAD"/>
    <w:rsid w:val="009F1AD3"/>
    <w:rsid w:val="009F1AD9"/>
    <w:rsid w:val="009F29E1"/>
    <w:rsid w:val="009F2B12"/>
    <w:rsid w:val="009F2C02"/>
    <w:rsid w:val="009F2DA1"/>
    <w:rsid w:val="009F4A7D"/>
    <w:rsid w:val="009F4BE7"/>
    <w:rsid w:val="009F53DB"/>
    <w:rsid w:val="009F5D20"/>
    <w:rsid w:val="009F61C4"/>
    <w:rsid w:val="009F6233"/>
    <w:rsid w:val="009F6730"/>
    <w:rsid w:val="009F731D"/>
    <w:rsid w:val="009F7404"/>
    <w:rsid w:val="009F7447"/>
    <w:rsid w:val="009F7B3E"/>
    <w:rsid w:val="00A010D2"/>
    <w:rsid w:val="00A0164A"/>
    <w:rsid w:val="00A01E9D"/>
    <w:rsid w:val="00A02B83"/>
    <w:rsid w:val="00A030EA"/>
    <w:rsid w:val="00A03A5F"/>
    <w:rsid w:val="00A03B38"/>
    <w:rsid w:val="00A03D25"/>
    <w:rsid w:val="00A04725"/>
    <w:rsid w:val="00A04A1C"/>
    <w:rsid w:val="00A04BE7"/>
    <w:rsid w:val="00A04C98"/>
    <w:rsid w:val="00A04E77"/>
    <w:rsid w:val="00A053D4"/>
    <w:rsid w:val="00A05B24"/>
    <w:rsid w:val="00A05E53"/>
    <w:rsid w:val="00A05EA0"/>
    <w:rsid w:val="00A06278"/>
    <w:rsid w:val="00A065DF"/>
    <w:rsid w:val="00A0739F"/>
    <w:rsid w:val="00A07EF6"/>
    <w:rsid w:val="00A1081E"/>
    <w:rsid w:val="00A10A84"/>
    <w:rsid w:val="00A10F28"/>
    <w:rsid w:val="00A117D1"/>
    <w:rsid w:val="00A11AA6"/>
    <w:rsid w:val="00A11CD7"/>
    <w:rsid w:val="00A12B18"/>
    <w:rsid w:val="00A12D6D"/>
    <w:rsid w:val="00A12E5E"/>
    <w:rsid w:val="00A12F58"/>
    <w:rsid w:val="00A134DB"/>
    <w:rsid w:val="00A13FB8"/>
    <w:rsid w:val="00A14181"/>
    <w:rsid w:val="00A1468E"/>
    <w:rsid w:val="00A14711"/>
    <w:rsid w:val="00A1491F"/>
    <w:rsid w:val="00A14B2F"/>
    <w:rsid w:val="00A14FE4"/>
    <w:rsid w:val="00A162FF"/>
    <w:rsid w:val="00A16781"/>
    <w:rsid w:val="00A16AE2"/>
    <w:rsid w:val="00A16DB8"/>
    <w:rsid w:val="00A173F3"/>
    <w:rsid w:val="00A177B1"/>
    <w:rsid w:val="00A17CA9"/>
    <w:rsid w:val="00A20048"/>
    <w:rsid w:val="00A201FF"/>
    <w:rsid w:val="00A20D0E"/>
    <w:rsid w:val="00A20FB6"/>
    <w:rsid w:val="00A21094"/>
    <w:rsid w:val="00A21533"/>
    <w:rsid w:val="00A216A1"/>
    <w:rsid w:val="00A218FA"/>
    <w:rsid w:val="00A22635"/>
    <w:rsid w:val="00A22D20"/>
    <w:rsid w:val="00A23465"/>
    <w:rsid w:val="00A2368F"/>
    <w:rsid w:val="00A240D0"/>
    <w:rsid w:val="00A243BE"/>
    <w:rsid w:val="00A2446D"/>
    <w:rsid w:val="00A2492B"/>
    <w:rsid w:val="00A24D4E"/>
    <w:rsid w:val="00A24E07"/>
    <w:rsid w:val="00A24FE0"/>
    <w:rsid w:val="00A25087"/>
    <w:rsid w:val="00A25C70"/>
    <w:rsid w:val="00A26417"/>
    <w:rsid w:val="00A267E6"/>
    <w:rsid w:val="00A27A4F"/>
    <w:rsid w:val="00A27D7E"/>
    <w:rsid w:val="00A27E8A"/>
    <w:rsid w:val="00A30114"/>
    <w:rsid w:val="00A30AC1"/>
    <w:rsid w:val="00A30B07"/>
    <w:rsid w:val="00A3145F"/>
    <w:rsid w:val="00A31AD6"/>
    <w:rsid w:val="00A31CB1"/>
    <w:rsid w:val="00A32630"/>
    <w:rsid w:val="00A3354E"/>
    <w:rsid w:val="00A33791"/>
    <w:rsid w:val="00A344BB"/>
    <w:rsid w:val="00A35314"/>
    <w:rsid w:val="00A35339"/>
    <w:rsid w:val="00A35EA9"/>
    <w:rsid w:val="00A360E5"/>
    <w:rsid w:val="00A36B89"/>
    <w:rsid w:val="00A3716B"/>
    <w:rsid w:val="00A3761E"/>
    <w:rsid w:val="00A376A9"/>
    <w:rsid w:val="00A37C26"/>
    <w:rsid w:val="00A402DE"/>
    <w:rsid w:val="00A4035B"/>
    <w:rsid w:val="00A415FA"/>
    <w:rsid w:val="00A423A5"/>
    <w:rsid w:val="00A4275E"/>
    <w:rsid w:val="00A42E05"/>
    <w:rsid w:val="00A4308C"/>
    <w:rsid w:val="00A43129"/>
    <w:rsid w:val="00A4391A"/>
    <w:rsid w:val="00A43B79"/>
    <w:rsid w:val="00A44225"/>
    <w:rsid w:val="00A445E5"/>
    <w:rsid w:val="00A44D05"/>
    <w:rsid w:val="00A45D0C"/>
    <w:rsid w:val="00A45EDA"/>
    <w:rsid w:val="00A46323"/>
    <w:rsid w:val="00A46441"/>
    <w:rsid w:val="00A46821"/>
    <w:rsid w:val="00A46D1A"/>
    <w:rsid w:val="00A46DC8"/>
    <w:rsid w:val="00A470C8"/>
    <w:rsid w:val="00A5031C"/>
    <w:rsid w:val="00A50BC8"/>
    <w:rsid w:val="00A50E53"/>
    <w:rsid w:val="00A50F32"/>
    <w:rsid w:val="00A50F75"/>
    <w:rsid w:val="00A512D3"/>
    <w:rsid w:val="00A514B6"/>
    <w:rsid w:val="00A51B26"/>
    <w:rsid w:val="00A51C4C"/>
    <w:rsid w:val="00A521A1"/>
    <w:rsid w:val="00A52290"/>
    <w:rsid w:val="00A52329"/>
    <w:rsid w:val="00A5281C"/>
    <w:rsid w:val="00A528AB"/>
    <w:rsid w:val="00A52F50"/>
    <w:rsid w:val="00A530BB"/>
    <w:rsid w:val="00A53474"/>
    <w:rsid w:val="00A53814"/>
    <w:rsid w:val="00A53F20"/>
    <w:rsid w:val="00A540AE"/>
    <w:rsid w:val="00A5422C"/>
    <w:rsid w:val="00A544A2"/>
    <w:rsid w:val="00A554A2"/>
    <w:rsid w:val="00A55959"/>
    <w:rsid w:val="00A55F7C"/>
    <w:rsid w:val="00A5659C"/>
    <w:rsid w:val="00A5685F"/>
    <w:rsid w:val="00A56F39"/>
    <w:rsid w:val="00A570BE"/>
    <w:rsid w:val="00A57320"/>
    <w:rsid w:val="00A5733F"/>
    <w:rsid w:val="00A577F4"/>
    <w:rsid w:val="00A6046D"/>
    <w:rsid w:val="00A60981"/>
    <w:rsid w:val="00A6134D"/>
    <w:rsid w:val="00A616C0"/>
    <w:rsid w:val="00A616C5"/>
    <w:rsid w:val="00A61714"/>
    <w:rsid w:val="00A61B95"/>
    <w:rsid w:val="00A62096"/>
    <w:rsid w:val="00A620D8"/>
    <w:rsid w:val="00A621A9"/>
    <w:rsid w:val="00A62331"/>
    <w:rsid w:val="00A63039"/>
    <w:rsid w:val="00A63384"/>
    <w:rsid w:val="00A63683"/>
    <w:rsid w:val="00A638CA"/>
    <w:rsid w:val="00A6392F"/>
    <w:rsid w:val="00A63B4D"/>
    <w:rsid w:val="00A65B69"/>
    <w:rsid w:val="00A65CBA"/>
    <w:rsid w:val="00A65D24"/>
    <w:rsid w:val="00A67E99"/>
    <w:rsid w:val="00A70216"/>
    <w:rsid w:val="00A7199A"/>
    <w:rsid w:val="00A72839"/>
    <w:rsid w:val="00A72FDD"/>
    <w:rsid w:val="00A739FB"/>
    <w:rsid w:val="00A73DDB"/>
    <w:rsid w:val="00A740AF"/>
    <w:rsid w:val="00A7466B"/>
    <w:rsid w:val="00A7567C"/>
    <w:rsid w:val="00A75C85"/>
    <w:rsid w:val="00A75F36"/>
    <w:rsid w:val="00A762A1"/>
    <w:rsid w:val="00A773F5"/>
    <w:rsid w:val="00A77F57"/>
    <w:rsid w:val="00A77FAA"/>
    <w:rsid w:val="00A8087F"/>
    <w:rsid w:val="00A80C0B"/>
    <w:rsid w:val="00A817F3"/>
    <w:rsid w:val="00A81C48"/>
    <w:rsid w:val="00A82165"/>
    <w:rsid w:val="00A8315B"/>
    <w:rsid w:val="00A83F4D"/>
    <w:rsid w:val="00A8424C"/>
    <w:rsid w:val="00A84299"/>
    <w:rsid w:val="00A84E15"/>
    <w:rsid w:val="00A84E40"/>
    <w:rsid w:val="00A855DD"/>
    <w:rsid w:val="00A8589F"/>
    <w:rsid w:val="00A858F0"/>
    <w:rsid w:val="00A85E4E"/>
    <w:rsid w:val="00A85F62"/>
    <w:rsid w:val="00A86346"/>
    <w:rsid w:val="00A868FB"/>
    <w:rsid w:val="00A86FEA"/>
    <w:rsid w:val="00A87506"/>
    <w:rsid w:val="00A87695"/>
    <w:rsid w:val="00A87A2C"/>
    <w:rsid w:val="00A87ADB"/>
    <w:rsid w:val="00A87B24"/>
    <w:rsid w:val="00A87E22"/>
    <w:rsid w:val="00A919D3"/>
    <w:rsid w:val="00A91F46"/>
    <w:rsid w:val="00A92071"/>
    <w:rsid w:val="00A9266D"/>
    <w:rsid w:val="00A929ED"/>
    <w:rsid w:val="00A92ABF"/>
    <w:rsid w:val="00A92AE9"/>
    <w:rsid w:val="00A930DA"/>
    <w:rsid w:val="00A9350B"/>
    <w:rsid w:val="00A9379D"/>
    <w:rsid w:val="00A9586A"/>
    <w:rsid w:val="00A95A6E"/>
    <w:rsid w:val="00A95B0B"/>
    <w:rsid w:val="00A95C73"/>
    <w:rsid w:val="00A9616A"/>
    <w:rsid w:val="00A96814"/>
    <w:rsid w:val="00A9686F"/>
    <w:rsid w:val="00A96AA4"/>
    <w:rsid w:val="00A97B81"/>
    <w:rsid w:val="00A97CAE"/>
    <w:rsid w:val="00A97E27"/>
    <w:rsid w:val="00AA0117"/>
    <w:rsid w:val="00AA0A3A"/>
    <w:rsid w:val="00AA0B52"/>
    <w:rsid w:val="00AA0C19"/>
    <w:rsid w:val="00AA16D3"/>
    <w:rsid w:val="00AA1A6A"/>
    <w:rsid w:val="00AA24BB"/>
    <w:rsid w:val="00AA25C7"/>
    <w:rsid w:val="00AA2FB3"/>
    <w:rsid w:val="00AA3476"/>
    <w:rsid w:val="00AA4979"/>
    <w:rsid w:val="00AA4BFB"/>
    <w:rsid w:val="00AA5165"/>
    <w:rsid w:val="00AA53A4"/>
    <w:rsid w:val="00AA53AF"/>
    <w:rsid w:val="00AA56F0"/>
    <w:rsid w:val="00AA657D"/>
    <w:rsid w:val="00AA6DC3"/>
    <w:rsid w:val="00AA7312"/>
    <w:rsid w:val="00AA742E"/>
    <w:rsid w:val="00AA77A6"/>
    <w:rsid w:val="00AB0039"/>
    <w:rsid w:val="00AB06AD"/>
    <w:rsid w:val="00AB0EED"/>
    <w:rsid w:val="00AB119C"/>
    <w:rsid w:val="00AB3474"/>
    <w:rsid w:val="00AB4407"/>
    <w:rsid w:val="00AB4479"/>
    <w:rsid w:val="00AB47C8"/>
    <w:rsid w:val="00AB4A5F"/>
    <w:rsid w:val="00AB5F81"/>
    <w:rsid w:val="00AB65DD"/>
    <w:rsid w:val="00AB71DD"/>
    <w:rsid w:val="00AB7B6D"/>
    <w:rsid w:val="00AB7EEA"/>
    <w:rsid w:val="00AC07DD"/>
    <w:rsid w:val="00AC09D9"/>
    <w:rsid w:val="00AC0E53"/>
    <w:rsid w:val="00AC0FA4"/>
    <w:rsid w:val="00AC162A"/>
    <w:rsid w:val="00AC187C"/>
    <w:rsid w:val="00AC1AC0"/>
    <w:rsid w:val="00AC2085"/>
    <w:rsid w:val="00AC21B7"/>
    <w:rsid w:val="00AC2855"/>
    <w:rsid w:val="00AC2A5C"/>
    <w:rsid w:val="00AC3124"/>
    <w:rsid w:val="00AC3427"/>
    <w:rsid w:val="00AC377F"/>
    <w:rsid w:val="00AC5ED4"/>
    <w:rsid w:val="00AC6C2B"/>
    <w:rsid w:val="00AC6C4F"/>
    <w:rsid w:val="00AC6F87"/>
    <w:rsid w:val="00AC7100"/>
    <w:rsid w:val="00AD00C7"/>
    <w:rsid w:val="00AD07E1"/>
    <w:rsid w:val="00AD0B79"/>
    <w:rsid w:val="00AD0D22"/>
    <w:rsid w:val="00AD0EB8"/>
    <w:rsid w:val="00AD1131"/>
    <w:rsid w:val="00AD2138"/>
    <w:rsid w:val="00AD23CA"/>
    <w:rsid w:val="00AD3FE3"/>
    <w:rsid w:val="00AD47A2"/>
    <w:rsid w:val="00AD4A1F"/>
    <w:rsid w:val="00AD4CEB"/>
    <w:rsid w:val="00AD4E74"/>
    <w:rsid w:val="00AD50B3"/>
    <w:rsid w:val="00AD53DC"/>
    <w:rsid w:val="00AD5545"/>
    <w:rsid w:val="00AD6089"/>
    <w:rsid w:val="00AD7EEB"/>
    <w:rsid w:val="00AE02CA"/>
    <w:rsid w:val="00AE04EA"/>
    <w:rsid w:val="00AE0A08"/>
    <w:rsid w:val="00AE19E2"/>
    <w:rsid w:val="00AE1AD4"/>
    <w:rsid w:val="00AE1B56"/>
    <w:rsid w:val="00AE1C1B"/>
    <w:rsid w:val="00AE2A3C"/>
    <w:rsid w:val="00AE2C83"/>
    <w:rsid w:val="00AE30FD"/>
    <w:rsid w:val="00AE3286"/>
    <w:rsid w:val="00AE3AA9"/>
    <w:rsid w:val="00AE4461"/>
    <w:rsid w:val="00AE4C46"/>
    <w:rsid w:val="00AE5217"/>
    <w:rsid w:val="00AE5389"/>
    <w:rsid w:val="00AE5745"/>
    <w:rsid w:val="00AE612E"/>
    <w:rsid w:val="00AE6659"/>
    <w:rsid w:val="00AE6CC1"/>
    <w:rsid w:val="00AE6F24"/>
    <w:rsid w:val="00AE717C"/>
    <w:rsid w:val="00AE757A"/>
    <w:rsid w:val="00AE7594"/>
    <w:rsid w:val="00AF08C2"/>
    <w:rsid w:val="00AF0945"/>
    <w:rsid w:val="00AF1707"/>
    <w:rsid w:val="00AF184A"/>
    <w:rsid w:val="00AF186B"/>
    <w:rsid w:val="00AF1C3B"/>
    <w:rsid w:val="00AF1CBE"/>
    <w:rsid w:val="00AF252D"/>
    <w:rsid w:val="00AF3366"/>
    <w:rsid w:val="00AF3893"/>
    <w:rsid w:val="00AF47CC"/>
    <w:rsid w:val="00AF4AE8"/>
    <w:rsid w:val="00AF5594"/>
    <w:rsid w:val="00AF574F"/>
    <w:rsid w:val="00AF6346"/>
    <w:rsid w:val="00AF6A02"/>
    <w:rsid w:val="00AF71D8"/>
    <w:rsid w:val="00AF7BE1"/>
    <w:rsid w:val="00B00F22"/>
    <w:rsid w:val="00B01B35"/>
    <w:rsid w:val="00B022B4"/>
    <w:rsid w:val="00B02A39"/>
    <w:rsid w:val="00B03AA3"/>
    <w:rsid w:val="00B044C0"/>
    <w:rsid w:val="00B05031"/>
    <w:rsid w:val="00B050C6"/>
    <w:rsid w:val="00B05A4C"/>
    <w:rsid w:val="00B060CC"/>
    <w:rsid w:val="00B07190"/>
    <w:rsid w:val="00B07209"/>
    <w:rsid w:val="00B0775B"/>
    <w:rsid w:val="00B1007D"/>
    <w:rsid w:val="00B100F8"/>
    <w:rsid w:val="00B10232"/>
    <w:rsid w:val="00B108A8"/>
    <w:rsid w:val="00B10F78"/>
    <w:rsid w:val="00B11116"/>
    <w:rsid w:val="00B119BE"/>
    <w:rsid w:val="00B11B8F"/>
    <w:rsid w:val="00B124A3"/>
    <w:rsid w:val="00B125EA"/>
    <w:rsid w:val="00B1271B"/>
    <w:rsid w:val="00B13C72"/>
    <w:rsid w:val="00B14880"/>
    <w:rsid w:val="00B15978"/>
    <w:rsid w:val="00B15A8B"/>
    <w:rsid w:val="00B15B06"/>
    <w:rsid w:val="00B15FED"/>
    <w:rsid w:val="00B170AB"/>
    <w:rsid w:val="00B171DF"/>
    <w:rsid w:val="00B208A8"/>
    <w:rsid w:val="00B21355"/>
    <w:rsid w:val="00B2167C"/>
    <w:rsid w:val="00B21909"/>
    <w:rsid w:val="00B21ADA"/>
    <w:rsid w:val="00B21CC3"/>
    <w:rsid w:val="00B22085"/>
    <w:rsid w:val="00B220CB"/>
    <w:rsid w:val="00B2233C"/>
    <w:rsid w:val="00B224F8"/>
    <w:rsid w:val="00B22DDA"/>
    <w:rsid w:val="00B22F4A"/>
    <w:rsid w:val="00B2304C"/>
    <w:rsid w:val="00B239AD"/>
    <w:rsid w:val="00B23C5C"/>
    <w:rsid w:val="00B2519E"/>
    <w:rsid w:val="00B2529C"/>
    <w:rsid w:val="00B26133"/>
    <w:rsid w:val="00B26999"/>
    <w:rsid w:val="00B269C2"/>
    <w:rsid w:val="00B26AEE"/>
    <w:rsid w:val="00B26BD6"/>
    <w:rsid w:val="00B27448"/>
    <w:rsid w:val="00B30675"/>
    <w:rsid w:val="00B309BD"/>
    <w:rsid w:val="00B30AA0"/>
    <w:rsid w:val="00B30F7D"/>
    <w:rsid w:val="00B322B2"/>
    <w:rsid w:val="00B329F2"/>
    <w:rsid w:val="00B33106"/>
    <w:rsid w:val="00B33805"/>
    <w:rsid w:val="00B33EC3"/>
    <w:rsid w:val="00B343F5"/>
    <w:rsid w:val="00B3451F"/>
    <w:rsid w:val="00B349C8"/>
    <w:rsid w:val="00B34FEE"/>
    <w:rsid w:val="00B36022"/>
    <w:rsid w:val="00B363A7"/>
    <w:rsid w:val="00B36976"/>
    <w:rsid w:val="00B370D7"/>
    <w:rsid w:val="00B3770B"/>
    <w:rsid w:val="00B37F01"/>
    <w:rsid w:val="00B406AB"/>
    <w:rsid w:val="00B407B8"/>
    <w:rsid w:val="00B41B98"/>
    <w:rsid w:val="00B421B7"/>
    <w:rsid w:val="00B4227D"/>
    <w:rsid w:val="00B42568"/>
    <w:rsid w:val="00B42747"/>
    <w:rsid w:val="00B42846"/>
    <w:rsid w:val="00B42C7C"/>
    <w:rsid w:val="00B42FF4"/>
    <w:rsid w:val="00B4357D"/>
    <w:rsid w:val="00B43F11"/>
    <w:rsid w:val="00B45195"/>
    <w:rsid w:val="00B4533E"/>
    <w:rsid w:val="00B4573F"/>
    <w:rsid w:val="00B45E1F"/>
    <w:rsid w:val="00B460DA"/>
    <w:rsid w:val="00B46C61"/>
    <w:rsid w:val="00B46D9C"/>
    <w:rsid w:val="00B471C2"/>
    <w:rsid w:val="00B4740E"/>
    <w:rsid w:val="00B4768C"/>
    <w:rsid w:val="00B47C6E"/>
    <w:rsid w:val="00B50BBE"/>
    <w:rsid w:val="00B50D67"/>
    <w:rsid w:val="00B50D6F"/>
    <w:rsid w:val="00B50F2F"/>
    <w:rsid w:val="00B5273D"/>
    <w:rsid w:val="00B530DE"/>
    <w:rsid w:val="00B534C9"/>
    <w:rsid w:val="00B542A9"/>
    <w:rsid w:val="00B545D0"/>
    <w:rsid w:val="00B54B2D"/>
    <w:rsid w:val="00B551B8"/>
    <w:rsid w:val="00B55291"/>
    <w:rsid w:val="00B55348"/>
    <w:rsid w:val="00B555A2"/>
    <w:rsid w:val="00B55E6F"/>
    <w:rsid w:val="00B56D45"/>
    <w:rsid w:val="00B57725"/>
    <w:rsid w:val="00B57A41"/>
    <w:rsid w:val="00B57C44"/>
    <w:rsid w:val="00B57EC9"/>
    <w:rsid w:val="00B61522"/>
    <w:rsid w:val="00B61656"/>
    <w:rsid w:val="00B61806"/>
    <w:rsid w:val="00B61CB5"/>
    <w:rsid w:val="00B62663"/>
    <w:rsid w:val="00B62B80"/>
    <w:rsid w:val="00B62CB9"/>
    <w:rsid w:val="00B62D09"/>
    <w:rsid w:val="00B62F40"/>
    <w:rsid w:val="00B63360"/>
    <w:rsid w:val="00B63421"/>
    <w:rsid w:val="00B635B8"/>
    <w:rsid w:val="00B63F26"/>
    <w:rsid w:val="00B64ED1"/>
    <w:rsid w:val="00B650CC"/>
    <w:rsid w:val="00B65538"/>
    <w:rsid w:val="00B65C03"/>
    <w:rsid w:val="00B672C3"/>
    <w:rsid w:val="00B67689"/>
    <w:rsid w:val="00B70018"/>
    <w:rsid w:val="00B70783"/>
    <w:rsid w:val="00B70B89"/>
    <w:rsid w:val="00B71CFE"/>
    <w:rsid w:val="00B7263C"/>
    <w:rsid w:val="00B72F3E"/>
    <w:rsid w:val="00B72FCF"/>
    <w:rsid w:val="00B731FA"/>
    <w:rsid w:val="00B73455"/>
    <w:rsid w:val="00B73803"/>
    <w:rsid w:val="00B739F8"/>
    <w:rsid w:val="00B744C1"/>
    <w:rsid w:val="00B74B52"/>
    <w:rsid w:val="00B75416"/>
    <w:rsid w:val="00B7599F"/>
    <w:rsid w:val="00B75E38"/>
    <w:rsid w:val="00B77C6F"/>
    <w:rsid w:val="00B77E36"/>
    <w:rsid w:val="00B81137"/>
    <w:rsid w:val="00B812B5"/>
    <w:rsid w:val="00B81967"/>
    <w:rsid w:val="00B821D4"/>
    <w:rsid w:val="00B823AB"/>
    <w:rsid w:val="00B84151"/>
    <w:rsid w:val="00B84167"/>
    <w:rsid w:val="00B8434F"/>
    <w:rsid w:val="00B85370"/>
    <w:rsid w:val="00B85955"/>
    <w:rsid w:val="00B859FE"/>
    <w:rsid w:val="00B85A5F"/>
    <w:rsid w:val="00B8684E"/>
    <w:rsid w:val="00B868DC"/>
    <w:rsid w:val="00B86BC9"/>
    <w:rsid w:val="00B87017"/>
    <w:rsid w:val="00B871E0"/>
    <w:rsid w:val="00B877C6"/>
    <w:rsid w:val="00B87962"/>
    <w:rsid w:val="00B879F2"/>
    <w:rsid w:val="00B87BB9"/>
    <w:rsid w:val="00B87CB9"/>
    <w:rsid w:val="00B907EE"/>
    <w:rsid w:val="00B90F50"/>
    <w:rsid w:val="00B91173"/>
    <w:rsid w:val="00B914AB"/>
    <w:rsid w:val="00B9157E"/>
    <w:rsid w:val="00B917FB"/>
    <w:rsid w:val="00B91B04"/>
    <w:rsid w:val="00B91FBD"/>
    <w:rsid w:val="00B92700"/>
    <w:rsid w:val="00B931EC"/>
    <w:rsid w:val="00B9470F"/>
    <w:rsid w:val="00B947A7"/>
    <w:rsid w:val="00B94A93"/>
    <w:rsid w:val="00B94F7E"/>
    <w:rsid w:val="00B94FF3"/>
    <w:rsid w:val="00B95486"/>
    <w:rsid w:val="00B957AD"/>
    <w:rsid w:val="00B95DCB"/>
    <w:rsid w:val="00B95F80"/>
    <w:rsid w:val="00B9652E"/>
    <w:rsid w:val="00B9676C"/>
    <w:rsid w:val="00B968A6"/>
    <w:rsid w:val="00B96CB1"/>
    <w:rsid w:val="00B97349"/>
    <w:rsid w:val="00B97745"/>
    <w:rsid w:val="00BA025D"/>
    <w:rsid w:val="00BA054D"/>
    <w:rsid w:val="00BA0605"/>
    <w:rsid w:val="00BA0A3B"/>
    <w:rsid w:val="00BA0C5C"/>
    <w:rsid w:val="00BA0D00"/>
    <w:rsid w:val="00BA1034"/>
    <w:rsid w:val="00BA1373"/>
    <w:rsid w:val="00BA171A"/>
    <w:rsid w:val="00BA1F5A"/>
    <w:rsid w:val="00BA1F7D"/>
    <w:rsid w:val="00BA243B"/>
    <w:rsid w:val="00BA259C"/>
    <w:rsid w:val="00BA28F9"/>
    <w:rsid w:val="00BA2A4B"/>
    <w:rsid w:val="00BA2A8E"/>
    <w:rsid w:val="00BA2FD4"/>
    <w:rsid w:val="00BA37A6"/>
    <w:rsid w:val="00BA3A2B"/>
    <w:rsid w:val="00BA3F14"/>
    <w:rsid w:val="00BA4068"/>
    <w:rsid w:val="00BA4644"/>
    <w:rsid w:val="00BA4654"/>
    <w:rsid w:val="00BA52BC"/>
    <w:rsid w:val="00BA52DE"/>
    <w:rsid w:val="00BA56DA"/>
    <w:rsid w:val="00BA57E0"/>
    <w:rsid w:val="00BA59D3"/>
    <w:rsid w:val="00BA70EB"/>
    <w:rsid w:val="00BA751F"/>
    <w:rsid w:val="00BA7CE9"/>
    <w:rsid w:val="00BA7ECA"/>
    <w:rsid w:val="00BB0374"/>
    <w:rsid w:val="00BB0919"/>
    <w:rsid w:val="00BB2901"/>
    <w:rsid w:val="00BB2F1F"/>
    <w:rsid w:val="00BB3B9D"/>
    <w:rsid w:val="00BB5693"/>
    <w:rsid w:val="00BB5856"/>
    <w:rsid w:val="00BB5AE8"/>
    <w:rsid w:val="00BB5B31"/>
    <w:rsid w:val="00BB6298"/>
    <w:rsid w:val="00BB6515"/>
    <w:rsid w:val="00BB66B1"/>
    <w:rsid w:val="00BB73C4"/>
    <w:rsid w:val="00BB76F6"/>
    <w:rsid w:val="00BB7B4A"/>
    <w:rsid w:val="00BB7C3E"/>
    <w:rsid w:val="00BC046A"/>
    <w:rsid w:val="00BC0B5C"/>
    <w:rsid w:val="00BC0E81"/>
    <w:rsid w:val="00BC16C9"/>
    <w:rsid w:val="00BC19F6"/>
    <w:rsid w:val="00BC257B"/>
    <w:rsid w:val="00BC2711"/>
    <w:rsid w:val="00BC2B20"/>
    <w:rsid w:val="00BC2C25"/>
    <w:rsid w:val="00BC2EFB"/>
    <w:rsid w:val="00BC362A"/>
    <w:rsid w:val="00BC3803"/>
    <w:rsid w:val="00BC39AD"/>
    <w:rsid w:val="00BC39EC"/>
    <w:rsid w:val="00BC39F0"/>
    <w:rsid w:val="00BC4153"/>
    <w:rsid w:val="00BC41C4"/>
    <w:rsid w:val="00BC5679"/>
    <w:rsid w:val="00BC5925"/>
    <w:rsid w:val="00BC5AF5"/>
    <w:rsid w:val="00BC5D42"/>
    <w:rsid w:val="00BC6521"/>
    <w:rsid w:val="00BC690B"/>
    <w:rsid w:val="00BC6B15"/>
    <w:rsid w:val="00BC6D34"/>
    <w:rsid w:val="00BC73AD"/>
    <w:rsid w:val="00BC781C"/>
    <w:rsid w:val="00BD0B7D"/>
    <w:rsid w:val="00BD0D3D"/>
    <w:rsid w:val="00BD0EE8"/>
    <w:rsid w:val="00BD1086"/>
    <w:rsid w:val="00BD152D"/>
    <w:rsid w:val="00BD1718"/>
    <w:rsid w:val="00BD1908"/>
    <w:rsid w:val="00BD1AB9"/>
    <w:rsid w:val="00BD1DE2"/>
    <w:rsid w:val="00BD2846"/>
    <w:rsid w:val="00BD2962"/>
    <w:rsid w:val="00BD3819"/>
    <w:rsid w:val="00BD39F6"/>
    <w:rsid w:val="00BD39FD"/>
    <w:rsid w:val="00BD4451"/>
    <w:rsid w:val="00BD4C48"/>
    <w:rsid w:val="00BD5326"/>
    <w:rsid w:val="00BD5BCB"/>
    <w:rsid w:val="00BD5F94"/>
    <w:rsid w:val="00BD6CCF"/>
    <w:rsid w:val="00BD714F"/>
    <w:rsid w:val="00BD7D87"/>
    <w:rsid w:val="00BE16C7"/>
    <w:rsid w:val="00BE19AD"/>
    <w:rsid w:val="00BE1D56"/>
    <w:rsid w:val="00BE2204"/>
    <w:rsid w:val="00BE442C"/>
    <w:rsid w:val="00BE444E"/>
    <w:rsid w:val="00BE4E5E"/>
    <w:rsid w:val="00BE5409"/>
    <w:rsid w:val="00BE6C7E"/>
    <w:rsid w:val="00BE6CAD"/>
    <w:rsid w:val="00BE73EC"/>
    <w:rsid w:val="00BE75E0"/>
    <w:rsid w:val="00BE7A7B"/>
    <w:rsid w:val="00BE7BB5"/>
    <w:rsid w:val="00BE7F67"/>
    <w:rsid w:val="00BF23A9"/>
    <w:rsid w:val="00BF25BE"/>
    <w:rsid w:val="00BF2745"/>
    <w:rsid w:val="00BF2935"/>
    <w:rsid w:val="00BF32D4"/>
    <w:rsid w:val="00BF34EF"/>
    <w:rsid w:val="00BF4585"/>
    <w:rsid w:val="00BF50B6"/>
    <w:rsid w:val="00BF51EE"/>
    <w:rsid w:val="00BF5319"/>
    <w:rsid w:val="00BF56AE"/>
    <w:rsid w:val="00BF607A"/>
    <w:rsid w:val="00BF668A"/>
    <w:rsid w:val="00BF6F5B"/>
    <w:rsid w:val="00BF7232"/>
    <w:rsid w:val="00BF7770"/>
    <w:rsid w:val="00BF7807"/>
    <w:rsid w:val="00BF7938"/>
    <w:rsid w:val="00C02A0C"/>
    <w:rsid w:val="00C02BDD"/>
    <w:rsid w:val="00C02DEB"/>
    <w:rsid w:val="00C0306A"/>
    <w:rsid w:val="00C031AD"/>
    <w:rsid w:val="00C03F83"/>
    <w:rsid w:val="00C0430A"/>
    <w:rsid w:val="00C04B61"/>
    <w:rsid w:val="00C05097"/>
    <w:rsid w:val="00C05426"/>
    <w:rsid w:val="00C058C2"/>
    <w:rsid w:val="00C05CB2"/>
    <w:rsid w:val="00C05E24"/>
    <w:rsid w:val="00C064A0"/>
    <w:rsid w:val="00C0657F"/>
    <w:rsid w:val="00C06F4B"/>
    <w:rsid w:val="00C0710F"/>
    <w:rsid w:val="00C12164"/>
    <w:rsid w:val="00C13135"/>
    <w:rsid w:val="00C13230"/>
    <w:rsid w:val="00C13319"/>
    <w:rsid w:val="00C15833"/>
    <w:rsid w:val="00C15F59"/>
    <w:rsid w:val="00C163D5"/>
    <w:rsid w:val="00C1658B"/>
    <w:rsid w:val="00C16A36"/>
    <w:rsid w:val="00C16D9A"/>
    <w:rsid w:val="00C178F8"/>
    <w:rsid w:val="00C204CD"/>
    <w:rsid w:val="00C20F5C"/>
    <w:rsid w:val="00C20F9A"/>
    <w:rsid w:val="00C21AB4"/>
    <w:rsid w:val="00C21E93"/>
    <w:rsid w:val="00C22B24"/>
    <w:rsid w:val="00C22F53"/>
    <w:rsid w:val="00C23ED5"/>
    <w:rsid w:val="00C23F12"/>
    <w:rsid w:val="00C24431"/>
    <w:rsid w:val="00C247C6"/>
    <w:rsid w:val="00C24BA4"/>
    <w:rsid w:val="00C25451"/>
    <w:rsid w:val="00C25477"/>
    <w:rsid w:val="00C25631"/>
    <w:rsid w:val="00C26B56"/>
    <w:rsid w:val="00C275C7"/>
    <w:rsid w:val="00C27985"/>
    <w:rsid w:val="00C279D0"/>
    <w:rsid w:val="00C27C8C"/>
    <w:rsid w:val="00C27E37"/>
    <w:rsid w:val="00C3066D"/>
    <w:rsid w:val="00C30BDE"/>
    <w:rsid w:val="00C30E36"/>
    <w:rsid w:val="00C314A2"/>
    <w:rsid w:val="00C31641"/>
    <w:rsid w:val="00C317DA"/>
    <w:rsid w:val="00C31B1D"/>
    <w:rsid w:val="00C31C47"/>
    <w:rsid w:val="00C31D4E"/>
    <w:rsid w:val="00C3220C"/>
    <w:rsid w:val="00C329E8"/>
    <w:rsid w:val="00C32B5B"/>
    <w:rsid w:val="00C346FF"/>
    <w:rsid w:val="00C34BF1"/>
    <w:rsid w:val="00C35CF0"/>
    <w:rsid w:val="00C374CC"/>
    <w:rsid w:val="00C37799"/>
    <w:rsid w:val="00C37DFB"/>
    <w:rsid w:val="00C4053C"/>
    <w:rsid w:val="00C4091A"/>
    <w:rsid w:val="00C40D87"/>
    <w:rsid w:val="00C41858"/>
    <w:rsid w:val="00C41BF5"/>
    <w:rsid w:val="00C41E6A"/>
    <w:rsid w:val="00C42056"/>
    <w:rsid w:val="00C424FE"/>
    <w:rsid w:val="00C42A6E"/>
    <w:rsid w:val="00C42D50"/>
    <w:rsid w:val="00C42E94"/>
    <w:rsid w:val="00C43159"/>
    <w:rsid w:val="00C4481F"/>
    <w:rsid w:val="00C4483A"/>
    <w:rsid w:val="00C44ABC"/>
    <w:rsid w:val="00C4573B"/>
    <w:rsid w:val="00C45A3C"/>
    <w:rsid w:val="00C46AAC"/>
    <w:rsid w:val="00C46B33"/>
    <w:rsid w:val="00C4773A"/>
    <w:rsid w:val="00C477ED"/>
    <w:rsid w:val="00C47A93"/>
    <w:rsid w:val="00C47E04"/>
    <w:rsid w:val="00C50C1A"/>
    <w:rsid w:val="00C50D22"/>
    <w:rsid w:val="00C513E2"/>
    <w:rsid w:val="00C51483"/>
    <w:rsid w:val="00C51699"/>
    <w:rsid w:val="00C51BE0"/>
    <w:rsid w:val="00C51FBD"/>
    <w:rsid w:val="00C5295A"/>
    <w:rsid w:val="00C52CEC"/>
    <w:rsid w:val="00C52ECC"/>
    <w:rsid w:val="00C534EE"/>
    <w:rsid w:val="00C53579"/>
    <w:rsid w:val="00C536ED"/>
    <w:rsid w:val="00C53871"/>
    <w:rsid w:val="00C538D8"/>
    <w:rsid w:val="00C53AF1"/>
    <w:rsid w:val="00C544DB"/>
    <w:rsid w:val="00C54500"/>
    <w:rsid w:val="00C5456B"/>
    <w:rsid w:val="00C545CF"/>
    <w:rsid w:val="00C5492F"/>
    <w:rsid w:val="00C55463"/>
    <w:rsid w:val="00C558EF"/>
    <w:rsid w:val="00C55C1B"/>
    <w:rsid w:val="00C55CF2"/>
    <w:rsid w:val="00C55E4E"/>
    <w:rsid w:val="00C56B33"/>
    <w:rsid w:val="00C56F99"/>
    <w:rsid w:val="00C572FA"/>
    <w:rsid w:val="00C5732F"/>
    <w:rsid w:val="00C575E7"/>
    <w:rsid w:val="00C6070E"/>
    <w:rsid w:val="00C60BE3"/>
    <w:rsid w:val="00C60ED9"/>
    <w:rsid w:val="00C60FBE"/>
    <w:rsid w:val="00C6129D"/>
    <w:rsid w:val="00C61399"/>
    <w:rsid w:val="00C62055"/>
    <w:rsid w:val="00C629A2"/>
    <w:rsid w:val="00C62BB3"/>
    <w:rsid w:val="00C62D45"/>
    <w:rsid w:val="00C633D5"/>
    <w:rsid w:val="00C6471F"/>
    <w:rsid w:val="00C648A1"/>
    <w:rsid w:val="00C64BBA"/>
    <w:rsid w:val="00C6505E"/>
    <w:rsid w:val="00C6562A"/>
    <w:rsid w:val="00C656EE"/>
    <w:rsid w:val="00C657FC"/>
    <w:rsid w:val="00C659B4"/>
    <w:rsid w:val="00C65FD3"/>
    <w:rsid w:val="00C66001"/>
    <w:rsid w:val="00C66283"/>
    <w:rsid w:val="00C67B47"/>
    <w:rsid w:val="00C67BEB"/>
    <w:rsid w:val="00C67D59"/>
    <w:rsid w:val="00C67F5B"/>
    <w:rsid w:val="00C7004B"/>
    <w:rsid w:val="00C70920"/>
    <w:rsid w:val="00C70A91"/>
    <w:rsid w:val="00C714A2"/>
    <w:rsid w:val="00C71DF3"/>
    <w:rsid w:val="00C71E78"/>
    <w:rsid w:val="00C7287C"/>
    <w:rsid w:val="00C72FE0"/>
    <w:rsid w:val="00C733D4"/>
    <w:rsid w:val="00C736A2"/>
    <w:rsid w:val="00C739BD"/>
    <w:rsid w:val="00C73B07"/>
    <w:rsid w:val="00C73B64"/>
    <w:rsid w:val="00C73D70"/>
    <w:rsid w:val="00C73F0C"/>
    <w:rsid w:val="00C74462"/>
    <w:rsid w:val="00C7475F"/>
    <w:rsid w:val="00C74D62"/>
    <w:rsid w:val="00C75538"/>
    <w:rsid w:val="00C756BE"/>
    <w:rsid w:val="00C75CAD"/>
    <w:rsid w:val="00C76587"/>
    <w:rsid w:val="00C767B8"/>
    <w:rsid w:val="00C76B4C"/>
    <w:rsid w:val="00C800C2"/>
    <w:rsid w:val="00C80512"/>
    <w:rsid w:val="00C81195"/>
    <w:rsid w:val="00C82C86"/>
    <w:rsid w:val="00C8365B"/>
    <w:rsid w:val="00C84416"/>
    <w:rsid w:val="00C84732"/>
    <w:rsid w:val="00C85194"/>
    <w:rsid w:val="00C85CD5"/>
    <w:rsid w:val="00C86400"/>
    <w:rsid w:val="00C86553"/>
    <w:rsid w:val="00C866F2"/>
    <w:rsid w:val="00C8687D"/>
    <w:rsid w:val="00C86EF8"/>
    <w:rsid w:val="00C87C07"/>
    <w:rsid w:val="00C9074B"/>
    <w:rsid w:val="00C90A52"/>
    <w:rsid w:val="00C90BA8"/>
    <w:rsid w:val="00C90FF4"/>
    <w:rsid w:val="00C910E3"/>
    <w:rsid w:val="00C911D4"/>
    <w:rsid w:val="00C91B6B"/>
    <w:rsid w:val="00C93391"/>
    <w:rsid w:val="00C937D1"/>
    <w:rsid w:val="00C9436A"/>
    <w:rsid w:val="00C94457"/>
    <w:rsid w:val="00C9457B"/>
    <w:rsid w:val="00C94AB7"/>
    <w:rsid w:val="00C94B17"/>
    <w:rsid w:val="00C950A8"/>
    <w:rsid w:val="00C95D17"/>
    <w:rsid w:val="00C95FB8"/>
    <w:rsid w:val="00C970AC"/>
    <w:rsid w:val="00C979DD"/>
    <w:rsid w:val="00CA1D0E"/>
    <w:rsid w:val="00CA25F0"/>
    <w:rsid w:val="00CA2C15"/>
    <w:rsid w:val="00CA2E78"/>
    <w:rsid w:val="00CA330C"/>
    <w:rsid w:val="00CA335F"/>
    <w:rsid w:val="00CA37B7"/>
    <w:rsid w:val="00CA39BF"/>
    <w:rsid w:val="00CA3FB2"/>
    <w:rsid w:val="00CA4367"/>
    <w:rsid w:val="00CA455F"/>
    <w:rsid w:val="00CA4615"/>
    <w:rsid w:val="00CA4677"/>
    <w:rsid w:val="00CA4E85"/>
    <w:rsid w:val="00CA4F7A"/>
    <w:rsid w:val="00CA56ED"/>
    <w:rsid w:val="00CA5A27"/>
    <w:rsid w:val="00CA605B"/>
    <w:rsid w:val="00CA6BE3"/>
    <w:rsid w:val="00CA7563"/>
    <w:rsid w:val="00CA75A0"/>
    <w:rsid w:val="00CA7E35"/>
    <w:rsid w:val="00CA7ECE"/>
    <w:rsid w:val="00CB0058"/>
    <w:rsid w:val="00CB00EA"/>
    <w:rsid w:val="00CB0D12"/>
    <w:rsid w:val="00CB0D4D"/>
    <w:rsid w:val="00CB0EE7"/>
    <w:rsid w:val="00CB1759"/>
    <w:rsid w:val="00CB1BD4"/>
    <w:rsid w:val="00CB2B87"/>
    <w:rsid w:val="00CB31FD"/>
    <w:rsid w:val="00CB367E"/>
    <w:rsid w:val="00CB4486"/>
    <w:rsid w:val="00CB49DE"/>
    <w:rsid w:val="00CB5F06"/>
    <w:rsid w:val="00CB6940"/>
    <w:rsid w:val="00CB6F58"/>
    <w:rsid w:val="00CB796E"/>
    <w:rsid w:val="00CC037F"/>
    <w:rsid w:val="00CC0742"/>
    <w:rsid w:val="00CC1E64"/>
    <w:rsid w:val="00CC24E5"/>
    <w:rsid w:val="00CC2C50"/>
    <w:rsid w:val="00CC4A20"/>
    <w:rsid w:val="00CC4FEE"/>
    <w:rsid w:val="00CC57C0"/>
    <w:rsid w:val="00CC726B"/>
    <w:rsid w:val="00CC769B"/>
    <w:rsid w:val="00CC7791"/>
    <w:rsid w:val="00CC7952"/>
    <w:rsid w:val="00CC7A09"/>
    <w:rsid w:val="00CC7AF4"/>
    <w:rsid w:val="00CC7C07"/>
    <w:rsid w:val="00CC7C43"/>
    <w:rsid w:val="00CD0386"/>
    <w:rsid w:val="00CD121C"/>
    <w:rsid w:val="00CD206D"/>
    <w:rsid w:val="00CD227A"/>
    <w:rsid w:val="00CD261A"/>
    <w:rsid w:val="00CD26DF"/>
    <w:rsid w:val="00CD2789"/>
    <w:rsid w:val="00CD2B09"/>
    <w:rsid w:val="00CD2DD9"/>
    <w:rsid w:val="00CD4220"/>
    <w:rsid w:val="00CD46EF"/>
    <w:rsid w:val="00CD49AE"/>
    <w:rsid w:val="00CD4B8D"/>
    <w:rsid w:val="00CD4D6A"/>
    <w:rsid w:val="00CD597B"/>
    <w:rsid w:val="00CD59A3"/>
    <w:rsid w:val="00CD5DA6"/>
    <w:rsid w:val="00CD64D3"/>
    <w:rsid w:val="00CD671A"/>
    <w:rsid w:val="00CD6E73"/>
    <w:rsid w:val="00CD77D4"/>
    <w:rsid w:val="00CE06C5"/>
    <w:rsid w:val="00CE1073"/>
    <w:rsid w:val="00CE117B"/>
    <w:rsid w:val="00CE1235"/>
    <w:rsid w:val="00CE139A"/>
    <w:rsid w:val="00CE1F10"/>
    <w:rsid w:val="00CE3319"/>
    <w:rsid w:val="00CE4465"/>
    <w:rsid w:val="00CE4DE6"/>
    <w:rsid w:val="00CE50B8"/>
    <w:rsid w:val="00CE5787"/>
    <w:rsid w:val="00CE6835"/>
    <w:rsid w:val="00CE6A01"/>
    <w:rsid w:val="00CE746F"/>
    <w:rsid w:val="00CE7A58"/>
    <w:rsid w:val="00CE7B4A"/>
    <w:rsid w:val="00CE7C16"/>
    <w:rsid w:val="00CF0211"/>
    <w:rsid w:val="00CF15A8"/>
    <w:rsid w:val="00CF195F"/>
    <w:rsid w:val="00CF2938"/>
    <w:rsid w:val="00CF2B3B"/>
    <w:rsid w:val="00CF2EBF"/>
    <w:rsid w:val="00CF3020"/>
    <w:rsid w:val="00CF308F"/>
    <w:rsid w:val="00CF3858"/>
    <w:rsid w:val="00CF3DE3"/>
    <w:rsid w:val="00CF47B6"/>
    <w:rsid w:val="00CF4EDA"/>
    <w:rsid w:val="00CF5256"/>
    <w:rsid w:val="00CF6420"/>
    <w:rsid w:val="00CF6634"/>
    <w:rsid w:val="00CF6BA5"/>
    <w:rsid w:val="00CF6BEA"/>
    <w:rsid w:val="00CF7436"/>
    <w:rsid w:val="00CF74BA"/>
    <w:rsid w:val="00CF78F4"/>
    <w:rsid w:val="00CF79FF"/>
    <w:rsid w:val="00D005EE"/>
    <w:rsid w:val="00D00DBC"/>
    <w:rsid w:val="00D00EB6"/>
    <w:rsid w:val="00D01158"/>
    <w:rsid w:val="00D01CA9"/>
    <w:rsid w:val="00D02D90"/>
    <w:rsid w:val="00D03681"/>
    <w:rsid w:val="00D038F9"/>
    <w:rsid w:val="00D03EE8"/>
    <w:rsid w:val="00D03F15"/>
    <w:rsid w:val="00D04066"/>
    <w:rsid w:val="00D04259"/>
    <w:rsid w:val="00D04388"/>
    <w:rsid w:val="00D04BEC"/>
    <w:rsid w:val="00D04D4F"/>
    <w:rsid w:val="00D05814"/>
    <w:rsid w:val="00D059C1"/>
    <w:rsid w:val="00D05E5F"/>
    <w:rsid w:val="00D06C3B"/>
    <w:rsid w:val="00D06FEF"/>
    <w:rsid w:val="00D0787F"/>
    <w:rsid w:val="00D10E4D"/>
    <w:rsid w:val="00D10EB4"/>
    <w:rsid w:val="00D1145F"/>
    <w:rsid w:val="00D1146D"/>
    <w:rsid w:val="00D117E2"/>
    <w:rsid w:val="00D1182C"/>
    <w:rsid w:val="00D12F27"/>
    <w:rsid w:val="00D13AFA"/>
    <w:rsid w:val="00D13C9F"/>
    <w:rsid w:val="00D13EE7"/>
    <w:rsid w:val="00D1449F"/>
    <w:rsid w:val="00D14507"/>
    <w:rsid w:val="00D147B1"/>
    <w:rsid w:val="00D14D08"/>
    <w:rsid w:val="00D14F02"/>
    <w:rsid w:val="00D15288"/>
    <w:rsid w:val="00D15A8E"/>
    <w:rsid w:val="00D15E65"/>
    <w:rsid w:val="00D16BC8"/>
    <w:rsid w:val="00D16CBF"/>
    <w:rsid w:val="00D16D22"/>
    <w:rsid w:val="00D17638"/>
    <w:rsid w:val="00D17701"/>
    <w:rsid w:val="00D17867"/>
    <w:rsid w:val="00D17C8C"/>
    <w:rsid w:val="00D222D4"/>
    <w:rsid w:val="00D22C0D"/>
    <w:rsid w:val="00D2362F"/>
    <w:rsid w:val="00D2383F"/>
    <w:rsid w:val="00D23B7A"/>
    <w:rsid w:val="00D248EF"/>
    <w:rsid w:val="00D24DC2"/>
    <w:rsid w:val="00D25654"/>
    <w:rsid w:val="00D25A3E"/>
    <w:rsid w:val="00D25BE5"/>
    <w:rsid w:val="00D25FBF"/>
    <w:rsid w:val="00D26A8B"/>
    <w:rsid w:val="00D2771B"/>
    <w:rsid w:val="00D27899"/>
    <w:rsid w:val="00D27BC4"/>
    <w:rsid w:val="00D27E53"/>
    <w:rsid w:val="00D30EE8"/>
    <w:rsid w:val="00D32731"/>
    <w:rsid w:val="00D34BFA"/>
    <w:rsid w:val="00D34E40"/>
    <w:rsid w:val="00D34E88"/>
    <w:rsid w:val="00D3530B"/>
    <w:rsid w:val="00D35B87"/>
    <w:rsid w:val="00D35E8A"/>
    <w:rsid w:val="00D3694E"/>
    <w:rsid w:val="00D369AD"/>
    <w:rsid w:val="00D36B84"/>
    <w:rsid w:val="00D36E5B"/>
    <w:rsid w:val="00D374F2"/>
    <w:rsid w:val="00D37926"/>
    <w:rsid w:val="00D40C24"/>
    <w:rsid w:val="00D412F3"/>
    <w:rsid w:val="00D41BC2"/>
    <w:rsid w:val="00D422D3"/>
    <w:rsid w:val="00D42399"/>
    <w:rsid w:val="00D4245C"/>
    <w:rsid w:val="00D424D2"/>
    <w:rsid w:val="00D42601"/>
    <w:rsid w:val="00D42ED5"/>
    <w:rsid w:val="00D43103"/>
    <w:rsid w:val="00D431EE"/>
    <w:rsid w:val="00D4324E"/>
    <w:rsid w:val="00D440AD"/>
    <w:rsid w:val="00D4416A"/>
    <w:rsid w:val="00D441F9"/>
    <w:rsid w:val="00D445EC"/>
    <w:rsid w:val="00D4485F"/>
    <w:rsid w:val="00D448F6"/>
    <w:rsid w:val="00D4527B"/>
    <w:rsid w:val="00D4545F"/>
    <w:rsid w:val="00D456A1"/>
    <w:rsid w:val="00D46557"/>
    <w:rsid w:val="00D468F9"/>
    <w:rsid w:val="00D47B3D"/>
    <w:rsid w:val="00D50CBD"/>
    <w:rsid w:val="00D50DBD"/>
    <w:rsid w:val="00D51119"/>
    <w:rsid w:val="00D51DED"/>
    <w:rsid w:val="00D5265C"/>
    <w:rsid w:val="00D52A4E"/>
    <w:rsid w:val="00D52F9F"/>
    <w:rsid w:val="00D53502"/>
    <w:rsid w:val="00D53BF7"/>
    <w:rsid w:val="00D544F2"/>
    <w:rsid w:val="00D55064"/>
    <w:rsid w:val="00D55109"/>
    <w:rsid w:val="00D5591A"/>
    <w:rsid w:val="00D55F0A"/>
    <w:rsid w:val="00D56329"/>
    <w:rsid w:val="00D5676D"/>
    <w:rsid w:val="00D573A3"/>
    <w:rsid w:val="00D577F5"/>
    <w:rsid w:val="00D57F0B"/>
    <w:rsid w:val="00D60950"/>
    <w:rsid w:val="00D61491"/>
    <w:rsid w:val="00D61BF2"/>
    <w:rsid w:val="00D61C5A"/>
    <w:rsid w:val="00D61E5F"/>
    <w:rsid w:val="00D62415"/>
    <w:rsid w:val="00D62672"/>
    <w:rsid w:val="00D62814"/>
    <w:rsid w:val="00D63C4A"/>
    <w:rsid w:val="00D642C8"/>
    <w:rsid w:val="00D64748"/>
    <w:rsid w:val="00D64C2B"/>
    <w:rsid w:val="00D64D0A"/>
    <w:rsid w:val="00D6619B"/>
    <w:rsid w:val="00D663D1"/>
    <w:rsid w:val="00D66ECA"/>
    <w:rsid w:val="00D673D3"/>
    <w:rsid w:val="00D6755F"/>
    <w:rsid w:val="00D7018A"/>
    <w:rsid w:val="00D705F6"/>
    <w:rsid w:val="00D706FA"/>
    <w:rsid w:val="00D71176"/>
    <w:rsid w:val="00D71333"/>
    <w:rsid w:val="00D71464"/>
    <w:rsid w:val="00D71758"/>
    <w:rsid w:val="00D717B3"/>
    <w:rsid w:val="00D72843"/>
    <w:rsid w:val="00D72A6A"/>
    <w:rsid w:val="00D72BD4"/>
    <w:rsid w:val="00D72E50"/>
    <w:rsid w:val="00D7377A"/>
    <w:rsid w:val="00D73D80"/>
    <w:rsid w:val="00D73F88"/>
    <w:rsid w:val="00D74C5C"/>
    <w:rsid w:val="00D7633B"/>
    <w:rsid w:val="00D765F1"/>
    <w:rsid w:val="00D76B53"/>
    <w:rsid w:val="00D77BB2"/>
    <w:rsid w:val="00D80624"/>
    <w:rsid w:val="00D80ECF"/>
    <w:rsid w:val="00D81101"/>
    <w:rsid w:val="00D81323"/>
    <w:rsid w:val="00D8231B"/>
    <w:rsid w:val="00D82362"/>
    <w:rsid w:val="00D825EC"/>
    <w:rsid w:val="00D839F3"/>
    <w:rsid w:val="00D84799"/>
    <w:rsid w:val="00D84DF0"/>
    <w:rsid w:val="00D85FA2"/>
    <w:rsid w:val="00D8607C"/>
    <w:rsid w:val="00D86D43"/>
    <w:rsid w:val="00D86E59"/>
    <w:rsid w:val="00D8716A"/>
    <w:rsid w:val="00D907B4"/>
    <w:rsid w:val="00D90944"/>
    <w:rsid w:val="00D90B2D"/>
    <w:rsid w:val="00D9122F"/>
    <w:rsid w:val="00D91571"/>
    <w:rsid w:val="00D91930"/>
    <w:rsid w:val="00D91BAE"/>
    <w:rsid w:val="00D92CAF"/>
    <w:rsid w:val="00D92F7D"/>
    <w:rsid w:val="00D9316F"/>
    <w:rsid w:val="00D93486"/>
    <w:rsid w:val="00D93A12"/>
    <w:rsid w:val="00D94097"/>
    <w:rsid w:val="00D943F9"/>
    <w:rsid w:val="00D9441D"/>
    <w:rsid w:val="00D9474C"/>
    <w:rsid w:val="00D9483B"/>
    <w:rsid w:val="00D94E61"/>
    <w:rsid w:val="00D957B2"/>
    <w:rsid w:val="00D95BD9"/>
    <w:rsid w:val="00D96283"/>
    <w:rsid w:val="00D96574"/>
    <w:rsid w:val="00D96EA9"/>
    <w:rsid w:val="00D96ED9"/>
    <w:rsid w:val="00D96FD9"/>
    <w:rsid w:val="00D97EBC"/>
    <w:rsid w:val="00DA0584"/>
    <w:rsid w:val="00DA0A69"/>
    <w:rsid w:val="00DA0FE2"/>
    <w:rsid w:val="00DA122A"/>
    <w:rsid w:val="00DA139B"/>
    <w:rsid w:val="00DA16F3"/>
    <w:rsid w:val="00DA196A"/>
    <w:rsid w:val="00DA21CC"/>
    <w:rsid w:val="00DA2453"/>
    <w:rsid w:val="00DA249E"/>
    <w:rsid w:val="00DA262C"/>
    <w:rsid w:val="00DA3091"/>
    <w:rsid w:val="00DA535D"/>
    <w:rsid w:val="00DA5B07"/>
    <w:rsid w:val="00DA5B08"/>
    <w:rsid w:val="00DA63C1"/>
    <w:rsid w:val="00DA6A73"/>
    <w:rsid w:val="00DA6C92"/>
    <w:rsid w:val="00DA714E"/>
    <w:rsid w:val="00DA735A"/>
    <w:rsid w:val="00DA7C60"/>
    <w:rsid w:val="00DA7CBA"/>
    <w:rsid w:val="00DB008A"/>
    <w:rsid w:val="00DB00EF"/>
    <w:rsid w:val="00DB0AE3"/>
    <w:rsid w:val="00DB1037"/>
    <w:rsid w:val="00DB1158"/>
    <w:rsid w:val="00DB162F"/>
    <w:rsid w:val="00DB16E6"/>
    <w:rsid w:val="00DB199B"/>
    <w:rsid w:val="00DB1F1E"/>
    <w:rsid w:val="00DB3735"/>
    <w:rsid w:val="00DB44A9"/>
    <w:rsid w:val="00DB44C4"/>
    <w:rsid w:val="00DB45BB"/>
    <w:rsid w:val="00DB49BB"/>
    <w:rsid w:val="00DB5900"/>
    <w:rsid w:val="00DB59C5"/>
    <w:rsid w:val="00DB5BCA"/>
    <w:rsid w:val="00DB5C89"/>
    <w:rsid w:val="00DB5EDF"/>
    <w:rsid w:val="00DB77CD"/>
    <w:rsid w:val="00DC0380"/>
    <w:rsid w:val="00DC07E4"/>
    <w:rsid w:val="00DC0DAB"/>
    <w:rsid w:val="00DC1197"/>
    <w:rsid w:val="00DC2048"/>
    <w:rsid w:val="00DC2904"/>
    <w:rsid w:val="00DC29B1"/>
    <w:rsid w:val="00DC3089"/>
    <w:rsid w:val="00DC31F6"/>
    <w:rsid w:val="00DC3796"/>
    <w:rsid w:val="00DC3B70"/>
    <w:rsid w:val="00DC4431"/>
    <w:rsid w:val="00DC5267"/>
    <w:rsid w:val="00DC53F2"/>
    <w:rsid w:val="00DC54F2"/>
    <w:rsid w:val="00DC5713"/>
    <w:rsid w:val="00DC5F4D"/>
    <w:rsid w:val="00DC6973"/>
    <w:rsid w:val="00DC6CE8"/>
    <w:rsid w:val="00DC6E6D"/>
    <w:rsid w:val="00DC6F1F"/>
    <w:rsid w:val="00DC7175"/>
    <w:rsid w:val="00DC7487"/>
    <w:rsid w:val="00DC75DE"/>
    <w:rsid w:val="00DD1F2D"/>
    <w:rsid w:val="00DD4206"/>
    <w:rsid w:val="00DD44DB"/>
    <w:rsid w:val="00DD4CFB"/>
    <w:rsid w:val="00DD4E9D"/>
    <w:rsid w:val="00DD642C"/>
    <w:rsid w:val="00DD7055"/>
    <w:rsid w:val="00DD79C4"/>
    <w:rsid w:val="00DD7B43"/>
    <w:rsid w:val="00DD7BDB"/>
    <w:rsid w:val="00DD7CB8"/>
    <w:rsid w:val="00DD7D90"/>
    <w:rsid w:val="00DD7E12"/>
    <w:rsid w:val="00DE0060"/>
    <w:rsid w:val="00DE092C"/>
    <w:rsid w:val="00DE0DDD"/>
    <w:rsid w:val="00DE16A4"/>
    <w:rsid w:val="00DE192F"/>
    <w:rsid w:val="00DE1A9C"/>
    <w:rsid w:val="00DE2841"/>
    <w:rsid w:val="00DE2C2F"/>
    <w:rsid w:val="00DE302B"/>
    <w:rsid w:val="00DE332C"/>
    <w:rsid w:val="00DE47A6"/>
    <w:rsid w:val="00DE4B9B"/>
    <w:rsid w:val="00DE5551"/>
    <w:rsid w:val="00DE598D"/>
    <w:rsid w:val="00DE5E77"/>
    <w:rsid w:val="00DE5EFA"/>
    <w:rsid w:val="00DE6A34"/>
    <w:rsid w:val="00DE6FAB"/>
    <w:rsid w:val="00DE7407"/>
    <w:rsid w:val="00DE7C85"/>
    <w:rsid w:val="00DE7F28"/>
    <w:rsid w:val="00DF016E"/>
    <w:rsid w:val="00DF0B98"/>
    <w:rsid w:val="00DF1288"/>
    <w:rsid w:val="00DF1632"/>
    <w:rsid w:val="00DF188E"/>
    <w:rsid w:val="00DF2011"/>
    <w:rsid w:val="00DF202A"/>
    <w:rsid w:val="00DF2BFA"/>
    <w:rsid w:val="00DF3002"/>
    <w:rsid w:val="00DF3950"/>
    <w:rsid w:val="00DF435D"/>
    <w:rsid w:val="00DF4388"/>
    <w:rsid w:val="00DF4B70"/>
    <w:rsid w:val="00DF4C5C"/>
    <w:rsid w:val="00DF5192"/>
    <w:rsid w:val="00DF6137"/>
    <w:rsid w:val="00DF65B0"/>
    <w:rsid w:val="00DF6A0A"/>
    <w:rsid w:val="00DF6A39"/>
    <w:rsid w:val="00DF6C8E"/>
    <w:rsid w:val="00DF750D"/>
    <w:rsid w:val="00DF7CF7"/>
    <w:rsid w:val="00DF7F76"/>
    <w:rsid w:val="00E002BC"/>
    <w:rsid w:val="00E00EAD"/>
    <w:rsid w:val="00E00F8B"/>
    <w:rsid w:val="00E01031"/>
    <w:rsid w:val="00E012B1"/>
    <w:rsid w:val="00E0146D"/>
    <w:rsid w:val="00E02044"/>
    <w:rsid w:val="00E024DF"/>
    <w:rsid w:val="00E029B1"/>
    <w:rsid w:val="00E02F1B"/>
    <w:rsid w:val="00E038A7"/>
    <w:rsid w:val="00E03997"/>
    <w:rsid w:val="00E041A2"/>
    <w:rsid w:val="00E04ABF"/>
    <w:rsid w:val="00E04CDE"/>
    <w:rsid w:val="00E050E5"/>
    <w:rsid w:val="00E0520A"/>
    <w:rsid w:val="00E056DA"/>
    <w:rsid w:val="00E05865"/>
    <w:rsid w:val="00E05C97"/>
    <w:rsid w:val="00E06805"/>
    <w:rsid w:val="00E06913"/>
    <w:rsid w:val="00E069BC"/>
    <w:rsid w:val="00E06AFA"/>
    <w:rsid w:val="00E06D8B"/>
    <w:rsid w:val="00E0729C"/>
    <w:rsid w:val="00E079E0"/>
    <w:rsid w:val="00E1030A"/>
    <w:rsid w:val="00E105F3"/>
    <w:rsid w:val="00E11458"/>
    <w:rsid w:val="00E11598"/>
    <w:rsid w:val="00E11D3C"/>
    <w:rsid w:val="00E1232C"/>
    <w:rsid w:val="00E1244D"/>
    <w:rsid w:val="00E12633"/>
    <w:rsid w:val="00E138C7"/>
    <w:rsid w:val="00E13F5C"/>
    <w:rsid w:val="00E14615"/>
    <w:rsid w:val="00E1576E"/>
    <w:rsid w:val="00E15A36"/>
    <w:rsid w:val="00E16737"/>
    <w:rsid w:val="00E171FC"/>
    <w:rsid w:val="00E172F1"/>
    <w:rsid w:val="00E17325"/>
    <w:rsid w:val="00E17817"/>
    <w:rsid w:val="00E17EE8"/>
    <w:rsid w:val="00E2013D"/>
    <w:rsid w:val="00E208FD"/>
    <w:rsid w:val="00E20A0B"/>
    <w:rsid w:val="00E218C4"/>
    <w:rsid w:val="00E21E65"/>
    <w:rsid w:val="00E21E8C"/>
    <w:rsid w:val="00E222F3"/>
    <w:rsid w:val="00E226D5"/>
    <w:rsid w:val="00E22C57"/>
    <w:rsid w:val="00E2368A"/>
    <w:rsid w:val="00E2409C"/>
    <w:rsid w:val="00E24CC1"/>
    <w:rsid w:val="00E25485"/>
    <w:rsid w:val="00E25785"/>
    <w:rsid w:val="00E261EA"/>
    <w:rsid w:val="00E27259"/>
    <w:rsid w:val="00E3025C"/>
    <w:rsid w:val="00E315D6"/>
    <w:rsid w:val="00E3172B"/>
    <w:rsid w:val="00E31C73"/>
    <w:rsid w:val="00E32E43"/>
    <w:rsid w:val="00E32EC2"/>
    <w:rsid w:val="00E33374"/>
    <w:rsid w:val="00E3472F"/>
    <w:rsid w:val="00E34CB1"/>
    <w:rsid w:val="00E34E71"/>
    <w:rsid w:val="00E34EF6"/>
    <w:rsid w:val="00E34EFA"/>
    <w:rsid w:val="00E35081"/>
    <w:rsid w:val="00E35161"/>
    <w:rsid w:val="00E35C79"/>
    <w:rsid w:val="00E35FD5"/>
    <w:rsid w:val="00E3626D"/>
    <w:rsid w:val="00E363D5"/>
    <w:rsid w:val="00E36D4F"/>
    <w:rsid w:val="00E36F13"/>
    <w:rsid w:val="00E37AD9"/>
    <w:rsid w:val="00E37CBA"/>
    <w:rsid w:val="00E37D88"/>
    <w:rsid w:val="00E37E3D"/>
    <w:rsid w:val="00E408C0"/>
    <w:rsid w:val="00E40B74"/>
    <w:rsid w:val="00E40D43"/>
    <w:rsid w:val="00E40E2C"/>
    <w:rsid w:val="00E4164F"/>
    <w:rsid w:val="00E41E78"/>
    <w:rsid w:val="00E41FEC"/>
    <w:rsid w:val="00E4200A"/>
    <w:rsid w:val="00E425E8"/>
    <w:rsid w:val="00E431F9"/>
    <w:rsid w:val="00E44006"/>
    <w:rsid w:val="00E445C5"/>
    <w:rsid w:val="00E44899"/>
    <w:rsid w:val="00E449B2"/>
    <w:rsid w:val="00E44F40"/>
    <w:rsid w:val="00E45A8B"/>
    <w:rsid w:val="00E45B94"/>
    <w:rsid w:val="00E46216"/>
    <w:rsid w:val="00E4696B"/>
    <w:rsid w:val="00E469B9"/>
    <w:rsid w:val="00E46B66"/>
    <w:rsid w:val="00E46DA3"/>
    <w:rsid w:val="00E500FA"/>
    <w:rsid w:val="00E509B1"/>
    <w:rsid w:val="00E52060"/>
    <w:rsid w:val="00E525CA"/>
    <w:rsid w:val="00E53080"/>
    <w:rsid w:val="00E54690"/>
    <w:rsid w:val="00E54A4F"/>
    <w:rsid w:val="00E54B8C"/>
    <w:rsid w:val="00E54D2F"/>
    <w:rsid w:val="00E55D60"/>
    <w:rsid w:val="00E561F5"/>
    <w:rsid w:val="00E56B59"/>
    <w:rsid w:val="00E572A8"/>
    <w:rsid w:val="00E575DE"/>
    <w:rsid w:val="00E57DE0"/>
    <w:rsid w:val="00E57E34"/>
    <w:rsid w:val="00E6028F"/>
    <w:rsid w:val="00E604B5"/>
    <w:rsid w:val="00E605D6"/>
    <w:rsid w:val="00E60600"/>
    <w:rsid w:val="00E60612"/>
    <w:rsid w:val="00E61592"/>
    <w:rsid w:val="00E61637"/>
    <w:rsid w:val="00E616C5"/>
    <w:rsid w:val="00E620F1"/>
    <w:rsid w:val="00E62328"/>
    <w:rsid w:val="00E6340A"/>
    <w:rsid w:val="00E637B8"/>
    <w:rsid w:val="00E63D5F"/>
    <w:rsid w:val="00E63E09"/>
    <w:rsid w:val="00E63ED7"/>
    <w:rsid w:val="00E656B9"/>
    <w:rsid w:val="00E65B45"/>
    <w:rsid w:val="00E67D90"/>
    <w:rsid w:val="00E70651"/>
    <w:rsid w:val="00E7075C"/>
    <w:rsid w:val="00E70AC8"/>
    <w:rsid w:val="00E70B10"/>
    <w:rsid w:val="00E7187C"/>
    <w:rsid w:val="00E71F49"/>
    <w:rsid w:val="00E7202C"/>
    <w:rsid w:val="00E72111"/>
    <w:rsid w:val="00E72569"/>
    <w:rsid w:val="00E737BB"/>
    <w:rsid w:val="00E73939"/>
    <w:rsid w:val="00E73C72"/>
    <w:rsid w:val="00E73E4F"/>
    <w:rsid w:val="00E74EDE"/>
    <w:rsid w:val="00E751B4"/>
    <w:rsid w:val="00E759B8"/>
    <w:rsid w:val="00E75A43"/>
    <w:rsid w:val="00E765A3"/>
    <w:rsid w:val="00E76F70"/>
    <w:rsid w:val="00E77F61"/>
    <w:rsid w:val="00E816BA"/>
    <w:rsid w:val="00E82100"/>
    <w:rsid w:val="00E821CF"/>
    <w:rsid w:val="00E8223F"/>
    <w:rsid w:val="00E8250A"/>
    <w:rsid w:val="00E8276A"/>
    <w:rsid w:val="00E8285B"/>
    <w:rsid w:val="00E834BB"/>
    <w:rsid w:val="00E83F69"/>
    <w:rsid w:val="00E842CB"/>
    <w:rsid w:val="00E84470"/>
    <w:rsid w:val="00E84B98"/>
    <w:rsid w:val="00E857CE"/>
    <w:rsid w:val="00E86FB1"/>
    <w:rsid w:val="00E90848"/>
    <w:rsid w:val="00E91171"/>
    <w:rsid w:val="00E92108"/>
    <w:rsid w:val="00E92D8C"/>
    <w:rsid w:val="00E9347A"/>
    <w:rsid w:val="00E939EE"/>
    <w:rsid w:val="00E93F21"/>
    <w:rsid w:val="00E940C5"/>
    <w:rsid w:val="00E95115"/>
    <w:rsid w:val="00E95168"/>
    <w:rsid w:val="00E95737"/>
    <w:rsid w:val="00E95CC0"/>
    <w:rsid w:val="00E960BF"/>
    <w:rsid w:val="00E96759"/>
    <w:rsid w:val="00E96FBB"/>
    <w:rsid w:val="00E97AE8"/>
    <w:rsid w:val="00EA059B"/>
    <w:rsid w:val="00EA1534"/>
    <w:rsid w:val="00EA1935"/>
    <w:rsid w:val="00EA1C57"/>
    <w:rsid w:val="00EA1DDE"/>
    <w:rsid w:val="00EA25C7"/>
    <w:rsid w:val="00EA262B"/>
    <w:rsid w:val="00EA2C59"/>
    <w:rsid w:val="00EA2D37"/>
    <w:rsid w:val="00EA382B"/>
    <w:rsid w:val="00EA3D45"/>
    <w:rsid w:val="00EA3E21"/>
    <w:rsid w:val="00EA452E"/>
    <w:rsid w:val="00EA4940"/>
    <w:rsid w:val="00EA4C3A"/>
    <w:rsid w:val="00EA526A"/>
    <w:rsid w:val="00EA54EE"/>
    <w:rsid w:val="00EA5A0A"/>
    <w:rsid w:val="00EA5D50"/>
    <w:rsid w:val="00EA6F86"/>
    <w:rsid w:val="00EA6F90"/>
    <w:rsid w:val="00EA7474"/>
    <w:rsid w:val="00EA74F0"/>
    <w:rsid w:val="00EB0B75"/>
    <w:rsid w:val="00EB109C"/>
    <w:rsid w:val="00EB1496"/>
    <w:rsid w:val="00EB20EC"/>
    <w:rsid w:val="00EB2389"/>
    <w:rsid w:val="00EB24D3"/>
    <w:rsid w:val="00EB29BA"/>
    <w:rsid w:val="00EB29BC"/>
    <w:rsid w:val="00EB2AE8"/>
    <w:rsid w:val="00EB2FA2"/>
    <w:rsid w:val="00EB32FD"/>
    <w:rsid w:val="00EB33E8"/>
    <w:rsid w:val="00EB343D"/>
    <w:rsid w:val="00EB3F77"/>
    <w:rsid w:val="00EB514F"/>
    <w:rsid w:val="00EB52EF"/>
    <w:rsid w:val="00EB75B4"/>
    <w:rsid w:val="00EB7A9F"/>
    <w:rsid w:val="00EC077F"/>
    <w:rsid w:val="00EC0B6C"/>
    <w:rsid w:val="00EC1274"/>
    <w:rsid w:val="00EC1B6F"/>
    <w:rsid w:val="00EC232A"/>
    <w:rsid w:val="00EC2514"/>
    <w:rsid w:val="00EC3D7C"/>
    <w:rsid w:val="00EC4AB3"/>
    <w:rsid w:val="00EC4C39"/>
    <w:rsid w:val="00EC4E89"/>
    <w:rsid w:val="00EC5885"/>
    <w:rsid w:val="00EC5B35"/>
    <w:rsid w:val="00EC5BD2"/>
    <w:rsid w:val="00EC5F59"/>
    <w:rsid w:val="00EC5FAE"/>
    <w:rsid w:val="00EC5FD1"/>
    <w:rsid w:val="00EC666D"/>
    <w:rsid w:val="00EC6C12"/>
    <w:rsid w:val="00EC7596"/>
    <w:rsid w:val="00EC78AC"/>
    <w:rsid w:val="00EC7F38"/>
    <w:rsid w:val="00ED00C3"/>
    <w:rsid w:val="00ED0262"/>
    <w:rsid w:val="00ED076F"/>
    <w:rsid w:val="00ED07B5"/>
    <w:rsid w:val="00ED1012"/>
    <w:rsid w:val="00ED144D"/>
    <w:rsid w:val="00ED145A"/>
    <w:rsid w:val="00ED1D56"/>
    <w:rsid w:val="00ED2288"/>
    <w:rsid w:val="00ED269B"/>
    <w:rsid w:val="00ED3391"/>
    <w:rsid w:val="00ED3671"/>
    <w:rsid w:val="00ED396E"/>
    <w:rsid w:val="00ED3BDA"/>
    <w:rsid w:val="00ED4606"/>
    <w:rsid w:val="00ED479D"/>
    <w:rsid w:val="00ED4E36"/>
    <w:rsid w:val="00ED64D9"/>
    <w:rsid w:val="00ED7044"/>
    <w:rsid w:val="00ED7074"/>
    <w:rsid w:val="00ED7606"/>
    <w:rsid w:val="00ED7C27"/>
    <w:rsid w:val="00ED7CA7"/>
    <w:rsid w:val="00ED7F2A"/>
    <w:rsid w:val="00EE05FF"/>
    <w:rsid w:val="00EE0914"/>
    <w:rsid w:val="00EE0BF2"/>
    <w:rsid w:val="00EE0F36"/>
    <w:rsid w:val="00EE10D9"/>
    <w:rsid w:val="00EE1746"/>
    <w:rsid w:val="00EE1C73"/>
    <w:rsid w:val="00EE2E6B"/>
    <w:rsid w:val="00EE3098"/>
    <w:rsid w:val="00EE331B"/>
    <w:rsid w:val="00EE3993"/>
    <w:rsid w:val="00EE39F5"/>
    <w:rsid w:val="00EE5187"/>
    <w:rsid w:val="00EE53AA"/>
    <w:rsid w:val="00EE5434"/>
    <w:rsid w:val="00EE5C0E"/>
    <w:rsid w:val="00EE5EA2"/>
    <w:rsid w:val="00EE60F7"/>
    <w:rsid w:val="00EE6808"/>
    <w:rsid w:val="00EE6B28"/>
    <w:rsid w:val="00EE7487"/>
    <w:rsid w:val="00EF023E"/>
    <w:rsid w:val="00EF12A9"/>
    <w:rsid w:val="00EF156C"/>
    <w:rsid w:val="00EF2279"/>
    <w:rsid w:val="00EF36D1"/>
    <w:rsid w:val="00EF3A0E"/>
    <w:rsid w:val="00EF3DAB"/>
    <w:rsid w:val="00EF500E"/>
    <w:rsid w:val="00EF50DE"/>
    <w:rsid w:val="00EF5EE3"/>
    <w:rsid w:val="00EF60B1"/>
    <w:rsid w:val="00EF7087"/>
    <w:rsid w:val="00EF73B6"/>
    <w:rsid w:val="00EF74A5"/>
    <w:rsid w:val="00EF7F72"/>
    <w:rsid w:val="00F0049E"/>
    <w:rsid w:val="00F00E45"/>
    <w:rsid w:val="00F019FF"/>
    <w:rsid w:val="00F024E0"/>
    <w:rsid w:val="00F027C0"/>
    <w:rsid w:val="00F02B99"/>
    <w:rsid w:val="00F03E51"/>
    <w:rsid w:val="00F04341"/>
    <w:rsid w:val="00F050B0"/>
    <w:rsid w:val="00F062B7"/>
    <w:rsid w:val="00F06AD8"/>
    <w:rsid w:val="00F07426"/>
    <w:rsid w:val="00F1018A"/>
    <w:rsid w:val="00F1079A"/>
    <w:rsid w:val="00F10D5F"/>
    <w:rsid w:val="00F11A4F"/>
    <w:rsid w:val="00F11C1B"/>
    <w:rsid w:val="00F11CE7"/>
    <w:rsid w:val="00F11F3E"/>
    <w:rsid w:val="00F127F3"/>
    <w:rsid w:val="00F12826"/>
    <w:rsid w:val="00F12A75"/>
    <w:rsid w:val="00F13096"/>
    <w:rsid w:val="00F13A04"/>
    <w:rsid w:val="00F13B28"/>
    <w:rsid w:val="00F1454D"/>
    <w:rsid w:val="00F14959"/>
    <w:rsid w:val="00F14B09"/>
    <w:rsid w:val="00F150C6"/>
    <w:rsid w:val="00F155A2"/>
    <w:rsid w:val="00F1571E"/>
    <w:rsid w:val="00F158D9"/>
    <w:rsid w:val="00F15AA2"/>
    <w:rsid w:val="00F15E53"/>
    <w:rsid w:val="00F1614B"/>
    <w:rsid w:val="00F1681B"/>
    <w:rsid w:val="00F17937"/>
    <w:rsid w:val="00F17C11"/>
    <w:rsid w:val="00F17FC1"/>
    <w:rsid w:val="00F20A12"/>
    <w:rsid w:val="00F2119E"/>
    <w:rsid w:val="00F21D55"/>
    <w:rsid w:val="00F2292E"/>
    <w:rsid w:val="00F230CB"/>
    <w:rsid w:val="00F2318A"/>
    <w:rsid w:val="00F231EF"/>
    <w:rsid w:val="00F238DF"/>
    <w:rsid w:val="00F23ECD"/>
    <w:rsid w:val="00F245CE"/>
    <w:rsid w:val="00F24B45"/>
    <w:rsid w:val="00F24B50"/>
    <w:rsid w:val="00F24E0D"/>
    <w:rsid w:val="00F24FF9"/>
    <w:rsid w:val="00F25436"/>
    <w:rsid w:val="00F25866"/>
    <w:rsid w:val="00F259DE"/>
    <w:rsid w:val="00F25BCA"/>
    <w:rsid w:val="00F26143"/>
    <w:rsid w:val="00F26C49"/>
    <w:rsid w:val="00F27C63"/>
    <w:rsid w:val="00F27E63"/>
    <w:rsid w:val="00F3035E"/>
    <w:rsid w:val="00F30545"/>
    <w:rsid w:val="00F3077F"/>
    <w:rsid w:val="00F30B0F"/>
    <w:rsid w:val="00F30BAB"/>
    <w:rsid w:val="00F30D10"/>
    <w:rsid w:val="00F31089"/>
    <w:rsid w:val="00F3164A"/>
    <w:rsid w:val="00F319C6"/>
    <w:rsid w:val="00F32091"/>
    <w:rsid w:val="00F320E2"/>
    <w:rsid w:val="00F32895"/>
    <w:rsid w:val="00F34963"/>
    <w:rsid w:val="00F34A42"/>
    <w:rsid w:val="00F34B40"/>
    <w:rsid w:val="00F351BC"/>
    <w:rsid w:val="00F3526A"/>
    <w:rsid w:val="00F3559D"/>
    <w:rsid w:val="00F358F1"/>
    <w:rsid w:val="00F35BEF"/>
    <w:rsid w:val="00F370B2"/>
    <w:rsid w:val="00F37723"/>
    <w:rsid w:val="00F3793E"/>
    <w:rsid w:val="00F40316"/>
    <w:rsid w:val="00F403C7"/>
    <w:rsid w:val="00F40673"/>
    <w:rsid w:val="00F4077B"/>
    <w:rsid w:val="00F40A04"/>
    <w:rsid w:val="00F40C70"/>
    <w:rsid w:val="00F41992"/>
    <w:rsid w:val="00F41F25"/>
    <w:rsid w:val="00F42D7A"/>
    <w:rsid w:val="00F42DB3"/>
    <w:rsid w:val="00F43936"/>
    <w:rsid w:val="00F447D2"/>
    <w:rsid w:val="00F44C25"/>
    <w:rsid w:val="00F45024"/>
    <w:rsid w:val="00F45B5E"/>
    <w:rsid w:val="00F45B98"/>
    <w:rsid w:val="00F45F26"/>
    <w:rsid w:val="00F464DE"/>
    <w:rsid w:val="00F46577"/>
    <w:rsid w:val="00F46CC6"/>
    <w:rsid w:val="00F47C54"/>
    <w:rsid w:val="00F507AA"/>
    <w:rsid w:val="00F5082B"/>
    <w:rsid w:val="00F50E75"/>
    <w:rsid w:val="00F50EED"/>
    <w:rsid w:val="00F514E4"/>
    <w:rsid w:val="00F51DC2"/>
    <w:rsid w:val="00F51F8C"/>
    <w:rsid w:val="00F52416"/>
    <w:rsid w:val="00F52788"/>
    <w:rsid w:val="00F52F92"/>
    <w:rsid w:val="00F53134"/>
    <w:rsid w:val="00F536C3"/>
    <w:rsid w:val="00F538BD"/>
    <w:rsid w:val="00F53903"/>
    <w:rsid w:val="00F53CC2"/>
    <w:rsid w:val="00F53FD3"/>
    <w:rsid w:val="00F54058"/>
    <w:rsid w:val="00F55B8F"/>
    <w:rsid w:val="00F5654C"/>
    <w:rsid w:val="00F566E7"/>
    <w:rsid w:val="00F56894"/>
    <w:rsid w:val="00F57081"/>
    <w:rsid w:val="00F613D8"/>
    <w:rsid w:val="00F615BF"/>
    <w:rsid w:val="00F61C61"/>
    <w:rsid w:val="00F61E30"/>
    <w:rsid w:val="00F6230E"/>
    <w:rsid w:val="00F6273D"/>
    <w:rsid w:val="00F633C2"/>
    <w:rsid w:val="00F6443E"/>
    <w:rsid w:val="00F64919"/>
    <w:rsid w:val="00F64C19"/>
    <w:rsid w:val="00F64E0E"/>
    <w:rsid w:val="00F64FCD"/>
    <w:rsid w:val="00F65010"/>
    <w:rsid w:val="00F6501F"/>
    <w:rsid w:val="00F65D1C"/>
    <w:rsid w:val="00F65E05"/>
    <w:rsid w:val="00F6667D"/>
    <w:rsid w:val="00F6684B"/>
    <w:rsid w:val="00F66CA2"/>
    <w:rsid w:val="00F66EE5"/>
    <w:rsid w:val="00F671ED"/>
    <w:rsid w:val="00F67EA5"/>
    <w:rsid w:val="00F7026E"/>
    <w:rsid w:val="00F707EF"/>
    <w:rsid w:val="00F71709"/>
    <w:rsid w:val="00F71DF2"/>
    <w:rsid w:val="00F72221"/>
    <w:rsid w:val="00F72439"/>
    <w:rsid w:val="00F72AC1"/>
    <w:rsid w:val="00F744B4"/>
    <w:rsid w:val="00F7476B"/>
    <w:rsid w:val="00F7482D"/>
    <w:rsid w:val="00F74C0B"/>
    <w:rsid w:val="00F75014"/>
    <w:rsid w:val="00F755E9"/>
    <w:rsid w:val="00F75A59"/>
    <w:rsid w:val="00F75C6D"/>
    <w:rsid w:val="00F75C75"/>
    <w:rsid w:val="00F75D97"/>
    <w:rsid w:val="00F76587"/>
    <w:rsid w:val="00F77C66"/>
    <w:rsid w:val="00F81540"/>
    <w:rsid w:val="00F815A1"/>
    <w:rsid w:val="00F8182A"/>
    <w:rsid w:val="00F825BE"/>
    <w:rsid w:val="00F82E35"/>
    <w:rsid w:val="00F82EA9"/>
    <w:rsid w:val="00F83472"/>
    <w:rsid w:val="00F8348A"/>
    <w:rsid w:val="00F83499"/>
    <w:rsid w:val="00F83E88"/>
    <w:rsid w:val="00F84A1C"/>
    <w:rsid w:val="00F84D5C"/>
    <w:rsid w:val="00F85142"/>
    <w:rsid w:val="00F85F17"/>
    <w:rsid w:val="00F862DD"/>
    <w:rsid w:val="00F86B0B"/>
    <w:rsid w:val="00F86BD2"/>
    <w:rsid w:val="00F87068"/>
    <w:rsid w:val="00F872D4"/>
    <w:rsid w:val="00F876C1"/>
    <w:rsid w:val="00F876F5"/>
    <w:rsid w:val="00F900D0"/>
    <w:rsid w:val="00F917B3"/>
    <w:rsid w:val="00F91C28"/>
    <w:rsid w:val="00F91EEE"/>
    <w:rsid w:val="00F92908"/>
    <w:rsid w:val="00F92FFB"/>
    <w:rsid w:val="00F934E6"/>
    <w:rsid w:val="00F940D5"/>
    <w:rsid w:val="00F941C8"/>
    <w:rsid w:val="00F94286"/>
    <w:rsid w:val="00F94436"/>
    <w:rsid w:val="00F9451A"/>
    <w:rsid w:val="00F953D0"/>
    <w:rsid w:val="00F95FC8"/>
    <w:rsid w:val="00F96A03"/>
    <w:rsid w:val="00F96B5E"/>
    <w:rsid w:val="00F9710A"/>
    <w:rsid w:val="00FA0107"/>
    <w:rsid w:val="00FA07AB"/>
    <w:rsid w:val="00FA08C4"/>
    <w:rsid w:val="00FA1727"/>
    <w:rsid w:val="00FA1728"/>
    <w:rsid w:val="00FA1783"/>
    <w:rsid w:val="00FA2C4A"/>
    <w:rsid w:val="00FA354E"/>
    <w:rsid w:val="00FA35E5"/>
    <w:rsid w:val="00FA4173"/>
    <w:rsid w:val="00FA4577"/>
    <w:rsid w:val="00FA50B0"/>
    <w:rsid w:val="00FA53FB"/>
    <w:rsid w:val="00FA5723"/>
    <w:rsid w:val="00FA5DB2"/>
    <w:rsid w:val="00FA627F"/>
    <w:rsid w:val="00FA650B"/>
    <w:rsid w:val="00FA6640"/>
    <w:rsid w:val="00FA6AA3"/>
    <w:rsid w:val="00FA6AC7"/>
    <w:rsid w:val="00FA6D73"/>
    <w:rsid w:val="00FA6DE3"/>
    <w:rsid w:val="00FA75A7"/>
    <w:rsid w:val="00FA7B45"/>
    <w:rsid w:val="00FB0668"/>
    <w:rsid w:val="00FB08EB"/>
    <w:rsid w:val="00FB0B3D"/>
    <w:rsid w:val="00FB1001"/>
    <w:rsid w:val="00FB1391"/>
    <w:rsid w:val="00FB14F3"/>
    <w:rsid w:val="00FB16FD"/>
    <w:rsid w:val="00FB1A05"/>
    <w:rsid w:val="00FB1C3A"/>
    <w:rsid w:val="00FB20AC"/>
    <w:rsid w:val="00FB2EA9"/>
    <w:rsid w:val="00FB37B4"/>
    <w:rsid w:val="00FB3B37"/>
    <w:rsid w:val="00FB41D6"/>
    <w:rsid w:val="00FB4633"/>
    <w:rsid w:val="00FB57AA"/>
    <w:rsid w:val="00FB57D4"/>
    <w:rsid w:val="00FB6AD0"/>
    <w:rsid w:val="00FB7172"/>
    <w:rsid w:val="00FB730F"/>
    <w:rsid w:val="00FB7348"/>
    <w:rsid w:val="00FB754E"/>
    <w:rsid w:val="00FB76CC"/>
    <w:rsid w:val="00FB79C9"/>
    <w:rsid w:val="00FC03D3"/>
    <w:rsid w:val="00FC0767"/>
    <w:rsid w:val="00FC085F"/>
    <w:rsid w:val="00FC0899"/>
    <w:rsid w:val="00FC0D3B"/>
    <w:rsid w:val="00FC0E1C"/>
    <w:rsid w:val="00FC0ED5"/>
    <w:rsid w:val="00FC1747"/>
    <w:rsid w:val="00FC1900"/>
    <w:rsid w:val="00FC1C65"/>
    <w:rsid w:val="00FC25A4"/>
    <w:rsid w:val="00FC2701"/>
    <w:rsid w:val="00FC30E9"/>
    <w:rsid w:val="00FC395C"/>
    <w:rsid w:val="00FC541D"/>
    <w:rsid w:val="00FC5608"/>
    <w:rsid w:val="00FC5626"/>
    <w:rsid w:val="00FC575F"/>
    <w:rsid w:val="00FC5A2A"/>
    <w:rsid w:val="00FC5EDD"/>
    <w:rsid w:val="00FC61F1"/>
    <w:rsid w:val="00FC635E"/>
    <w:rsid w:val="00FC6A60"/>
    <w:rsid w:val="00FC6B7C"/>
    <w:rsid w:val="00FC6E4C"/>
    <w:rsid w:val="00FC7639"/>
    <w:rsid w:val="00FC7B74"/>
    <w:rsid w:val="00FC7CE0"/>
    <w:rsid w:val="00FD0CBF"/>
    <w:rsid w:val="00FD1084"/>
    <w:rsid w:val="00FD197A"/>
    <w:rsid w:val="00FD1B49"/>
    <w:rsid w:val="00FD1EB9"/>
    <w:rsid w:val="00FD23D5"/>
    <w:rsid w:val="00FD2553"/>
    <w:rsid w:val="00FD288A"/>
    <w:rsid w:val="00FD28FF"/>
    <w:rsid w:val="00FD2AD1"/>
    <w:rsid w:val="00FD31FA"/>
    <w:rsid w:val="00FD3459"/>
    <w:rsid w:val="00FD372C"/>
    <w:rsid w:val="00FD3FB7"/>
    <w:rsid w:val="00FD47CB"/>
    <w:rsid w:val="00FD487A"/>
    <w:rsid w:val="00FD4F16"/>
    <w:rsid w:val="00FD50ED"/>
    <w:rsid w:val="00FD5445"/>
    <w:rsid w:val="00FD665D"/>
    <w:rsid w:val="00FD75AB"/>
    <w:rsid w:val="00FD790F"/>
    <w:rsid w:val="00FD79B3"/>
    <w:rsid w:val="00FD7D8C"/>
    <w:rsid w:val="00FE04AC"/>
    <w:rsid w:val="00FE136D"/>
    <w:rsid w:val="00FE13DF"/>
    <w:rsid w:val="00FE1E0E"/>
    <w:rsid w:val="00FE200A"/>
    <w:rsid w:val="00FE262F"/>
    <w:rsid w:val="00FE2ACF"/>
    <w:rsid w:val="00FE3387"/>
    <w:rsid w:val="00FE350C"/>
    <w:rsid w:val="00FE495B"/>
    <w:rsid w:val="00FE5C2E"/>
    <w:rsid w:val="00FE6503"/>
    <w:rsid w:val="00FE6655"/>
    <w:rsid w:val="00FE687C"/>
    <w:rsid w:val="00FE6AE6"/>
    <w:rsid w:val="00FE6EA1"/>
    <w:rsid w:val="00FE75CD"/>
    <w:rsid w:val="00FE7DF4"/>
    <w:rsid w:val="00FF059C"/>
    <w:rsid w:val="00FF0ED4"/>
    <w:rsid w:val="00FF18AC"/>
    <w:rsid w:val="00FF298F"/>
    <w:rsid w:val="00FF362C"/>
    <w:rsid w:val="00FF4734"/>
    <w:rsid w:val="00FF5BC3"/>
    <w:rsid w:val="00FF5F6A"/>
    <w:rsid w:val="00FF65BD"/>
    <w:rsid w:val="00FF6F16"/>
    <w:rsid w:val="00FF7048"/>
    <w:rsid w:val="00FF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fwp.mt.gov/fwpPub/harvestReports" TargetMode="External"/><Relationship Id="rId13" Type="http://schemas.openxmlformats.org/officeDocument/2006/relationships/image" Target="media/image2.tiff"/><Relationship Id="rId18" Type="http://schemas.openxmlformats.org/officeDocument/2006/relationships/image" Target="media/image7.tiff"/><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image" Target="media/image6.tiff"/><Relationship Id="rId2" Type="http://schemas.openxmlformats.org/officeDocument/2006/relationships/styles" Target="styles.xml"/><Relationship Id="rId16" Type="http://schemas.openxmlformats.org/officeDocument/2006/relationships/image" Target="media/image5.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tiff"/><Relationship Id="rId10" Type="http://schemas.microsoft.com/office/2011/relationships/commentsExtended" Target="commentsExtended.xml"/><Relationship Id="rId19" Type="http://schemas.openxmlformats.org/officeDocument/2006/relationships/image" Target="media/image8.tiff"/><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26253</TotalTime>
  <Pages>23</Pages>
  <Words>33289</Words>
  <Characters>168443</Characters>
  <Application>Microsoft Office Word</Application>
  <DocSecurity>0</DocSecurity>
  <Lines>4211</Lines>
  <Paragraphs>2726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John M. Marzluff</cp:lastModifiedBy>
  <cp:revision>5297</cp:revision>
  <dcterms:created xsi:type="dcterms:W3CDTF">2025-11-07T18:49:00Z</dcterms:created>
  <dcterms:modified xsi:type="dcterms:W3CDTF">2026-05-04T20:16:00Z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id="MKbefoMw"/&gt;&lt;style id="http://www.zotero.org/styles/the-journal-of-wildlife-management"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