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56D59" w14:textId="4F3ED58F" w:rsidR="00BA7CE9" w:rsidRPr="00412EDF" w:rsidRDefault="00BA7CE9" w:rsidP="00BA7CE9">
      <w:pPr>
        <w:spacing w:line="480" w:lineRule="auto"/>
        <w:jc w:val="center"/>
        <w:rPr>
          <w:rFonts w:cs="Calibri"/>
          <w:b/>
          <w:bCs/>
        </w:rPr>
      </w:pPr>
      <w:r w:rsidRPr="00412EDF">
        <w:rPr>
          <w:rFonts w:cs="Calibri"/>
          <w:b/>
          <w:bCs/>
        </w:rPr>
        <w:t>Chapter 2: Breeding raven foraging decisions in the face of multiple sources of carrion.</w:t>
      </w:r>
    </w:p>
    <w:p w14:paraId="4420ED36" w14:textId="77777777" w:rsidR="00BA7CE9" w:rsidRPr="00412EDF" w:rsidRDefault="00BA7CE9" w:rsidP="00BA7CE9">
      <w:pPr>
        <w:spacing w:line="480" w:lineRule="auto"/>
        <w:rPr>
          <w:b/>
          <w:bCs/>
        </w:rPr>
      </w:pPr>
      <w:r w:rsidRPr="00412EDF">
        <w:rPr>
          <w:b/>
          <w:bCs/>
        </w:rPr>
        <w:t>Introduction</w:t>
      </w:r>
    </w:p>
    <w:p w14:paraId="3D50B780" w14:textId="232068F1" w:rsidR="005B6B79" w:rsidRDefault="007E792F" w:rsidP="00B67689">
      <w:pPr>
        <w:spacing w:line="480" w:lineRule="auto"/>
        <w:ind w:firstLine="720"/>
      </w:pPr>
      <w:ins w:id="0" w:author="John M. Marzluff" w:date="2026-02-03T13:27:00Z" w16du:dateUtc="2026-02-03T20:27:00Z">
        <w:r>
          <w:t>I</w:t>
        </w:r>
        <w:r>
          <w:t>ndividual</w:t>
        </w:r>
        <w:r>
          <w:t xml:space="preserve"> organism</w:t>
        </w:r>
        <w:r>
          <w:t xml:space="preserve">s must </w:t>
        </w:r>
      </w:ins>
      <w:ins w:id="1" w:author="John M. Marzluff" w:date="2026-02-03T13:30:00Z" w16du:dateUtc="2026-02-03T20:30:00Z">
        <w:r>
          <w:t xml:space="preserve">allocate </w:t>
        </w:r>
      </w:ins>
      <w:ins w:id="2" w:author="John M. Marzluff" w:date="2026-02-03T13:28:00Z" w16du:dateUtc="2026-02-03T20:28:00Z">
        <w:r>
          <w:t xml:space="preserve">time </w:t>
        </w:r>
      </w:ins>
      <w:ins w:id="3" w:author="John M. Marzluff" w:date="2026-02-03T13:31:00Z" w16du:dateUtc="2026-02-03T20:31:00Z">
        <w:r>
          <w:t xml:space="preserve">across </w:t>
        </w:r>
      </w:ins>
      <w:ins w:id="4" w:author="John M. Marzluff" w:date="2026-02-03T13:28:00Z" w16du:dateUtc="2026-02-03T20:28:00Z">
        <w:r>
          <w:t>daily activities, such as</w:t>
        </w:r>
      </w:ins>
      <w:ins w:id="5" w:author="John M. Marzluff" w:date="2026-02-03T13:27:00Z" w16du:dateUtc="2026-02-03T20:27:00Z">
        <w:r>
          <w:t xml:space="preserve"> foraging, resting, and </w:t>
        </w:r>
      </w:ins>
      <w:ins w:id="6" w:author="John M. Marzluff" w:date="2026-02-03T13:28:00Z" w16du:dateUtc="2026-02-03T20:28:00Z">
        <w:r>
          <w:t>maintenance</w:t>
        </w:r>
      </w:ins>
      <w:del w:id="7" w:author="John M. Marzluff" w:date="2026-02-03T13:26:00Z" w16du:dateUtc="2026-02-03T20:26:00Z">
        <w:r w:rsidR="008837F1" w:rsidDel="007E792F">
          <w:delText xml:space="preserve">Wildlife </w:delText>
        </w:r>
      </w:del>
      <w:ins w:id="8" w:author="John M. Marzluff" w:date="2026-02-03T13:29:00Z" w16du:dateUtc="2026-02-03T20:29:00Z">
        <w:r>
          <w:t>,</w:t>
        </w:r>
      </w:ins>
      <w:del w:id="9" w:author="John M. Marzluff" w:date="2026-02-03T13:26:00Z" w16du:dateUtc="2026-02-03T20:26:00Z">
        <w:r w:rsidR="008837F1" w:rsidDel="007E792F">
          <w:delText xml:space="preserve">are </w:delText>
        </w:r>
        <w:r w:rsidR="00376ADD" w:rsidDel="007E792F">
          <w:delText>faced with</w:delText>
        </w:r>
      </w:del>
      <w:del w:id="10" w:author="John M. Marzluff" w:date="2026-02-03T13:28:00Z" w16du:dateUtc="2026-02-03T20:28:00Z">
        <w:r w:rsidR="00376ADD" w:rsidDel="007E792F">
          <w:delText xml:space="preserve"> a constant struggle</w:delText>
        </w:r>
      </w:del>
      <w:r w:rsidR="00376ADD">
        <w:t xml:space="preserve"> to maximize their fitness </w:t>
      </w:r>
      <w:del w:id="11" w:author="John M. Marzluff" w:date="2026-02-03T13:29:00Z" w16du:dateUtc="2026-02-03T20:29:00Z">
        <w:r w:rsidR="00376ADD" w:rsidDel="007E792F">
          <w:delText xml:space="preserve">in a fixed amount of time </w:delText>
        </w:r>
      </w:del>
      <w:r w:rsidR="00376ADD">
        <w:fldChar w:fldCharType="begin"/>
      </w:r>
      <w:r w:rsidR="00376ADD">
        <w:instrText xml:space="preserve"> ADDIN ZOTERO_ITEM CSL_CITATION {"citationID":"Qy6i0zbT","properties":{"formattedCitation":"(Dunbar et al. 2009)","plainCitation":"(Dunbar et al. 2009)","noteIndex":0},"citationItems":[{"id":1116,"uris":["http://zotero.org/users/9968163/items/BE5INPXI"],"itemData":{"id":1116,"type":"article-journal","abstract":"Conventional approaches to population biology emphasise the roles of climatic conditions, nutrient flow and predation as constraints on population dynamics. We argue here that this focus has obscured the role of time as a crucial constraint on species’ abilities to survive in some habitats. Time constraints may be particularly intrusive both for species that live in intensely bonded groups (where the need to devote time to social interaction may ultimately limit the size of group that a species can maintain in a particular habitat) and for taxa that face constraints on the length of the active day. We use a linear programming approach that allows us to specify both how time allocations to different activities are influenced by local environmental and climatic variables and how these in turn limit group size and population density. The linear programming approach identifies the realizable niche space within which a species can maintain coherent groups that are larger than the minimum viable group size (or density). This approach thus allow us to understand better why a given taxon can survive in some habitats but not others, as well as the demographic stress that a population may face. In addition, they also allow us to evaluate the implications of both past and future climate change for a taxon’s ability to cope with particular habitats.","container-title":"Biological Reviews","DOI":"10.1111/j.1469-185X.2009.00080.x","ISSN":"1469-185X","issue":"3","language":"en","note":"_eprint: https://onlinelibrary.wiley.com/doi/pdf/10.1111/j.1469-185X.2009.00080.x","page":"413-429","source":"Wiley Online Library","title":"Time as an ecological constraint","volume":"84","author":[{"family":"Dunbar","given":"R. I. M."},{"family":"Korstjens","given":"A. H."},{"family":"Lehmann","given":"J."},{"family":"Project","given":"British Academy Centenary Research"}],"issued":{"date-parts":[["2009"]]}}}],"schema":"https://github.com/citation-style-language/schema/raw/master/csl-citation.json"} </w:instrText>
      </w:r>
      <w:r w:rsidR="00376ADD">
        <w:fldChar w:fldCharType="separate"/>
      </w:r>
      <w:r w:rsidR="00376ADD" w:rsidRPr="00376ADD">
        <w:rPr>
          <w:rFonts w:ascii="Aptos" w:hAnsi="Aptos"/>
        </w:rPr>
        <w:t>(Dunbar et al. 2009)</w:t>
      </w:r>
      <w:r w:rsidR="00376ADD">
        <w:fldChar w:fldCharType="end"/>
      </w:r>
      <w:r w:rsidR="00376ADD">
        <w:t>.</w:t>
      </w:r>
      <w:del w:id="12" w:author="John M. Marzluff" w:date="2026-02-03T13:29:00Z" w16du:dateUtc="2026-02-03T20:29:00Z">
        <w:r w:rsidR="00376ADD" w:rsidDel="007E792F">
          <w:delText xml:space="preserve"> I</w:delText>
        </w:r>
      </w:del>
      <w:del w:id="13" w:author="John M. Marzluff" w:date="2026-02-03T13:27:00Z" w16du:dateUtc="2026-02-03T20:27:00Z">
        <w:r w:rsidR="00376ADD" w:rsidDel="007E792F">
          <w:delText xml:space="preserve">ndividuals </w:delText>
        </w:r>
        <w:r w:rsidR="005F7DED" w:rsidDel="007E792F">
          <w:delText xml:space="preserve">must </w:delText>
        </w:r>
        <w:r w:rsidR="00376ADD" w:rsidDel="007E792F">
          <w:delText>find a balance</w:delText>
        </w:r>
        <w:r w:rsidR="005F7DED" w:rsidDel="007E792F">
          <w:delText xml:space="preserve"> between</w:delText>
        </w:r>
        <w:r w:rsidR="00376ADD" w:rsidDel="007E792F">
          <w:delText xml:space="preserve"> foraging, resting, and reproductive activities</w:delText>
        </w:r>
        <w:r w:rsidR="00A0739F" w:rsidDel="007E792F">
          <w:delText xml:space="preserve"> to</w:delText>
        </w:r>
      </w:del>
      <w:del w:id="14" w:author="John M. Marzluff" w:date="2026-02-03T13:29:00Z" w16du:dateUtc="2026-02-03T20:29:00Z">
        <w:r w:rsidR="00A0739F" w:rsidDel="007E792F">
          <w:delText xml:space="preserve"> contribute to the population. </w:delText>
        </w:r>
        <w:r w:rsidR="001F2F7E" w:rsidDel="007E792F">
          <w:delText>This</w:delText>
        </w:r>
      </w:del>
      <w:r w:rsidR="001F2F7E">
        <w:t xml:space="preserve"> </w:t>
      </w:r>
      <w:del w:id="15" w:author="John M. Marzluff" w:date="2026-02-03T13:33:00Z" w16du:dateUtc="2026-02-03T20:33:00Z">
        <w:r w:rsidR="001F2F7E" w:rsidDel="007E792F">
          <w:delText xml:space="preserve">can be particularly difficult when faced with </w:delText>
        </w:r>
        <w:r w:rsidR="00D13EE7" w:rsidDel="007E792F">
          <w:delText>hostile</w:delText>
        </w:r>
        <w:r w:rsidR="001F2F7E" w:rsidDel="007E792F">
          <w:delText xml:space="preserve"> conditions such as high predation risk or lack of resources such as food or water. </w:delText>
        </w:r>
      </w:del>
      <w:ins w:id="16" w:author="John M. Marzluff" w:date="2026-02-03T13:33:00Z" w16du:dateUtc="2026-02-03T20:33:00Z">
        <w:r>
          <w:t>Some a</w:t>
        </w:r>
      </w:ins>
      <w:del w:id="17" w:author="John M. Marzluff" w:date="2026-02-03T13:33:00Z" w16du:dateUtc="2026-02-03T20:33:00Z">
        <w:r w:rsidR="00AC5ED4" w:rsidDel="007E792F">
          <w:delText>A</w:delText>
        </w:r>
      </w:del>
      <w:r w:rsidR="00AC5ED4">
        <w:t xml:space="preserve">nimals </w:t>
      </w:r>
      <w:del w:id="18" w:author="John M. Marzluff" w:date="2026-02-03T13:33:00Z" w16du:dateUtc="2026-02-03T20:33:00Z">
        <w:r w:rsidR="00AC5ED4" w:rsidDel="007E792F">
          <w:delText xml:space="preserve">will adapt their behavior </w:delText>
        </w:r>
      </w:del>
      <w:ins w:id="19" w:author="John M. Marzluff" w:date="2026-02-03T13:33:00Z" w16du:dateUtc="2026-02-03T20:33:00Z">
        <w:r>
          <w:t xml:space="preserve">may adjust </w:t>
        </w:r>
      </w:ins>
      <w:ins w:id="20" w:author="John M. Marzluff" w:date="2026-02-03T13:34:00Z" w16du:dateUtc="2026-02-03T20:34:00Z">
        <w:r>
          <w:t xml:space="preserve">their time budget </w:t>
        </w:r>
      </w:ins>
      <w:del w:id="21" w:author="John M. Marzluff" w:date="2026-02-03T13:34:00Z" w16du:dateUtc="2026-02-03T20:34:00Z">
        <w:r w:rsidR="00AC5ED4" w:rsidDel="007E792F">
          <w:delText>to maximize their chances of survival give</w:delText>
        </w:r>
      </w:del>
      <w:ins w:id="22" w:author="John M. Marzluff" w:date="2026-02-03T13:34:00Z" w16du:dateUtc="2026-02-03T20:34:00Z">
        <w:r>
          <w:t>based o</w:t>
        </w:r>
      </w:ins>
      <w:r w:rsidR="00AC5ED4">
        <w:t xml:space="preserve">n their understanding of </w:t>
      </w:r>
      <w:del w:id="23" w:author="John M. Marzluff" w:date="2026-02-03T13:34:00Z" w16du:dateUtc="2026-02-03T20:34:00Z">
        <w:r w:rsidR="00AC5ED4" w:rsidDel="007E792F">
          <w:delText xml:space="preserve">their </w:delText>
        </w:r>
      </w:del>
      <w:r w:rsidR="00AC5ED4">
        <w:t xml:space="preserve">available resources. </w:t>
      </w:r>
      <w:ins w:id="24" w:author="John M. Marzluff" w:date="2026-02-03T13:34:00Z" w16du:dateUtc="2026-02-03T20:34:00Z">
        <w:r>
          <w:t xml:space="preserve">Such decisions may be </w:t>
        </w:r>
      </w:ins>
      <w:ins w:id="25" w:author="John M. Marzluff" w:date="2026-02-03T13:37:00Z" w16du:dateUtc="2026-02-03T20:37:00Z">
        <w:r w:rsidR="00F90891">
          <w:rPr>
            <w:kern w:val="0"/>
            <w14:ligatures w14:val="none"/>
          </w:rPr>
          <w:t>influenced by changing environmental conditions, including predation risk and food and water availability.</w:t>
        </w:r>
      </w:ins>
      <w:ins w:id="26" w:author="John M. Marzluff" w:date="2026-02-03T13:35:00Z" w16du:dateUtc="2026-02-03T20:35:00Z">
        <w:r>
          <w:t xml:space="preserve"> </w:t>
        </w:r>
      </w:ins>
      <w:ins w:id="27" w:author="John M. Marzluff" w:date="2026-02-03T13:34:00Z" w16du:dateUtc="2026-02-03T20:34:00Z">
        <w:r>
          <w:t xml:space="preserve"> </w:t>
        </w:r>
      </w:ins>
      <w:r w:rsidR="009E1716">
        <w:t>Bighorn sheep (</w:t>
      </w:r>
      <w:r w:rsidR="009E1716">
        <w:rPr>
          <w:i/>
          <w:iCs/>
        </w:rPr>
        <w:t>Ovis canadensis</w:t>
      </w:r>
      <w:r w:rsidR="009E1716">
        <w:t xml:space="preserve">) </w:t>
      </w:r>
      <w:del w:id="28" w:author="John M. Marzluff" w:date="2026-02-03T13:35:00Z" w16du:dateUtc="2026-02-03T20:35:00Z">
        <w:r w:rsidR="009E1716" w:rsidDel="007E792F">
          <w:delText xml:space="preserve">will </w:delText>
        </w:r>
      </w:del>
      <w:r w:rsidR="009E1716">
        <w:t xml:space="preserve">select </w:t>
      </w:r>
      <w:r w:rsidR="008B7287">
        <w:t xml:space="preserve">habitat for predator avoidance unless constrained by drought conditions </w:t>
      </w:r>
      <w:r w:rsidR="005B6B79">
        <w:fldChar w:fldCharType="begin"/>
      </w:r>
      <w:r w:rsidR="005B6B79">
        <w:instrText xml:space="preserve"> ADDIN ZOTERO_ITEM CSL_CITATION {"citationID":"mSqsrhrf","properties":{"formattedCitation":"(Gedir et al. 2020)","plainCitation":"(Gedir et al. 2020)","noteIndex":0},"citationItems":[{"id":1142,"uris":["http://zotero.org/users/9968163/items/ZY9LBMFE"],"itemData":{"id":1142,"type":"article-journal","abstract":"When animals select areas to occupy, decisions involve trade-offs between the fitness benefits of obtaining critical resources and minimizing costs of biotic and abiotic factors that constrain their use. These processes can be more dynamic and complex for species inhabiting desert environments, where highly variable spatial and temporal distribution of precipitation can create high intra- and inter-annual variability in forage conditions and water availability, and thermal constraints can differ significantly among seasons and diel periods. We examined resource selection in desert bighorn sheep (Ovis canadensis mexicana) in Cabeza Prieta National Wildlife Refuge, Arizona, USA, at multiple spatial and temporal scales to gain insight into how a desert mammal responds to variations in climatic conditions. We used resource selection functions to test topographic, forage, and environmental features among seasons and diel periods, and between non-drought and drought conditions at the population and home-range scale. When precipitation was average, sheep selected for topographic features that were beneficial for predator avoidance (i.e., escape terrain—steep, rugged areas with high visibility) and locations near perennial water. When drought occurred, they ranged further from preferred escape terrain and perennial water, perhaps seeking forage conditions suitable to meet their nutritional requirements. On early (April–June) and late (July–September) summer days, sheep selected for more northerly aspects and locations with lower solar radiation, and in some periods, selection for these cooler areas coincided with periods when forage covariates, proximity to perennial water, and several topographic features were uninformative in resource selection models. These choices may be necessary trade-offs, foregoing good escape terrain and foraging areas, and access to water, for improved thermoregulation. This study highlights the importance of identifying resource selection at variable spatial and temporal scales when investigating the interrelationship between species and their environment. It provides insight into the dynamics of resource selection in desert mammals, and how they respond to constraints imposed on them by their environment. This work can serve to inform strategies for managing and conserving species living in arid environments when faced with climate change.","container-title":"Ecosphere","DOI":"10.1002/ecs2.3175","ISSN":"2150-8925","issue":"7","language":"en","license":"© 2020 The Authors.","note":"_eprint: https://esajournals.onlinelibrary.wiley.com/doi/pdf/10.1002/ecs2.3175","page":"e03175","source":"Wiley Online Library","title":"Extreme drought and adaptive resource selection by a desert mammal","volume":"11","author":[{"family":"Gedir","given":"Jay V."},{"family":"Cain III","given":"James W."},{"family":"Swetnam","given":"Tyson L."},{"family":"Krausman","given":"Paul R."},{"family":"Morgart","given":"John R."}],"issued":{"date-parts":[["2020"]]}}}],"schema":"https://github.com/citation-style-language/schema/raw/master/csl-citation.json"} </w:instrText>
      </w:r>
      <w:r w:rsidR="005B6B79">
        <w:fldChar w:fldCharType="separate"/>
      </w:r>
      <w:r w:rsidR="005B6B79" w:rsidRPr="005B6B79">
        <w:rPr>
          <w:rFonts w:ascii="Aptos" w:hAnsi="Aptos"/>
        </w:rPr>
        <w:t>(Gedir et al. 2020)</w:t>
      </w:r>
      <w:r w:rsidR="005B6B79">
        <w:fldChar w:fldCharType="end"/>
      </w:r>
      <w:r w:rsidR="005B6B79">
        <w:t xml:space="preserve">. </w:t>
      </w:r>
      <w:r w:rsidR="00B00F22">
        <w:t>Female common eiders (</w:t>
      </w:r>
      <w:r w:rsidR="00B00F22">
        <w:rPr>
          <w:i/>
          <w:iCs/>
        </w:rPr>
        <w:t>Somateria mollissima</w:t>
      </w:r>
      <w:r w:rsidR="00B00F22">
        <w:t xml:space="preserve">) abandon their chicks </w:t>
      </w:r>
      <w:del w:id="29" w:author="John M. Marzluff" w:date="2026-02-03T13:36:00Z" w16du:dateUtc="2026-02-03T20:36:00Z">
        <w:r w:rsidR="00B00F22" w:rsidDel="00F90891">
          <w:delText xml:space="preserve">when faced </w:delText>
        </w:r>
      </w:del>
      <w:r w:rsidR="00B00F22">
        <w:t>w</w:t>
      </w:r>
      <w:r w:rsidR="001907DA">
        <w:t>hen in poor body condition, trading reproductive success for foraging opportunities</w:t>
      </w:r>
      <w:r w:rsidR="00FA53FB">
        <w:t xml:space="preserve"> </w:t>
      </w:r>
      <w:r w:rsidR="00EA262B">
        <w:fldChar w:fldCharType="begin"/>
      </w:r>
      <w:r w:rsidR="00EA262B">
        <w:instrText xml:space="preserve"> ADDIN ZOTERO_ITEM CSL_CITATION {"citationID":"SNtyhYeb","properties":{"formattedCitation":"(Bustnes and Erikstad 1991)","plainCitation":"(Bustnes and Erikstad 1991)","noteIndex":0},"citationItems":[{"id":1145,"uris":["http://zotero.org/users/9968163/items/7VKITEWJ"],"itemData":{"id":1145,"type":"article-journal","abstract":"Parental care in common eiders (Somateria mollissima) was studied during three field seasons in northern Norway. Forty-two percent of the females were found to abandon their brood. Abandonment and tending of broods and crèches were not obligate individual strategies, but changed between years. Females abandoning their young laid smaller clutches and had a lower body weight at hatching than brood- and crèche-tending females, indicating that they were in poor body condition. This supports the hypothesis that abandoning the brood is a salvage strategy in which energetic stress limits females' ability to care for their young. Young of \"abandoners\" seemed to have a lower survival rate than young of \"tenders,\" which suggests a reproductive cost of abandoning the young. Forty-seven percent of tagged ducklings were found with females other than their mother. Twenty-seven percent of the brood- and crèche-tending females lost young to other females, but never more than one duckling. Adoptions of foreign ducklings, above the normal brood size of four, did not lead to greater parental effort, and duckling survival was similar among broods and crèches of different sizes. This suggests that adoptions may be of neutral adaptive value. Two females often formed stable crèches, but duckling survival was not significantly different from that in broods and crèches with single females.","container-title":"Canadian Journal of Zoology","DOI":"10.1139/z91-216","ISSN":"0008-4301","issue":"6","journalAbbreviation":"Can. J. Zool.","page":"1538-1545","publisher":"NRC Research Press","source":"cdnsciencepub.com (Atypon)","title":"Parental care in the common eider (Somateria mollissima): factors affecting abandonment and adoption of young","title-short":"Parental care in the common eider (Somateria mollissima)","volume":"69","author":[{"family":"Bustnes","given":"Jan O."},{"family":"Erikstad","given":"Kjell E."}],"issued":{"date-parts":[["1991",6]]}}}],"schema":"https://github.com/citation-style-language/schema/raw/master/csl-citation.json"} </w:instrText>
      </w:r>
      <w:r w:rsidR="00EA262B">
        <w:fldChar w:fldCharType="separate"/>
      </w:r>
      <w:r w:rsidR="00EA262B" w:rsidRPr="00EA262B">
        <w:rPr>
          <w:rFonts w:ascii="Aptos" w:hAnsi="Aptos"/>
        </w:rPr>
        <w:t>(Bustnes and Erikstad 1991)</w:t>
      </w:r>
      <w:r w:rsidR="00EA262B">
        <w:fldChar w:fldCharType="end"/>
      </w:r>
      <w:r w:rsidR="00EA262B">
        <w:t xml:space="preserve">. </w:t>
      </w:r>
      <w:r w:rsidR="005B6B79">
        <w:t>These decision</w:t>
      </w:r>
      <w:r w:rsidR="00B67689">
        <w:t>s</w:t>
      </w:r>
      <w:r w:rsidR="005B6B79">
        <w:t xml:space="preserve"> become more difficult when resource</w:t>
      </w:r>
      <w:r w:rsidR="00B67689">
        <w:t>s</w:t>
      </w:r>
      <w:r w:rsidR="005B6B79">
        <w:t xml:space="preserve"> are not </w:t>
      </w:r>
      <w:r w:rsidR="00B67689">
        <w:t>scarce but</w:t>
      </w:r>
      <w:r w:rsidR="005B6B79">
        <w:t xml:space="preserve"> are instead unpredictable. </w:t>
      </w:r>
    </w:p>
    <w:p w14:paraId="3F1FF29E" w14:textId="26EB04F0" w:rsidR="00030B47" w:rsidRPr="009E1716" w:rsidRDefault="00E63D5F" w:rsidP="00B67689">
      <w:pPr>
        <w:spacing w:line="480" w:lineRule="auto"/>
        <w:ind w:firstLine="720"/>
      </w:pPr>
      <w:r>
        <w:t xml:space="preserve">Scavengers utilize an inherently unpredictable, ephemeral resource. The availability of carrion can vary </w:t>
      </w:r>
      <w:del w:id="30" w:author="John M. Marzluff" w:date="2026-02-03T13:37:00Z" w16du:dateUtc="2026-02-03T20:37:00Z">
        <w:r w:rsidDel="00F90891">
          <w:delText>between</w:delText>
        </w:r>
      </w:del>
      <w:ins w:id="31" w:author="John M. Marzluff" w:date="2026-02-03T13:37:00Z" w16du:dateUtc="2026-02-03T20:37:00Z">
        <w:r w:rsidR="00F90891">
          <w:t>from</w:t>
        </w:r>
      </w:ins>
      <w:r>
        <w:t xml:space="preserve"> year </w:t>
      </w:r>
      <w:del w:id="32" w:author="John M. Marzluff" w:date="2026-02-03T13:37:00Z" w16du:dateUtc="2026-02-03T20:37:00Z">
        <w:r w:rsidDel="00F90891">
          <w:delText>based</w:delText>
        </w:r>
      </w:del>
      <w:ins w:id="33" w:author="John M. Marzluff" w:date="2026-02-03T13:37:00Z" w16du:dateUtc="2026-02-03T20:37:00Z">
        <w:r w:rsidR="00F90891">
          <w:t>to</w:t>
        </w:r>
      </w:ins>
      <w:r>
        <w:t xml:space="preserve"> </w:t>
      </w:r>
      <w:del w:id="34" w:author="John M. Marzluff" w:date="2026-02-03T13:37:00Z" w16du:dateUtc="2026-02-03T20:37:00Z">
        <w:r w:rsidDel="00F90891">
          <w:delText>on</w:delText>
        </w:r>
      </w:del>
      <w:ins w:id="35" w:author="John M. Marzluff" w:date="2026-02-03T13:37:00Z" w16du:dateUtc="2026-02-03T20:37:00Z">
        <w:r w:rsidR="00F90891">
          <w:t>year due to</w:t>
        </w:r>
      </w:ins>
      <w:r>
        <w:t xml:space="preserve"> weather conditions</w:t>
      </w:r>
      <w:ins w:id="36" w:author="John M. Marzluff" w:date="2026-02-03T13:37:00Z" w16du:dateUtc="2026-02-03T20:37:00Z">
        <w:r w:rsidR="00F90891">
          <w:t>,</w:t>
        </w:r>
      </w:ins>
      <w:r>
        <w:t xml:space="preserve"> leading to </w:t>
      </w:r>
      <w:del w:id="37" w:author="John M. Marzluff" w:date="2026-02-03T13:37:00Z" w16du:dateUtc="2026-02-03T20:37:00Z">
        <w:r w:rsidDel="00F90891">
          <w:delText>death of</w:delText>
        </w:r>
      </w:del>
      <w:ins w:id="38" w:author="John M. Marzluff" w:date="2026-02-03T13:37:00Z" w16du:dateUtc="2026-02-03T20:37:00Z">
        <w:r w:rsidR="00F90891">
          <w:t>animal</w:t>
        </w:r>
      </w:ins>
      <w:r>
        <w:t xml:space="preserve"> </w:t>
      </w:r>
      <w:del w:id="39" w:author="John M. Marzluff" w:date="2026-02-03T13:37:00Z" w16du:dateUtc="2026-02-03T20:37:00Z">
        <w:r w:rsidDel="00F90891">
          <w:delText>animal</w:delText>
        </w:r>
      </w:del>
      <w:ins w:id="40" w:author="John M. Marzluff" w:date="2026-02-03T13:37:00Z" w16du:dateUtc="2026-02-03T20:37:00Z">
        <w:r w:rsidR="00F90891">
          <w:t>death</w:t>
        </w:r>
      </w:ins>
      <w:r>
        <w:t xml:space="preserve">s from starvation or exposure. Carrion </w:t>
      </w:r>
      <w:ins w:id="41" w:author="John M. Marzluff" w:date="2026-02-03T13:38:00Z" w16du:dateUtc="2026-02-03T20:38:00Z">
        <w:r w:rsidR="00F90891">
          <w:t xml:space="preserve">availability </w:t>
        </w:r>
      </w:ins>
      <w:r>
        <w:t xml:space="preserve">can also vary </w:t>
      </w:r>
      <w:del w:id="42" w:author="John M. Marzluff" w:date="2026-02-03T13:38:00Z" w16du:dateUtc="2026-02-03T20:38:00Z">
        <w:r w:rsidDel="00F90891">
          <w:delText>based on the</w:delText>
        </w:r>
      </w:del>
      <w:ins w:id="43" w:author="John M. Marzluff" w:date="2026-02-03T13:38:00Z" w16du:dateUtc="2026-02-03T20:38:00Z">
        <w:r w:rsidR="00F90891">
          <w:t>with</w:t>
        </w:r>
      </w:ins>
      <w:r>
        <w:t xml:space="preserve"> population </w:t>
      </w:r>
      <w:r w:rsidR="00C05426">
        <w:t xml:space="preserve">size, distribution, </w:t>
      </w:r>
      <w:r>
        <w:t xml:space="preserve">and </w:t>
      </w:r>
      <w:ins w:id="44" w:author="John M. Marzluff" w:date="2026-02-03T13:38:00Z" w16du:dateUtc="2026-02-03T20:38:00Z">
        <w:r w:rsidR="00F90891">
          <w:t xml:space="preserve">the </w:t>
        </w:r>
      </w:ins>
      <w:r>
        <w:t>hunting success</w:t>
      </w:r>
      <w:r w:rsidR="00FF18AC">
        <w:t xml:space="preserve"> rates</w:t>
      </w:r>
      <w:r>
        <w:t xml:space="preserve"> of local predators. </w:t>
      </w:r>
      <w:r w:rsidR="00873EE6">
        <w:t>Scavengers</w:t>
      </w:r>
      <w:r w:rsidR="00F872D4">
        <w:t xml:space="preserve"> have developed efficient methods of locating carrion</w:t>
      </w:r>
      <w:ins w:id="45" w:author="John M. Marzluff" w:date="2026-02-03T13:38:00Z" w16du:dateUtc="2026-02-03T20:38:00Z">
        <w:r w:rsidR="00F90891">
          <w:t>,</w:t>
        </w:r>
      </w:ins>
      <w:r w:rsidR="00F872D4">
        <w:t xml:space="preserve"> such as soaring in vultures and sensitive olfact</w:t>
      </w:r>
      <w:ins w:id="46" w:author="John M. Marzluff" w:date="2026-02-03T13:39:00Z" w16du:dateUtc="2026-02-03T20:39:00Z">
        <w:r w:rsidR="00F90891">
          <w:t>ion</w:t>
        </w:r>
      </w:ins>
      <w:del w:id="47" w:author="John M. Marzluff" w:date="2026-02-03T13:39:00Z" w16du:dateUtc="2026-02-03T20:39:00Z">
        <w:r w:rsidR="00F872D4" w:rsidDel="00F90891">
          <w:delText>ory senses</w:delText>
        </w:r>
      </w:del>
      <w:r w:rsidR="00156ADD">
        <w:t xml:space="preserve"> in mesocarnivores</w:t>
      </w:r>
      <w:ins w:id="48" w:author="John M. Marzluff" w:date="2026-02-03T13:38:00Z" w16du:dateUtc="2026-02-03T20:38:00Z">
        <w:r w:rsidR="00F90891">
          <w:t xml:space="preserve"> (NEED REFS)</w:t>
        </w:r>
      </w:ins>
      <w:r w:rsidR="00F872D4">
        <w:t xml:space="preserve">. </w:t>
      </w:r>
      <w:ins w:id="49" w:author="John M. Marzluff" w:date="2026-02-03T13:43:00Z" w16du:dateUtc="2026-02-03T20:43:00Z">
        <w:r w:rsidR="00F90891">
          <w:t xml:space="preserve">However, when multiple sources of carrion are available, </w:t>
        </w:r>
      </w:ins>
      <w:ins w:id="50" w:author="John M. Marzluff" w:date="2026-02-03T13:47:00Z" w16du:dateUtc="2026-02-03T20:47:00Z">
        <w:r w:rsidR="009A45C3">
          <w:t>optimally</w:t>
        </w:r>
      </w:ins>
      <w:ins w:id="51" w:author="John M. Marzluff" w:date="2026-02-03T13:43:00Z" w16du:dateUtc="2026-02-03T20:43:00Z">
        <w:r w:rsidR="00F90891">
          <w:t xml:space="preserve"> foraging </w:t>
        </w:r>
      </w:ins>
      <w:ins w:id="52" w:author="John M. Marzluff" w:date="2026-02-03T13:47:00Z" w16du:dateUtc="2026-02-03T20:47:00Z">
        <w:r w:rsidR="009A45C3">
          <w:t>scavengers</w:t>
        </w:r>
      </w:ins>
      <w:ins w:id="53" w:author="John M. Marzluff" w:date="2026-02-03T13:44:00Z" w16du:dateUtc="2026-02-03T20:44:00Z">
        <w:r w:rsidR="00F90891">
          <w:t xml:space="preserve"> should </w:t>
        </w:r>
      </w:ins>
      <w:ins w:id="54" w:author="John M. Marzluff" w:date="2026-02-03T13:45:00Z" w16du:dateUtc="2026-02-03T20:45:00Z">
        <w:r w:rsidR="00F90891">
          <w:t xml:space="preserve">weigh the costs of travel </w:t>
        </w:r>
      </w:ins>
      <w:ins w:id="55" w:author="John M. Marzluff" w:date="2026-02-03T13:47:00Z" w16du:dateUtc="2026-02-03T20:47:00Z">
        <w:r w:rsidR="009A45C3">
          <w:t>against</w:t>
        </w:r>
      </w:ins>
      <w:ins w:id="56" w:author="John M. Marzluff" w:date="2026-02-03T13:45:00Z" w16du:dateUtc="2026-02-03T20:45:00Z">
        <w:r w:rsidR="00F90891">
          <w:t xml:space="preserve"> the </w:t>
        </w:r>
      </w:ins>
      <w:ins w:id="57" w:author="John M. Marzluff" w:date="2026-02-03T13:46:00Z" w16du:dateUtc="2026-02-03T20:46:00Z">
        <w:r w:rsidR="009A45C3">
          <w:t>probability of finding food when deciding which resource to exploit on any given day</w:t>
        </w:r>
      </w:ins>
      <w:del w:id="58" w:author="John M. Marzluff" w:date="2026-02-03T13:46:00Z" w16du:dateUtc="2026-02-03T20:46:00Z">
        <w:r w:rsidR="00BE7BB5" w:rsidDel="009A45C3">
          <w:delText xml:space="preserve">Obligate scavengers </w:delText>
        </w:r>
        <w:r w:rsidR="00E63E09" w:rsidDel="009A45C3">
          <w:delText xml:space="preserve">that specialize </w:delText>
        </w:r>
        <w:r w:rsidR="00BE7BB5" w:rsidDel="009A45C3">
          <w:delText xml:space="preserve">and mesocarnivores </w:delText>
        </w:r>
        <w:r w:rsidR="00E63E09" w:rsidDel="009A45C3">
          <w:delText xml:space="preserve">that can </w:delText>
        </w:r>
        <w:r w:rsidR="00BE7BB5" w:rsidDel="009A45C3">
          <w:delText xml:space="preserve">actively hunt for themselves have clear decision pathways for foraging. </w:delText>
        </w:r>
        <w:r w:rsidR="00AE19E2" w:rsidDel="009A45C3">
          <w:delText xml:space="preserve">However, </w:delText>
        </w:r>
      </w:del>
      <w:del w:id="59" w:author="John M. Marzluff" w:date="2026-02-03T13:39:00Z" w16du:dateUtc="2026-02-03T20:39:00Z">
        <w:r w:rsidR="00AE19E2" w:rsidDel="00F90891">
          <w:delText>f</w:delText>
        </w:r>
        <w:r w:rsidR="0095092C" w:rsidDel="00F90891">
          <w:delText>oraging generalists</w:delText>
        </w:r>
      </w:del>
      <w:del w:id="60" w:author="John M. Marzluff" w:date="2026-02-03T13:46:00Z" w16du:dateUtc="2026-02-03T20:46:00Z">
        <w:r w:rsidR="00AE19E2" w:rsidDel="009A45C3">
          <w:delText xml:space="preserve"> without the prerogative to create their own food</w:delText>
        </w:r>
        <w:r w:rsidR="0095092C" w:rsidDel="009A45C3">
          <w:delText xml:space="preserve"> are faced with tough decisions on how to interpret varying inputs </w:delText>
        </w:r>
        <w:r w:rsidR="00EC2514" w:rsidDel="009A45C3">
          <w:delText>and make movement decisions t</w:delText>
        </w:r>
        <w:r w:rsidR="00576CBB" w:rsidDel="009A45C3">
          <w:delText>hat</w:delText>
        </w:r>
        <w:r w:rsidR="0095092C" w:rsidDel="009A45C3">
          <w:delText xml:space="preserve"> maximize their foraging efficiency</w:delText>
        </w:r>
      </w:del>
      <w:r w:rsidR="0095092C">
        <w:t xml:space="preserve"> </w:t>
      </w:r>
      <w:commentRangeStart w:id="61"/>
      <w:r w:rsidR="0095092C">
        <w:fldChar w:fldCharType="begin"/>
      </w:r>
      <w:r w:rsidR="0095092C">
        <w:instrText xml:space="preserve"> ADDIN ZOTERO_ITEM CSL_CITATION {"citationID":"VdjDTUVz","properties":{"formattedCitation":"(Bernays and Funk 1999, Tan and Tan 2017)","plainCitation":"(Bernays and Funk 1999, Tan and Tan 2017)","noteIndex":0},"citationItems":[{"id":1140,"uris":["http://zotero.org/users/9968163/items/3YHERSGI"],"itemData":{"id":1140,"type":"article-journal","abstract":"Theoretical studies and a few recent experimental reports suggest that the evolution of diet breadth in herbivorous insects is constrained by a limited neural ability to efficiently process large amounts of information in short periods of time. This neural–constraints hypothesis predicts that generalist herbivores should make slower or poorer decisions than specialists when selecting plants, because generalists must discriminate and decide among stimuli from a wider variety of potential hosts. The present study compares the speed with which host–associated decisions are made in specialist versus generalist populations of the aphid Uroleucon ambrosiae. Populations of U. ambrosiae from eastern North America are highly specific to the host plant Ambrosia trifida (Asteraceae), whereas those from the American southwest also feed on a variety of other taxa from the Asteraceae. Experiments with winged (alate) and wingless (apterous) individuals showed that host–finding, host–selection, host–acceptance, host–sampling and host–settling were more efficiently performed by the eastern specialists. These very consistent results provide evidence that strongly supports the neural–constraints hypothesis.","container-title":"Proceedings of the Royal Society B: Biological Sciences","DOI":"10.1098/rspb.1999.0615","ISSN":"0962-8452","issue":"1415","journalAbbreviation":"Proc Biol Sci","page":"151-156","source":"Silverchair","title":"Specialists make faster decisions than generalists: experiments with aphids","title-short":"Specialists make faster decisions than generalists","volume":"266","author":[{"family":"Bernays","given":"Elizabeth A."},{"family":"Funk","given":"Daniel J."}],"issued":{"date-parts":[["1999",1,22]]}}},{"id":1138,"uris":["http://zotero.org/users/9968163/items/6W4ZZHWW"],"itemData":{"id":1138,"type":"article-journal","abstract":"1. Florivory, which is less studied but as equally widespread as herbivory, can have effects on plant and floral trait adaptations, individual fitness, and community interactions. However, there are still knowledge gaps in our understanding of florivory, including the role of neural constraints and diet specialisation of florivores in floral resource utilisation. 2. According to the neural constraint hypothesis, a generalist flower-visiting katydid is expected to have lower decision-making efficacy in feeding when subjected to the presence of both capitula and leaves, compared to the presence of either one of the two resources. 3. In the present study, experiments using the katydid, Phaneroptera brevis, and the plant, whiteweed, Ageratum conyzoides, were carried out to examine the foraging behaviour of the katydid to test our hypothesis. The results confirmed the prediction of the neural constraint hypothesis. 4. The decision-making efficacy was generally lowered when the katydid was presented with the choice for both the resource that is preferred (capitula) and less preferred (leaves). It was also shown that Phaneroptera brevis is floriphilic, as it prefers capitula to leaves. 5. In conclusion, the first evidence of neural constraint in florivory is provided and suggests that more can be explored into the effects of neural constraints and diet specialisation in floral resource utilisation.","container-title":"Ecological Entomology","DOI":"10.1111/een.12369","ISSN":"1365-2311","issue":"2","language":"en","license":"© 2016 The Royal Entomological Society","note":"_eprint: https://resjournals.onlinelibrary.wiley.com/doi/pdf/10.1111/een.12369","page":"137-144","source":"Wiley Online Library","title":"Between florivory and herbivory: inefficacy of decision-making by generalist floriphilic katydids","title-short":"Between florivory and herbivory","volume":"42","author":[{"family":"Tan","given":"Ming Kai"},{"family":"Tan","given":"Hugh Tiang Wah"}],"issued":{"date-parts":[["2017"]]}}}],"schema":"https://github.com/citation-style-language/schema/raw/master/csl-citation.json"} </w:instrText>
      </w:r>
      <w:r w:rsidR="0095092C">
        <w:fldChar w:fldCharType="separate"/>
      </w:r>
      <w:r w:rsidR="0095092C" w:rsidRPr="0095092C">
        <w:rPr>
          <w:rFonts w:ascii="Aptos" w:hAnsi="Aptos"/>
        </w:rPr>
        <w:t>(Bernays and Funk 1999, Tan and Tan 2017)</w:t>
      </w:r>
      <w:r w:rsidR="0095092C">
        <w:fldChar w:fldCharType="end"/>
      </w:r>
      <w:commentRangeEnd w:id="61"/>
      <w:r w:rsidR="009A45C3">
        <w:rPr>
          <w:rStyle w:val="CommentReference"/>
          <w:sz w:val="24"/>
          <w:szCs w:val="24"/>
        </w:rPr>
        <w:commentReference w:id="61"/>
      </w:r>
      <w:r w:rsidR="0095092C">
        <w:t xml:space="preserve">. </w:t>
      </w:r>
    </w:p>
    <w:p w14:paraId="59A23AFD" w14:textId="78E33B75" w:rsidR="00BA7CE9" w:rsidRPr="00412EDF" w:rsidRDefault="009A45C3" w:rsidP="00DC7487">
      <w:pPr>
        <w:spacing w:line="480" w:lineRule="auto"/>
        <w:ind w:firstLine="720"/>
      </w:pPr>
      <w:ins w:id="62" w:author="John M. Marzluff" w:date="2026-02-03T13:49:00Z" w16du:dateUtc="2026-02-03T20:49:00Z">
        <w:r>
          <w:lastRenderedPageBreak/>
          <w:t xml:space="preserve">Natural and anthropogenic resources present scavengers with differing spatial and temporal </w:t>
        </w:r>
      </w:ins>
      <w:ins w:id="63" w:author="John M. Marzluff" w:date="2026-02-03T13:50:00Z" w16du:dateUtc="2026-02-03T20:50:00Z">
        <w:r>
          <w:t xml:space="preserve">predictability. </w:t>
        </w:r>
      </w:ins>
      <w:del w:id="64" w:author="John M. Marzluff" w:date="2026-02-03T13:50:00Z" w16du:dateUtc="2026-02-03T20:50:00Z">
        <w:r w:rsidR="002F0891" w:rsidDel="009A45C3">
          <w:delText>Foraging generalists have adapted to take advantage of anthropogenic resources as they</w:delText>
        </w:r>
      </w:del>
      <w:ins w:id="65" w:author="John M. Marzluff" w:date="2026-02-03T13:51:00Z" w16du:dateUtc="2026-02-03T20:51:00Z">
        <w:r>
          <w:t>Foods provided by people</w:t>
        </w:r>
      </w:ins>
      <w:r w:rsidR="002F0891">
        <w:t xml:space="preserve"> can be more predictable in space and time</w:t>
      </w:r>
      <w:r w:rsidR="00200F84">
        <w:t xml:space="preserve"> </w:t>
      </w:r>
      <w:ins w:id="66" w:author="John M. Marzluff" w:date="2026-02-03T13:50:00Z" w16du:dateUtc="2026-02-03T20:50:00Z">
        <w:r>
          <w:t xml:space="preserve">than those provided by other carnivores </w:t>
        </w:r>
      </w:ins>
      <w:r w:rsidR="00200F84">
        <w:fldChar w:fldCharType="begin"/>
      </w:r>
      <w:r w:rsidR="00200F84">
        <w:instrText xml:space="preserve"> ADDIN ZOTERO_ITEM CSL_CITATION {"citationID":"5N7u9cr0","properties":{"formattedCitation":"(Bartumeus et al. 2010, Cort\\uc0\\u233{}s-Avizanda et al. 2012)","plainCitation":"(Bartumeus et al. 2010, Cortés-Avizanda et al. 2012)","noteIndex":0},"citationItems":[{"id":160,"uris":["http://zotero.org/users/9968163/items/B4N738RJ"],"itemData":{"id":160,"type":"article-journal","abstract":"Human fishing activities are negatively altering marine ecosystems in many ways 1, 2, but scavenging animals such as seabirds are taking advantage of such activities by exploiting fishery discards 3, 4, 5. Despite the well-known impact of fisheries on seabird population dynamics 6, 7, 8, 9, 10, little is known about how discard availability affects seabird movement patterns. Using scenarios with and without trawling activity, we present evidence that fisheries modify the natural way in which two Mediterranean seabirds explore the seascape to look for resources during the breeding season. Based on satellite tracking data and a mathematical framework to quantify anomalous diffusion phenomena, we show how the interplay between traveling distances and pause periods contributes to the spatial spreading of the seabirds at regional scales (i.e., 10–250 km). When trawlers operate, seabirds show exponentially distributed traveling distances and a strong site fidelity to certain foraging areas, the whole foraging process being subdiffusive. In the absence of trawling activity, the site fidelity increases, but the whole movement pattern appears dominated by rare but very large traveling distances, making foraging a superdiffusive process. Our results demonstrate human involvement on landscape-level behavioral ecology and provide a new ecosystemic approach in the study of fishery-seabird interactions.","container-title":"Current Biology","DOI":"10.1016/j.cub.2009.11.073","ISSN":"0960-9822","issue":"3","journalAbbreviation":"Current Biology","language":"en","page":"215-222","source":"ScienceDirect","title":"Fishery Discards Impact on Seabird Movement Patterns at Regional Scales","volume":"20","author":[{"family":"Bartumeus","given":"Frederic"},{"family":"Giuggioli","given":"Luca"},{"family":"Louzao","given":"Maite"},{"family":"Bretagnolle","given":"Vincent"},{"family":"Oro","given":"Daniel"},{"family":"Levin","given":"Simon A."}],"issued":{"date-parts":[["2010",2,9]]}}},{"id":129,"uris":["http://zotero.org/users/9968163/items/TN7RP6JR"],"itemData":{"id":129,"type":"article-journal","abstract":"Chance per se plays a key role in ecology and evolution, e.g., genetic mutation, resource spatiotemporal unpredictability. In community ecology, chance is recognized as a key factor in community assemblage, but less is known about its role in intraguild processes leading to species coexistence. Here we study the relevance of resource unpredictability per se as a promoter of intraguild positive interspecific interactions and as a biodiversity enhancer in an Old World avian scavenger guild, which has evolved to feed upon spatially and temporally unpredictable resources, i.e., carcasses. We performed a large-scale field experiment in which 58 carcasses were disposed of and observed until complete consumption, either in continuously active supplementary feeding stations (predictable carcasses) or disposed of at random in the field (unpredictable carcasses). Richness of scavenger species was similar at unpredictable and predictable carcasses, but their relative abundances were highly uneven at predictable carcasses leading to higher scavenger diversity (Shannon index) at unpredictable carcasses. Facilitatory interspecific processes only occurred at unpredictable resources but were disrupted in predictable conditions because the dominant specialist species (in our case, the Griffon Vulture Gyps fulvus) arrived earlier and in larger numbers, monopolizing the resource. Small, endangered scavengers congregated at supplementary feeding stations but profited less compared to unpredictable carcasses, suggesting that they could constitute an ecological trap. Our findings offer new insights into the relevance of unpredictability of trophic resources in promoting both positive facilitatory interspecific interactions and species diversity and thus maintaining the function of guilds. Finally, the preservation of randomness in resource availability and the processes associated with its exploitation should be a major goal of conservation strategies aimed to preserve scavenger guilds evolved under naturally unpredictable trophic resources.","container-title":"Ecology","DOI":"10.2307/41739615","issue":"12","journalAbbreviation":"Ecology","page":"2570-2579","source":"ResearchGate","title":"Resource unpredictability promotes species diversity and coexistence in an avian scavenger guild: A field experiment","title-short":"Resource unpredictability promotes species diversity and coexistence in an avian scavenger guild","volume":"93","author":[{"family":"Cortés-Avizanda","given":"Ainara"},{"family":"Jovani","given":"Roger"},{"family":"Carrete","given":"Martina"},{"family":"Donázar","given":"José"}],"issued":{"date-parts":[["2012",12,1]]}}}],"schema":"https://github.com/citation-style-language/schema/raw/master/csl-citation.json"} </w:instrText>
      </w:r>
      <w:r w:rsidR="00200F84">
        <w:fldChar w:fldCharType="separate"/>
      </w:r>
      <w:r w:rsidR="00200F84" w:rsidRPr="00200F84">
        <w:rPr>
          <w:rFonts w:ascii="Aptos" w:hAnsi="Aptos" w:cs="Times New Roman"/>
          <w:kern w:val="0"/>
        </w:rPr>
        <w:t>(Bartumeus et al. 2010, Cortés-Avizanda et al. 2012)</w:t>
      </w:r>
      <w:r w:rsidR="00200F84">
        <w:fldChar w:fldCharType="end"/>
      </w:r>
      <w:r w:rsidR="002F0891">
        <w:t xml:space="preserve">. </w:t>
      </w:r>
      <w:del w:id="67" w:author="John M. Marzluff" w:date="2026-02-03T13:51:00Z" w16du:dateUtc="2026-02-03T20:51:00Z">
        <w:r w:rsidR="002F0891" w:rsidDel="009A45C3">
          <w:delText>For scavengers, an additional resource they can leverage is recreational hunting.</w:delText>
        </w:r>
      </w:del>
      <w:ins w:id="68" w:author="John M. Marzluff" w:date="2026-02-03T13:51:00Z" w16du:dateUtc="2026-02-03T20:51:00Z">
        <w:r>
          <w:t>Human h</w:t>
        </w:r>
      </w:ins>
      <w:del w:id="69" w:author="John M. Marzluff" w:date="2026-02-03T13:51:00Z" w16du:dateUtc="2026-02-03T20:51:00Z">
        <w:r w:rsidR="000D494E" w:rsidDel="009A45C3">
          <w:delText xml:space="preserve"> H</w:delText>
        </w:r>
      </w:del>
      <w:r w:rsidR="000D494E">
        <w:t xml:space="preserve">unters </w:t>
      </w:r>
      <w:ins w:id="70" w:author="John M. Marzluff" w:date="2026-02-03T13:52:00Z" w16du:dateUtc="2026-02-03T20:52:00Z">
        <w:r>
          <w:rPr>
            <w:kern w:val="0"/>
            <w14:ligatures w14:val="none"/>
          </w:rPr>
          <w:t>often “field dress” large harvested animals, leaving behind edible biomass in gut piles containing</w:t>
        </w:r>
      </w:ins>
      <w:del w:id="71" w:author="John M. Marzluff" w:date="2026-02-03T13:52:00Z" w16du:dateUtc="2026-02-03T20:52:00Z">
        <w:r w:rsidR="000D494E" w:rsidDel="009A45C3">
          <w:delText xml:space="preserve">will often “field dress” large, harvested animals </w:delText>
        </w:r>
        <w:r w:rsidR="000D494E" w:rsidRPr="005D10CA" w:rsidDel="009A45C3">
          <w:delText xml:space="preserve">and leave behind </w:delText>
        </w:r>
        <w:r w:rsidR="000D494E" w:rsidRPr="007D1427" w:rsidDel="009A45C3">
          <w:delText>edible biomass from gut piles, skeletal remains with</w:delText>
        </w:r>
      </w:del>
      <w:r w:rsidR="000D494E" w:rsidRPr="007D1427">
        <w:t xml:space="preserve"> </w:t>
      </w:r>
      <w:ins w:id="72" w:author="John M. Marzluff" w:date="2026-02-03T13:53:00Z" w16du:dateUtc="2026-02-03T20:53:00Z">
        <w:r>
          <w:t>organs, muscle</w:t>
        </w:r>
      </w:ins>
      <w:del w:id="73" w:author="John M. Marzluff" w:date="2026-02-03T13:53:00Z" w16du:dateUtc="2026-02-03T20:53:00Z">
        <w:r w:rsidR="000D494E" w:rsidRPr="007D1427" w:rsidDel="009A45C3">
          <w:delText>meat</w:delText>
        </w:r>
      </w:del>
      <w:r w:rsidR="000D494E" w:rsidRPr="007D1427">
        <w:t xml:space="preserve">, bones, and hide </w:t>
      </w:r>
      <w:r w:rsidR="000D494E" w:rsidRPr="005D10CA">
        <w:t>that are then available to scavengers.</w:t>
      </w:r>
      <w:r w:rsidR="00607EB1">
        <w:t xml:space="preserve"> The</w:t>
      </w:r>
      <w:r w:rsidR="00BA7CE9" w:rsidRPr="00412EDF">
        <w:t xml:space="preserve"> </w:t>
      </w:r>
      <w:r w:rsidR="00BA7CE9">
        <w:t xml:space="preserve">spatial and temporal distribution </w:t>
      </w:r>
      <w:r w:rsidR="00BA7CE9" w:rsidRPr="00412EDF">
        <w:t>of carrion</w:t>
      </w:r>
      <w:r w:rsidR="00BA7CE9">
        <w:t xml:space="preserve"> </w:t>
      </w:r>
      <w:r w:rsidR="00AE5745">
        <w:t>created from recreational hunting and natural predation</w:t>
      </w:r>
      <w:r w:rsidR="00BA7CE9" w:rsidRPr="00412EDF">
        <w:t xml:space="preserve"> </w:t>
      </w:r>
      <w:r w:rsidR="00BA7CE9">
        <w:t>creates different foraging opportunities for scavengers</w:t>
      </w:r>
      <w:r w:rsidR="00BA7CE9" w:rsidRPr="00412EDF">
        <w:t xml:space="preserve">. </w:t>
      </w:r>
      <w:r w:rsidR="00DC7487">
        <w:t>In gray wolf (</w:t>
      </w:r>
      <w:r w:rsidR="00DC7487">
        <w:rPr>
          <w:i/>
          <w:iCs/>
        </w:rPr>
        <w:t>Canis lupus</w:t>
      </w:r>
      <w:r w:rsidR="00DC7487">
        <w:t>)</w:t>
      </w:r>
      <w:ins w:id="74" w:author="John M. Marzluff" w:date="2026-02-03T13:53:00Z" w16du:dateUtc="2026-02-03T20:53:00Z">
        <w:r>
          <w:t>-</w:t>
        </w:r>
      </w:ins>
      <w:r w:rsidR="00DC7487">
        <w:t xml:space="preserve"> dominated systems, </w:t>
      </w:r>
      <w:r w:rsidR="00BA7CE9" w:rsidRPr="00412EDF">
        <w:t xml:space="preserve">natural carrion </w:t>
      </w:r>
      <w:del w:id="75" w:author="John M. Marzluff" w:date="2026-02-03T13:53:00Z" w16du:dateUtc="2026-02-03T20:53:00Z">
        <w:r w:rsidR="00BA7CE9" w:rsidRPr="00412EDF" w:rsidDel="009A45C3">
          <w:delText>are</w:delText>
        </w:r>
      </w:del>
      <w:ins w:id="76" w:author="John M. Marzluff" w:date="2026-02-03T13:53:00Z" w16du:dateUtc="2026-02-03T20:53:00Z">
        <w:r>
          <w:t>is</w:t>
        </w:r>
      </w:ins>
      <w:r w:rsidR="00BA7CE9" w:rsidRPr="00412EDF">
        <w:t xml:space="preserve"> temporally unpredictable </w:t>
      </w:r>
      <w:r w:rsidR="00BA7CE9">
        <w:t xml:space="preserve">due to </w:t>
      </w:r>
      <w:del w:id="77" w:author="John M. Marzluff" w:date="2026-02-03T13:53:00Z" w16du:dateUtc="2026-02-03T20:53:00Z">
        <w:r w:rsidR="00BA7CE9" w:rsidDel="009A45C3">
          <w:delText>the</w:delText>
        </w:r>
      </w:del>
      <w:ins w:id="78" w:author="John M. Marzluff" w:date="2026-02-03T13:53:00Z" w16du:dateUtc="2026-02-03T20:53:00Z">
        <w:r>
          <w:t>wolves'</w:t>
        </w:r>
      </w:ins>
      <w:r w:rsidR="00BA7CE9">
        <w:t xml:space="preserve"> low hunting success </w:t>
      </w:r>
      <w:del w:id="79" w:author="John M. Marzluff" w:date="2026-02-03T13:53:00Z" w16du:dateUtc="2026-02-03T20:53:00Z">
        <w:r w:rsidR="00BA7CE9" w:rsidDel="009A45C3">
          <w:delText xml:space="preserve">rate of wolves </w:delText>
        </w:r>
      </w:del>
      <w:r w:rsidR="00BA7CE9">
        <w:fldChar w:fldCharType="begin"/>
      </w:r>
      <w:r w:rsidR="00475DB8">
        <w:instrText xml:space="preserve"> ADDIN ZOTERO_ITEM CSL_CITATION {"citationID":"J2wSJFyO","properties":{"formattedCitation":"(MacNulty 2002)","plainCitation":"(MacNulty 2002)","noteIndex":0},"citationItems":[{"id":1002,"uris":["http://zotero.org/users/9968163/items/GIYY9MWJ"],"itemData":{"id":1002,"type":"thesis","abstract":"Thesis (M.S.)--University of Minnesota, 2002. Includes Bibliographical references (leaves 47-52).","source":"ResearchGate","title":"The predatory sequence and the influence of injury risk on hunting behavior in the wolf","author":[{"family":"MacNulty","given":"Daniel"}],"issued":{"date-parts":[["2002",1,1]]}}}],"schema":"https://github.com/citation-style-language/schema/raw/master/csl-citation.json"} </w:instrText>
      </w:r>
      <w:r w:rsidR="00BA7CE9">
        <w:fldChar w:fldCharType="separate"/>
      </w:r>
      <w:r w:rsidR="00BA7CE9" w:rsidRPr="00525EC0">
        <w:rPr>
          <w:rFonts w:ascii="Aptos" w:hAnsi="Aptos"/>
        </w:rPr>
        <w:t>(</w:t>
      </w:r>
      <w:r w:rsidR="00BA7CE9" w:rsidRPr="005F5F1A">
        <w:rPr>
          <w:rFonts w:ascii="Aptos" w:hAnsi="Aptos"/>
        </w:rPr>
        <w:t>MacNulty</w:t>
      </w:r>
      <w:r w:rsidR="00BA7CE9" w:rsidRPr="00525EC0">
        <w:rPr>
          <w:rFonts w:ascii="Aptos" w:hAnsi="Aptos"/>
        </w:rPr>
        <w:t xml:space="preserve"> 2002)</w:t>
      </w:r>
      <w:r w:rsidR="00BA7CE9">
        <w:fldChar w:fldCharType="end"/>
      </w:r>
      <w:r w:rsidR="00BA7CE9">
        <w:t xml:space="preserve"> </w:t>
      </w:r>
      <w:r w:rsidR="00BA7CE9" w:rsidRPr="00412EDF">
        <w:t>and occur</w:t>
      </w:r>
      <w:ins w:id="80" w:author="John M. Marzluff" w:date="2026-02-03T13:53:00Z" w16du:dateUtc="2026-02-03T20:53:00Z">
        <w:r>
          <w:t>s</w:t>
        </w:r>
      </w:ins>
      <w:r w:rsidR="00BA7CE9" w:rsidRPr="00412EDF">
        <w:t xml:space="preserve"> across a wide spatial scale</w:t>
      </w:r>
      <w:r w:rsidR="00BA7CE9">
        <w:t xml:space="preserve"> </w:t>
      </w:r>
      <w:r w:rsidR="00BA7CE9">
        <w:fldChar w:fldCharType="begin"/>
      </w:r>
      <w:r w:rsidR="00475DB8">
        <w:instrText xml:space="preserve"> ADDIN ZOTERO_ITEM CSL_CITATION {"citationID":"37yzpvyr","properties":{"formattedCitation":"(Wilmers et al. 2003{\\i{}b})","plainCitation":"(Wilmers et al. 2003b)","noteIndex":0},"citationItems":[{"id":12,"uris":["http://zotero.org/users/9968163/items/CP2GY75A"],"itemData":{"id":12,"type":"article-journal","abstract":"The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A7CE9">
        <w:fldChar w:fldCharType="separate"/>
      </w:r>
      <w:r w:rsidR="00BA7CE9" w:rsidRPr="00F00157">
        <w:rPr>
          <w:rFonts w:ascii="Aptos" w:hAnsi="Aptos" w:cs="Times New Roman"/>
          <w:kern w:val="0"/>
        </w:rPr>
        <w:t>(Wilmers et al. 2003</w:t>
      </w:r>
      <w:r w:rsidR="00BA7CE9" w:rsidRPr="00F00157">
        <w:rPr>
          <w:rFonts w:ascii="Aptos" w:hAnsi="Aptos" w:cs="Times New Roman"/>
          <w:i/>
          <w:iCs/>
          <w:kern w:val="0"/>
        </w:rPr>
        <w:t>b</w:t>
      </w:r>
      <w:r w:rsidR="00BA7CE9" w:rsidRPr="00F00157">
        <w:rPr>
          <w:rFonts w:ascii="Aptos" w:hAnsi="Aptos" w:cs="Times New Roman"/>
          <w:kern w:val="0"/>
        </w:rPr>
        <w:t>)</w:t>
      </w:r>
      <w:r w:rsidR="00BA7CE9">
        <w:fldChar w:fldCharType="end"/>
      </w:r>
      <w:r w:rsidR="00BA7CE9" w:rsidRPr="00412EDF">
        <w:t>. Anthropogenic carrion is more temporally and spatially aggregated</w:t>
      </w:r>
      <w:ins w:id="81" w:author="John M. Marzluff" w:date="2026-02-03T13:53:00Z" w16du:dateUtc="2026-02-03T20:53:00Z">
        <w:r>
          <w:t>,</w:t>
        </w:r>
      </w:ins>
      <w:r w:rsidR="00265C8C">
        <w:t xml:space="preserve"> with heavy harvest occurring around roadways and backcountry access points</w:t>
      </w:r>
      <w:r w:rsidR="00BA7CE9" w:rsidRPr="00412EDF">
        <w:t xml:space="preserve">, </w:t>
      </w:r>
      <w:del w:id="82" w:author="John M. Marzluff" w:date="2026-02-03T13:53:00Z" w16du:dateUtc="2026-02-03T20:53:00Z">
        <w:r w:rsidR="00BA7CE9" w:rsidRPr="00412EDF" w:rsidDel="009A45C3">
          <w:delText>which</w:delText>
        </w:r>
      </w:del>
      <w:ins w:id="83" w:author="John M. Marzluff" w:date="2026-02-03T13:53:00Z" w16du:dateUtc="2026-02-03T20:53:00Z">
        <w:r>
          <w:t>thereby</w:t>
        </w:r>
      </w:ins>
      <w:r w:rsidR="00BA7CE9" w:rsidRPr="00412EDF">
        <w:t xml:space="preserve"> provid</w:t>
      </w:r>
      <w:del w:id="84" w:author="John M. Marzluff" w:date="2026-02-03T13:53:00Z" w16du:dateUtc="2026-02-03T20:53:00Z">
        <w:r w:rsidR="00BA7CE9" w:rsidRPr="00412EDF" w:rsidDel="009A45C3">
          <w:delText>es</w:delText>
        </w:r>
      </w:del>
      <w:ins w:id="85" w:author="John M. Marzluff" w:date="2026-02-03T13:53:00Z" w16du:dateUtc="2026-02-03T20:53:00Z">
        <w:r>
          <w:t>ing</w:t>
        </w:r>
      </w:ins>
      <w:r w:rsidR="00BA7CE9" w:rsidRPr="00412EDF">
        <w:t xml:space="preserve"> </w:t>
      </w:r>
      <w:r w:rsidR="00BA7CE9">
        <w:t xml:space="preserve">more individuals from species with high mobility access to the area with a reliable resource </w:t>
      </w:r>
      <w:r w:rsidR="00BA7CE9">
        <w:fldChar w:fldCharType="begin"/>
      </w:r>
      <w:r w:rsidR="00475DB8">
        <w:instrText xml:space="preserve"> ADDIN ZOTERO_ITEM CSL_CITATION {"citationID":"wrKV41oM","properties":{"formattedCitation":"(Wilmers et al. 2003{\\i{}b})","plainCitation":"(Wilmers et al. 2003b)","noteIndex":0},"citationItems":[{"id":12,"uris":["http://zotero.org/users/9968163/items/CP2GY75A"],"itemData":{"id":12,"type":"article-journal","abstract":"The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A7CE9">
        <w:fldChar w:fldCharType="separate"/>
      </w:r>
      <w:r w:rsidR="00BA7CE9" w:rsidRPr="00902ED4">
        <w:rPr>
          <w:rFonts w:ascii="Aptos" w:hAnsi="Aptos" w:cs="Times New Roman"/>
          <w:kern w:val="0"/>
        </w:rPr>
        <w:t>(Wilmers et al. 2003</w:t>
      </w:r>
      <w:r w:rsidR="00BA7CE9" w:rsidRPr="00902ED4">
        <w:rPr>
          <w:rFonts w:ascii="Aptos" w:hAnsi="Aptos" w:cs="Times New Roman"/>
          <w:i/>
          <w:iCs/>
          <w:kern w:val="0"/>
        </w:rPr>
        <w:t>b</w:t>
      </w:r>
      <w:r w:rsidR="00BA7CE9" w:rsidRPr="00902ED4">
        <w:rPr>
          <w:rFonts w:ascii="Aptos" w:hAnsi="Aptos" w:cs="Times New Roman"/>
          <w:kern w:val="0"/>
        </w:rPr>
        <w:t>)</w:t>
      </w:r>
      <w:r w:rsidR="00BA7CE9">
        <w:fldChar w:fldCharType="end"/>
      </w:r>
      <w:r w:rsidR="00BA7CE9" w:rsidRPr="00412EDF">
        <w:t xml:space="preserve">. </w:t>
      </w:r>
      <w:ins w:id="86" w:author="John M. Marzluff" w:date="2026-02-03T13:54:00Z" w16du:dateUtc="2026-02-03T20:54:00Z">
        <w:r>
          <w:rPr>
            <w:kern w:val="0"/>
            <w14:ligatures w14:val="none"/>
          </w:rPr>
          <w:t>Human persecution of larger carnivores and mesocarnivores may also prevent certain species, such as coyotes (</w:t>
        </w:r>
        <w:r>
          <w:rPr>
            <w:i/>
            <w:iCs/>
            <w:kern w:val="0"/>
            <w14:ligatures w14:val="none"/>
          </w:rPr>
          <w:t>Canis latrans</w:t>
        </w:r>
        <w:r>
          <w:rPr>
            <w:kern w:val="0"/>
            <w14:ligatures w14:val="none"/>
          </w:rPr>
          <w:t>) and wolves, from safely accessing anthropogenic carrion, thereby removing</w:t>
        </w:r>
      </w:ins>
      <w:del w:id="87" w:author="John M. Marzluff" w:date="2026-02-03T13:54:00Z" w16du:dateUtc="2026-02-03T20:54:00Z">
        <w:r w:rsidR="00BA7CE9" w:rsidDel="009A45C3">
          <w:delText>P</w:delText>
        </w:r>
        <w:r w:rsidR="00BA7CE9" w:rsidRPr="00412EDF" w:rsidDel="009A45C3">
          <w:delText>ersecution</w:delText>
        </w:r>
        <w:r w:rsidR="00895646" w:rsidDel="009A45C3">
          <w:delText xml:space="preserve"> of larger carnivores and mesocarnivores</w:delText>
        </w:r>
        <w:r w:rsidR="00BA7CE9" w:rsidDel="009A45C3">
          <w:delText xml:space="preserve"> by humans</w:delText>
        </w:r>
        <w:r w:rsidR="00BA7CE9" w:rsidRPr="00412EDF" w:rsidDel="009A45C3">
          <w:delText xml:space="preserve"> </w:delText>
        </w:r>
        <w:r w:rsidR="00BA7CE9" w:rsidDel="009A45C3">
          <w:delText>may</w:delText>
        </w:r>
        <w:r w:rsidR="00BA7CE9" w:rsidRPr="00412EDF" w:rsidDel="009A45C3">
          <w:delText xml:space="preserve"> also prevent certain species </w:delText>
        </w:r>
        <w:r w:rsidR="00BA7CE9" w:rsidDel="009A45C3">
          <w:delText>such as coyotes</w:delText>
        </w:r>
        <w:r w:rsidR="00E54A4F" w:rsidDel="009A45C3">
          <w:delText xml:space="preserve"> (</w:delText>
        </w:r>
        <w:r w:rsidR="00E54A4F" w:rsidDel="009A45C3">
          <w:rPr>
            <w:i/>
            <w:iCs/>
          </w:rPr>
          <w:delText>Canis latrans</w:delText>
        </w:r>
        <w:r w:rsidR="00E54A4F" w:rsidDel="009A45C3">
          <w:delText>)</w:delText>
        </w:r>
        <w:r w:rsidR="00BA7CE9" w:rsidDel="009A45C3">
          <w:delText xml:space="preserve"> and wolves, </w:delText>
        </w:r>
        <w:r w:rsidR="00BA7CE9" w:rsidRPr="00412EDF" w:rsidDel="009A45C3">
          <w:delText>f</w:delText>
        </w:r>
        <w:r w:rsidR="00BA7CE9" w:rsidDel="009A45C3">
          <w:delText>rom</w:delText>
        </w:r>
        <w:r w:rsidR="00BA7CE9" w:rsidRPr="00412EDF" w:rsidDel="009A45C3">
          <w:delText xml:space="preserve"> safely access spaces with anthropogenic carrion</w:delText>
        </w:r>
        <w:r w:rsidR="00BA7CE9" w:rsidDel="009A45C3">
          <w:delText>, removing</w:delText>
        </w:r>
      </w:del>
      <w:r w:rsidR="00BA7CE9">
        <w:t xml:space="preserve"> dominant competitors</w:t>
      </w:r>
      <w:r w:rsidR="00BA7CE9" w:rsidRPr="00412EDF">
        <w:t xml:space="preserve"> </w:t>
      </w:r>
      <w:r w:rsidR="00BA7CE9" w:rsidRPr="00412EDF">
        <w:fldChar w:fldCharType="begin"/>
      </w:r>
      <w:r w:rsidR="00475DB8">
        <w:instrText xml:space="preserve"> ADDIN ZOTERO_ITEM CSL_CITATION {"citationID":"Wi4D0ian","properties":{"formattedCitation":"(Wilmers et al. 2003{\\i{}b})","plainCitation":"(Wilmers et al. 2003b)","noteIndex":0},"citationItems":[{"id":12,"uris":["http://zotero.org/users/9968163/items/CP2GY75A"],"itemData":{"id":12,"type":"article-journal","abstract":"The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A7CE9" w:rsidRPr="00412EDF">
        <w:fldChar w:fldCharType="separate"/>
      </w:r>
      <w:r w:rsidR="00BA7CE9" w:rsidRPr="00231BE0">
        <w:rPr>
          <w:rFonts w:ascii="Aptos" w:hAnsi="Aptos" w:cs="Times New Roman"/>
          <w:kern w:val="0"/>
        </w:rPr>
        <w:t>(Wilmers et al. 2003</w:t>
      </w:r>
      <w:r w:rsidR="00BA7CE9" w:rsidRPr="00231BE0">
        <w:rPr>
          <w:rFonts w:ascii="Aptos" w:hAnsi="Aptos" w:cs="Times New Roman"/>
          <w:i/>
          <w:iCs/>
          <w:kern w:val="0"/>
        </w:rPr>
        <w:t>b</w:t>
      </w:r>
      <w:r w:rsidR="00BA7CE9" w:rsidRPr="00231BE0">
        <w:rPr>
          <w:rFonts w:ascii="Aptos" w:hAnsi="Aptos" w:cs="Times New Roman"/>
          <w:kern w:val="0"/>
        </w:rPr>
        <w:t>)</w:t>
      </w:r>
      <w:r w:rsidR="00BA7CE9" w:rsidRPr="00412EDF">
        <w:fldChar w:fldCharType="end"/>
      </w:r>
      <w:r w:rsidR="00BA7CE9" w:rsidRPr="00412EDF">
        <w:t>.</w:t>
      </w:r>
      <w:r w:rsidR="00BA7CE9">
        <w:t xml:space="preserve"> </w:t>
      </w:r>
    </w:p>
    <w:p w14:paraId="3FBDE81B" w14:textId="04C273E2" w:rsidR="00BA7CE9" w:rsidRDefault="00BA7CE9" w:rsidP="00BA7CE9">
      <w:pPr>
        <w:spacing w:line="480" w:lineRule="auto"/>
        <w:ind w:firstLine="720"/>
      </w:pPr>
      <w:r w:rsidRPr="00412EDF">
        <w:t xml:space="preserve">Common ravens </w:t>
      </w:r>
      <w:r w:rsidR="00FD288A">
        <w:t>(</w:t>
      </w:r>
      <w:r w:rsidR="00FD288A">
        <w:rPr>
          <w:i/>
          <w:iCs/>
        </w:rPr>
        <w:t xml:space="preserve">Corvus </w:t>
      </w:r>
      <w:r w:rsidR="00FD288A" w:rsidRPr="00FD288A">
        <w:t>corax</w:t>
      </w:r>
      <w:r w:rsidR="00FD288A">
        <w:t xml:space="preserve">) </w:t>
      </w:r>
      <w:r w:rsidRPr="00FD288A">
        <w:t>are</w:t>
      </w:r>
      <w:r w:rsidRPr="00412EDF">
        <w:t xml:space="preserve"> foraging generalists and facultative scavengers with a high movement potential due to efficient soaring. They </w:t>
      </w:r>
      <w:ins w:id="88" w:author="John M. Marzluff" w:date="2026-02-03T13:55:00Z" w16du:dateUtc="2026-02-03T20:55:00Z">
        <w:r w:rsidR="009A45C3">
          <w:t xml:space="preserve">evolved </w:t>
        </w:r>
      </w:ins>
      <w:ins w:id="89" w:author="John M. Marzluff" w:date="2026-02-03T14:00:00Z" w16du:dateUtc="2026-02-03T21:00:00Z">
        <w:r w:rsidR="00365449">
          <w:t>alongside</w:t>
        </w:r>
      </w:ins>
      <w:ins w:id="90" w:author="John M. Marzluff" w:date="2026-02-03T13:55:00Z" w16du:dateUtc="2026-02-03T20:55:00Z">
        <w:r w:rsidR="009A45C3">
          <w:t xml:space="preserve"> wolves and </w:t>
        </w:r>
      </w:ins>
      <w:ins w:id="91" w:author="John M. Marzluff" w:date="2026-02-03T14:00:00Z" w16du:dateUtc="2026-02-03T21:00:00Z">
        <w:r w:rsidR="00365449">
          <w:t>humans</w:t>
        </w:r>
      </w:ins>
      <w:ins w:id="92" w:author="John M. Marzluff" w:date="2026-02-03T13:55:00Z" w16du:dateUtc="2026-02-03T20:55:00Z">
        <w:r w:rsidR="009A45C3">
          <w:t xml:space="preserve"> and </w:t>
        </w:r>
      </w:ins>
      <w:del w:id="93" w:author="John M. Marzluff" w:date="2026-02-03T13:55:00Z" w16du:dateUtc="2026-02-03T20:55:00Z">
        <w:r w:rsidRPr="00412EDF" w:rsidDel="009A45C3">
          <w:delText>have historically utilized</w:delText>
        </w:r>
      </w:del>
      <w:ins w:id="94" w:author="John M. Marzluff" w:date="2026-02-03T13:55:00Z" w16du:dateUtc="2026-02-03T20:55:00Z">
        <w:r w:rsidR="009A45C3">
          <w:t>u</w:t>
        </w:r>
      </w:ins>
      <w:ins w:id="95" w:author="John M. Marzluff" w:date="2026-02-03T14:00:00Z" w16du:dateUtc="2026-02-03T21:00:00Z">
        <w:r w:rsidR="00365449">
          <w:t>s</w:t>
        </w:r>
      </w:ins>
      <w:ins w:id="96" w:author="John M. Marzluff" w:date="2026-02-03T13:55:00Z" w16du:dateUtc="2026-02-03T20:55:00Z">
        <w:r w:rsidR="009A45C3">
          <w:t>e</w:t>
        </w:r>
      </w:ins>
      <w:r w:rsidRPr="00412EDF">
        <w:t xml:space="preserve"> </w:t>
      </w:r>
      <w:ins w:id="97" w:author="John M. Marzluff" w:date="2026-02-03T13:57:00Z" w16du:dateUtc="2026-02-03T20:57:00Z">
        <w:r w:rsidR="00365449">
          <w:t xml:space="preserve">carrion and offal provided by both species. Ravens are attracted to wolf </w:t>
        </w:r>
      </w:ins>
      <w:ins w:id="98" w:author="John M. Marzluff" w:date="2026-02-03T13:58:00Z" w16du:dateUtc="2026-02-03T20:58:00Z">
        <w:r w:rsidR="00365449">
          <w:t xml:space="preserve">presence and </w:t>
        </w:r>
      </w:ins>
      <w:ins w:id="99" w:author="John M. Marzluff" w:date="2026-02-03T13:57:00Z" w16du:dateUtc="2026-02-03T20:57:00Z">
        <w:r w:rsidR="00365449">
          <w:t xml:space="preserve">howls </w:t>
        </w:r>
      </w:ins>
      <w:del w:id="100" w:author="John M. Marzluff" w:date="2026-02-03T13:57:00Z" w16du:dateUtc="2026-02-03T20:57:00Z">
        <w:r w:rsidRPr="00412EDF" w:rsidDel="00365449">
          <w:delText xml:space="preserve">wolves as a source of carrion and investigate howling </w:delText>
        </w:r>
      </w:del>
      <w:del w:id="101" w:author="John M. Marzluff" w:date="2026-02-03T13:58:00Z" w16du:dateUtc="2026-02-03T20:58:00Z">
        <w:r w:rsidRPr="00412EDF" w:rsidDel="00365449">
          <w:delText xml:space="preserve">and hunting behavior for potential food </w:delText>
        </w:r>
      </w:del>
      <w:r w:rsidRPr="00412EDF">
        <w:fldChar w:fldCharType="begin"/>
      </w:r>
      <w:r w:rsidR="00475DB8">
        <w:instrText xml:space="preserve"> ADDIN ZOTERO_ITEM CSL_CITATION {"citationID":"qOdvttjn","properties":{"formattedCitation":"(Harrington 1978, Stahler et al. 2002)","plainCitation":"(Harrington 1978, Stahler et al. 2002)","noteIndex":0},"citationItems":[{"id":907,"uris":["http://zotero.org/users/9968163/items/2NY8I6XX"],"itemData":{"id":907,"type":"article-journal","container-title":"The Condor","DOI":"10.2307/1367925","ISSN":"00105422","issue":"2","journalAbbreviation":"The Condor","language":"en","page":"236","source":"DOI.org (Crossref)","title":"Ravens Attracted to Wolf Howling","volume":"80","author":[{"family":"Harrington","given":"Fred H."}],"issued":{"date-parts":[["1978"]]}}},{"id":30,"uris":["http://zotero.org/users/9968163/items/QBNZNE2M"],"itemData":{"id":30,"type":"article-journal","abstract":"One foraging strategy that scavengers can employ to discover unpredictable food sources is to associate directly with predators who inadvertently provide food. The common raven, a well known feeding generalist, is also a prominent scavenger of wolves' kills and is found to be in close association with this predator. We tested the hypothesis that ravens preferentially associate with wolves in winter as a kleptoparasitic foraging strategy. The presence, absence and behaviour of ravens was documented during winter observations of wolves, coyotes, Canis latrans, and elk, Cervus elaphus, as well as the landscape in the absence of these three species. Ravens were found to be in close association with wolves when they were travelling, resting and hunting prey. In comparison, ravens showed no significant association with coyotes, elk or areas on the landscape in the absence of wolves. We also compared ravens' discovery success of wolf-killed and nonwolf-killed carcasses and their behavioural response upon discovery. Ravens found all wolf kills almost immediately and remained at the carcass to feed alongside wolves after the death of the prey. In contrast, ravens were less successful discovering experimentally placed carcasses in the same study region, and did not land or feed despite the availability of fresh, exposed meat. Our results show that ravens' association with wolves is not just an incidental and proximate by-product of the presence of fresh meat. Instead, we show that ravens preferentially associate with wolves in both the presence and absence of food, resulting in the discovery of carcasses and suppression of ravens' innate fear of novel food sources. Through this mode of social foraging, ravens may experience increased foraging efficiency in the use of an otherwise spatially and temporally unpredictable food source.Copyright 2002 The Association for the Study of Animal Behaviour. Published by Elsevier Science Ltd. All rights reserved .","container-title":"Animal Behaviour","DOI":"10.1006/anbe.2002.3047","ISSN":"0003-3472","issue":"2","language":"en","page":"283-290","source":"ScienceDirect","title":"Common ravens, Corvus corax, preferentially associate with grey wolves, Canis lupus, as a foraging strategy in winter","volume":"64","author":[{"family":"Stahler","given":"Daniel"},{"family":"Heinrich","given":"Bernd"},{"family":"Smith","given":"Douglas"}],"issued":{"date-parts":[["2002",8,1]]}}}],"schema":"https://github.com/citation-style-language/schema/raw/master/csl-citation.json"} </w:instrText>
      </w:r>
      <w:r w:rsidRPr="00412EDF">
        <w:fldChar w:fldCharType="separate"/>
      </w:r>
      <w:r w:rsidRPr="00231BE0">
        <w:rPr>
          <w:rFonts w:ascii="Aptos" w:hAnsi="Aptos"/>
        </w:rPr>
        <w:t>(Harrington 1978, Stahler et al. 2002)</w:t>
      </w:r>
      <w:r w:rsidRPr="00412EDF">
        <w:fldChar w:fldCharType="end"/>
      </w:r>
      <w:del w:id="102" w:author="John M. Marzluff" w:date="2026-02-03T14:00:00Z" w16du:dateUtc="2026-02-03T21:00:00Z">
        <w:r w:rsidRPr="00412EDF" w:rsidDel="00365449">
          <w:delText xml:space="preserve">. </w:delText>
        </w:r>
      </w:del>
      <w:ins w:id="103" w:author="John M. Marzluff" w:date="2026-02-03T14:00:00Z" w16du:dateUtc="2026-02-03T21:00:00Z">
        <w:r w:rsidR="00365449">
          <w:t xml:space="preserve"> and </w:t>
        </w:r>
      </w:ins>
      <w:ins w:id="104" w:author="John M. Marzluff" w:date="2026-02-03T14:01:00Z" w16du:dateUtc="2026-02-03T21:01:00Z">
        <w:r w:rsidR="00365449">
          <w:t>the sights and sounds of human hunters (White 2005</w:t>
        </w:r>
      </w:ins>
      <w:ins w:id="105" w:author="John M. Marzluff" w:date="2026-02-03T14:07:00Z" w16du:dateUtc="2026-02-03T21:07:00Z">
        <w:r w:rsidR="006B5BF4">
          <w:t>, Marzluff et al. 2</w:t>
        </w:r>
        <w:r w:rsidR="006B5BF4" w:rsidRPr="00C77294">
          <w:rPr>
            <w:rFonts w:ascii="Aptos" w:hAnsi="Aptos"/>
          </w:rPr>
          <w:t>021)</w:t>
        </w:r>
      </w:ins>
      <w:ins w:id="106" w:author="John M. Marzluff" w:date="2026-02-03T14:01:00Z" w16du:dateUtc="2026-02-03T21:01:00Z">
        <w:r w:rsidR="00365449">
          <w:t xml:space="preserve">. Ravens </w:t>
        </w:r>
      </w:ins>
      <w:ins w:id="107" w:author="John M. Marzluff" w:date="2026-02-03T13:58:00Z" w16du:dateUtc="2026-02-03T20:58:00Z">
        <w:r w:rsidR="00365449">
          <w:t xml:space="preserve">adjust their foraging behavior depending on </w:t>
        </w:r>
      </w:ins>
      <w:ins w:id="108" w:author="John M. Marzluff" w:date="2026-02-03T13:59:00Z" w16du:dateUtc="2026-02-03T20:59:00Z">
        <w:r w:rsidR="00365449">
          <w:t xml:space="preserve">human and wolf provisioning. </w:t>
        </w:r>
      </w:ins>
      <w:r w:rsidRPr="00412EDF">
        <w:t xml:space="preserve">Winters with higher wolf prey-acquisition rates </w:t>
      </w:r>
      <w:del w:id="109" w:author="John M. Marzluff" w:date="2026-02-03T13:59:00Z" w16du:dateUtc="2026-02-03T20:59:00Z">
        <w:r w:rsidRPr="00412EDF" w:rsidDel="00365449">
          <w:lastRenderedPageBreak/>
          <w:delText>also promote</w:delText>
        </w:r>
        <w:r w:rsidDel="00365449">
          <w:delText>s</w:delText>
        </w:r>
      </w:del>
      <w:ins w:id="110" w:author="John M. Marzluff" w:date="2026-02-03T13:59:00Z" w16du:dateUtc="2026-02-03T20:59:00Z">
        <w:r w:rsidR="00365449">
          <w:t>are associated with greater</w:t>
        </w:r>
      </w:ins>
      <w:r w:rsidRPr="00412EDF">
        <w:t xml:space="preserve"> </w:t>
      </w:r>
      <w:del w:id="111" w:author="John M. Marzluff" w:date="2026-02-03T13:56:00Z" w16du:dateUtc="2026-02-03T20:56:00Z">
        <w:r w:rsidDel="00365449">
          <w:delText xml:space="preserve">vagrant </w:delText>
        </w:r>
      </w:del>
      <w:r w:rsidRPr="00412EDF">
        <w:t xml:space="preserve">raven use of wolf-habitat </w:t>
      </w:r>
      <w:del w:id="112" w:author="John M. Marzluff" w:date="2026-02-03T13:59:00Z" w16du:dateUtc="2026-02-03T20:59:00Z">
        <w:r w:rsidRPr="00412EDF" w:rsidDel="00365449">
          <w:delText>instead of</w:delText>
        </w:r>
      </w:del>
      <w:ins w:id="113" w:author="John M. Marzluff" w:date="2026-02-03T13:59:00Z" w16du:dateUtc="2026-02-03T20:59:00Z">
        <w:r w:rsidR="00365449">
          <w:t>relative to</w:t>
        </w:r>
      </w:ins>
      <w:r w:rsidRPr="00412EDF">
        <w:t xml:space="preserve"> anthropogenic landscapes </w:t>
      </w:r>
      <w:r w:rsidRPr="00412EDF">
        <w:fldChar w:fldCharType="begin"/>
      </w:r>
      <w:r w:rsidR="00475DB8">
        <w:instrText xml:space="preserve"> ADDIN ZOTERO_ITEM CSL_CITATION {"citationID":"FQoPVxFI","properties":{"formattedCitation":"(Walker et al. 2018)","plainCitation":"(Walker et al. 2018)","noteIndex":0},"citationItems":[{"id":21,"uris":["http://zotero.org/users/9968163/items/QYPZ7UF9"],"itemData":{"id":21,"type":"article-journal","abstract":"Top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475DB8">
        <w:rPr>
          <w:rFonts w:ascii="Cambria Math" w:hAnsi="Cambria Math" w:cs="Cambria Math"/>
        </w:rPr>
        <w:instrText>‐</w:instrText>
      </w:r>
      <w:r w:rsidR="00475DB8">
        <w:instrText>ranging and intelligent omnivores that commonly take advantage of anthropogenic food resources. In areas where they overlap with wolves, however, ravens are numerous and ubiquitous scavengers of wolf</w:instrText>
      </w:r>
      <w:r w:rsidR="00475DB8">
        <w:rPr>
          <w:rFonts w:ascii="Cambria Math" w:hAnsi="Cambria Math" w:cs="Cambria Math"/>
        </w:rPr>
        <w:instrText>‐</w:instrText>
      </w:r>
      <w:r w:rsidR="00475DB8">
        <w:instrText>acquired carrion. We aimed to determine whether subsidies provided through wolves are a limiting factor for raven populations in general and how the wolf reintroduction to Yellowstone National Park in 1995</w:instrText>
      </w:r>
      <w:r w:rsidR="00475DB8">
        <w:rPr>
          <w:rFonts w:ascii="Aptos" w:hAnsi="Aptos" w:cs="Aptos"/>
        </w:rPr>
        <w:instrText>–</w:instrText>
      </w:r>
      <w:r w:rsidR="00475DB8">
        <w:instrText>1997 affected raven population abundance and distribution on the Yellowstone's Northern Range specifically. We counted ravens throughout Yellowstone's Northern Range in March from 2009 to 2017 in both human</w:instrText>
      </w:r>
      <w:r w:rsidR="00475DB8">
        <w:rPr>
          <w:rFonts w:ascii="Cambria Math" w:hAnsi="Cambria Math" w:cs="Cambria Math"/>
        </w:rPr>
        <w:instrText>‐</w:instrText>
      </w:r>
      <w:r w:rsidR="00475DB8">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475DB8">
        <w:rPr>
          <w:rFonts w:ascii="Cambria Math" w:hAnsi="Cambria Math" w:cs="Cambria Math"/>
        </w:rPr>
        <w:instrText>‐</w:instrText>
      </w:r>
      <w:r w:rsidR="00475DB8">
        <w:instrText>kill and hunter</w:instrText>
      </w:r>
      <w:r w:rsidR="00475DB8">
        <w:rPr>
          <w:rFonts w:ascii="Cambria Math" w:hAnsi="Cambria Math" w:cs="Cambria Math"/>
        </w:rPr>
        <w:instrText>‐</w:instrText>
      </w:r>
      <w:r w:rsidR="00475DB8">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Pr="00412EDF">
        <w:fldChar w:fldCharType="separate"/>
      </w:r>
      <w:r w:rsidRPr="00231BE0">
        <w:rPr>
          <w:rFonts w:ascii="Aptos" w:hAnsi="Aptos"/>
        </w:rPr>
        <w:t>(Walker et al. 2018)</w:t>
      </w:r>
      <w:r w:rsidRPr="00412EDF">
        <w:fldChar w:fldCharType="end"/>
      </w:r>
      <w:r w:rsidRPr="00412EDF">
        <w:t xml:space="preserve">. </w:t>
      </w:r>
      <w:del w:id="114" w:author="John M. Marzluff" w:date="2026-02-03T14:01:00Z" w16du:dateUtc="2026-02-03T21:01:00Z">
        <w:r w:rsidRPr="00412EDF" w:rsidDel="00365449">
          <w:delText>However, with the explosive growth of anthropogenic influence around the world, ravens have adapted to exploit anthropogenic resources such as human hunting</w:delText>
        </w:r>
        <w:r w:rsidR="002815A5" w:rsidDel="00365449">
          <w:delText xml:space="preserve"> and can even </w:delText>
        </w:r>
        <w:r w:rsidRPr="00412EDF" w:rsidDel="00365449">
          <w:delText xml:space="preserve">learn to recognize gunshots as an indicator of </w:delText>
        </w:r>
        <w:r w:rsidRPr="008314E0" w:rsidDel="00365449">
          <w:delText>potential</w:delText>
        </w:r>
        <w:r w:rsidRPr="00412EDF" w:rsidDel="00365449">
          <w:delText xml:space="preserve"> food </w:delText>
        </w:r>
        <w:r w:rsidRPr="00412EDF" w:rsidDel="00365449">
          <w:fldChar w:fldCharType="begin"/>
        </w:r>
        <w:r w:rsidR="00475DB8" w:rsidDel="00365449">
          <w:delInstrText xml:space="preserve"> ADDIN ZOTERO_ITEM CSL_CITATION {"citationID":"BiNaRqhv","properties":{"formattedCitation":"(White 2005)","plainCitation":"(White 2005)","noteIndex":0},"citationItems":[{"id":15,"uris":["http://zotero.org/users/9968163/items/4AXU568S"],"itemData":{"id":15,"type":"article-journal","abstract":"We have long known that corvids are adaptively flexible in behavior, but have rarely tested their flexibility and creativity in solving problems outside the laboratory. Through a carefully controlled experiment conducted in the wild, I have found that Common Ravens (Corvus corax) fly toward gunshot sounds, presumably in order to locate animal gut piles left by hunters. This is the first conclusive evidence of any scavenger species pursuing gunshots. Furthermore, ravens exhibited this behavior only when gunshots were fired from within forested habitat, when the shots may be most valuable to them for locating gut piles. Interestingly, raven behaviors suggest that they may have learned the usefulness of gunshots by substituting them for other previously known sounds already used to locate food in the wild.","container-title":"Ecology","DOI":"10.1890/03-3185","ISSN":"1939-9170","issue":"4","language":"en","note":"_eprint: https://onlinelibrary.wiley.com/doi/pdf/10.1890/03-3185","page":"1057-1060","source":"Wiley Online Library","title":"Hunters Ring Dinner Bell for Ravens: Experimental Evidence of a Unique Foraging Strategy","title-short":"Hunters Ring Dinner Bell for Ravens","volume":"86","author":[{"family":"White","given":"Crow"}],"issued":{"date-parts":[["2005"]]}}}],"schema":"https://github.com/citation-style-language/schema/raw/master/csl-citation.json"} </w:delInstrText>
        </w:r>
        <w:r w:rsidRPr="00412EDF" w:rsidDel="00365449">
          <w:fldChar w:fldCharType="separate"/>
        </w:r>
        <w:r w:rsidRPr="00231BE0" w:rsidDel="00365449">
          <w:rPr>
            <w:rFonts w:ascii="Aptos" w:hAnsi="Aptos"/>
          </w:rPr>
          <w:delText>(White 2005)</w:delText>
        </w:r>
        <w:r w:rsidRPr="00412EDF" w:rsidDel="00365449">
          <w:fldChar w:fldCharType="end"/>
        </w:r>
        <w:r w:rsidRPr="00412EDF" w:rsidDel="00365449">
          <w:delText xml:space="preserve">. </w:delText>
        </w:r>
      </w:del>
      <w:r w:rsidRPr="00412EDF">
        <w:t>Territory hold</w:t>
      </w:r>
      <w:r>
        <w:t>ing ravens</w:t>
      </w:r>
      <w:r w:rsidRPr="00412EDF">
        <w:t xml:space="preserve"> defend</w:t>
      </w:r>
      <w:ins w:id="115" w:author="John M. Marzluff" w:date="2026-02-03T14:02:00Z" w16du:dateUtc="2026-02-03T21:02:00Z">
        <w:r w:rsidR="00365449">
          <w:t xml:space="preserve"> area around their nesting and roosting sites </w:t>
        </w:r>
      </w:ins>
      <w:del w:id="116" w:author="John M. Marzluff" w:date="2026-02-03T14:02:00Z" w16du:dateUtc="2026-02-03T21:02:00Z">
        <w:r w:rsidRPr="00412EDF" w:rsidDel="00365449">
          <w:delText xml:space="preserve"> their breeding territories </w:delText>
        </w:r>
      </w:del>
      <w:r w:rsidRPr="00412EDF">
        <w:t xml:space="preserve">year-round </w:t>
      </w:r>
      <w:commentRangeStart w:id="117"/>
      <w:r w:rsidRPr="00412EDF">
        <w:fldChar w:fldCharType="begin"/>
      </w:r>
      <w:r w:rsidR="001337FF">
        <w:instrText xml:space="preserve"> ADDIN ZOTERO_ITEM CSL_CITATION {"citationID":"YuEWo5My","properties":{"formattedCitation":"(B. Heinrich 1988)","plainCitation":"(B. Heinrich 1988)","noteIndex":0},"citationItems":[{"id":105,"uris":["http://zotero.org/users/9968163/items/SABQUNDV"],"itemData":{"id":105,"type":"article-journal","abstract":"Large animal carcasses provide a highly clumped rich source of food for ravens that should be worth defending, yet in the forests of Maine and Vermont ravens commonly feed in groups. Ravens discover baits flying singly or in pairs, but after a bait is discovered they usually arrive in groups. In contrast, the maximum number of blue jays and crows eventually attending a bait is close to those discovering it. Unlike in crows and jays, two patterns of bait use are seen in ravens: baits are used by mated resident pairs or by large crowds (sometimes exceeding 40 individuals). This pattern is unrelated to bait size from at least 9 kg to 400 kg. Eightytwo of 91 individually marked ravens from 4 feeding crowds were juveniles and/or non-breeders. Observations of the marked ravens for parts of two winters indicate that the non-breeders are vagrant and/or they range over at least 1800 km2 in their foraging. Most of the over 135 baits (totalling nearly 8 t of meat) distributed over 50 km were discovered by ravens within a week, and most were consumed by crowds of ravens. The vagrants coming in crowds have (unlike the territorial adults) specific vocalizations in the bait vicinity that are a powerful recruitment stimulus in playback experiments. Vagrants sometimes feed alone, but in the presence of territorial adults they feed only in groups. Resident adults chase or attack vagrants, but mildly tolerate them (and even join them) when they come in large groups. I conclude from my observations that the feeding crowds of ravens consist primarily of juvenile non-breeding vagrants who (unlike some resident adults) roost communally and who vigorously recruit each other in part to neutralize the aggressiveness of resident adults defending prized food bonanzas. The ravens' recruitment results in a sharing that reduces the temporal patchiness of extremely rare food bonanzas, and it permits the non-territorial vagrants to specialize on carcasses in the winter.","container-title":"Behavioral Ecology and Sociobiology","ISSN":"0340-5443","issue":"3","page":"141-156","publisher":"Springer","source":"JSTOR","title":"Winter Foraging at Carcasses by Three Sympatric Corvids, with Emphasis on Recruitment by the Raven, Corvus corax","volume":"23","author":[{"family":"Heinrich","given":"B."}],"issued":{"date-parts":[["1988"]]}}}],"schema":"https://github.com/citation-style-language/schema/raw/master/csl-citation.json"} </w:instrText>
      </w:r>
      <w:r w:rsidRPr="00412EDF">
        <w:fldChar w:fldCharType="separate"/>
      </w:r>
      <w:r w:rsidR="001337FF" w:rsidRPr="001337FF">
        <w:rPr>
          <w:rFonts w:ascii="Aptos" w:hAnsi="Aptos"/>
        </w:rPr>
        <w:t>(B. Heinrich 1988)</w:t>
      </w:r>
      <w:r w:rsidRPr="00412EDF">
        <w:fldChar w:fldCharType="end"/>
      </w:r>
      <w:commentRangeEnd w:id="117"/>
      <w:r w:rsidR="00414B8F">
        <w:rPr>
          <w:rStyle w:val="CommentReference"/>
          <w:sz w:val="24"/>
          <w:szCs w:val="24"/>
        </w:rPr>
        <w:commentReference w:id="117"/>
      </w:r>
      <w:r>
        <w:t xml:space="preserve">; however, outside of the breeding </w:t>
      </w:r>
      <w:r w:rsidRPr="00412EDF">
        <w:t>season</w:t>
      </w:r>
      <w:ins w:id="118" w:author="John M. Marzluff" w:date="2026-02-03T14:02:00Z" w16du:dateUtc="2026-02-03T21:02:00Z">
        <w:r w:rsidR="00365449">
          <w:t xml:space="preserve">, when free from parental duties, </w:t>
        </w:r>
      </w:ins>
      <w:del w:id="119" w:author="John M. Marzluff" w:date="2026-02-03T14:02:00Z" w16du:dateUtc="2026-02-03T21:02:00Z">
        <w:r w:rsidRPr="00412EDF" w:rsidDel="00365449">
          <w:delText xml:space="preserve"> </w:delText>
        </w:r>
      </w:del>
      <w:r w:rsidRPr="00412EDF">
        <w:t xml:space="preserve">they are not as restricted in their use of space </w:t>
      </w:r>
      <w:r w:rsidRPr="00412EDF">
        <w:fldChar w:fldCharType="begin"/>
      </w:r>
      <w:r w:rsidR="00475DB8">
        <w:instrText xml:space="preserve"> ADDIN ZOTERO_ITEM CSL_CITATION {"citationID":"QAI4D2TS","properties":{"formattedCitation":"(Ho et al. 2023)","plainCitation":"(Ho et al. 2023)","noteIndex":0},"citationItems":[{"id":917,"uris":["http://zotero.org/users/9968163/items/Y2CXWCS8"],"itemData":{"id":917,"type":"article-journal","abstract":"&lt;p&gt;Anthropogenic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412EDF">
        <w:fldChar w:fldCharType="separate"/>
      </w:r>
      <w:r w:rsidRPr="00231BE0">
        <w:rPr>
          <w:rFonts w:ascii="Aptos" w:hAnsi="Aptos"/>
        </w:rPr>
        <w:t>(Ho et al. 2023)</w:t>
      </w:r>
      <w:r w:rsidRPr="00412EDF">
        <w:fldChar w:fldCharType="end"/>
      </w:r>
      <w:ins w:id="120" w:author="John M. Marzluff" w:date="2026-02-03T14:03:00Z" w16du:dateUtc="2026-02-03T21:03:00Z">
        <w:r w:rsidR="00365449">
          <w:t>.</w:t>
        </w:r>
      </w:ins>
      <w:del w:id="121" w:author="John M. Marzluff" w:date="2026-02-03T14:03:00Z" w16du:dateUtc="2026-02-03T21:03:00Z">
        <w:r w:rsidDel="00365449">
          <w:delText xml:space="preserve"> because they are not bound by central place foraging where they are </w:delText>
        </w:r>
        <w:r w:rsidRPr="00412EDF" w:rsidDel="00365449">
          <w:delText xml:space="preserve">required to provision </w:delText>
        </w:r>
        <w:r w:rsidDel="00365449">
          <w:delText>an</w:delText>
        </w:r>
        <w:r w:rsidRPr="00412EDF" w:rsidDel="00365449">
          <w:delText xml:space="preserve"> incubating female or young. </w:delText>
        </w:r>
      </w:del>
    </w:p>
    <w:p w14:paraId="737E38BC" w14:textId="6BDF4116" w:rsidR="00BA7CE9" w:rsidRPr="005D10CA" w:rsidRDefault="00BA7CE9" w:rsidP="00BA7CE9">
      <w:pPr>
        <w:spacing w:line="480" w:lineRule="auto"/>
        <w:ind w:firstLine="720"/>
      </w:pPr>
      <w:r w:rsidRPr="005D10CA">
        <w:t>To better understand how variations in the availability of carrion from natural and anthropogenic sources influence</w:t>
      </w:r>
      <w:del w:id="122" w:author="John M. Marzluff" w:date="2026-02-03T14:05:00Z" w16du:dateUtc="2026-02-03T21:05:00Z">
        <w:r w:rsidRPr="005D10CA" w:rsidDel="00365449">
          <w:delText>s</w:delText>
        </w:r>
      </w:del>
      <w:r w:rsidRPr="005D10CA">
        <w:t xml:space="preserve"> the foraging and movement decisions of </w:t>
      </w:r>
      <w:del w:id="123" w:author="John M. Marzluff" w:date="2026-02-03T14:05:00Z" w16du:dateUtc="2026-02-03T21:05:00Z">
        <w:r w:rsidRPr="005D10CA" w:rsidDel="00365449">
          <w:delText xml:space="preserve">territory </w:delText>
        </w:r>
      </w:del>
      <w:ins w:id="124" w:author="John M. Marzluff" w:date="2026-02-03T14:05:00Z" w16du:dateUtc="2026-02-03T21:05:00Z">
        <w:r w:rsidR="00365449" w:rsidRPr="005D10CA">
          <w:t>territory</w:t>
        </w:r>
        <w:r w:rsidR="00365449">
          <w:t>-</w:t>
        </w:r>
      </w:ins>
      <w:r w:rsidRPr="005D10CA">
        <w:t>holding ravens</w:t>
      </w:r>
      <w:ins w:id="125" w:author="John M. Marzluff" w:date="2026-02-03T14:05:00Z" w16du:dateUtc="2026-02-03T21:05:00Z">
        <w:r w:rsidR="00365449">
          <w:t xml:space="preserve">, </w:t>
        </w:r>
      </w:ins>
      <w:del w:id="126" w:author="John M. Marzluff" w:date="2026-02-03T14:05:00Z" w16du:dateUtc="2026-02-03T21:05:00Z">
        <w:r w:rsidRPr="005D10CA" w:rsidDel="00365449">
          <w:delText xml:space="preserve"> in protected areas, </w:delText>
        </w:r>
      </w:del>
      <w:r w:rsidRPr="005D10CA">
        <w:t xml:space="preserve">we </w:t>
      </w:r>
      <w:del w:id="127" w:author="John M. Marzluff" w:date="2026-02-03T14:05:00Z" w16du:dateUtc="2026-02-03T21:05:00Z">
        <w:r w:rsidRPr="005D10CA" w:rsidDel="00365449">
          <w:delText>conducted a study</w:delText>
        </w:r>
      </w:del>
      <w:ins w:id="128" w:author="John M. Marzluff" w:date="2026-02-03T14:05:00Z" w16du:dateUtc="2026-02-03T21:05:00Z">
        <w:r w:rsidR="00365449">
          <w:t>monitored their movements</w:t>
        </w:r>
      </w:ins>
      <w:r w:rsidRPr="005D10CA">
        <w:t xml:space="preserve"> in Yellowstone National Park. Gray wolves were reintroduced to the landscape in 1995 and have since returned to a healthy, stable population level </w:t>
      </w:r>
      <w:r>
        <w:fldChar w:fldCharType="begin"/>
      </w:r>
      <w:r w:rsidR="00475DB8">
        <w:instrText xml:space="preserve"> ADDIN ZOTERO_ITEM CSL_CITATION {"citationID":"jLuSxOZz","properties":{"formattedCitation":"(Cassidy et al. 2025)","plainCitation":"(Cassidy et al. 2025)","noteIndex":0},"citationItems":[{"id":1016,"uris":["http://zotero.org/users/9968163/items/CQDXIF5Z"],"itemData":{"id":1016,"type":"article-journal","container-title":"National Park Service, Yellowstone Center for Resources, Yellowstone National Park, WY, USA, YCR-2025-01","title":"Yellowstone National Park Wolf, Cougar, and Elk Project Annual Report 2024","author":[{"family":"Cassidy","given":"Kira A"},{"family":"Stahler","given":"Dan R"},{"family":"Stahler","given":"Erin","suffix":"A"},{"family":"Metz","given":"Matthew"},{"family":"SunderRaj","given":"Jeremy"},{"family":"Rabe","given":"Taylor"},{"family":"Rabe","given":"Jack"},{"family":"Tatton","given":"Nicole"},{"family":"Packila","given":"Mark"},{"family":"Cassidy","given":"Brenna"},{"family":"Lacey","given":"Claire"},{"family":"Scott","given":"Gordon"},{"family":"Ho","given":"Cameron"}],"issued":{"date-parts":[["2025"]]}}}],"schema":"https://github.com/citation-style-language/schema/raw/master/csl-citation.json"} </w:instrText>
      </w:r>
      <w:r>
        <w:fldChar w:fldCharType="separate"/>
      </w:r>
      <w:r w:rsidRPr="005D10CA">
        <w:rPr>
          <w:rFonts w:ascii="Aptos" w:hAnsi="Aptos"/>
        </w:rPr>
        <w:t>(Cassidy et al. 2025)</w:t>
      </w:r>
      <w:r>
        <w:fldChar w:fldCharType="end"/>
      </w:r>
      <w:r w:rsidRPr="005D10CA">
        <w:t xml:space="preserve">. Their return to the landscape </w:t>
      </w:r>
      <w:del w:id="129" w:author="John M. Marzluff" w:date="2026-02-03T14:06:00Z" w16du:dateUtc="2026-02-03T21:06:00Z">
        <w:r w:rsidDel="00365449">
          <w:delText>played a role</w:delText>
        </w:r>
      </w:del>
      <w:ins w:id="130" w:author="John M. Marzluff" w:date="2026-02-03T14:06:00Z" w16du:dateUtc="2026-02-03T21:06:00Z">
        <w:r w:rsidR="00365449">
          <w:t>contributed</w:t>
        </w:r>
      </w:ins>
      <w:r>
        <w:t xml:space="preserve"> </w:t>
      </w:r>
      <w:del w:id="131" w:author="John M. Marzluff" w:date="2026-02-03T14:06:00Z" w16du:dateUtc="2026-02-03T21:06:00Z">
        <w:r w:rsidDel="00365449">
          <w:delText>in creating</w:delText>
        </w:r>
      </w:del>
      <w:ins w:id="132" w:author="John M. Marzluff" w:date="2026-02-03T14:06:00Z" w16du:dateUtc="2026-02-03T21:06:00Z">
        <w:r w:rsidR="00365449">
          <w:t>to</w:t>
        </w:r>
      </w:ins>
      <w:r>
        <w:t xml:space="preserve"> </w:t>
      </w:r>
      <w:r w:rsidRPr="005D10CA">
        <w:t xml:space="preserve">a more consistent regime </w:t>
      </w:r>
      <w:del w:id="133" w:author="John M. Marzluff" w:date="2026-02-03T14:05:00Z" w16du:dateUtc="2026-02-03T21:05:00Z">
        <w:r w:rsidRPr="005D10CA" w:rsidDel="00365449">
          <w:delText>for</w:delText>
        </w:r>
      </w:del>
      <w:ins w:id="134" w:author="John M. Marzluff" w:date="2026-02-03T14:05:00Z" w16du:dateUtc="2026-02-03T21:05:00Z">
        <w:r w:rsidR="00365449">
          <w:t>of</w:t>
        </w:r>
      </w:ins>
      <w:r w:rsidRPr="005D10CA">
        <w:t xml:space="preserve"> natural carrion throughout the year </w:t>
      </w:r>
      <w:ins w:id="135" w:author="John M. Marzluff" w:date="2026-02-03T14:05:00Z" w16du:dateUtc="2026-02-03T21:05:00Z">
        <w:r w:rsidR="00365449">
          <w:t>;</w:t>
        </w:r>
      </w:ins>
      <w:r w:rsidRPr="005D10CA">
        <w:fldChar w:fldCharType="begin"/>
      </w:r>
      <w:r w:rsidR="00475DB8">
        <w:instrText xml:space="preserve"> ADDIN ZOTERO_ITEM CSL_CITATION {"citationID":"0XeFlCEW","properties":{"formattedCitation":"(Wilmers et al. 2003{\\i{}a}, Wilmers and Getz 2004)","plainCitation":"(Wilmers et al. 2003a, Wilmers and Getz 2004)","noteIndex":0},"citationItems":[{"id":9,"uris":["http://zotero.org/users/9968163/items/9AZHVDTJ"],"itemData":{"id":9,"type":"article-journal","abstract":"1 The reintroduction of grey wolves Canis lupus (L.) to Yellowstone National Park provides a natural experiment in which to study the effects of a keystone predator on ecosystem function. 2 Grey wolves often provision scavengers with carrion by partially consuming their prey. 3 In order to examine how grey wolf foraging behaviour influences the availability of carrion to scavengers, we observed consumption of 57 wolf-killed elk Cervus elaphus (L.) and determined the percentage of edible biomass eaten by wolves from each carcass. 4 We found that the percentage of a carcass consumed by wolves increases as snow depth decreases and the ratio of wolf pack size to prey size and distance to the road increases. In addition, wolf packs of intermediate size provide the most carrion to scavengers. 5 Applying linear regression models to the years prior to reintroduction, we calculate carrion biomass availability had wolves been present, and contrast this to a previously published index of carrion availability. Our results demonstrate that wolves increase the time period over which carrion is available, and change the variability in scavenge from a late winter pulse dependent primarily on abiotic environmental conditions to one that is relatively constant across the winter and primarily dependent on wolf demographics. Wolves also decrease the year-to-year and month-to-month variation in carrion availability. 6 By transferring the availability of carrion from the highly productive late winter, to the less productive early winter and from highly productive years to less productive ones, wolves provide a temporal subsidy to scavengers.","container-title":"Journal of Animal Ecology","DOI":"10.1046/j.1365-2656.2003.00766.x","ISSN":"1365-2656","issue":"6","language":"en","note":"_eprint: https://onlinelibrary.wiley.com/doi/pdf/10.1046/j.1365-2656.2003.00766.x","page":"909-916","source":"Wiley Online Library","title":"Trophic facilitation by introduced top predators: grey wolf subsidies to scavengers in Yellowstone National Park","title-short":"Trophic facilitation by introduced top predators","volume":"72","author":[{"family":"Wilmers","given":"Christopher C."},{"family":"Crabtree","given":"Robert L."},{"family":"Smith","given":"Douglas W."},{"family":"Murphy","given":"Kerry M."},{"family":"Getz","given":"Wayne M."}],"issued":{"date-parts":[["2003"]]}}},{"id":8,"uris":["http://zotero.org/users/9968163/items/UWP5JCS3"],"itemData":{"id":8,"type":"article-journal","abstract":"The reintroduction of gray wolves to Yellowstone National Park (YNP) provides a natural experiment regarding the effects of top predators on scavenger species. Fieldwork on the Northern Range of Yellowstone indicates that wolves facilitate carrion acquisition by scavengers, but it is unclear whether this represents a transient or permanent effect of wolf reintroduction. Here we present a wolf-elk model with human elk harvest and use it to investigate the long-term consequences of predator–prey dynamics and hunting on resource ﬂow to scavengers. Our model shows that while wolves reduce the total amount of carrion, they stabilize carrion abundance by reducing temporal variation in the quantity of carrion and extending the period over which carrion is available. Speciﬁcally, the availability of carrion is shifted from reliance on winter severity and elk density to dependence on the strength of wolf predation. Though wolves reduce the overall abundance of carrion by lowering the elk population, this reduction is partially offset by increases in the productivity of an elk population invigorated by removal of the weakest individuals. The result of this is higher carrion production per elk in the presence of wolves. In addition, this yields an ecological explanation for the phenomena that predators increase the robustness of their prey: namely that by reducing the effect of density-dependent resource competition among elk, those that remain, even some of the older animals, are better fed and healthier as a result. Our model also suggests that human hunting has no effect on the distribution of carrion across the year but is crucial in determining the long-term abundance of carrion because of the effect of hunting on elk population levels. By reducing the proportion of cows in the annual hunt, which have historically been high in order to control the number of elk migrating north of the park, managers can allow an adequate supply of carrion without substantially reducing hunter take. The effects of a more tractable food resource is likely to beneﬁt scavengers in Yellowstone and other areas of the world where wolves have been or are currently being considered for reintroduction.","container-title":"Ecological Modelling","DOI":"10.1016/j.ecolmodel.2004.02.007","ISSN":"03043800","issue":"1-2","journalAbbreviation":"Ecological Modelling","language":"en","page":"193-208","source":"DOI.org (Crossref)","title":"Simulating the effects of wolf-elk population dynamics on resource flow to scavengers","volume":"177","author":[{"family":"Wilmers","given":"Christopher C"},{"family":"Getz","given":"Wayne M"}],"issued":{"date-parts":[["2004",9]]}}}],"schema":"https://github.com/citation-style-language/schema/raw/master/csl-citation.json"} </w:instrText>
      </w:r>
      <w:r w:rsidRPr="005D10CA">
        <w:fldChar w:fldCharType="separate"/>
      </w:r>
      <w:r w:rsidRPr="005D10CA">
        <w:t>(Wilmers et al. 2003</w:t>
      </w:r>
      <w:r w:rsidRPr="005D10CA">
        <w:rPr>
          <w:i/>
          <w:iCs/>
        </w:rPr>
        <w:t>a</w:t>
      </w:r>
      <w:r w:rsidRPr="005D10CA">
        <w:t>, Wilmers and Getz 2004)</w:t>
      </w:r>
      <w:r w:rsidRPr="005D10CA">
        <w:fldChar w:fldCharType="end"/>
      </w:r>
      <w:r w:rsidRPr="005D10CA">
        <w:t xml:space="preserve">. Yellowstone is surrounded by </w:t>
      </w:r>
      <w:ins w:id="136" w:author="John M. Marzluff" w:date="2026-02-03T14:06:00Z" w16du:dateUtc="2026-02-03T21:06:00Z">
        <w:r w:rsidR="00365449">
          <w:t xml:space="preserve">private and </w:t>
        </w:r>
      </w:ins>
      <w:r w:rsidRPr="005D10CA">
        <w:t xml:space="preserve">public lands </w:t>
      </w:r>
      <w:del w:id="137" w:author="John M. Marzluff" w:date="2026-02-03T14:06:00Z" w16du:dateUtc="2026-02-03T21:06:00Z">
        <w:r w:rsidRPr="005D10CA" w:rsidDel="00365449">
          <w:delText>hel</w:delText>
        </w:r>
        <w:r w:rsidRPr="005D10CA" w:rsidDel="006B5BF4">
          <w:delText xml:space="preserve">d by </w:delText>
        </w:r>
        <w:r w:rsidDel="006B5BF4">
          <w:delText>the U</w:delText>
        </w:r>
        <w:r w:rsidDel="00365449">
          <w:delText>S</w:delText>
        </w:r>
        <w:r w:rsidDel="006B5BF4">
          <w:delText xml:space="preserve"> Forest Service (USFS) </w:delText>
        </w:r>
      </w:del>
      <w:r w:rsidRPr="005D10CA">
        <w:t xml:space="preserve">that </w:t>
      </w:r>
      <w:del w:id="138" w:author="John M. Marzluff" w:date="2026-02-03T14:06:00Z" w16du:dateUtc="2026-02-03T21:06:00Z">
        <w:r w:rsidRPr="005D10CA" w:rsidDel="00365449">
          <w:delText>allow</w:delText>
        </w:r>
        <w:r w:rsidDel="00365449">
          <w:delText>s</w:delText>
        </w:r>
      </w:del>
      <w:ins w:id="139" w:author="John M. Marzluff" w:date="2026-02-03T14:06:00Z" w16du:dateUtc="2026-02-03T21:06:00Z">
        <w:r w:rsidR="00365449">
          <w:t>permit</w:t>
        </w:r>
      </w:ins>
      <w:r w:rsidRPr="005D10CA">
        <w:t xml:space="preserve"> recreational ungulate hunting during the winter. These two </w:t>
      </w:r>
      <w:del w:id="140" w:author="John M. Marzluff" w:date="2026-02-03T14:07:00Z" w16du:dateUtc="2026-02-03T21:07:00Z">
        <w:r w:rsidRPr="005D10CA" w:rsidDel="006B5BF4">
          <w:delText>sources of</w:delText>
        </w:r>
      </w:del>
      <w:ins w:id="141" w:author="John M. Marzluff" w:date="2026-02-03T14:07:00Z" w16du:dateUtc="2026-02-03T21:07:00Z">
        <w:r w:rsidR="006B5BF4">
          <w:t>carrion</w:t>
        </w:r>
      </w:ins>
      <w:r w:rsidRPr="005D10CA">
        <w:t xml:space="preserve"> </w:t>
      </w:r>
      <w:del w:id="142" w:author="John M. Marzluff" w:date="2026-02-03T14:07:00Z" w16du:dateUtc="2026-02-03T21:07:00Z">
        <w:r w:rsidRPr="005D10CA" w:rsidDel="006B5BF4">
          <w:delText>carrion</w:delText>
        </w:r>
      </w:del>
      <w:ins w:id="143" w:author="John M. Marzluff" w:date="2026-02-03T14:07:00Z" w16du:dateUtc="2026-02-03T21:07:00Z">
        <w:r w:rsidR="006B5BF4">
          <w:t>sources</w:t>
        </w:r>
      </w:ins>
      <w:r w:rsidRPr="005D10CA">
        <w:t xml:space="preserve"> are both readily </w:t>
      </w:r>
      <w:del w:id="144" w:author="John M. Marzluff" w:date="2026-02-03T14:07:00Z" w16du:dateUtc="2026-02-03T21:07:00Z">
        <w:r w:rsidRPr="005D10CA" w:rsidDel="006B5BF4">
          <w:delText xml:space="preserve">utilized </w:delText>
        </w:r>
      </w:del>
      <w:ins w:id="145" w:author="John M. Marzluff" w:date="2026-02-03T14:07:00Z" w16du:dateUtc="2026-02-03T21:07:00Z">
        <w:r w:rsidR="006B5BF4" w:rsidRPr="005D10CA">
          <w:t>u</w:t>
        </w:r>
        <w:r w:rsidR="006B5BF4">
          <w:t>s</w:t>
        </w:r>
        <w:r w:rsidR="006B5BF4" w:rsidRPr="005D10CA">
          <w:t xml:space="preserve">ed </w:t>
        </w:r>
      </w:ins>
      <w:r w:rsidRPr="005D10CA">
        <w:t>by common ravens</w:t>
      </w:r>
      <w:r>
        <w:t xml:space="preserve"> </w:t>
      </w:r>
      <w:ins w:id="146" w:author="John M. Marzluff" w:date="2026-02-03T14:07:00Z" w16du:dateUtc="2026-02-03T21:07:00Z">
        <w:r w:rsidR="006B5BF4">
          <w:t>,</w:t>
        </w:r>
      </w:ins>
      <w:r>
        <w:fldChar w:fldCharType="begin"/>
      </w:r>
      <w:r w:rsidR="00475DB8">
        <w:instrText xml:space="preserve"> ADDIN ZOTERO_ITEM CSL_CITATION {"citationID":"0u49zxyH","properties":{"formattedCitation":"(Ho et al. 2023)","plainCitation":"(Ho et al. 2023)","noteIndex":0},"citationItems":[{"id":917,"uris":["http://zotero.org/users/9968163/items/Y2CXWCS8"],"itemData":{"id":917,"type":"article-journal","abstract":"&lt;p&gt;Anthropogenic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fldChar w:fldCharType="separate"/>
      </w:r>
      <w:r w:rsidRPr="00D94709">
        <w:rPr>
          <w:rFonts w:ascii="Aptos" w:hAnsi="Aptos"/>
        </w:rPr>
        <w:t>(Ho et al. 2023)</w:t>
      </w:r>
      <w:r>
        <w:fldChar w:fldCharType="end"/>
      </w:r>
      <w:r w:rsidRPr="005D10CA">
        <w:t xml:space="preserve">. In fact, ravens that hold breeding territories within Yellowstone National Park have been documented commuting during the winter between their territories and hunting areas outside the park boundaries </w:t>
      </w:r>
      <w:r w:rsidRPr="005D10CA">
        <w:fldChar w:fldCharType="begin"/>
      </w:r>
      <w:r w:rsidR="00475DB8">
        <w:instrText xml:space="preserve"> ADDIN ZOTERO_ITEM CSL_CITATION {"citationID":"bgOnd68S","properties":{"unsorted":true,"formattedCitation":"(Marzluff et al. 2021)","plainCitation":"(Marzluff et al. 2021)","noteIndex":0},"citationItems":[{"id":1028,"uris":["http://zotero.org/users/9968163/items/W246K25Z"],"itemData":{"id":1028,"type":"article-journal","abstract":"Common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Pr="005D10CA">
        <w:fldChar w:fldCharType="separate"/>
      </w:r>
      <w:r w:rsidRPr="00C77294">
        <w:rPr>
          <w:rFonts w:ascii="Aptos" w:hAnsi="Aptos"/>
        </w:rPr>
        <w:t>(Marzluff et al. 2</w:t>
      </w:r>
      <w:bookmarkStart w:id="147" w:name="OLE_LINK2"/>
      <w:r w:rsidRPr="00C77294">
        <w:rPr>
          <w:rFonts w:ascii="Aptos" w:hAnsi="Aptos"/>
        </w:rPr>
        <w:t>021)</w:t>
      </w:r>
      <w:bookmarkEnd w:id="147"/>
      <w:r w:rsidRPr="005D10CA">
        <w:fldChar w:fldCharType="end"/>
      </w:r>
      <w:r w:rsidRPr="005D10CA">
        <w:t xml:space="preserve">. </w:t>
      </w:r>
    </w:p>
    <w:p w14:paraId="4C5377D6" w14:textId="0AF23A6A" w:rsidR="00BA7CE9" w:rsidRPr="00412EDF" w:rsidRDefault="006B5BF4" w:rsidP="00BA7CE9">
      <w:pPr>
        <w:spacing w:line="480" w:lineRule="auto"/>
        <w:ind w:firstLine="720"/>
      </w:pPr>
      <w:ins w:id="148" w:author="John M. Marzluff" w:date="2026-02-03T14:09:00Z" w16du:dateUtc="2026-02-03T21:09:00Z">
        <w:r>
          <w:t>We investigate two decisions made by territorial ravens</w:t>
        </w:r>
      </w:ins>
      <w:ins w:id="149" w:author="John M. Marzluff" w:date="2026-02-03T14:11:00Z" w16du:dateUtc="2026-02-03T21:11:00Z">
        <w:r>
          <w:t xml:space="preserve"> during the non-breeding season</w:t>
        </w:r>
      </w:ins>
      <w:ins w:id="150" w:author="John M. Marzluff" w:date="2026-02-03T14:09:00Z" w16du:dateUtc="2026-02-03T21:09:00Z">
        <w:r>
          <w:t xml:space="preserve">: 1) when to leave the territory in search of </w:t>
        </w:r>
      </w:ins>
      <w:ins w:id="151" w:author="John M. Marzluff" w:date="2026-02-03T14:10:00Z" w16du:dateUtc="2026-02-03T21:10:00Z">
        <w:r>
          <w:t xml:space="preserve">distant foods, and 2) where to search for food after leaving the territory. </w:t>
        </w:r>
      </w:ins>
      <w:del w:id="152" w:author="John M. Marzluff" w:date="2026-02-03T14:10:00Z" w16du:dateUtc="2026-02-03T21:10:00Z">
        <w:r w:rsidR="00BA7CE9" w:rsidRPr="005D10CA" w:rsidDel="006B5BF4">
          <w:delText xml:space="preserve">In this study, </w:delText>
        </w:r>
        <w:r w:rsidR="00F1571E" w:rsidDel="006B5BF4">
          <w:delText>we</w:delText>
        </w:r>
        <w:r w:rsidR="00BA7CE9" w:rsidRPr="005D10CA" w:rsidDel="006B5BF4">
          <w:delText xml:space="preserve"> use data from </w:delText>
        </w:r>
        <w:r w:rsidR="00BA7CE9" w:rsidDel="006B5BF4">
          <w:delText>global positioning system (GPS)</w:delText>
        </w:r>
        <w:r w:rsidR="00BA7CE9" w:rsidRPr="005D10CA" w:rsidDel="006B5BF4">
          <w:delText xml:space="preserve"> tracked ravens to </w:delText>
        </w:r>
        <w:r w:rsidR="0032699C" w:rsidDel="006B5BF4">
          <w:delText xml:space="preserve">test the hypothesis that movement decisions are influenced by the availability of </w:delText>
        </w:r>
        <w:r w:rsidR="00BA7CE9" w:rsidRPr="005D10CA" w:rsidDel="006B5BF4">
          <w:delText xml:space="preserve">carrion from natural sources and carrion provided from </w:delText>
        </w:r>
        <w:r w:rsidR="001E70B8" w:rsidDel="006B5BF4">
          <w:delText>recreational</w:delText>
        </w:r>
        <w:r w:rsidR="00BA7CE9" w:rsidRPr="005D10CA" w:rsidDel="006B5BF4">
          <w:delText xml:space="preserve"> hunting outside Yellowstone. </w:delText>
        </w:r>
      </w:del>
      <w:r w:rsidR="00914B01">
        <w:t xml:space="preserve">We </w:t>
      </w:r>
      <w:r w:rsidR="0046296C">
        <w:t>predict</w:t>
      </w:r>
      <w:r w:rsidR="00BA7CE9" w:rsidRPr="00412EDF">
        <w:t xml:space="preserve"> that</w:t>
      </w:r>
      <w:r w:rsidR="00BA7CE9">
        <w:t xml:space="preserve"> ravens </w:t>
      </w:r>
      <w:r w:rsidR="00F1571E">
        <w:t>are</w:t>
      </w:r>
      <w:r w:rsidR="00BA7CE9">
        <w:t xml:space="preserve"> less likely to </w:t>
      </w:r>
      <w:del w:id="153" w:author="John M. Marzluff" w:date="2026-02-03T14:11:00Z" w16du:dateUtc="2026-02-03T21:11:00Z">
        <w:r w:rsidR="00BA7CE9" w:rsidDel="006B5BF4">
          <w:delText xml:space="preserve">commute away from </w:delText>
        </w:r>
      </w:del>
      <w:ins w:id="154" w:author="John M. Marzluff" w:date="2026-02-03T14:11:00Z" w16du:dateUtc="2026-02-03T21:11:00Z">
        <w:r>
          <w:t xml:space="preserve">leave </w:t>
        </w:r>
      </w:ins>
      <w:r w:rsidR="00BA7CE9">
        <w:t>their territories when</w:t>
      </w:r>
      <w:r w:rsidR="00BA7CE9" w:rsidRPr="00412EDF">
        <w:t xml:space="preserve"> </w:t>
      </w:r>
      <w:r w:rsidR="00BA7CE9">
        <w:t xml:space="preserve">(1) there is </w:t>
      </w:r>
      <w:ins w:id="155" w:author="John M. Marzluff" w:date="2026-02-03T14:12:00Z" w16du:dateUtc="2026-02-03T21:12:00Z">
        <w:r>
          <w:t xml:space="preserve">a wolf kill </w:t>
        </w:r>
      </w:ins>
      <w:del w:id="156" w:author="John M. Marzluff" w:date="2026-02-03T14:12:00Z" w16du:dateUtc="2026-02-03T21:12:00Z">
        <w:r w:rsidR="00BA7CE9" w:rsidDel="006B5BF4">
          <w:delText>an active resources</w:delText>
        </w:r>
      </w:del>
      <w:r w:rsidR="00BA7CE9">
        <w:t xml:space="preserve"> within their territory that provides a close food resource and attract</w:t>
      </w:r>
      <w:r w:rsidR="00F1571E">
        <w:t>s</w:t>
      </w:r>
      <w:r w:rsidR="00BA7CE9">
        <w:t xml:space="preserve"> other conspecifics into the territory</w:t>
      </w:r>
      <w:r w:rsidR="00A82165">
        <w:t xml:space="preserve"> and</w:t>
      </w:r>
      <w:r w:rsidR="00BA7CE9">
        <w:t xml:space="preserve"> (2) there is less </w:t>
      </w:r>
      <w:r w:rsidR="00A9616A">
        <w:t>recreational</w:t>
      </w:r>
      <w:r w:rsidR="00BA7CE9">
        <w:t xml:space="preserve"> hunting </w:t>
      </w:r>
      <w:r w:rsidR="00A82165">
        <w:t>biomass</w:t>
      </w:r>
      <w:r w:rsidR="00BA7CE9">
        <w:t xml:space="preserve"> available that would provide a </w:t>
      </w:r>
      <w:del w:id="157" w:author="John M. Marzluff" w:date="2026-02-03T14:13:00Z" w16du:dateUtc="2026-02-03T21:13:00Z">
        <w:r w:rsidR="00BA7CE9" w:rsidDel="006B5BF4">
          <w:delText xml:space="preserve">more </w:delText>
        </w:r>
      </w:del>
      <w:ins w:id="158" w:author="John M. Marzluff" w:date="2026-02-03T14:13:00Z" w16du:dateUtc="2026-02-03T21:13:00Z">
        <w:r>
          <w:t xml:space="preserve">large and </w:t>
        </w:r>
      </w:ins>
      <w:r w:rsidR="00BA7CE9">
        <w:t xml:space="preserve">reliable </w:t>
      </w:r>
      <w:ins w:id="159" w:author="John M. Marzluff" w:date="2026-02-03T14:13:00Z" w16du:dateUtc="2026-02-03T21:13:00Z">
        <w:r>
          <w:t xml:space="preserve">distant </w:t>
        </w:r>
      </w:ins>
      <w:r w:rsidR="00BA7CE9">
        <w:t>resource</w:t>
      </w:r>
      <w:del w:id="160" w:author="John M. Marzluff" w:date="2026-02-03T14:13:00Z" w16du:dateUtc="2026-02-03T21:13:00Z">
        <w:r w:rsidR="00BA7CE9" w:rsidDel="006B5BF4">
          <w:delText xml:space="preserve"> and a potentially greater biomass acquired than a predator kill</w:delText>
        </w:r>
      </w:del>
      <w:r w:rsidR="00BA7CE9">
        <w:t xml:space="preserve">. </w:t>
      </w:r>
      <w:r w:rsidR="0082536D">
        <w:t xml:space="preserve">After a raven </w:t>
      </w:r>
      <w:del w:id="161" w:author="John M. Marzluff" w:date="2026-02-03T14:14:00Z" w16du:dateUtc="2026-02-03T21:14:00Z">
        <w:r w:rsidR="0082536D" w:rsidDel="006B5BF4">
          <w:lastRenderedPageBreak/>
          <w:delText>has left</w:delText>
        </w:r>
      </w:del>
      <w:ins w:id="162" w:author="John M. Marzluff" w:date="2026-02-03T14:14:00Z" w16du:dateUtc="2026-02-03T21:14:00Z">
        <w:r>
          <w:t>leaves</w:t>
        </w:r>
      </w:ins>
      <w:r w:rsidR="0082536D">
        <w:t xml:space="preserve"> its territory, we </w:t>
      </w:r>
      <w:r w:rsidR="00732936">
        <w:t>predict</w:t>
      </w:r>
      <w:r w:rsidR="0082536D">
        <w:t xml:space="preserve"> </w:t>
      </w:r>
      <w:del w:id="163" w:author="John M. Marzluff" w:date="2026-02-03T14:14:00Z" w16du:dateUtc="2026-02-03T21:14:00Z">
        <w:r w:rsidR="0082536D" w:rsidDel="006B5BF4">
          <w:delText xml:space="preserve">that </w:delText>
        </w:r>
        <w:r w:rsidR="00732936" w:rsidDel="006B5BF4">
          <w:delText>a raven</w:delText>
        </w:r>
      </w:del>
      <w:ins w:id="164" w:author="John M. Marzluff" w:date="2026-02-03T14:14:00Z" w16du:dateUtc="2026-02-03T21:14:00Z">
        <w:r>
          <w:t>it</w:t>
        </w:r>
      </w:ins>
      <w:r w:rsidR="0082536D">
        <w:t xml:space="preserve"> will </w:t>
      </w:r>
      <w:r w:rsidR="001E70B8">
        <w:t>visit recreational hunting areas more</w:t>
      </w:r>
      <w:r w:rsidR="00732936">
        <w:t xml:space="preserve"> often when (1) hunting biomass is more readily available and (2) no wolf kill is located </w:t>
      </w:r>
      <w:r w:rsidR="009D7AE3">
        <w:t>while traveling.</w:t>
      </w:r>
      <w:r w:rsidR="00732936">
        <w:t xml:space="preserve"> </w:t>
      </w:r>
    </w:p>
    <w:p w14:paraId="39292A2E" w14:textId="77777777" w:rsidR="00BA7CE9" w:rsidRPr="00412EDF" w:rsidRDefault="00BA7CE9" w:rsidP="00BA7CE9">
      <w:pPr>
        <w:spacing w:line="480" w:lineRule="auto"/>
        <w:ind w:firstLine="720"/>
      </w:pPr>
    </w:p>
    <w:p w14:paraId="7B43ED97" w14:textId="77777777" w:rsidR="00BA7CE9" w:rsidRPr="00412EDF" w:rsidRDefault="00BA7CE9" w:rsidP="00BA7CE9">
      <w:pPr>
        <w:spacing w:line="480" w:lineRule="auto"/>
        <w:rPr>
          <w:b/>
          <w:bCs/>
        </w:rPr>
      </w:pPr>
      <w:r w:rsidRPr="00412EDF">
        <w:rPr>
          <w:b/>
          <w:bCs/>
        </w:rPr>
        <w:t>Methods</w:t>
      </w:r>
    </w:p>
    <w:p w14:paraId="77FEB39C" w14:textId="77777777" w:rsidR="00BA7CE9" w:rsidRPr="00412EDF" w:rsidRDefault="00BA7CE9" w:rsidP="00BA7CE9">
      <w:pPr>
        <w:spacing w:line="480" w:lineRule="auto"/>
        <w:rPr>
          <w:i/>
          <w:iCs/>
        </w:rPr>
      </w:pPr>
      <w:r w:rsidRPr="00412EDF">
        <w:rPr>
          <w:i/>
          <w:iCs/>
        </w:rPr>
        <w:t>Study area</w:t>
      </w:r>
    </w:p>
    <w:p w14:paraId="013D6E52" w14:textId="5FB57FA3" w:rsidR="00BA7CE9" w:rsidRPr="00412EDF" w:rsidRDefault="00BA37A6" w:rsidP="00BA7CE9">
      <w:pPr>
        <w:spacing w:line="480" w:lineRule="auto"/>
        <w:ind w:firstLine="720"/>
      </w:pPr>
      <w:r>
        <w:t xml:space="preserve">Yellowstone National Park </w:t>
      </w:r>
      <w:r w:rsidR="00726721">
        <w:t>is</w:t>
      </w:r>
      <w:r w:rsidR="00BF5319">
        <w:t xml:space="preserve"> a large (8903 km</w:t>
      </w:r>
      <w:r w:rsidR="00BF5319">
        <w:rPr>
          <w:vertAlign w:val="superscript"/>
        </w:rPr>
        <w:t>2</w:t>
      </w:r>
      <w:r w:rsidR="00BF5319">
        <w:t>),</w:t>
      </w:r>
      <w:r w:rsidR="00726721">
        <w:t xml:space="preserve"> mostly intact temperate ecosystem</w:t>
      </w:r>
      <w:del w:id="165" w:author="John M. Marzluff" w:date="2026-02-03T14:14:00Z" w16du:dateUtc="2026-02-03T21:14:00Z">
        <w:r w:rsidR="00726721" w:rsidDel="00287C51">
          <w:delText>s</w:delText>
        </w:r>
      </w:del>
      <w:ins w:id="166" w:author="John M. Marzluff" w:date="2026-02-03T14:16:00Z" w16du:dateUtc="2026-02-03T21:16:00Z">
        <w:r w:rsidR="00287C51">
          <w:t xml:space="preserve"> that includes </w:t>
        </w:r>
      </w:ins>
      <w:del w:id="167" w:author="John M. Marzluff" w:date="2026-02-03T14:16:00Z" w16du:dateUtc="2026-02-03T21:16:00Z">
        <w:r w:rsidR="00726721" w:rsidDel="00287C51">
          <w:delText xml:space="preserve">. It is covered in a mix of </w:delText>
        </w:r>
      </w:del>
      <w:del w:id="168" w:author="John M. Marzluff" w:date="2026-02-03T14:15:00Z" w16du:dateUtc="2026-02-03T21:15:00Z">
        <w:r w:rsidR="00726721" w:rsidDel="00287C51">
          <w:delText>habitat types including</w:delText>
        </w:r>
      </w:del>
      <w:del w:id="169" w:author="John M. Marzluff" w:date="2026-02-03T14:16:00Z" w16du:dateUtc="2026-02-03T21:16:00Z">
        <w:r w:rsidR="00726721" w:rsidDel="00287C51">
          <w:delText xml:space="preserve"> </w:delText>
        </w:r>
      </w:del>
      <w:r w:rsidR="00726721">
        <w:t xml:space="preserve">sagebrush steppe, </w:t>
      </w:r>
      <w:ins w:id="170" w:author="John M. Marzluff" w:date="2026-02-03T14:15:00Z" w16du:dateUtc="2026-02-03T21:15:00Z">
        <w:r w:rsidR="00287C51">
          <w:t xml:space="preserve">montane </w:t>
        </w:r>
      </w:ins>
      <w:r w:rsidR="00726721">
        <w:t>grassland</w:t>
      </w:r>
      <w:del w:id="171" w:author="John M. Marzluff" w:date="2026-02-03T14:15:00Z" w16du:dateUtc="2026-02-03T21:15:00Z">
        <w:r w:rsidR="00726721" w:rsidDel="00287C51">
          <w:delText>s</w:delText>
        </w:r>
      </w:del>
      <w:r w:rsidR="00726721">
        <w:t>, mixed conifer and pine forests</w:t>
      </w:r>
      <w:r w:rsidR="00B94FF3">
        <w:t>, and thermally active regions</w:t>
      </w:r>
      <w:r w:rsidR="00726721">
        <w:t xml:space="preserve">. </w:t>
      </w:r>
      <w:r w:rsidR="00BA7CE9" w:rsidRPr="00412EDF">
        <w:t>Yellowstone is bordered</w:t>
      </w:r>
      <w:r w:rsidR="0008781C">
        <w:t xml:space="preserve"> to the north</w:t>
      </w:r>
      <w:r w:rsidR="00BA7CE9" w:rsidRPr="00412EDF">
        <w:t xml:space="preserve"> by the Custer</w:t>
      </w:r>
      <w:r w:rsidR="00BA7CE9">
        <w:t xml:space="preserve"> </w:t>
      </w:r>
      <w:r w:rsidR="00BA7CE9" w:rsidRPr="00412EDF">
        <w:t>Gallatin National Forest, public land managed by the US</w:t>
      </w:r>
      <w:r w:rsidR="00BA7CE9">
        <w:t>FS that</w:t>
      </w:r>
      <w:r w:rsidR="00BA7CE9" w:rsidRPr="00412EDF">
        <w:t xml:space="preserve"> is open to recreational hunting during various seasons</w:t>
      </w:r>
      <w:r w:rsidR="00797CD3">
        <w:t>.</w:t>
      </w:r>
      <w:r w:rsidR="003C4239">
        <w:t xml:space="preserve"> Hunters </w:t>
      </w:r>
      <w:r w:rsidR="00DA139B">
        <w:t xml:space="preserve">target </w:t>
      </w:r>
      <w:r w:rsidR="00BA7CE9">
        <w:t>e</w:t>
      </w:r>
      <w:r w:rsidR="00BA7CE9" w:rsidRPr="00412EDF">
        <w:t>lk</w:t>
      </w:r>
      <w:r w:rsidR="00F94436">
        <w:t xml:space="preserve"> (</w:t>
      </w:r>
      <w:r w:rsidR="00F94436">
        <w:rPr>
          <w:i/>
          <w:iCs/>
        </w:rPr>
        <w:t>Cervus canadensis</w:t>
      </w:r>
      <w:r w:rsidR="00F94436">
        <w:t>)</w:t>
      </w:r>
      <w:r w:rsidR="00BA7CE9" w:rsidRPr="00412EDF">
        <w:t xml:space="preserve"> and bison </w:t>
      </w:r>
      <w:r w:rsidR="00F94436">
        <w:t>(</w:t>
      </w:r>
      <w:r w:rsidR="00F94436">
        <w:rPr>
          <w:i/>
          <w:iCs/>
        </w:rPr>
        <w:t xml:space="preserve">Bison </w:t>
      </w:r>
      <w:r w:rsidR="00F94436" w:rsidRPr="00395214">
        <w:rPr>
          <w:i/>
          <w:iCs/>
        </w:rPr>
        <w:t>bison</w:t>
      </w:r>
      <w:r w:rsidR="00F94436">
        <w:t xml:space="preserve">) </w:t>
      </w:r>
      <w:r w:rsidR="00A32630" w:rsidRPr="00F94436">
        <w:t>that</w:t>
      </w:r>
      <w:r w:rsidR="00A32630">
        <w:t xml:space="preserve"> </w:t>
      </w:r>
      <w:r w:rsidR="00BA7CE9" w:rsidRPr="00412EDF">
        <w:t xml:space="preserve">migrate </w:t>
      </w:r>
      <w:r w:rsidR="00ED7074">
        <w:t>from Yellowstone</w:t>
      </w:r>
      <w:r w:rsidR="00BA7CE9">
        <w:t xml:space="preserve"> </w:t>
      </w:r>
      <w:r w:rsidR="00BA7CE9" w:rsidRPr="00412EDF">
        <w:t>during the winter</w:t>
      </w:r>
      <w:r w:rsidR="003C4239">
        <w:t xml:space="preserve"> and </w:t>
      </w:r>
      <w:r w:rsidR="00BA7CE9">
        <w:t>resident</w:t>
      </w:r>
      <w:r w:rsidR="003C4239">
        <w:t xml:space="preserve"> populations of</w:t>
      </w:r>
      <w:r w:rsidR="00BA7CE9">
        <w:t xml:space="preserve"> mule</w:t>
      </w:r>
      <w:r w:rsidR="00B170AB">
        <w:t xml:space="preserve"> (</w:t>
      </w:r>
      <w:r w:rsidR="00B170AB" w:rsidRPr="00B170AB">
        <w:rPr>
          <w:i/>
          <w:iCs/>
        </w:rPr>
        <w:t>Odocoileus hemionus</w:t>
      </w:r>
      <w:r w:rsidR="00B170AB">
        <w:t>)</w:t>
      </w:r>
      <w:r w:rsidR="00BA7CE9">
        <w:t xml:space="preserve"> and white-tailed deer</w:t>
      </w:r>
      <w:r w:rsidR="00B170AB">
        <w:t xml:space="preserve"> (</w:t>
      </w:r>
      <w:r w:rsidR="00B170AB" w:rsidRPr="00B170AB">
        <w:rPr>
          <w:i/>
          <w:iCs/>
        </w:rPr>
        <w:t>Odocoileus</w:t>
      </w:r>
      <w:r w:rsidR="00B170AB" w:rsidRPr="00B170AB">
        <w:t xml:space="preserve"> </w:t>
      </w:r>
      <w:r w:rsidR="00B170AB" w:rsidRPr="00B170AB">
        <w:rPr>
          <w:i/>
          <w:iCs/>
        </w:rPr>
        <w:t>virginianus</w:t>
      </w:r>
      <w:r w:rsidR="00B170AB">
        <w:t>)</w:t>
      </w:r>
      <w:r w:rsidR="009E6FF2">
        <w:t xml:space="preserve"> </w:t>
      </w:r>
      <w:r w:rsidR="00BA7CE9">
        <w:t xml:space="preserve">when winter conditions drive ungulates to lower elevations </w:t>
      </w:r>
      <w:r w:rsidR="00BA7CE9">
        <w:fldChar w:fldCharType="begin"/>
      </w:r>
      <w:r w:rsidR="00475DB8">
        <w:instrText xml:space="preserve"> ADDIN ZOTERO_ITEM CSL_CITATION {"citationID":"AgWna1z0","properties":{"formattedCitation":"(Geremia et al. 2011, Rickbeil et al. 2019)","plainCitation":"(Geremia et al. 2011, Rickbeil et al. 2019)","noteIndex":0},"citationItems":[{"id":1135,"uris":["http://zotero.org/users/9968163/items/XRAFAX8C"],"itemData":{"id":1135,"type":"article-journal","abstract":"Long distance migrations by ungulate species often surpass the boundaries of preservation areas where conflicts with various publics lead to management actions that can threaten populations. We chose the partially migratory bison (Bison bison) population in Yellowstone National Park as an example of integrating science into management policies to better conserve migratory ungulates. Approximately 60% of these bison have been exposed to bovine brucellosis and thousands of migrants exiting the park boundary have been culled during the past two decades to reduce the risk of disease transmission to cattle. Data were assimilated using models representing competing hypotheses of bison migration during 1990–2009 in a hierarchal Bayesian framework. Migration differed at the scale of herds, but a single unifying logistic model was useful for predicting migrations by both herds. Migration beyond the northern park boundary was affected by herd size, accumulated snow water equivalent, and aboveground dried biomass. Migration beyond the western park boundary was less influenced by these predictors and process model performance suggested an important control on recent migrations was excluded. Simulations of migrations over the next decade suggest that allowing increased numbers of bison beyond park boundaries during severe climate conditions may be the only means of avoiding episodic, large-scale reductions to the Yellowstone bison population in the foreseeable future. This research is an example of how long distance migration dynamics can be incorporated into improved management policies.","container-title":"PLOS ONE","DOI":"10.1371/journal.pone.0016848","ISSN":"1932-6203","issue":"2","journalAbbreviation":"PLOS ONE","language":"en","page":"e16848","publisher":"Public Library of Science","source":"PLoS Journals","title":"Predicting Bison Migration out of Yellowstone National Park Using Bayesian Models","volume":"6","author":[{"family":"Geremia","given":"Chris"},{"family":"White","given":"P. J."},{"family":"Wallen","given":"Rick L."},{"family":"Watson","given":"Fred G. R."},{"family":"Treanor","given":"John J."},{"family":"Borkowski","given":"John"},{"family":"Potter","given":"Christopher S."},{"family":"Crabtree","given":"Robert L."}],"issued":{"date-parts":[["2011",2,14]]}}},{"id":1022,"uris":["http://zotero.org/users/9968163/items/FXXECLRG"],"itemData":{"id":1022,"type":"article-journal","abstract":"Migration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00BA7CE9">
        <w:fldChar w:fldCharType="separate"/>
      </w:r>
      <w:r w:rsidR="00AE5217" w:rsidRPr="00AE5217">
        <w:rPr>
          <w:rFonts w:ascii="Aptos" w:hAnsi="Aptos"/>
        </w:rPr>
        <w:t>(Geremia et al. 2011, Rickbeil et al. 2019)</w:t>
      </w:r>
      <w:r w:rsidR="00BA7CE9">
        <w:fldChar w:fldCharType="end"/>
      </w:r>
      <w:r w:rsidR="00BA7CE9" w:rsidRPr="00412EDF">
        <w:t>.</w:t>
      </w:r>
      <w:r w:rsidR="00BA7CE9">
        <w:t xml:space="preserve"> </w:t>
      </w:r>
      <w:r w:rsidR="00BA7CE9" w:rsidRPr="00412EDF">
        <w:t xml:space="preserve">In contrast, </w:t>
      </w:r>
      <w:r w:rsidR="00FD2553">
        <w:t>inside the park</w:t>
      </w:r>
      <w:r w:rsidR="00FD2553" w:rsidRPr="00FD2553">
        <w:t xml:space="preserve"> </w:t>
      </w:r>
      <w:r w:rsidR="00FD2553">
        <w:t xml:space="preserve">a relatively dense wolf population </w:t>
      </w:r>
      <w:r w:rsidR="00FD2553" w:rsidRPr="00412EDF">
        <w:t>create</w:t>
      </w:r>
      <w:r w:rsidR="00FD2553">
        <w:t>s</w:t>
      </w:r>
      <w:r w:rsidR="00FD2553" w:rsidRPr="00412EDF">
        <w:t xml:space="preserve"> carrion</w:t>
      </w:r>
      <w:r w:rsidR="00FD2553">
        <w:t xml:space="preserve"> during the winter and</w:t>
      </w:r>
      <w:r w:rsidR="00BA7CE9" w:rsidRPr="00412EDF">
        <w:t xml:space="preserve"> </w:t>
      </w:r>
      <w:r w:rsidR="00925B3E">
        <w:t>recreational</w:t>
      </w:r>
      <w:r w:rsidR="00BA7CE9" w:rsidRPr="00412EDF">
        <w:t xml:space="preserve"> hunting is </w:t>
      </w:r>
      <w:r w:rsidR="00925B3E">
        <w:t>prohibited</w:t>
      </w:r>
      <w:r w:rsidR="00FD2553">
        <w:t>.</w:t>
      </w:r>
    </w:p>
    <w:p w14:paraId="2CBE0300" w14:textId="1CB64B45" w:rsidR="00BA7CE9" w:rsidRPr="00412EDF" w:rsidRDefault="00FD1B49" w:rsidP="00BA7CE9">
      <w:pPr>
        <w:spacing w:line="480" w:lineRule="auto"/>
      </w:pPr>
      <w:r>
        <w:rPr>
          <w:i/>
          <w:iCs/>
        </w:rPr>
        <w:t>Tracking raven movement</w:t>
      </w:r>
    </w:p>
    <w:p w14:paraId="6C63F23A" w14:textId="58357C17" w:rsidR="00733205" w:rsidRDefault="00BA7CE9" w:rsidP="00733205">
      <w:pPr>
        <w:spacing w:line="480" w:lineRule="auto"/>
        <w:ind w:firstLine="720"/>
      </w:pPr>
      <w:r w:rsidRPr="00412EDF">
        <w:t xml:space="preserve">We tracked common raven </w:t>
      </w:r>
      <w:r w:rsidR="00877AE1" w:rsidRPr="00412EDF">
        <w:t>movements</w:t>
      </w:r>
      <w:r w:rsidRPr="00412EDF">
        <w:t xml:space="preserve"> </w:t>
      </w:r>
      <w:r w:rsidR="00403975">
        <w:t>in</w:t>
      </w:r>
      <w:r w:rsidR="00CC4A20">
        <w:t xml:space="preserve"> and around</w:t>
      </w:r>
      <w:r w:rsidRPr="00412EDF">
        <w:t xml:space="preserve"> Yellowstone National Park</w:t>
      </w:r>
      <w:r w:rsidR="00877AE1">
        <w:t xml:space="preserve"> between October 2019 and March </w:t>
      </w:r>
      <w:commentRangeStart w:id="172"/>
      <w:r w:rsidR="00877AE1">
        <w:t>2024</w:t>
      </w:r>
      <w:commentRangeEnd w:id="172"/>
      <w:r w:rsidR="001A044D">
        <w:rPr>
          <w:rStyle w:val="CommentReference"/>
          <w:sz w:val="24"/>
          <w:szCs w:val="24"/>
        </w:rPr>
        <w:commentReference w:id="172"/>
      </w:r>
      <w:ins w:id="173" w:author="John M. Marzluff" w:date="2026-02-03T14:19:00Z" w16du:dateUtc="2026-02-03T21:19:00Z">
        <w:r w:rsidR="001A044D">
          <w:t xml:space="preserve">. </w:t>
        </w:r>
      </w:ins>
      <w:del w:id="174" w:author="John M. Marzluff" w:date="2026-02-03T14:19:00Z" w16du:dateUtc="2026-02-03T21:19:00Z">
        <w:r w:rsidRPr="00412EDF" w:rsidDel="001A044D">
          <w:delText xml:space="preserve"> to examine the impacts of carrion availability on foraging decisions </w:delText>
        </w:r>
        <w:r w:rsidR="000718C0" w:rsidDel="001A044D">
          <w:delText>made by</w:delText>
        </w:r>
        <w:r w:rsidRPr="00412EDF" w:rsidDel="001A044D">
          <w:delText xml:space="preserve"> territorial ravens. </w:delText>
        </w:r>
      </w:del>
      <w:r w:rsidRPr="00412EDF">
        <w:t xml:space="preserve">Ravens were captured between October 2019 and January 2024 using </w:t>
      </w:r>
      <w:del w:id="175" w:author="John M. Marzluff" w:date="2026-02-03T14:20:00Z" w16du:dateUtc="2026-02-03T21:20:00Z">
        <w:r w:rsidRPr="00412EDF" w:rsidDel="001A044D">
          <w:delText xml:space="preserve">remote </w:delText>
        </w:r>
      </w:del>
      <w:ins w:id="176" w:author="John M. Marzluff" w:date="2026-02-03T14:20:00Z" w16du:dateUtc="2026-02-03T21:20:00Z">
        <w:r w:rsidR="001A044D" w:rsidRPr="00412EDF">
          <w:t>remote</w:t>
        </w:r>
        <w:r w:rsidR="001A044D">
          <w:t>-</w:t>
        </w:r>
      </w:ins>
      <w:r w:rsidRPr="00412EDF">
        <w:t xml:space="preserve">controlled net launchers (Coda Enterprises, Ltd). Various anthropogenic foods and carrion sources were used as bait. Territorial ravens were caught </w:t>
      </w:r>
      <w:r w:rsidRPr="00412EDF">
        <w:lastRenderedPageBreak/>
        <w:t>opportunistically in large feeding groups with vagrant ravens and as targeted efforts at territories</w:t>
      </w:r>
      <w:r>
        <w:t xml:space="preserve"> along the road within the national park</w:t>
      </w:r>
      <w:r w:rsidRPr="00412EDF">
        <w:t xml:space="preserve">. </w:t>
      </w:r>
      <w:del w:id="177" w:author="John M. Marzluff" w:date="2026-02-03T14:25:00Z" w16du:dateUtc="2026-02-03T21:25:00Z">
        <w:r w:rsidRPr="00412EDF" w:rsidDel="001A044D">
          <w:delText xml:space="preserve">Solar </w:delText>
        </w:r>
      </w:del>
      <w:ins w:id="178" w:author="John M. Marzluff" w:date="2026-02-03T14:25:00Z" w16du:dateUtc="2026-02-03T21:25:00Z">
        <w:r w:rsidR="001A044D" w:rsidRPr="00412EDF">
          <w:t>Solar</w:t>
        </w:r>
        <w:r w:rsidR="001A044D">
          <w:t>-</w:t>
        </w:r>
      </w:ins>
      <w:r w:rsidRPr="00412EDF">
        <w:t xml:space="preserve">powered GPS data loggers (e-obs GmbH; Bird Solar UMTS, 25 g) were then fit to the bird using </w:t>
      </w:r>
      <w:del w:id="179" w:author="John M. Marzluff" w:date="2026-02-03T14:25:00Z" w16du:dateUtc="2026-02-03T21:25:00Z">
        <w:r w:rsidRPr="00412EDF" w:rsidDel="001A044D">
          <w:delText xml:space="preserve">teflon </w:delText>
        </w:r>
      </w:del>
      <w:ins w:id="180" w:author="John M. Marzluff" w:date="2026-02-03T14:25:00Z" w16du:dateUtc="2026-02-03T21:25:00Z">
        <w:r w:rsidR="001A044D">
          <w:t>T</w:t>
        </w:r>
        <w:r w:rsidR="001A044D" w:rsidRPr="00412EDF">
          <w:t xml:space="preserve">eflon </w:t>
        </w:r>
      </w:ins>
      <w:r w:rsidRPr="00412EDF">
        <w:t xml:space="preserve">harness straps (total assembly weight &lt;4% body mass). The GPS data loggers recorded locations </w:t>
      </w:r>
      <w:ins w:id="181" w:author="John M. Marzluff" w:date="2026-02-03T14:23:00Z" w16du:dateUtc="2026-02-03T21:23:00Z">
        <w:r w:rsidR="001A044D">
          <w:t xml:space="preserve">every 30 minutes </w:t>
        </w:r>
      </w:ins>
      <w:del w:id="182" w:author="John M. Marzluff" w:date="2026-02-03T14:23:00Z" w16du:dateUtc="2026-02-03T21:23:00Z">
        <w:r w:rsidRPr="00412EDF" w:rsidDel="001A044D">
          <w:delText>a</w:delText>
        </w:r>
      </w:del>
      <w:ins w:id="183" w:author="John M. Marzluff" w:date="2026-02-03T14:24:00Z" w16du:dateUtc="2026-02-03T21:24:00Z">
        <w:r w:rsidR="001A044D">
          <w:t xml:space="preserve">during daylight hours </w:t>
        </w:r>
      </w:ins>
      <w:del w:id="184" w:author="John M. Marzluff" w:date="2026-02-03T14:23:00Z" w16du:dateUtc="2026-02-03T21:23:00Z">
        <w:r w:rsidRPr="00412EDF" w:rsidDel="001A044D">
          <w:delText xml:space="preserve">t 30-minute intervals </w:delText>
        </w:r>
      </w:del>
      <w:r w:rsidRPr="00412EDF">
        <w:t xml:space="preserve">when </w:t>
      </w:r>
      <w:ins w:id="185" w:author="John M. Marzluff" w:date="2026-02-03T14:21:00Z" w16du:dateUtc="2026-02-03T21:21:00Z">
        <w:r w:rsidR="001A044D">
          <w:t xml:space="preserve">battery voltage </w:t>
        </w:r>
      </w:ins>
      <w:del w:id="186" w:author="John M. Marzluff" w:date="2026-02-03T14:21:00Z" w16du:dateUtc="2026-02-03T21:21:00Z">
        <w:r w:rsidRPr="00412EDF" w:rsidDel="001A044D">
          <w:delText>above</w:delText>
        </w:r>
      </w:del>
      <w:ins w:id="187" w:author="John M. Marzluff" w:date="2026-02-03T14:21:00Z" w16du:dateUtc="2026-02-03T21:21:00Z">
        <w:r w:rsidR="001A044D">
          <w:t>exceeded</w:t>
        </w:r>
      </w:ins>
      <w:r w:rsidRPr="00412EDF">
        <w:t xml:space="preserve"> 3,900 mV</w:t>
      </w:r>
      <w:ins w:id="188" w:author="John M. Marzluff" w:date="2026-02-03T14:24:00Z" w16du:dateUtc="2026-02-03T21:24:00Z">
        <w:r w:rsidR="001A044D">
          <w:t>,</w:t>
        </w:r>
      </w:ins>
      <w:ins w:id="189" w:author="John M. Marzluff" w:date="2026-02-03T14:22:00Z" w16du:dateUtc="2026-02-03T21:22:00Z">
        <w:r w:rsidR="001A044D">
          <w:t xml:space="preserve"> and </w:t>
        </w:r>
      </w:ins>
      <w:del w:id="190" w:author="John M. Marzluff" w:date="2026-02-03T14:22:00Z" w16du:dateUtc="2026-02-03T21:22:00Z">
        <w:r w:rsidRPr="00412EDF" w:rsidDel="001A044D">
          <w:delText xml:space="preserve">, </w:delText>
        </w:r>
      </w:del>
      <w:ins w:id="191" w:author="John M. Marzluff" w:date="2026-02-03T14:23:00Z" w16du:dateUtc="2026-02-03T21:23:00Z">
        <w:r w:rsidR="001A044D">
          <w:t xml:space="preserve">hourly </w:t>
        </w:r>
      </w:ins>
      <w:ins w:id="192" w:author="John M. Marzluff" w:date="2026-02-03T14:22:00Z" w16du:dateUtc="2026-02-03T21:22:00Z">
        <w:r w:rsidR="001A044D">
          <w:t xml:space="preserve">when between 3,900 and 3,700 mV. No locations were recorded when </w:t>
        </w:r>
      </w:ins>
      <w:ins w:id="193" w:author="John M. Marzluff" w:date="2026-02-03T14:25:00Z" w16du:dateUtc="2026-02-03T21:25:00Z">
        <w:r w:rsidR="001A044D">
          <w:t xml:space="preserve">the </w:t>
        </w:r>
      </w:ins>
      <w:ins w:id="194" w:author="John M. Marzluff" w:date="2026-02-03T14:22:00Z" w16du:dateUtc="2026-02-03T21:22:00Z">
        <w:r w:rsidR="001A044D">
          <w:t xml:space="preserve">battery voltage was </w:t>
        </w:r>
      </w:ins>
      <w:del w:id="195" w:author="John M. Marzluff" w:date="2026-02-03T14:22:00Z" w16du:dateUtc="2026-02-03T21:22:00Z">
        <w:r w:rsidRPr="00412EDF" w:rsidDel="001A044D">
          <w:delText xml:space="preserve">no </w:delText>
        </w:r>
      </w:del>
      <w:del w:id="196" w:author="John M. Marzluff" w:date="2026-02-03T14:21:00Z" w16du:dateUtc="2026-02-03T21:21:00Z">
        <w:r w:rsidRPr="00412EDF" w:rsidDel="001A044D">
          <w:delText xml:space="preserve">GPS </w:delText>
        </w:r>
      </w:del>
      <w:del w:id="197" w:author="John M. Marzluff" w:date="2026-02-03T14:22:00Z" w16du:dateUtc="2026-02-03T21:22:00Z">
        <w:r w:rsidRPr="00412EDF" w:rsidDel="001A044D">
          <w:delText xml:space="preserve">locations when </w:delText>
        </w:r>
      </w:del>
      <w:r w:rsidRPr="00412EDF">
        <w:t>below 3,700 mV</w:t>
      </w:r>
      <w:del w:id="198" w:author="John M. Marzluff" w:date="2026-02-03T14:24:00Z" w16du:dateUtc="2026-02-03T21:24:00Z">
        <w:r w:rsidRPr="00412EDF" w:rsidDel="001A044D">
          <w:delText xml:space="preserve">, and 1-hour intervals </w:delText>
        </w:r>
      </w:del>
      <w:del w:id="199" w:author="John M. Marzluff" w:date="2026-02-03T14:21:00Z" w16du:dateUtc="2026-02-03T21:21:00Z">
        <w:r w:rsidRPr="00412EDF" w:rsidDel="001A044D">
          <w:delText xml:space="preserve">when </w:delText>
        </w:r>
      </w:del>
      <w:del w:id="200" w:author="John M. Marzluff" w:date="2026-02-03T14:24:00Z" w16du:dateUtc="2026-02-03T21:24:00Z">
        <w:r w:rsidRPr="00412EDF" w:rsidDel="001A044D">
          <w:delText>in between</w:delText>
        </w:r>
      </w:del>
      <w:r w:rsidRPr="00412EDF">
        <w:t xml:space="preserve">. </w:t>
      </w:r>
      <w:r w:rsidR="00820FC3">
        <w:t>Movement d</w:t>
      </w:r>
      <w:r w:rsidRPr="00412EDF">
        <w:t>ata w</w:t>
      </w:r>
      <w:ins w:id="201" w:author="John M. Marzluff" w:date="2026-02-03T14:24:00Z" w16du:dateUtc="2026-02-03T21:24:00Z">
        <w:r w:rsidR="001A044D">
          <w:t>ere</w:t>
        </w:r>
      </w:ins>
      <w:del w:id="202" w:author="John M. Marzluff" w:date="2026-02-03T14:24:00Z" w16du:dateUtc="2026-02-03T21:24:00Z">
        <w:r w:rsidRPr="00412EDF" w:rsidDel="001A044D">
          <w:delText>as</w:delText>
        </w:r>
      </w:del>
      <w:r w:rsidRPr="00412EDF">
        <w:t xml:space="preserve"> downloaded from the GPS data loggers via </w:t>
      </w:r>
      <w:del w:id="203" w:author="John M. Marzluff" w:date="2026-02-03T14:24:00Z" w16du:dateUtc="2026-02-03T21:24:00Z">
        <w:r w:rsidRPr="00412EDF" w:rsidDel="001A044D">
          <w:delText xml:space="preserve">Bluetooth </w:delText>
        </w:r>
      </w:del>
      <w:ins w:id="204" w:author="John M. Marzluff" w:date="2026-02-03T14:24:00Z" w16du:dateUtc="2026-02-03T21:24:00Z">
        <w:r w:rsidR="001A044D">
          <w:t>radio</w:t>
        </w:r>
      </w:ins>
      <w:ins w:id="205" w:author="John M. Marzluff" w:date="2026-02-03T14:25:00Z" w16du:dateUtc="2026-02-03T21:25:00Z">
        <w:r w:rsidR="001A044D">
          <w:t xml:space="preserve"> </w:t>
        </w:r>
      </w:ins>
      <w:r w:rsidRPr="00412EDF">
        <w:t>connection to a hand-held receiver or upload</w:t>
      </w:r>
      <w:r w:rsidR="00551F72">
        <w:t>ed</w:t>
      </w:r>
      <w:r w:rsidRPr="00412EDF">
        <w:t xml:space="preserve"> directly to a Movebank database through a 3G cell network connection. </w:t>
      </w:r>
    </w:p>
    <w:p w14:paraId="1085EE39" w14:textId="54D703D8" w:rsidR="00BA7CE9" w:rsidRDefault="00504BF9" w:rsidP="00733205">
      <w:pPr>
        <w:spacing w:line="480" w:lineRule="auto"/>
        <w:ind w:firstLine="720"/>
      </w:pPr>
      <w:r>
        <w:t xml:space="preserve">Territorial </w:t>
      </w:r>
      <w:del w:id="206" w:author="John M. Marzluff" w:date="2026-02-03T14:25:00Z" w16du:dateUtc="2026-02-03T21:25:00Z">
        <w:r w:rsidDel="001A044D">
          <w:delText>ravens</w:delText>
        </w:r>
        <w:r w:rsidR="00BA7CE9" w:rsidRPr="00412EDF" w:rsidDel="001A044D">
          <w:delText xml:space="preserve"> were</w:delText>
        </w:r>
      </w:del>
      <w:ins w:id="207" w:author="John M. Marzluff" w:date="2026-02-03T14:25:00Z" w16du:dateUtc="2026-02-03T21:25:00Z">
        <w:r w:rsidR="001A044D">
          <w:t>status was</w:t>
        </w:r>
      </w:ins>
      <w:r w:rsidR="00BA7CE9" w:rsidRPr="00412EDF">
        <w:t xml:space="preserve"> determined by examining </w:t>
      </w:r>
      <w:del w:id="208" w:author="John M. Marzluff" w:date="2026-02-03T14:25:00Z" w16du:dateUtc="2026-02-03T21:25:00Z">
        <w:r w:rsidR="00BA7CE9" w:rsidRPr="00412EDF" w:rsidDel="001A044D">
          <w:delText xml:space="preserve">their </w:delText>
        </w:r>
      </w:del>
      <w:ins w:id="209" w:author="John M. Marzluff" w:date="2026-02-03T14:25:00Z" w16du:dateUtc="2026-02-03T21:25:00Z">
        <w:r w:rsidR="001A044D">
          <w:t xml:space="preserve">raven </w:t>
        </w:r>
      </w:ins>
      <w:r w:rsidR="00BA7CE9" w:rsidRPr="00412EDF">
        <w:t xml:space="preserve">movements during the breeding season </w:t>
      </w:r>
      <w:del w:id="210" w:author="John M. Marzluff" w:date="2026-02-03T14:26:00Z" w16du:dateUtc="2026-02-03T21:26:00Z">
        <w:r w:rsidR="00BA7CE9" w:rsidRPr="00412EDF" w:rsidDel="001A044D">
          <w:delText xml:space="preserve">when they show restricted movements compared to vagrant individuals </w:delText>
        </w:r>
      </w:del>
      <w:r w:rsidR="00BA7CE9" w:rsidRPr="00412EDF">
        <w:fldChar w:fldCharType="begin"/>
      </w:r>
      <w:r w:rsidR="00475DB8">
        <w:instrText xml:space="preserve"> ADDIN ZOTERO_ITEM CSL_CITATION {"citationID":"QMYkXyvK","properties":{"formattedCitation":"(Webb et al. 2011)","plainCitation":"(Webb et al. 2011)","noteIndex":0},"citationItems":[{"id":18,"uris":["http://zotero.org/users/9968163/items/SV62KECA"],"itemData":{"id":18,"type":"article-journal","abstract":"A thorough understanding of a population's ecology requires knowledge of the relationship between habitat use, resource use and demographic parameters. We undertook an empirical investigation of habitat use, resource use and demography in a population of common ravens (Corvus corax), a species widely distributed throughout the Northern Hemisphere. The abundance of ravens is increasing in many parts of western North America, which represents a conservation concern since predation by ravens is thought to contribute to the decline of several sensitive species. We defined resources as the suite of physical and biological components in the environment that led to occupancy of a particular place by ravens. The home ranges of breeding and nonbreeding ravens contained similar proportions of resources, but breeding ravens used more edges, roads, forest, clearcuts, and towns than nonbreeders. We detected no differences in survival between the sexes, but breeding ravens survived at higher rates than nonbreeders, due to exclusion by breeding ravens from those resources positively associated with survival. Raven use of mature forests and anthropogenic land use types was positively associated with survival. Breeding raven use of clearcuts and patchy areas contributed to increased reproduction, but the use of clearcuts along with the use of roads was negatively associated with survival due to illegal shooting. Greater insight into the demography of synanthropic species such as the common raven will enable managers to make informed decisions for protecting biodiversity. This study is the first to consider the demographic consequences of habitat use and resource use for both nonbreeding and breeding common ravens.","container-title":"Biological Conservation","DOI":"10.1016/j.biocon.2011.06.001","issue":"9","page":"2264-2273","source":"ResearchGate","title":"Linking resource use with demography in a synanthropic population of Common Ravens","volume":"144","author":[{"family":"Webb","given":"William"},{"family":"Marzluff","given":"John"},{"family":"Hepinstall","given":"Jeffrey"}],"issued":{"date-parts":[["2011",9,1]]}}}],"schema":"https://github.com/citation-style-language/schema/raw/master/csl-citation.json"} </w:instrText>
      </w:r>
      <w:r w:rsidR="00BA7CE9" w:rsidRPr="00412EDF">
        <w:fldChar w:fldCharType="separate"/>
      </w:r>
      <w:r w:rsidR="00BA7CE9" w:rsidRPr="00231BE0">
        <w:rPr>
          <w:rFonts w:ascii="Aptos" w:hAnsi="Aptos"/>
        </w:rPr>
        <w:t>(Webb et al. 2011)</w:t>
      </w:r>
      <w:r w:rsidR="00BA7CE9" w:rsidRPr="00412EDF">
        <w:fldChar w:fldCharType="end"/>
      </w:r>
      <w:r w:rsidR="00BA7CE9" w:rsidRPr="00412EDF">
        <w:t xml:space="preserve">. </w:t>
      </w:r>
      <w:r w:rsidR="00974464">
        <w:t xml:space="preserve">We </w:t>
      </w:r>
      <w:del w:id="211" w:author="John M. Marzluff" w:date="2026-02-03T14:26:00Z" w16du:dateUtc="2026-02-03T21:26:00Z">
        <w:r w:rsidR="00974464" w:rsidDel="001A044D">
          <w:delText>were able to confirm</w:delText>
        </w:r>
      </w:del>
      <w:ins w:id="212" w:author="John M. Marzluff" w:date="2026-02-03T14:26:00Z" w16du:dateUtc="2026-02-03T21:26:00Z">
        <w:r w:rsidR="001A044D">
          <w:t>confirmed</w:t>
        </w:r>
      </w:ins>
      <w:r w:rsidR="00974464">
        <w:t xml:space="preserve"> this in most cases by observing nesting attempts. </w:t>
      </w:r>
      <w:commentRangeStart w:id="213"/>
      <w:del w:id="214" w:author="John M. Marzluff" w:date="2026-02-03T15:08:00Z" w16du:dateUtc="2026-02-03T22:08:00Z">
        <w:r w:rsidR="00280C61" w:rsidRPr="00412EDF" w:rsidDel="001F300C">
          <w:delText xml:space="preserve">Multiple </w:delText>
        </w:r>
        <w:commentRangeEnd w:id="213"/>
        <w:r w:rsidR="001A044D" w:rsidDel="001F300C">
          <w:rPr>
            <w:rStyle w:val="CommentReference"/>
            <w:sz w:val="24"/>
            <w:szCs w:val="24"/>
          </w:rPr>
          <w:commentReference w:id="213"/>
        </w:r>
      </w:del>
      <w:ins w:id="215" w:author="John M. Marzluff" w:date="2026-02-03T15:08:00Z" w16du:dateUtc="2026-02-03T22:08:00Z">
        <w:r w:rsidR="001F300C">
          <w:t xml:space="preserve">Four </w:t>
        </w:r>
      </w:ins>
      <w:r w:rsidR="00280C61" w:rsidRPr="00412EDF">
        <w:t xml:space="preserve">ravens that were </w:t>
      </w:r>
      <w:del w:id="216" w:author="John M. Marzluff" w:date="2026-02-03T14:26:00Z" w16du:dateUtc="2026-02-03T21:26:00Z">
        <w:r w:rsidR="00280C61" w:rsidRPr="00412EDF" w:rsidDel="001A044D">
          <w:delText xml:space="preserve">vagrant </w:delText>
        </w:r>
      </w:del>
      <w:ins w:id="217" w:author="John M. Marzluff" w:date="2026-02-03T14:26:00Z" w16du:dateUtc="2026-02-03T21:26:00Z">
        <w:r w:rsidR="001A044D">
          <w:t xml:space="preserve">non-breeding </w:t>
        </w:r>
      </w:ins>
      <w:r w:rsidR="00280C61" w:rsidRPr="00412EDF">
        <w:t>at the time of capture transitioned into territorial individuals</w:t>
      </w:r>
      <w:r w:rsidR="00280C61">
        <w:t xml:space="preserve"> during the study period</w:t>
      </w:r>
      <w:r w:rsidR="00280C61" w:rsidRPr="00412EDF">
        <w:t>.</w:t>
      </w:r>
      <w:r w:rsidR="00280C61">
        <w:t xml:space="preserve"> </w:t>
      </w:r>
      <w:r w:rsidR="00C42056">
        <w:t xml:space="preserve">We removed male ravens when both birds in a </w:t>
      </w:r>
      <w:r w:rsidR="00191BA5">
        <w:t>territorial</w:t>
      </w:r>
      <w:r w:rsidR="00C42056">
        <w:t xml:space="preserve"> pair were tagged</w:t>
      </w:r>
      <w:r w:rsidR="00BA7CE9" w:rsidRPr="00412EDF">
        <w:t xml:space="preserve"> to avoid pseudoreplication</w:t>
      </w:r>
      <w:r w:rsidR="00BA7CE9">
        <w:t xml:space="preserve"> because </w:t>
      </w:r>
      <w:r w:rsidR="00BA7CE9" w:rsidRPr="00412EDF">
        <w:t>raven</w:t>
      </w:r>
      <w:r w:rsidR="00BA7CE9">
        <w:t xml:space="preserve"> pairs</w:t>
      </w:r>
      <w:r w:rsidR="00BA7CE9" w:rsidRPr="00412EDF">
        <w:t xml:space="preserve"> </w:t>
      </w:r>
      <w:del w:id="218" w:author="John M. Marzluff" w:date="2026-02-03T14:27:00Z" w16du:dateUtc="2026-02-03T21:27:00Z">
        <w:r w:rsidR="00BA7CE9" w:rsidRPr="00412EDF" w:rsidDel="00DB61F3">
          <w:delText xml:space="preserve">are known to </w:delText>
        </w:r>
      </w:del>
      <w:r w:rsidR="00BA7CE9" w:rsidRPr="00412EDF">
        <w:t xml:space="preserve">travel together during the winter while foraging. </w:t>
      </w:r>
      <w:del w:id="219" w:author="John M. Marzluff" w:date="2026-02-03T14:27:00Z" w16du:dateUtc="2026-02-03T21:27:00Z">
        <w:r w:rsidR="006431B4" w:rsidDel="00DB61F3">
          <w:delText>The male ravens had less</w:delText>
        </w:r>
      </w:del>
      <w:ins w:id="220" w:author="John M. Marzluff" w:date="2026-02-03T14:27:00Z" w16du:dateUtc="2026-02-03T21:27:00Z">
        <w:r w:rsidR="00DB61F3">
          <w:t>Males had fewer</w:t>
        </w:r>
      </w:ins>
      <w:r w:rsidR="006431B4">
        <w:t xml:space="preserve"> days with successful fixes</w:t>
      </w:r>
      <w:r w:rsidR="00AC162A">
        <w:t xml:space="preserve"> and a lower daily fix rate</w:t>
      </w:r>
      <w:r w:rsidR="006431B4">
        <w:t xml:space="preserve"> than females</w:t>
      </w:r>
      <w:r w:rsidR="00287DB4">
        <w:t xml:space="preserve"> because their longer feathers</w:t>
      </w:r>
      <w:r w:rsidR="006431B4">
        <w:t xml:space="preserve"> </w:t>
      </w:r>
      <w:r w:rsidR="00287DB4">
        <w:t xml:space="preserve">more </w:t>
      </w:r>
      <w:del w:id="221" w:author="John M. Marzluff" w:date="2026-02-03T14:27:00Z" w16du:dateUtc="2026-02-03T21:27:00Z">
        <w:r w:rsidR="00287DB4" w:rsidDel="00DB61F3">
          <w:delText>often</w:delText>
        </w:r>
      </w:del>
      <w:ins w:id="222" w:author="John M. Marzluff" w:date="2026-02-03T14:27:00Z" w16du:dateUtc="2026-02-03T21:27:00Z">
        <w:r w:rsidR="00DB61F3">
          <w:t>frequently</w:t>
        </w:r>
      </w:ins>
      <w:r w:rsidR="006431B4">
        <w:t xml:space="preserve"> cover</w:t>
      </w:r>
      <w:r w:rsidR="00287DB4">
        <w:t>ed</w:t>
      </w:r>
      <w:r w:rsidR="006431B4">
        <w:t xml:space="preserve"> the solar panel</w:t>
      </w:r>
      <w:r w:rsidR="00501FC1">
        <w:t>, preventing charging</w:t>
      </w:r>
      <w:r w:rsidR="006431B4">
        <w:t xml:space="preserve"> and </w:t>
      </w:r>
      <w:del w:id="223" w:author="John M. Marzluff" w:date="2026-02-03T14:27:00Z" w16du:dateUtc="2026-02-03T21:27:00Z">
        <w:r w:rsidR="006431B4" w:rsidDel="00DB61F3">
          <w:delText>causing</w:delText>
        </w:r>
      </w:del>
      <w:ins w:id="224" w:author="John M. Marzluff" w:date="2026-02-03T14:27:00Z" w16du:dateUtc="2026-02-03T21:27:00Z">
        <w:r w:rsidR="00DB61F3">
          <w:t>resulting in</w:t>
        </w:r>
      </w:ins>
      <w:r w:rsidR="006431B4">
        <w:t xml:space="preserve"> lower battery levels.</w:t>
      </w:r>
      <w:r w:rsidR="00FE6AE6">
        <w:t xml:space="preserve"> </w:t>
      </w:r>
    </w:p>
    <w:p w14:paraId="03EBB7DD" w14:textId="56087D94" w:rsidR="00B329F2" w:rsidRDefault="00B329F2" w:rsidP="00BA7CE9">
      <w:pPr>
        <w:spacing w:line="480" w:lineRule="auto"/>
        <w:ind w:firstLine="720"/>
      </w:pPr>
      <w:del w:id="225" w:author="John M. Marzluff" w:date="2026-02-03T14:28:00Z" w16du:dateUtc="2026-02-03T21:28:00Z">
        <w:r w:rsidDel="00DB61F3">
          <w:delText>For this analysis,</w:delText>
        </w:r>
      </w:del>
      <w:ins w:id="226" w:author="John M. Marzluff" w:date="2026-02-03T14:28:00Z" w16du:dateUtc="2026-02-03T21:28:00Z">
        <w:r w:rsidR="00DB61F3">
          <w:t>We only used</w:t>
        </w:r>
      </w:ins>
      <w:del w:id="227" w:author="John M. Marzluff" w:date="2026-02-03T14:28:00Z" w16du:dateUtc="2026-02-03T21:28:00Z">
        <w:r w:rsidDel="00DB61F3">
          <w:delText xml:space="preserve"> the raven</w:delText>
        </w:r>
      </w:del>
      <w:r>
        <w:t xml:space="preserve"> GPS points </w:t>
      </w:r>
      <w:ins w:id="228" w:author="John M. Marzluff" w:date="2026-02-03T14:28:00Z" w16du:dateUtc="2026-02-03T21:28:00Z">
        <w:r w:rsidR="00DB61F3">
          <w:t>from an individual raven that were separated by at</w:t>
        </w:r>
      </w:ins>
      <w:ins w:id="229" w:author="John M. Marzluff" w:date="2026-02-03T14:29:00Z" w16du:dateUtc="2026-02-03T21:29:00Z">
        <w:r w:rsidR="00DB61F3">
          <w:t xml:space="preserve"> least </w:t>
        </w:r>
      </w:ins>
      <w:del w:id="230" w:author="John M. Marzluff" w:date="2026-02-03T14:29:00Z" w16du:dateUtc="2026-02-03T21:29:00Z">
        <w:r w:rsidDel="00DB61F3">
          <w:delText xml:space="preserve">collected were cleaned so that all consecutive GPS points from an individual had at least </w:delText>
        </w:r>
      </w:del>
      <w:r>
        <w:t>29 minutes</w:t>
      </w:r>
      <w:ins w:id="231" w:author="John M. Marzluff" w:date="2026-02-03T14:29:00Z" w16du:dateUtc="2026-02-03T21:29:00Z">
        <w:r w:rsidR="00DB61F3">
          <w:t xml:space="preserve">. </w:t>
        </w:r>
      </w:ins>
      <w:del w:id="232" w:author="John M. Marzluff" w:date="2026-02-03T14:29:00Z" w16du:dateUtc="2026-02-03T21:29:00Z">
        <w:r w:rsidDel="00DB61F3">
          <w:delText xml:space="preserve"> between them. </w:delText>
        </w:r>
      </w:del>
      <w:r>
        <w:t xml:space="preserve">This removed instances of fixes </w:t>
      </w:r>
      <w:del w:id="233" w:author="John M. Marzluff" w:date="2026-02-03T14:29:00Z" w16du:dateUtc="2026-02-03T21:29:00Z">
        <w:r w:rsidDel="00DB61F3">
          <w:delText>taken</w:delText>
        </w:r>
      </w:del>
      <w:ins w:id="234" w:author="John M. Marzluff" w:date="2026-02-03T14:29:00Z" w16du:dateUtc="2026-02-03T21:29:00Z">
        <w:r w:rsidR="00DB61F3">
          <w:t>obtained</w:t>
        </w:r>
      </w:ins>
      <w:r>
        <w:t xml:space="preserve"> in quick success</w:t>
      </w:r>
      <w:ins w:id="235" w:author="John M. Marzluff" w:date="2026-02-03T14:29:00Z" w16du:dateUtc="2026-02-03T21:29:00Z">
        <w:r w:rsidR="00DB61F3">
          <w:t>ion</w:t>
        </w:r>
      </w:ins>
      <w:r>
        <w:t xml:space="preserve"> due to a</w:t>
      </w:r>
      <w:r w:rsidR="00F9710A">
        <w:t>n</w:t>
      </w:r>
      <w:r>
        <w:t xml:space="preserve"> unintended interaction with the satellite during uploads</w:t>
      </w:r>
      <w:r w:rsidR="00774E61">
        <w:t xml:space="preserve">, while maintaining the </w:t>
      </w:r>
      <w:del w:id="236" w:author="John M. Marzluff" w:date="2026-02-03T14:29:00Z" w16du:dateUtc="2026-02-03T21:29:00Z">
        <w:r w:rsidR="00774E61" w:rsidDel="00DB61F3">
          <w:delText>greatest</w:delText>
        </w:r>
      </w:del>
      <w:ins w:id="237" w:author="John M. Marzluff" w:date="2026-02-03T14:29:00Z" w16du:dateUtc="2026-02-03T21:29:00Z">
        <w:r w:rsidR="00DB61F3">
          <w:t>maximum</w:t>
        </w:r>
      </w:ins>
      <w:r w:rsidR="00774E61">
        <w:t xml:space="preserve"> number of</w:t>
      </w:r>
      <w:r w:rsidR="00AC187C">
        <w:t xml:space="preserve"> GPS</w:t>
      </w:r>
      <w:r w:rsidR="00774E61">
        <w:t xml:space="preserve"> points.</w:t>
      </w:r>
    </w:p>
    <w:p w14:paraId="0DF16EF6" w14:textId="74CE66D3" w:rsidR="00BA7CE9" w:rsidRPr="00412EDF" w:rsidRDefault="00985917" w:rsidP="00BA7CE9">
      <w:pPr>
        <w:spacing w:line="480" w:lineRule="auto"/>
        <w:rPr>
          <w:i/>
          <w:iCs/>
        </w:rPr>
      </w:pPr>
      <w:r>
        <w:rPr>
          <w:i/>
          <w:iCs/>
        </w:rPr>
        <w:lastRenderedPageBreak/>
        <w:t>Availability</w:t>
      </w:r>
      <w:r w:rsidR="000310CC">
        <w:rPr>
          <w:i/>
          <w:iCs/>
        </w:rPr>
        <w:t xml:space="preserve"> of wolf</w:t>
      </w:r>
      <w:r w:rsidR="009A4342">
        <w:rPr>
          <w:i/>
          <w:iCs/>
        </w:rPr>
        <w:t>-</w:t>
      </w:r>
      <w:r w:rsidR="000310CC">
        <w:rPr>
          <w:i/>
          <w:iCs/>
        </w:rPr>
        <w:t xml:space="preserve">killed </w:t>
      </w:r>
      <w:r w:rsidR="005A6147">
        <w:rPr>
          <w:i/>
          <w:iCs/>
        </w:rPr>
        <w:t>carrion</w:t>
      </w:r>
    </w:p>
    <w:p w14:paraId="19F5196A" w14:textId="4FB27EFD" w:rsidR="00BA7CE9" w:rsidRDefault="0091374A" w:rsidP="00722DF1">
      <w:pPr>
        <w:spacing w:line="480" w:lineRule="auto"/>
        <w:ind w:firstLine="720"/>
      </w:pPr>
      <w:r>
        <w:t xml:space="preserve">We </w:t>
      </w:r>
      <w:r w:rsidR="00BA7CE9" w:rsidRPr="00412EDF">
        <w:t>determin</w:t>
      </w:r>
      <w:r w:rsidR="00BA7CE9">
        <w:t>e</w:t>
      </w:r>
      <w:r>
        <w:t>d</w:t>
      </w:r>
      <w:r w:rsidR="00BA7CE9">
        <w:t xml:space="preserve"> the location and timing of wolf kills</w:t>
      </w:r>
      <w:r w:rsidR="00BA7CE9" w:rsidRPr="00412EDF">
        <w:t xml:space="preserve"> </w:t>
      </w:r>
      <w:ins w:id="238" w:author="John M. Marzluff" w:date="2026-02-03T14:30:00Z" w16du:dateUtc="2026-02-03T21:30:00Z">
        <w:r w:rsidR="00DB61F3" w:rsidRPr="00DB61F3">
          <w:t>using the output of a random forest algorithm developed by Binder et al. (2026) that predicts carrion locations from wolf movements (2 locations within 100 meters), timing (locations within 72 hours), and landscape features.</w:t>
        </w:r>
      </w:ins>
      <w:del w:id="239" w:author="John M. Marzluff" w:date="2026-02-03T14:30:00Z" w16du:dateUtc="2026-02-03T21:30:00Z">
        <w:r w:rsidR="00BA7CE9" w:rsidRPr="00412EDF" w:rsidDel="00DB61F3">
          <w:delText xml:space="preserve">utilizing </w:delText>
        </w:r>
        <w:r w:rsidR="001D1661" w:rsidDel="00DB61F3">
          <w:delText>the output from a</w:delText>
        </w:r>
        <w:r w:rsidR="00BA7CE9" w:rsidRPr="00412EDF" w:rsidDel="00DB61F3">
          <w:delText xml:space="preserve"> random forest algorithm created by </w:delText>
        </w:r>
        <w:commentRangeStart w:id="240"/>
        <w:r w:rsidR="00E4696B" w:rsidDel="00DB61F3">
          <w:delText>Binder et al. (2026)</w:delText>
        </w:r>
        <w:commentRangeEnd w:id="240"/>
        <w:r w:rsidR="00E4696B" w:rsidRPr="00412EDF" w:rsidDel="00DB61F3">
          <w:rPr>
            <w:rStyle w:val="CommentReference"/>
            <w:sz w:val="24"/>
            <w:szCs w:val="24"/>
          </w:rPr>
          <w:commentReference w:id="240"/>
        </w:r>
        <w:r w:rsidR="00BA7CE9" w:rsidRPr="00412EDF" w:rsidDel="00DB61F3">
          <w:delText xml:space="preserve"> that</w:delText>
        </w:r>
        <w:r w:rsidR="00A46821" w:rsidDel="00DB61F3">
          <w:delText xml:space="preserve"> uses wolf movements (2 locations within 100 meters), timing (locations within 72 hours), and landscape features to predict the location of carrion.</w:delText>
        </w:r>
      </w:del>
      <w:r w:rsidR="00A46821">
        <w:t xml:space="preserve"> </w:t>
      </w:r>
      <w:r w:rsidR="00BA7CE9">
        <w:t>The model</w:t>
      </w:r>
      <w:r w:rsidR="00BA7CE9" w:rsidRPr="00412EDF">
        <w:t xml:space="preserve"> </w:t>
      </w:r>
      <w:r w:rsidR="004C0E7B">
        <w:t>makes no determinations about the prey species or cause of death</w:t>
      </w:r>
      <w:r w:rsidR="00BA7CE9" w:rsidRPr="00412EDF">
        <w:t>.</w:t>
      </w:r>
      <w:r w:rsidR="00E0146D">
        <w:t xml:space="preserve"> Each wolf kill was available to be used by ravens from the beginning of </w:t>
      </w:r>
      <w:del w:id="241" w:author="John M. Marzluff" w:date="2026-02-03T14:31:00Z" w16du:dateUtc="2026-02-03T21:31:00Z">
        <w:r w:rsidR="00E0146D" w:rsidDel="00DB61F3">
          <w:delText xml:space="preserve">the </w:delText>
        </w:r>
      </w:del>
      <w:r w:rsidR="00E0146D">
        <w:t xml:space="preserve">wolf </w:t>
      </w:r>
      <w:r w:rsidR="00464A92">
        <w:t>use</w:t>
      </w:r>
      <w:r w:rsidR="00E0146D">
        <w:t xml:space="preserve"> until </w:t>
      </w:r>
      <w:commentRangeStart w:id="242"/>
      <w:r w:rsidR="00E0146D">
        <w:t xml:space="preserve">1 day </w:t>
      </w:r>
      <w:commentRangeEnd w:id="242"/>
      <w:r w:rsidR="00267C1E">
        <w:rPr>
          <w:rStyle w:val="CommentReference"/>
          <w:sz w:val="24"/>
          <w:szCs w:val="24"/>
        </w:rPr>
        <w:commentReference w:id="242"/>
      </w:r>
      <w:r w:rsidR="00E0146D">
        <w:t>after the last wolf GPS point.</w:t>
      </w:r>
      <w:r w:rsidR="00BA7CE9" w:rsidRPr="00412EDF">
        <w:t xml:space="preserve"> </w:t>
      </w:r>
      <w:r w:rsidR="00E0146D">
        <w:t xml:space="preserve">This additional day </w:t>
      </w:r>
      <w:r w:rsidR="00E0146D" w:rsidRPr="00412EDF">
        <w:t>account</w:t>
      </w:r>
      <w:r w:rsidR="00E0146D">
        <w:t>s</w:t>
      </w:r>
      <w:r w:rsidR="00E0146D" w:rsidRPr="00412EDF">
        <w:t xml:space="preserve"> for </w:t>
      </w:r>
      <w:del w:id="243" w:author="John M. Marzluff" w:date="2026-02-03T14:31:00Z" w16du:dateUtc="2026-02-03T21:31:00Z">
        <w:r w:rsidR="00E0146D" w:rsidRPr="00412EDF" w:rsidDel="00DB61F3">
          <w:delText>biomass still</w:delText>
        </w:r>
      </w:del>
      <w:ins w:id="244" w:author="John M. Marzluff" w:date="2026-02-03T14:31:00Z" w16du:dateUtc="2026-02-03T21:31:00Z">
        <w:r w:rsidR="00DB61F3">
          <w:t>the</w:t>
        </w:r>
      </w:ins>
      <w:r w:rsidR="00E0146D" w:rsidRPr="00412EDF">
        <w:t xml:space="preserve"> </w:t>
      </w:r>
      <w:del w:id="245" w:author="John M. Marzluff" w:date="2026-02-03T14:31:00Z" w16du:dateUtc="2026-02-03T21:31:00Z">
        <w:r w:rsidR="00E0146D" w:rsidRPr="00412EDF" w:rsidDel="00DB61F3">
          <w:delText>being</w:delText>
        </w:r>
      </w:del>
      <w:ins w:id="246" w:author="John M. Marzluff" w:date="2026-02-03T14:31:00Z" w16du:dateUtc="2026-02-03T21:31:00Z">
        <w:r w:rsidR="00DB61F3">
          <w:t>continued</w:t>
        </w:r>
      </w:ins>
      <w:r w:rsidR="00E0146D" w:rsidRPr="00412EDF">
        <w:t xml:space="preserve"> availab</w:t>
      </w:r>
      <w:del w:id="247" w:author="John M. Marzluff" w:date="2026-02-03T14:31:00Z" w16du:dateUtc="2026-02-03T21:31:00Z">
        <w:r w:rsidR="00E0146D" w:rsidRPr="00412EDF" w:rsidDel="00DB61F3">
          <w:delText>le</w:delText>
        </w:r>
      </w:del>
      <w:ins w:id="248" w:author="John M. Marzluff" w:date="2026-02-03T14:31:00Z" w16du:dateUtc="2026-02-03T21:31:00Z">
        <w:r w:rsidR="00DB61F3">
          <w:t>ility</w:t>
        </w:r>
      </w:ins>
      <w:r w:rsidR="00E0146D" w:rsidRPr="00412EDF">
        <w:t xml:space="preserve"> </w:t>
      </w:r>
      <w:r w:rsidR="00E0146D">
        <w:t>and use</w:t>
      </w:r>
      <w:del w:id="249" w:author="John M. Marzluff" w:date="2026-02-03T14:31:00Z" w16du:dateUtc="2026-02-03T21:31:00Z">
        <w:r w:rsidR="00E0146D" w:rsidDel="00DB61F3">
          <w:delText>d</w:delText>
        </w:r>
      </w:del>
      <w:ins w:id="250" w:author="John M. Marzluff" w:date="2026-02-03T14:31:00Z" w16du:dateUtc="2026-02-03T21:31:00Z">
        <w:r w:rsidR="00DB61F3">
          <w:t xml:space="preserve"> of the carcass</w:t>
        </w:r>
      </w:ins>
      <w:r w:rsidR="00E0146D" w:rsidRPr="00412EDF">
        <w:t xml:space="preserve"> </w:t>
      </w:r>
      <w:r w:rsidR="00E0146D">
        <w:t xml:space="preserve">by </w:t>
      </w:r>
      <w:r w:rsidR="00E0146D" w:rsidRPr="00412EDF">
        <w:t xml:space="preserve">scavengers after wolves have abandoned </w:t>
      </w:r>
      <w:del w:id="251" w:author="John M. Marzluff" w:date="2026-02-03T14:31:00Z" w16du:dateUtc="2026-02-03T21:31:00Z">
        <w:r w:rsidR="00E0146D" w:rsidRPr="00412EDF" w:rsidDel="00DB61F3">
          <w:delText>the carcass</w:delText>
        </w:r>
      </w:del>
      <w:ins w:id="252" w:author="John M. Marzluff" w:date="2026-02-03T14:31:00Z" w16du:dateUtc="2026-02-03T21:31:00Z">
        <w:r w:rsidR="00DB61F3">
          <w:t>it</w:t>
        </w:r>
      </w:ins>
      <w:r w:rsidR="00E0146D" w:rsidRPr="00412EDF">
        <w:t>.</w:t>
      </w:r>
      <w:r w:rsidR="00E0146D">
        <w:t xml:space="preserve"> </w:t>
      </w:r>
      <w:r w:rsidR="00AC3124">
        <w:t>For resources within a raven’s territory</w:t>
      </w:r>
      <w:r w:rsidR="00BD7D87">
        <w:t xml:space="preserve"> (Fig. 1)</w:t>
      </w:r>
      <w:r w:rsidR="00AC3124">
        <w:t>, w</w:t>
      </w:r>
      <w:r w:rsidR="00D4527B">
        <w:t>e considered a</w:t>
      </w:r>
      <w:r w:rsidR="004162E7">
        <w:t>ll</w:t>
      </w:r>
      <w:r w:rsidR="00BA7CE9" w:rsidRPr="00412EDF">
        <w:t xml:space="preserve"> </w:t>
      </w:r>
      <w:r w:rsidR="004162E7">
        <w:t>wolf</w:t>
      </w:r>
      <w:r w:rsidR="007D0426">
        <w:t>-</w:t>
      </w:r>
      <w:r w:rsidR="004162E7">
        <w:t xml:space="preserve">killed </w:t>
      </w:r>
      <w:r w:rsidR="00BA7CE9" w:rsidRPr="00412EDF">
        <w:t>carcass</w:t>
      </w:r>
      <w:r w:rsidR="00BA7CE9">
        <w:t>es</w:t>
      </w:r>
      <w:r w:rsidR="004162E7">
        <w:t xml:space="preserve"> within 1 kilometer of a territory </w:t>
      </w:r>
      <w:del w:id="253" w:author="John M. Marzluff" w:date="2026-02-03T14:32:00Z" w16du:dateUtc="2026-02-03T21:32:00Z">
        <w:r w:rsidR="004162E7" w:rsidDel="00DB61F3">
          <w:delText>available to</w:delText>
        </w:r>
      </w:del>
      <w:ins w:id="254" w:author="John M. Marzluff" w:date="2026-02-03T14:32:00Z" w16du:dateUtc="2026-02-03T21:32:00Z">
        <w:r w:rsidR="00DB61F3">
          <w:t>to be immediately known by</w:t>
        </w:r>
      </w:ins>
      <w:r w:rsidR="004162E7">
        <w:t xml:space="preserve"> the local </w:t>
      </w:r>
      <w:r w:rsidR="009D6D05">
        <w:t>raven</w:t>
      </w:r>
      <w:r w:rsidR="00BA7CE9">
        <w:t xml:space="preserve">. </w:t>
      </w:r>
      <w:r w:rsidR="00AC3124">
        <w:t xml:space="preserve">For resources located after leaving the territory, we considered </w:t>
      </w:r>
      <w:r w:rsidR="00C937D1">
        <w:t xml:space="preserve">a raven to have visited </w:t>
      </w:r>
      <w:r w:rsidR="00AC3124">
        <w:t>a wolf kill</w:t>
      </w:r>
      <w:r w:rsidR="009A10B3">
        <w:t xml:space="preserve"> </w:t>
      </w:r>
      <w:r w:rsidR="00AC3124">
        <w:t xml:space="preserve">if </w:t>
      </w:r>
      <w:r w:rsidR="00647EFA">
        <w:t>there was</w:t>
      </w:r>
      <w:r w:rsidR="00AC3124">
        <w:t xml:space="preserve"> at least 1 GPS point within 500 meters of </w:t>
      </w:r>
      <w:r w:rsidR="002B56E0">
        <w:t>a</w:t>
      </w:r>
      <w:r w:rsidR="00B91FBD">
        <w:t>n active</w:t>
      </w:r>
      <w:r w:rsidR="00AC3124">
        <w:t xml:space="preserve"> kill site</w:t>
      </w:r>
      <w:r w:rsidR="00F941C8">
        <w:t xml:space="preserve">. </w:t>
      </w:r>
      <w:commentRangeStart w:id="255"/>
      <w:commentRangeStart w:id="256"/>
      <w:r w:rsidR="00ED1012">
        <w:t xml:space="preserve">Cougar kills </w:t>
      </w:r>
      <w:commentRangeEnd w:id="255"/>
      <w:r w:rsidR="00644437">
        <w:rPr>
          <w:rStyle w:val="CommentReference"/>
          <w:sz w:val="24"/>
          <w:szCs w:val="24"/>
        </w:rPr>
        <w:commentReference w:id="255"/>
      </w:r>
      <w:commentRangeEnd w:id="256"/>
      <w:r w:rsidR="00DB61F3">
        <w:rPr>
          <w:rStyle w:val="CommentReference"/>
          <w:sz w:val="24"/>
          <w:szCs w:val="24"/>
        </w:rPr>
        <w:commentReference w:id="256"/>
      </w:r>
      <w:r w:rsidR="00ED1012">
        <w:t xml:space="preserve">were not considered as the usage of this resource by ravens was minimal compared to wolf created carrion </w:t>
      </w:r>
      <w:commentRangeStart w:id="257"/>
      <w:r w:rsidR="00ED1012">
        <w:t xml:space="preserve">(Loretto et al. </w:t>
      </w:r>
      <w:r w:rsidR="00ED1012">
        <w:rPr>
          <w:i/>
          <w:iCs/>
        </w:rPr>
        <w:t xml:space="preserve">in </w:t>
      </w:r>
      <w:r w:rsidR="00D86D43">
        <w:rPr>
          <w:i/>
          <w:iCs/>
        </w:rPr>
        <w:t>press</w:t>
      </w:r>
      <w:r w:rsidR="00ED1012">
        <w:t>)</w:t>
      </w:r>
      <w:commentRangeEnd w:id="257"/>
      <w:r w:rsidR="00ED1012">
        <w:rPr>
          <w:rStyle w:val="CommentReference"/>
          <w:sz w:val="24"/>
          <w:szCs w:val="24"/>
        </w:rPr>
        <w:commentReference w:id="257"/>
      </w:r>
      <w:r w:rsidR="00ED1012">
        <w:t xml:space="preserve">. </w:t>
      </w:r>
      <w:r w:rsidR="00ED1012" w:rsidRPr="00412EDF">
        <w:t xml:space="preserve"> </w:t>
      </w:r>
    </w:p>
    <w:p w14:paraId="22AD8BD4" w14:textId="1CE083BA" w:rsidR="00416E3A" w:rsidRPr="00416E3A" w:rsidRDefault="00416E3A" w:rsidP="00416E3A">
      <w:pPr>
        <w:spacing w:line="480" w:lineRule="auto"/>
        <w:rPr>
          <w:i/>
          <w:iCs/>
        </w:rPr>
      </w:pPr>
      <w:r w:rsidRPr="00416E3A">
        <w:rPr>
          <w:i/>
          <w:iCs/>
        </w:rPr>
        <w:t>Recreational hunting regions</w:t>
      </w:r>
    </w:p>
    <w:p w14:paraId="383B5008" w14:textId="7CB7FD42" w:rsidR="00416E3A" w:rsidRDefault="00416E3A" w:rsidP="00416E3A">
      <w:pPr>
        <w:spacing w:line="480" w:lineRule="auto"/>
        <w:ind w:firstLine="720"/>
      </w:pPr>
      <w:r>
        <w:t xml:space="preserve">We defined two separate </w:t>
      </w:r>
      <w:del w:id="258" w:author="John M. Marzluff" w:date="2026-02-03T14:33:00Z" w16du:dateUtc="2026-02-03T21:33:00Z">
        <w:r w:rsidDel="00DB61F3">
          <w:delText>polygons for the hunting area potentially utilized by ravens to locate foraging opportunities from gutpiles created from</w:delText>
        </w:r>
      </w:del>
      <w:ins w:id="259" w:author="John M. Marzluff" w:date="2026-02-03T14:33:00Z" w16du:dateUtc="2026-02-03T21:33:00Z">
        <w:r w:rsidR="00DB61F3">
          <w:t>hunting areas corresponding to</w:t>
        </w:r>
      </w:ins>
      <w:r>
        <w:t xml:space="preserve"> the MT Fish, Wildlife, and Parks rifle hunting season </w:t>
      </w:r>
      <w:ins w:id="260" w:author="John M. Marzluff" w:date="2026-02-03T14:33:00Z" w16du:dateUtc="2026-02-03T21:33:00Z">
        <w:r w:rsidR="00DB61F3">
          <w:t>and</w:t>
        </w:r>
      </w:ins>
      <w:del w:id="261" w:author="John M. Marzluff" w:date="2026-02-03T14:33:00Z" w16du:dateUtc="2026-02-03T21:33:00Z">
        <w:r w:rsidDel="00DB61F3">
          <w:delText>or</w:delText>
        </w:r>
      </w:del>
      <w:r>
        <w:t xml:space="preserve"> the tribal hunting season (Fig</w:t>
      </w:r>
      <w:ins w:id="262" w:author="John M. Marzluff" w:date="2026-02-03T14:33:00Z" w16du:dateUtc="2026-02-03T21:33:00Z">
        <w:r w:rsidR="00DB61F3">
          <w:t xml:space="preserve">s. </w:t>
        </w:r>
      </w:ins>
      <w:del w:id="263" w:author="John M. Marzluff" w:date="2026-02-03T14:33:00Z" w16du:dateUtc="2026-02-03T21:33:00Z">
        <w:r w:rsidDel="00DB61F3">
          <w:delText xml:space="preserve"> </w:delText>
        </w:r>
      </w:del>
      <w:r>
        <w:t xml:space="preserve">1, 2). During MTFWP rifle hunting season, which occurs on slightly varying dates from the last week of October to the end of November or first week of December, elk and deer are the main targets and are small enough to be packed out by </w:t>
      </w:r>
      <w:del w:id="264" w:author="John M. Marzluff" w:date="2026-02-03T14:34:00Z" w16du:dateUtc="2026-02-03T21:34:00Z">
        <w:r w:rsidDel="00DB61F3">
          <w:delText xml:space="preserve">smaller groups of </w:delText>
        </w:r>
      </w:del>
      <w:r>
        <w:t xml:space="preserve">hunters. We </w:t>
      </w:r>
      <w:ins w:id="265" w:author="John M. Marzluff" w:date="2026-02-03T14:34:00Z" w16du:dateUtc="2026-02-03T21:34:00Z">
        <w:r w:rsidR="00DB61F3">
          <w:rPr>
            <w:kern w:val="0"/>
            <w14:ligatures w14:val="none"/>
          </w:rPr>
          <w:t>delineated this region (hereafter, MTFWP hunting region) using a 5 km buffer around all roads located 10 km from</w:t>
        </w:r>
      </w:ins>
      <w:del w:id="266" w:author="John M. Marzluff" w:date="2026-02-03T14:34:00Z" w16du:dateUtc="2026-02-03T21:34:00Z">
        <w:r w:rsidDel="00DB61F3">
          <w:delText>captured this region (hereafter MTFWP hunting region) by using a 5 km buffer around all roads 10 km away from</w:delText>
        </w:r>
      </w:del>
      <w:r>
        <w:t xml:space="preserve"> the park entrance </w:t>
      </w:r>
      <w:r>
        <w:lastRenderedPageBreak/>
        <w:t xml:space="preserve">station in Gardiner, MT.  We recognize that additional take will occur outside of this region, but the vast majority of hunting </w:t>
      </w:r>
      <w:del w:id="267" w:author="John M. Marzluff" w:date="2026-02-03T14:34:00Z" w16du:dateUtc="2026-02-03T21:34:00Z">
        <w:r w:rsidDel="00DB61F3">
          <w:delText xml:space="preserve">will </w:delText>
        </w:r>
      </w:del>
      <w:r>
        <w:t>occur</w:t>
      </w:r>
      <w:ins w:id="268" w:author="John M. Marzluff" w:date="2026-02-03T14:34:00Z" w16du:dateUtc="2026-02-03T21:34:00Z">
        <w:r w:rsidR="00DB61F3">
          <w:t>s</w:t>
        </w:r>
      </w:ins>
      <w:r>
        <w:t xml:space="preserve"> within this space. </w:t>
      </w:r>
    </w:p>
    <w:p w14:paraId="54961C46" w14:textId="4AD8BEDE" w:rsidR="000174C2" w:rsidRDefault="00416E3A" w:rsidP="00416E3A">
      <w:pPr>
        <w:spacing w:line="480" w:lineRule="auto"/>
        <w:ind w:firstLine="720"/>
      </w:pPr>
      <w:r>
        <w:t>Bison hunting is more concentrated around the roadway as bison migration is largely funneled in the open area along the south side of the Yellowstone River at the park boundary. Adult male bison can weigh over 750 kg during the hunting season (</w:t>
      </w:r>
      <w:r w:rsidRPr="009B5D83">
        <w:t>Yellowstone Bison Office</w:t>
      </w:r>
      <w:r>
        <w:t>, National Park Service,</w:t>
      </w:r>
      <w:r w:rsidRPr="009B5D83">
        <w:t xml:space="preserve"> unpublished data</w:t>
      </w:r>
      <w:r>
        <w:t xml:space="preserve">), so the effort required to hike a bison harvest back to the road is great and </w:t>
      </w:r>
      <w:ins w:id="269" w:author="John M. Marzluff" w:date="2026-02-03T14:35:00Z" w16du:dateUtc="2026-02-03T21:35:00Z">
        <w:r w:rsidR="00DB61F3">
          <w:t xml:space="preserve">is </w:t>
        </w:r>
      </w:ins>
      <w:r>
        <w:t xml:space="preserve">avoided when possible. We created the bison hunting polygon (hereafter bison hunting region with a 1 km buffer around the Old Yellowstone trail and Highway 89 extending to the cattle grate at the south end of Yankee Jim Canyon, </w:t>
      </w:r>
      <w:ins w:id="270" w:author="John M. Marzluff" w:date="2026-02-03T14:35:00Z" w16du:dateUtc="2026-02-03T21:35:00Z">
        <w:r w:rsidR="00DB61F3">
          <w:t xml:space="preserve">which </w:t>
        </w:r>
      </w:ins>
      <w:r>
        <w:t xml:space="preserve">prevents the northward movement of bison. </w:t>
      </w:r>
    </w:p>
    <w:p w14:paraId="11DF6321" w14:textId="3021FA3B" w:rsidR="000174C2" w:rsidRPr="00BE1D56" w:rsidRDefault="000174C2" w:rsidP="000174C2">
      <w:pPr>
        <w:spacing w:line="480" w:lineRule="auto"/>
        <w:rPr>
          <w:i/>
          <w:iCs/>
        </w:rPr>
      </w:pPr>
      <w:r w:rsidRPr="00BE1D56">
        <w:rPr>
          <w:i/>
          <w:iCs/>
        </w:rPr>
        <w:t>Recreational hunting season</w:t>
      </w:r>
    </w:p>
    <w:p w14:paraId="163C0F5F" w14:textId="587ADC20" w:rsidR="001E3F35" w:rsidDel="00004AD6" w:rsidRDefault="000174C2" w:rsidP="001E3F35">
      <w:pPr>
        <w:spacing w:line="480" w:lineRule="auto"/>
        <w:rPr>
          <w:del w:id="271" w:author="John M. Marzluff" w:date="2026-02-03T14:37:00Z" w16du:dateUtc="2026-02-03T21:37:00Z"/>
        </w:rPr>
      </w:pPr>
      <w:r>
        <w:tab/>
      </w:r>
      <w:r w:rsidR="00BE1D56">
        <w:t>We retrieved t</w:t>
      </w:r>
      <w:r>
        <w:t>he MTFWP rifle hunting dates from the hunting regulations published annually by MTFWP</w:t>
      </w:r>
      <w:r w:rsidR="00B2519E">
        <w:t xml:space="preserve"> (Table 1)</w:t>
      </w:r>
      <w:r>
        <w:t>.</w:t>
      </w:r>
      <w:r w:rsidR="00FC03D3">
        <w:t xml:space="preserve"> </w:t>
      </w:r>
      <w:r w:rsidR="00416E3A">
        <w:t>We defined the</w:t>
      </w:r>
      <w:r w:rsidR="00416E3A" w:rsidRPr="00CA6BE3">
        <w:t xml:space="preserve"> </w:t>
      </w:r>
      <w:r w:rsidR="00416E3A">
        <w:t xml:space="preserve">bison hunting season </w:t>
      </w:r>
      <w:ins w:id="272" w:author="John M. Marzluff" w:date="2026-02-03T14:35:00Z" w16du:dateUtc="2026-02-03T21:35:00Z">
        <w:r w:rsidR="00DB61F3">
          <w:rPr>
            <w:kern w:val="0"/>
            <w14:ligatures w14:val="none"/>
          </w:rPr>
          <w:t xml:space="preserve">as </w:t>
        </w:r>
      </w:ins>
      <w:ins w:id="273" w:author="John M. Marzluff" w:date="2026-02-03T14:36:00Z" w16du:dateUtc="2026-02-03T21:36:00Z">
        <w:r w:rsidR="00DB61F3">
          <w:rPr>
            <w:kern w:val="0"/>
            <w14:ligatures w14:val="none"/>
          </w:rPr>
          <w:t>the period from the first day on which bison were taken during that winter (i.e., November 2019 – March 2020), which included a second day with a successful take within 7 days, and extended until the end of the winter study period (March 30;</w:t>
        </w:r>
      </w:ins>
      <w:del w:id="274" w:author="John M. Marzluff" w:date="2026-02-03T14:35:00Z" w16du:dateUtc="2026-02-03T21:35:00Z">
        <w:r w:rsidR="00416E3A" w:rsidDel="00DB61F3">
          <w:delText>being from the first day that bison were taken during that winter (i.e. November 2019 – March 2020) that had a second day with a successful taken</w:delText>
        </w:r>
      </w:del>
      <w:del w:id="275" w:author="John M. Marzluff" w:date="2026-02-03T14:36:00Z" w16du:dateUtc="2026-02-03T21:36:00Z">
        <w:r w:rsidR="00416E3A" w:rsidDel="00DB61F3">
          <w:delText xml:space="preserve"> within 7 days, extending until the end of the winter study period (March 30</w:delText>
        </w:r>
        <w:r w:rsidR="003F6118" w:rsidDel="00DB61F3">
          <w:delText>,</w:delText>
        </w:r>
      </w:del>
      <w:r w:rsidR="003F6118">
        <w:t xml:space="preserve"> Table 1</w:t>
      </w:r>
      <w:r w:rsidR="00416E3A">
        <w:t xml:space="preserve">). </w:t>
      </w:r>
      <w:ins w:id="276" w:author="John M. Marzluff" w:date="2026-02-03T14:36:00Z" w16du:dateUtc="2026-02-03T21:36:00Z">
        <w:r w:rsidR="00DB61F3">
          <w:rPr>
            <w:kern w:val="0"/>
            <w14:ligatures w14:val="none"/>
          </w:rPr>
          <w:t>Bison-hunting dates are flexible because harvest is influenced more by bison movement than by hunting-date</w:t>
        </w:r>
      </w:ins>
      <w:del w:id="277" w:author="John M. Marzluff" w:date="2026-02-03T14:36:00Z" w16du:dateUtc="2026-02-03T21:36:00Z">
        <w:r w:rsidR="00416E3A" w:rsidDel="00DB61F3">
          <w:delText>Bison hunting dates are flexible due to harvest being influenced more by bison movement than hunting date</w:delText>
        </w:r>
      </w:del>
      <w:r w:rsidR="00416E3A">
        <w:t xml:space="preserve"> regulations for tribal hunters (December 1</w:t>
      </w:r>
      <w:r w:rsidR="00416E3A" w:rsidRPr="00CA6BE3">
        <w:rPr>
          <w:vertAlign w:val="superscript"/>
        </w:rPr>
        <w:t>st</w:t>
      </w:r>
      <w:r w:rsidR="00416E3A">
        <w:t xml:space="preserve"> to March 31</w:t>
      </w:r>
      <w:r w:rsidR="00416E3A" w:rsidRPr="00CA6BE3">
        <w:rPr>
          <w:vertAlign w:val="superscript"/>
        </w:rPr>
        <w:t>st</w:t>
      </w:r>
      <w:r w:rsidR="00416E3A">
        <w:t xml:space="preserve">). </w:t>
      </w:r>
      <w:commentRangeStart w:id="278"/>
      <w:r w:rsidR="00416E3A">
        <w:t>A</w:t>
      </w:r>
      <w:commentRangeEnd w:id="278"/>
      <w:r w:rsidR="00952858">
        <w:rPr>
          <w:rStyle w:val="CommentReference"/>
          <w:sz w:val="24"/>
          <w:szCs w:val="24"/>
        </w:rPr>
        <w:commentReference w:id="278"/>
      </w:r>
      <w:r w:rsidR="00416E3A">
        <w:t xml:space="preserve"> single exception was </w:t>
      </w:r>
      <w:del w:id="279" w:author="John M. Marzluff" w:date="2026-02-03T14:36:00Z" w16du:dateUtc="2026-02-03T21:36:00Z">
        <w:r w:rsidR="00416E3A" w:rsidDel="00DB61F3">
          <w:delText>included</w:delText>
        </w:r>
      </w:del>
      <w:ins w:id="280" w:author="John M. Marzluff" w:date="2026-02-03T14:36:00Z" w16du:dateUtc="2026-02-03T21:36:00Z">
        <w:r w:rsidR="00DB61F3">
          <w:t>made</w:t>
        </w:r>
      </w:ins>
      <w:r w:rsidR="00416E3A">
        <w:t xml:space="preserve"> for 2024</w:t>
      </w:r>
      <w:ins w:id="281" w:author="John M. Marzluff" w:date="2026-02-03T14:36:00Z" w16du:dateUtc="2026-02-03T21:36:00Z">
        <w:r w:rsidR="00DB61F3">
          <w:t>,</w:t>
        </w:r>
      </w:ins>
      <w:r w:rsidR="00416E3A">
        <w:t xml:space="preserve"> when only a single day during the study period had </w:t>
      </w:r>
      <w:del w:id="282" w:author="John M. Marzluff" w:date="2026-02-03T14:36:00Z" w16du:dateUtc="2026-02-03T21:36:00Z">
        <w:r w:rsidR="00416E3A" w:rsidDel="00DB61F3">
          <w:delText xml:space="preserve">a day with </w:delText>
        </w:r>
      </w:del>
      <w:r w:rsidR="00416E3A">
        <w:t>a successful take.</w:t>
      </w:r>
      <w:ins w:id="283" w:author="John M. Marzluff" w:date="2026-02-03T14:37:00Z" w16du:dateUtc="2026-02-03T21:37:00Z">
        <w:r w:rsidR="00004AD6">
          <w:t xml:space="preserve"> </w:t>
        </w:r>
      </w:ins>
      <w:ins w:id="284" w:author="John M. Marzluff" w:date="2026-02-03T14:38:00Z" w16du:dateUtc="2026-02-03T21:38:00Z">
        <w:r w:rsidR="00004AD6">
          <w:t>An unknowable t</w:t>
        </w:r>
      </w:ins>
    </w:p>
    <w:p w14:paraId="6FF0B109" w14:textId="0167E2F5" w:rsidR="001E3F35" w:rsidRDefault="001E3F35" w:rsidP="001E3F35">
      <w:pPr>
        <w:spacing w:line="480" w:lineRule="auto"/>
      </w:pPr>
      <w:del w:id="285" w:author="John M. Marzluff" w:date="2026-02-03T14:38:00Z" w16du:dateUtc="2026-02-03T21:38:00Z">
        <w:r w:rsidDel="00004AD6">
          <w:delText>T</w:delText>
        </w:r>
      </w:del>
      <w:r>
        <w:t xml:space="preserve">ake </w:t>
      </w:r>
      <w:del w:id="286" w:author="John M. Marzluff" w:date="2026-02-03T14:37:00Z" w16du:dateUtc="2026-02-03T21:37:00Z">
        <w:r w:rsidDel="00004AD6">
          <w:delText>will occur</w:delText>
        </w:r>
      </w:del>
      <w:ins w:id="287" w:author="John M. Marzluff" w:date="2026-02-03T14:37:00Z" w16du:dateUtc="2026-02-03T21:37:00Z">
        <w:r w:rsidR="00004AD6">
          <w:t>occurs</w:t>
        </w:r>
      </w:ins>
      <w:r>
        <w:t xml:space="preserve"> outside of these periods from other sources such as tribes harvesting other species (e.g. </w:t>
      </w:r>
      <w:r>
        <w:lastRenderedPageBreak/>
        <w:t xml:space="preserve">elk, deer, </w:t>
      </w:r>
      <w:r w:rsidR="005E7E14">
        <w:t>etc.</w:t>
      </w:r>
      <w:r>
        <w:t xml:space="preserve">). </w:t>
      </w:r>
      <w:del w:id="288" w:author="John M. Marzluff" w:date="2026-02-03T14:38:00Z" w16du:dateUtc="2026-02-03T21:38:00Z">
        <w:r w:rsidDel="00004AD6">
          <w:delText>However, we had no way to account for this as effort can vary widely between years and harvest amounts are not publicly accessible.</w:delText>
        </w:r>
        <w:r w:rsidR="00A5733F" w:rsidDel="00004AD6">
          <w:delText xml:space="preserve"> MTFWP has indicated though that these</w:delText>
        </w:r>
      </w:del>
      <w:ins w:id="289" w:author="John M. Marzluff" w:date="2026-02-03T14:38:00Z" w16du:dateUtc="2026-02-03T21:38:00Z">
        <w:r w:rsidR="00004AD6">
          <w:t>These</w:t>
        </w:r>
      </w:ins>
      <w:r w:rsidR="00A5733F">
        <w:t xml:space="preserve"> harvests are on a much smaller scale than either the MTFWP hunting season or the tribal bison hunt (Kqyn Kuka, </w:t>
      </w:r>
      <w:ins w:id="290" w:author="John M. Marzluff" w:date="2026-02-03T14:37:00Z" w16du:dateUtc="2026-02-03T21:37:00Z">
        <w:r w:rsidR="00DB61F3">
          <w:t xml:space="preserve">ADD AFFILIATION, </w:t>
        </w:r>
      </w:ins>
      <w:r w:rsidR="00A5733F">
        <w:t>personal communication)</w:t>
      </w:r>
      <w:r w:rsidR="00610851">
        <w:t>.</w:t>
      </w:r>
    </w:p>
    <w:p w14:paraId="567A1A7F" w14:textId="7FC49B61" w:rsidR="00416E3A" w:rsidRDefault="00416E3A" w:rsidP="00FC03D3">
      <w:pPr>
        <w:spacing w:line="480" w:lineRule="auto"/>
      </w:pPr>
    </w:p>
    <w:p w14:paraId="6ADCB65F" w14:textId="7E708EDF" w:rsidR="00BA7CE9" w:rsidRDefault="00BA7CE9" w:rsidP="00BA7CE9">
      <w:pPr>
        <w:spacing w:line="480" w:lineRule="auto"/>
        <w:rPr>
          <w:i/>
          <w:iCs/>
        </w:rPr>
      </w:pPr>
      <w:r w:rsidRPr="00412EDF">
        <w:rPr>
          <w:i/>
          <w:iCs/>
        </w:rPr>
        <w:t>Availability of hunter</w:t>
      </w:r>
      <w:r w:rsidR="002920CE">
        <w:rPr>
          <w:i/>
          <w:iCs/>
        </w:rPr>
        <w:t>-killed</w:t>
      </w:r>
      <w:r w:rsidRPr="00412EDF">
        <w:rPr>
          <w:i/>
          <w:iCs/>
        </w:rPr>
        <w:t xml:space="preserve"> carrion</w:t>
      </w:r>
    </w:p>
    <w:p w14:paraId="49B54072" w14:textId="7BDAF208" w:rsidR="00C84732" w:rsidDel="00DD3A5C" w:rsidRDefault="00BA7CE9" w:rsidP="00BA7CE9">
      <w:pPr>
        <w:spacing w:line="480" w:lineRule="auto"/>
        <w:rPr>
          <w:del w:id="291" w:author="John M. Marzluff" w:date="2026-02-03T14:40:00Z" w16du:dateUtc="2026-02-03T21:40:00Z"/>
        </w:rPr>
      </w:pPr>
      <w:r>
        <w:rPr>
          <w:i/>
          <w:iCs/>
        </w:rPr>
        <w:tab/>
      </w:r>
      <w:del w:id="292" w:author="John M. Marzluff" w:date="2026-02-03T14:40:00Z" w16du:dateUtc="2026-02-03T21:40:00Z">
        <w:r w:rsidDel="00DD3A5C">
          <w:delText xml:space="preserve">Ungulate hunting north of Yellowstone occurs in the </w:delText>
        </w:r>
        <w:commentRangeStart w:id="293"/>
        <w:r w:rsidDel="00DD3A5C">
          <w:delText>313 and 314</w:delText>
        </w:r>
        <w:commentRangeEnd w:id="293"/>
        <w:r w:rsidDel="00DD3A5C">
          <w:rPr>
            <w:rStyle w:val="CommentReference"/>
            <w:sz w:val="24"/>
            <w:szCs w:val="24"/>
          </w:rPr>
          <w:commentReference w:id="293"/>
        </w:r>
        <w:r w:rsidDel="00DD3A5C">
          <w:delText xml:space="preserve"> hunting districts around the town of Gardiner</w:delText>
        </w:r>
        <w:r w:rsidR="00FA50B0" w:rsidDel="00DD3A5C">
          <w:delText>, although the 314 region also extends much farther north into the Paradise Valley</w:delText>
        </w:r>
        <w:r w:rsidR="00592E70" w:rsidDel="00DD3A5C">
          <w:delText xml:space="preserve">. </w:delText>
        </w:r>
        <w:r w:rsidDel="00DD3A5C">
          <w:delText>This space is used for both the state controlled ungulate hunt as well as hunting by indigenous tribes</w:delText>
        </w:r>
        <w:r w:rsidR="004360C3" w:rsidDel="00DD3A5C">
          <w:delText xml:space="preserve"> with treaty rights</w:delText>
        </w:r>
        <w:r w:rsidDel="00DD3A5C">
          <w:delText>. Ravens regularly utilize the very southern portions of these hunting regions to locate gutpiles left by hunters.</w:delText>
        </w:r>
        <w:r w:rsidR="009D04BF" w:rsidDel="00DD3A5C">
          <w:delText xml:space="preserve"> </w:delText>
        </w:r>
      </w:del>
    </w:p>
    <w:p w14:paraId="2298307D" w14:textId="771182A3" w:rsidR="00BA7CE9" w:rsidRDefault="00715A06" w:rsidP="00DD3A5C">
      <w:pPr>
        <w:spacing w:line="480" w:lineRule="auto"/>
        <w:pPrChange w:id="294" w:author="John M. Marzluff" w:date="2026-02-03T14:40:00Z" w16du:dateUtc="2026-02-03T21:40:00Z">
          <w:pPr>
            <w:spacing w:line="480" w:lineRule="auto"/>
            <w:ind w:firstLine="720"/>
          </w:pPr>
        </w:pPrChange>
      </w:pPr>
      <w:r>
        <w:t xml:space="preserve">To calculate availability of hunter created biomass we </w:t>
      </w:r>
      <w:r w:rsidR="00BA7CE9">
        <w:t>obtain</w:t>
      </w:r>
      <w:r w:rsidR="008067E4">
        <w:t>ed</w:t>
      </w:r>
      <w:r w:rsidR="00BA7CE9">
        <w:t xml:space="preserve"> hunter take information for elk and deer during the rifle hunting period from the Montana Fish, Wildlife, and Parks for the 313 hunting district (</w:t>
      </w:r>
      <w:r w:rsidR="00B43F11">
        <w:fldChar w:fldCharType="begin"/>
      </w:r>
      <w:r w:rsidR="00B43F11">
        <w:instrText>HYPERLINK "https://myfwp.mt.gov/fwpPub/harvestReports"</w:instrText>
      </w:r>
      <w:r w:rsidR="00B43F11">
        <w:fldChar w:fldCharType="separate"/>
      </w:r>
      <w:r w:rsidR="00B43F11" w:rsidRPr="00B84404">
        <w:rPr>
          <w:rStyle w:val="Hyperlink"/>
        </w:rPr>
        <w:t>https://myfwp.mt.gov/fwpPub/harvestReports</w:t>
      </w:r>
      <w:r w:rsidR="00B43F11">
        <w:fldChar w:fldCharType="end"/>
      </w:r>
      <w:r w:rsidR="00BA7CE9">
        <w:t>)</w:t>
      </w:r>
      <w:r w:rsidR="00B43F11">
        <w:t xml:space="preserve"> and bison</w:t>
      </w:r>
      <w:r w:rsidR="00373324">
        <w:t xml:space="preserve"> take</w:t>
      </w:r>
      <w:r w:rsidR="00B43F11">
        <w:t xml:space="preserve"> from the NPS Bison </w:t>
      </w:r>
      <w:r w:rsidR="00A21094">
        <w:t>Office</w:t>
      </w:r>
      <w:r w:rsidR="00B43F11">
        <w:t xml:space="preserve"> (</w:t>
      </w:r>
      <w:r w:rsidR="00B43F11" w:rsidRPr="009B5D83">
        <w:t>unpublished data</w:t>
      </w:r>
      <w:r w:rsidR="00B43F11">
        <w:t>). Bison take</w:t>
      </w:r>
      <w:ins w:id="295" w:author="John M. Marzluff" w:date="2026-02-03T14:42:00Z" w16du:dateUtc="2026-02-03T21:42:00Z">
        <w:r w:rsidR="00DD3A5C">
          <w:t>n</w:t>
        </w:r>
      </w:ins>
      <w:r w:rsidR="00B43F11">
        <w:t xml:space="preserve"> </w:t>
      </w:r>
      <w:r w:rsidR="00CC1E64">
        <w:t xml:space="preserve">in the Gardiner Basin </w:t>
      </w:r>
      <w:r w:rsidR="00B43F11">
        <w:t>w</w:t>
      </w:r>
      <w:del w:id="296" w:author="John M. Marzluff" w:date="2026-02-03T14:42:00Z" w16du:dateUtc="2026-02-03T21:42:00Z">
        <w:r w:rsidR="00B43F11" w:rsidDel="00DD3A5C">
          <w:delText>as</w:delText>
        </w:r>
      </w:del>
      <w:ins w:id="297" w:author="John M. Marzluff" w:date="2026-02-03T14:42:00Z" w16du:dateUtc="2026-02-03T21:42:00Z">
        <w:r w:rsidR="00DD3A5C">
          <w:t>ere</w:t>
        </w:r>
      </w:ins>
      <w:r w:rsidR="00B43F11">
        <w:t xml:space="preserve"> recorded daily </w:t>
      </w:r>
      <w:r w:rsidR="00CC1E64">
        <w:t>through</w:t>
      </w:r>
      <w:r w:rsidR="00B43F11">
        <w:t xml:space="preserve"> surveys and communications with NPS law enforcement, </w:t>
      </w:r>
      <w:r w:rsidR="00FE6EA1">
        <w:t xml:space="preserve">private </w:t>
      </w:r>
      <w:r w:rsidR="00B43F11">
        <w:t>hunters, and game wardens</w:t>
      </w:r>
      <w:r w:rsidR="00BA7CE9">
        <w:t xml:space="preserve">. </w:t>
      </w:r>
      <w:r w:rsidR="00961020">
        <w:t>MTFWP estimates were not daily</w:t>
      </w:r>
      <w:del w:id="298" w:author="John M. Marzluff" w:date="2026-02-03T14:43:00Z" w16du:dateUtc="2026-02-03T21:43:00Z">
        <w:r w:rsidR="00961020" w:rsidDel="00DD3A5C">
          <w:delText>,</w:delText>
        </w:r>
      </w:del>
      <w:r w:rsidR="00961020">
        <w:t xml:space="preserve"> and needed to be adjusted to account for daily variation </w:t>
      </w:r>
      <w:del w:id="299" w:author="John M. Marzluff" w:date="2026-02-03T14:42:00Z" w16du:dateUtc="2026-02-03T21:42:00Z">
        <w:r w:rsidR="00961020" w:rsidDel="00DD3A5C">
          <w:delText xml:space="preserve">since </w:delText>
        </w:r>
      </w:del>
      <w:ins w:id="300" w:author="John M. Marzluff" w:date="2026-02-03T14:42:00Z" w16du:dateUtc="2026-02-03T21:42:00Z">
        <w:r w:rsidR="00DD3A5C">
          <w:t xml:space="preserve">because </w:t>
        </w:r>
      </w:ins>
      <w:r w:rsidR="00467EC6">
        <w:t>ungulate</w:t>
      </w:r>
      <w:r w:rsidR="00BA7CE9">
        <w:t xml:space="preserve"> migration</w:t>
      </w:r>
      <w:r w:rsidR="003F7639">
        <w:t xml:space="preserve"> timing</w:t>
      </w:r>
      <w:r w:rsidR="00BA7CE9">
        <w:t xml:space="preserve"> </w:t>
      </w:r>
      <w:r w:rsidR="003F7639">
        <w:t xml:space="preserve">is </w:t>
      </w:r>
      <w:del w:id="301" w:author="John M. Marzluff" w:date="2026-02-03T14:42:00Z" w16du:dateUtc="2026-02-03T21:42:00Z">
        <w:r w:rsidR="00BA7CE9" w:rsidDel="00DD3A5C">
          <w:delText xml:space="preserve">weather </w:delText>
        </w:r>
      </w:del>
      <w:ins w:id="302" w:author="John M. Marzluff" w:date="2026-02-03T14:42:00Z" w16du:dateUtc="2026-02-03T21:42:00Z">
        <w:r w:rsidR="00DD3A5C">
          <w:t>weather</w:t>
        </w:r>
      </w:ins>
      <w:ins w:id="303" w:author="John M. Marzluff" w:date="2026-02-03T14:43:00Z" w16du:dateUtc="2026-02-03T21:43:00Z">
        <w:r w:rsidR="00DD3A5C">
          <w:t>-</w:t>
        </w:r>
      </w:ins>
      <w:r w:rsidR="006E3275">
        <w:t>dependent</w:t>
      </w:r>
      <w:r w:rsidR="00BA7CE9">
        <w:t xml:space="preserve"> </w:t>
      </w:r>
      <w:r w:rsidR="00BA7CE9">
        <w:fldChar w:fldCharType="begin"/>
      </w:r>
      <w:r w:rsidR="00475DB8">
        <w:instrText xml:space="preserve"> ADDIN ZOTERO_ITEM CSL_CITATION {"citationID":"ukGI1oDb","properties":{"formattedCitation":"(Rickbeil et al. 2019)","plainCitation":"(Rickbeil et al. 2019)","noteIndex":0},"citationItems":[{"id":1022,"uris":["http://zotero.org/users/9968163/items/FXXECLRG"],"itemData":{"id":1022,"type":"article-journal","abstract":"Migration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00BA7CE9">
        <w:fldChar w:fldCharType="separate"/>
      </w:r>
      <w:r w:rsidR="00BA7CE9" w:rsidRPr="00231BE0">
        <w:rPr>
          <w:rFonts w:ascii="Aptos" w:hAnsi="Aptos"/>
        </w:rPr>
        <w:t>(Rickbeil et al. 2019)</w:t>
      </w:r>
      <w:r w:rsidR="00BA7CE9">
        <w:fldChar w:fldCharType="end"/>
      </w:r>
      <w:r w:rsidR="00BA7CE9">
        <w:t xml:space="preserve">. </w:t>
      </w:r>
      <w:r w:rsidR="007A136F">
        <w:t>We</w:t>
      </w:r>
      <w:r w:rsidR="00BA7CE9">
        <w:t xml:space="preserve"> account</w:t>
      </w:r>
      <w:r w:rsidR="008067E4">
        <w:t>ed</w:t>
      </w:r>
      <w:r w:rsidR="00BA7CE9">
        <w:t xml:space="preserve"> for daily variation in hunter success by using GPS data gathered from elk </w:t>
      </w:r>
      <w:del w:id="304" w:author="John M. Marzluff" w:date="2026-02-03T14:43:00Z" w16du:dateUtc="2026-02-03T21:43:00Z">
        <w:r w:rsidR="00BA7CE9" w:rsidDel="00DD3A5C">
          <w:delText xml:space="preserve">collared </w:delText>
        </w:r>
      </w:del>
      <w:ins w:id="305" w:author="John M. Marzluff" w:date="2026-02-03T14:43:00Z" w16du:dateUtc="2026-02-03T21:43:00Z">
        <w:r w:rsidR="00DD3A5C">
          <w:t xml:space="preserve">radio-tagged </w:t>
        </w:r>
      </w:ins>
      <w:r w:rsidR="00BA7CE9">
        <w:t xml:space="preserve">by the Yellowstone Wolf, Cougar, and Elk project to determine the proportion of elk that have moved outside the national park boundary and are available for hunters to take. </w:t>
      </w:r>
      <w:commentRangeStart w:id="306"/>
      <w:r w:rsidR="00BA7CE9">
        <w:t>This</w:t>
      </w:r>
      <w:commentRangeEnd w:id="306"/>
      <w:r w:rsidR="00DD3A5C">
        <w:rPr>
          <w:rStyle w:val="CommentReference"/>
          <w:sz w:val="24"/>
          <w:szCs w:val="24"/>
        </w:rPr>
        <w:commentReference w:id="306"/>
      </w:r>
      <w:r w:rsidR="00BA7CE9">
        <w:t xml:space="preserve"> proportion of available elk </w:t>
      </w:r>
      <w:r w:rsidR="003C6A39">
        <w:t>was</w:t>
      </w:r>
      <w:r w:rsidR="00BA7CE9">
        <w:t xml:space="preserve"> scaled within </w:t>
      </w:r>
      <w:ins w:id="307" w:author="John M. Marzluff" w:date="2026-02-03T14:43:00Z" w16du:dateUtc="2026-02-03T21:43:00Z">
        <w:r w:rsidR="00DD3A5C">
          <w:t xml:space="preserve">the </w:t>
        </w:r>
      </w:ins>
      <w:r w:rsidR="00BA7CE9">
        <w:t>year and applied to the take values for all ungulate species for that hunting year.</w:t>
      </w:r>
    </w:p>
    <w:p w14:paraId="4388EDA6" w14:textId="77777777" w:rsidR="00BA7CE9" w:rsidRDefault="00BA7CE9" w:rsidP="00BA7CE9">
      <w:pPr>
        <w:spacing w:line="480" w:lineRule="auto"/>
        <w:ind w:firstLine="720"/>
      </w:pPr>
      <m:oMathPara>
        <m:oMath>
          <m:r>
            <w:rPr>
              <w:rFonts w:ascii="Cambria Math" w:hAnsi="Cambria Math"/>
            </w:rPr>
            <m:t xml:space="preserve">daily take=yearly take× </m:t>
          </m:r>
          <m:f>
            <m:fPr>
              <m:ctrlPr>
                <w:rPr>
                  <w:rFonts w:ascii="Cambria Math" w:hAnsi="Cambria Math"/>
                  <w:i/>
                </w:rPr>
              </m:ctrlPr>
            </m:fPr>
            <m:num>
              <m:r>
                <w:rPr>
                  <w:rFonts w:ascii="Cambria Math" w:hAnsi="Cambria Math"/>
                </w:rPr>
                <m:t>daily proportion elk</m:t>
              </m:r>
            </m:num>
            <m:den>
              <m:r>
                <m:rPr>
                  <m:nor/>
                </m:rPr>
                <w:rPr>
                  <w:rFonts w:ascii="Cambria Math" w:hAnsi="Cambria Math"/>
                </w:rPr>
                <m:t>sum</m:t>
              </m:r>
              <m:r>
                <w:rPr>
                  <w:rFonts w:ascii="Cambria Math" w:hAnsi="Cambria Math"/>
                </w:rPr>
                <m:t>(proportion elk)</m:t>
              </m:r>
            </m:den>
          </m:f>
        </m:oMath>
      </m:oMathPara>
    </w:p>
    <w:p w14:paraId="7711C2A8" w14:textId="57EEB15B" w:rsidR="00BA7CE9" w:rsidRDefault="00BA7CE9" w:rsidP="00BA7CE9">
      <w:pPr>
        <w:spacing w:line="480" w:lineRule="auto"/>
      </w:pPr>
      <w:commentRangeStart w:id="308"/>
      <w:r>
        <w:t xml:space="preserve">The exception </w:t>
      </w:r>
      <w:r w:rsidR="00640FBD">
        <w:t>is</w:t>
      </w:r>
      <w:r>
        <w:t xml:space="preserve"> </w:t>
      </w:r>
      <w:r w:rsidR="00964A7F">
        <w:t xml:space="preserve">male </w:t>
      </w:r>
      <w:r>
        <w:t xml:space="preserve">mule deer </w:t>
      </w:r>
      <w:r w:rsidR="00964A7F">
        <w:t>which</w:t>
      </w:r>
      <w:r>
        <w:t xml:space="preserve"> </w:t>
      </w:r>
      <w:commentRangeEnd w:id="308"/>
      <w:r w:rsidR="008D6E93">
        <w:rPr>
          <w:rStyle w:val="CommentReference"/>
          <w:sz w:val="24"/>
          <w:szCs w:val="24"/>
        </w:rPr>
        <w:commentReference w:id="308"/>
      </w:r>
      <w:del w:id="309" w:author="John M. Marzluff" w:date="2026-02-03T14:44:00Z" w16du:dateUtc="2026-02-03T21:44:00Z">
        <w:r w:rsidDel="00DD3A5C">
          <w:delText xml:space="preserve"> </w:delText>
        </w:r>
      </w:del>
      <w:r>
        <w:t xml:space="preserve">are protected during the last </w:t>
      </w:r>
      <w:del w:id="310" w:author="John M. Marzluff" w:date="2026-02-03T14:44:00Z" w16du:dateUtc="2026-02-03T21:44:00Z">
        <w:r w:rsidDel="00DD3A5C">
          <w:delText xml:space="preserve">2 </w:delText>
        </w:r>
      </w:del>
      <w:ins w:id="311" w:author="John M. Marzluff" w:date="2026-02-03T14:44:00Z" w16du:dateUtc="2026-02-03T21:44:00Z">
        <w:r w:rsidR="00DD3A5C">
          <w:t xml:space="preserve">two </w:t>
        </w:r>
      </w:ins>
      <w:r>
        <w:t xml:space="preserve">weeks of the hunting season. </w:t>
      </w:r>
      <w:r w:rsidR="008048CA">
        <w:t xml:space="preserve">The final take numbers of each species were adjusted to account for differences in the weights of various species with all deer species </w:t>
      </w:r>
      <w:r w:rsidR="00476A00">
        <w:t>having</w:t>
      </w:r>
      <w:r w:rsidR="008048CA">
        <w:t xml:space="preserve"> a 0.3x multiplier </w:t>
      </w:r>
      <w:r w:rsidR="008048CA">
        <w:lastRenderedPageBreak/>
        <w:t>and bison having a 2.15</w:t>
      </w:r>
      <w:r w:rsidR="00A177B1">
        <w:t>x</w:t>
      </w:r>
      <w:r w:rsidR="008048CA">
        <w:t xml:space="preserve"> multipl</w:t>
      </w:r>
      <w:r w:rsidR="00B74B52">
        <w:t>i</w:t>
      </w:r>
      <w:r w:rsidR="008048CA">
        <w:t>er</w:t>
      </w:r>
      <w:r w:rsidR="0022502B">
        <w:t xml:space="preserve"> (elk are the standard </w:t>
      </w:r>
      <w:r w:rsidR="00AC0FA4">
        <w:t>at</w:t>
      </w:r>
      <w:r w:rsidR="0022502B">
        <w:t xml:space="preserve"> 1x)</w:t>
      </w:r>
      <w:r w:rsidR="008048CA">
        <w:t>.</w:t>
      </w:r>
      <w:r w:rsidR="00534B7A">
        <w:t xml:space="preserve"> </w:t>
      </w:r>
      <w:r w:rsidR="00B74B52">
        <w:t>Th</w:t>
      </w:r>
      <w:r w:rsidR="00CD671A">
        <w:t>ese</w:t>
      </w:r>
      <w:r w:rsidR="00B74B52">
        <w:t xml:space="preserve"> </w:t>
      </w:r>
      <w:r w:rsidR="00CD671A">
        <w:t>multipliers</w:t>
      </w:r>
      <w:r w:rsidR="00B74B52">
        <w:t xml:space="preserve"> were calculated by comparing early winter weights of deer and elk and late winter weights of bison</w:t>
      </w:r>
      <w:r w:rsidR="00475DB8">
        <w:t xml:space="preserve"> </w:t>
      </w:r>
      <w:commentRangeStart w:id="312"/>
      <w:r w:rsidR="00475DB8">
        <w:t>(</w:t>
      </w:r>
      <w:r w:rsidR="00475DB8">
        <w:fldChar w:fldCharType="begin"/>
      </w:r>
      <w:r w:rsidR="00475DB8">
        <w:instrText xml:space="preserve"> ADDIN ZOTERO_ITEM CSL_CITATION {"citationID":"9hoY9g3b","properties":{"formattedCitation":"(Murphy et al. 1998)","plainCitation":"(Murphy et al. 1998)","noteIndex":0},"citationItems":[{"id":854,"uris":["http://zotero.org/users/9968163/items/R9PGF9BX"],"itemData":{"id":854,"type":"article-journal","abstract":"Black bears (Ursus americanus) or grizzly bears (Ursus arctos) visited 8 of 55 cougar-killed (Felis concolor) ungulates in Glacier National Park (GNP), Montana, from 1992 to 1995, and 19 of 58 cougar kills in Yellowstone National Park (YNP), Wyoming, from 1990 to 1995. Bears displaced cougars from 4 of 8 carcasses they visited in GNP and 7 of 19 in YNP. Cougar predation provided an average of 1.9 kg/day (range = 0-6.8 kg/day) of biomass to bears that fed on cougar-killed ungulates. This biomass was an important percent (up to 113%) of the daily energy needs of bears when compared to their caloric requirements reported in the literature. We suggest that ungulate carrion resulting from cougar predation is important nutritionally to bears in some regions and seasons. Cougars that were displaced from their kills by bears lost an average of 0.64 kg/day of ungulate biomass, or 17-26% of their daily energy requirements. Biologists modelling or measuring cougar predation rates should be aware that losses to scavengers may be significant.","container-title":"Ursus","ISSN":"1537-6176","page":"55-60","publisher":"International Association for Bear Research and Management","source":"JSTOR","title":"Encounter Competition between Bears and Cougars: Some Ecological Implications","title-short":"Encounter Competition between Bears and Cougars","volume":"10","author":[{"family":"Murphy","given":"Kerry M."},{"family":"Felzien","given":"Gregory S."},{"family":"Hornocker","given":"Maurice G."},{"family":"Ruth","given":"Toni K."}],"issued":{"date-parts":[["1998"]]}}}],"schema":"https://github.com/citation-style-language/schema/raw/master/csl-citation.json"} </w:instrText>
      </w:r>
      <w:r w:rsidR="00475DB8">
        <w:fldChar w:fldCharType="separate"/>
      </w:r>
      <w:r w:rsidR="00475DB8" w:rsidRPr="00475DB8">
        <w:rPr>
          <w:rFonts w:ascii="Aptos" w:hAnsi="Aptos"/>
        </w:rPr>
        <w:t>(Murphy et al. 1998)</w:t>
      </w:r>
      <w:r w:rsidR="00475DB8">
        <w:fldChar w:fldCharType="end"/>
      </w:r>
      <w:r w:rsidR="00475DB8">
        <w:t xml:space="preserve"> NPS Bison Office unpublished data)</w:t>
      </w:r>
      <w:r w:rsidR="00B74B52">
        <w:t xml:space="preserve">. </w:t>
      </w:r>
      <w:r w:rsidR="008048CA">
        <w:t xml:space="preserve"> </w:t>
      </w:r>
      <w:commentRangeEnd w:id="312"/>
      <w:r w:rsidR="00475DB8" w:rsidRPr="00F75C6D">
        <w:rPr>
          <w:rStyle w:val="CommentReference"/>
          <w:sz w:val="24"/>
          <w:szCs w:val="24"/>
        </w:rPr>
        <w:commentReference w:id="312"/>
      </w:r>
      <w:r w:rsidR="00F75C6D" w:rsidRPr="00F75C6D">
        <w:t xml:space="preserve"> </w:t>
      </w:r>
      <w:commentRangeStart w:id="313"/>
      <w:commentRangeStart w:id="314"/>
      <w:r w:rsidR="00F75C6D">
        <w:t>To account for biomass lingering between days, 25% of the biomass from the previous day was carried over.</w:t>
      </w:r>
      <w:commentRangeEnd w:id="313"/>
      <w:r w:rsidR="0052639E">
        <w:rPr>
          <w:rStyle w:val="CommentReference"/>
          <w:sz w:val="24"/>
          <w:szCs w:val="24"/>
        </w:rPr>
        <w:commentReference w:id="313"/>
      </w:r>
      <w:commentRangeEnd w:id="314"/>
      <w:r w:rsidR="007436C6">
        <w:rPr>
          <w:rStyle w:val="CommentReference"/>
          <w:sz w:val="24"/>
          <w:szCs w:val="24"/>
        </w:rPr>
        <w:commentReference w:id="314"/>
      </w:r>
    </w:p>
    <w:p w14:paraId="2C2FFE38" w14:textId="77777777" w:rsidR="00A46821" w:rsidRPr="00592E70" w:rsidRDefault="00A46821" w:rsidP="00A46821">
      <w:pPr>
        <w:spacing w:line="480" w:lineRule="auto"/>
        <w:rPr>
          <w:i/>
          <w:iCs/>
        </w:rPr>
      </w:pPr>
      <w:r w:rsidRPr="00592E70">
        <w:rPr>
          <w:i/>
          <w:iCs/>
        </w:rPr>
        <w:t>Raven movement decisions</w:t>
      </w:r>
    </w:p>
    <w:p w14:paraId="39917B49" w14:textId="6D20A4C9" w:rsidR="00A46821" w:rsidRDefault="00A46821" w:rsidP="00416E3A">
      <w:pPr>
        <w:spacing w:line="480" w:lineRule="auto"/>
        <w:ind w:firstLine="720"/>
      </w:pPr>
      <w:r>
        <w:t>To determine if a raven left its territory, we first defined the spatial boundaries of each territory. We</w:t>
      </w:r>
      <w:r w:rsidRPr="00412EDF">
        <w:t xml:space="preserve"> determine</w:t>
      </w:r>
      <w:r>
        <w:t>d a</w:t>
      </w:r>
      <w:r w:rsidRPr="00412EDF">
        <w:t xml:space="preserve"> raven</w:t>
      </w:r>
      <w:r>
        <w:t>’s</w:t>
      </w:r>
      <w:r w:rsidRPr="00412EDF">
        <w:t xml:space="preserve"> territory </w:t>
      </w:r>
      <w:r>
        <w:t xml:space="preserve">location and </w:t>
      </w:r>
      <w:r w:rsidRPr="00412EDF">
        <w:t xml:space="preserve">size by creating a 90% </w:t>
      </w:r>
      <w:r>
        <w:t>minimum convex polygon (</w:t>
      </w:r>
      <w:r w:rsidRPr="00412EDF">
        <w:t>MCP</w:t>
      </w:r>
      <w:r>
        <w:t>)</w:t>
      </w:r>
      <w:r w:rsidRPr="00412EDF">
        <w:t xml:space="preserve"> </w:t>
      </w:r>
      <w:r>
        <w:t>using the package adehabitatHR (</w:t>
      </w:r>
      <w:r w:rsidRPr="002E3103">
        <w:rPr>
          <w:highlight w:val="yellow"/>
        </w:rPr>
        <w:t>version</w:t>
      </w:r>
      <w:r>
        <w:t xml:space="preserve"> 0.4.22) in R (</w:t>
      </w:r>
      <w:r w:rsidRPr="00263D2A">
        <w:rPr>
          <w:highlight w:val="yellow"/>
        </w:rPr>
        <w:t>version</w:t>
      </w:r>
      <w:r>
        <w:t xml:space="preserve"> 4.5.1; Development Core Team </w:t>
      </w:r>
      <w:commentRangeStart w:id="315"/>
      <w:r>
        <w:t>2021</w:t>
      </w:r>
      <w:commentRangeEnd w:id="315"/>
      <w:r>
        <w:rPr>
          <w:rStyle w:val="CommentReference"/>
          <w:sz w:val="24"/>
          <w:szCs w:val="24"/>
        </w:rPr>
        <w:commentReference w:id="315"/>
      </w:r>
      <w:r>
        <w:t xml:space="preserve">) </w:t>
      </w:r>
      <w:del w:id="316" w:author="John M. Marzluff" w:date="2026-02-03T14:51:00Z" w16du:dateUtc="2026-02-03T21:51:00Z">
        <w:r w:rsidDel="007436C6">
          <w:delText xml:space="preserve"> </w:delText>
        </w:r>
      </w:del>
      <w:r w:rsidRPr="00412EDF">
        <w:t>from GPS points collected during the breeding season (</w:t>
      </w:r>
      <w:commentRangeStart w:id="317"/>
      <w:r w:rsidRPr="00412EDF">
        <w:t>May</w:t>
      </w:r>
      <w:commentRangeEnd w:id="317"/>
      <w:r w:rsidRPr="00412EDF">
        <w:rPr>
          <w:rStyle w:val="CommentReference"/>
          <w:sz w:val="24"/>
          <w:szCs w:val="24"/>
        </w:rPr>
        <w:commentReference w:id="317"/>
      </w:r>
      <w:r w:rsidRPr="00412EDF">
        <w:t xml:space="preserve"> - </w:t>
      </w:r>
      <w:r>
        <w:t>July</w:t>
      </w:r>
      <w:r w:rsidRPr="00412EDF">
        <w:t xml:space="preserve">). </w:t>
      </w:r>
      <w:ins w:id="318" w:author="John M. Marzluff" w:date="2026-02-03T14:51:00Z" w16du:dateUtc="2026-02-03T21:51:00Z">
        <w:r w:rsidR="007436C6">
          <w:t xml:space="preserve">We used a less inclusive </w:t>
        </w:r>
      </w:ins>
      <w:commentRangeStart w:id="319"/>
      <w:del w:id="320" w:author="John M. Marzluff" w:date="2026-02-03T14:51:00Z" w16du:dateUtc="2026-02-03T21:51:00Z">
        <w:r w:rsidRPr="00412EDF" w:rsidDel="007436C6">
          <w:delText>A</w:delText>
        </w:r>
      </w:del>
      <w:r w:rsidRPr="00412EDF">
        <w:t xml:space="preserve"> 90%</w:t>
      </w:r>
      <w:r>
        <w:t xml:space="preserve"> MCP</w:t>
      </w:r>
      <w:r w:rsidRPr="00412EDF">
        <w:t xml:space="preserve"> </w:t>
      </w:r>
      <w:commentRangeEnd w:id="319"/>
      <w:r w:rsidR="00E7202C">
        <w:rPr>
          <w:rStyle w:val="CommentReference"/>
          <w:sz w:val="24"/>
          <w:szCs w:val="24"/>
        </w:rPr>
        <w:commentReference w:id="319"/>
      </w:r>
      <w:del w:id="321" w:author="John M. Marzluff" w:date="2026-02-03T14:52:00Z" w16du:dateUtc="2026-02-03T21:52:00Z">
        <w:r w:rsidDel="007436C6">
          <w:delText>was</w:delText>
        </w:r>
        <w:r w:rsidRPr="00412EDF" w:rsidDel="007436C6">
          <w:delText xml:space="preserve"> used to </w:delText>
        </w:r>
        <w:r w:rsidR="009F2DA1" w:rsidDel="007436C6">
          <w:delText>filter</w:delText>
        </w:r>
      </w:del>
      <w:ins w:id="322" w:author="John M. Marzluff" w:date="2026-02-03T14:52:00Z" w16du:dateUtc="2026-02-03T21:52:00Z">
        <w:r w:rsidR="007436C6">
          <w:t xml:space="preserve"> to remove</w:t>
        </w:r>
      </w:ins>
      <w:r w:rsidRPr="00412EDF">
        <w:t xml:space="preserve"> </w:t>
      </w:r>
      <w:ins w:id="323" w:author="John M. Marzluff" w:date="2026-02-03T14:52:00Z" w16du:dateUtc="2026-02-03T21:52:00Z">
        <w:r w:rsidR="007436C6">
          <w:t xml:space="preserve">excursive </w:t>
        </w:r>
      </w:ins>
      <w:r w:rsidRPr="00412EDF">
        <w:t xml:space="preserve">movements made after </w:t>
      </w:r>
      <w:del w:id="324" w:author="John M. Marzluff" w:date="2026-02-03T14:52:00Z" w16du:dateUtc="2026-02-03T21:52:00Z">
        <w:r w:rsidRPr="00412EDF" w:rsidDel="007436C6">
          <w:delText xml:space="preserve">any </w:delText>
        </w:r>
      </w:del>
      <w:r w:rsidRPr="00412EDF">
        <w:t xml:space="preserve">nest failure </w:t>
      </w:r>
      <w:ins w:id="325" w:author="John M. Marzluff" w:date="2026-02-03T14:52:00Z" w16du:dateUtc="2026-02-03T21:52:00Z">
        <w:r w:rsidR="007436C6">
          <w:t xml:space="preserve">when adults </w:t>
        </w:r>
      </w:ins>
      <w:ins w:id="326" w:author="John M. Marzluff" w:date="2026-02-03T14:53:00Z" w16du:dateUtc="2026-02-03T21:53:00Z">
        <w:r w:rsidR="007436C6">
          <w:t xml:space="preserve">are free to move widely </w:t>
        </w:r>
      </w:ins>
      <w:del w:id="327" w:author="John M. Marzluff" w:date="2026-02-03T14:53:00Z" w16du:dateUtc="2026-02-03T21:53:00Z">
        <w:r w:rsidRPr="00412EDF" w:rsidDel="007436C6">
          <w:delText xml:space="preserve">which </w:delText>
        </w:r>
        <w:r w:rsidDel="007436C6">
          <w:delText>alleviates</w:delText>
        </w:r>
        <w:r w:rsidRPr="00412EDF" w:rsidDel="007436C6">
          <w:delText xml:space="preserve"> the movement restrictions placed on the adult by central place foraging</w:delText>
        </w:r>
        <w:r w:rsidDel="007436C6">
          <w:delText xml:space="preserve"> </w:delText>
        </w:r>
      </w:del>
      <w:r>
        <w:t>(Fig 1)</w:t>
      </w:r>
      <w:r w:rsidRPr="00412EDF">
        <w:t xml:space="preserve">. </w:t>
      </w:r>
      <w:del w:id="328" w:author="John M. Marzluff" w:date="2026-02-03T14:53:00Z" w16du:dateUtc="2026-02-03T21:53:00Z">
        <w:r w:rsidDel="007436C6">
          <w:delText xml:space="preserve">A </w:delText>
        </w:r>
      </w:del>
      <w:ins w:id="329" w:author="John M. Marzluff" w:date="2026-02-03T14:53:00Z" w16du:dateUtc="2026-02-03T21:53:00Z">
        <w:r w:rsidR="007436C6">
          <w:t>We determined that a</w:t>
        </w:r>
        <w:r w:rsidR="007436C6">
          <w:t xml:space="preserve"> </w:t>
        </w:r>
      </w:ins>
      <w:r>
        <w:t xml:space="preserve">raven </w:t>
      </w:r>
      <w:del w:id="330" w:author="John M. Marzluff" w:date="2026-02-03T14:53:00Z" w16du:dateUtc="2026-02-03T21:53:00Z">
        <w:r w:rsidDel="007436C6">
          <w:delText xml:space="preserve">was determined to have </w:delText>
        </w:r>
      </w:del>
      <w:r>
        <w:t xml:space="preserve">stayed on its territory if all </w:t>
      </w:r>
      <w:r w:rsidR="00E7202C">
        <w:t>locations</w:t>
      </w:r>
      <w:r>
        <w:t xml:space="preserve"> on that day were within 1 kilometer of the </w:t>
      </w:r>
      <w:del w:id="331" w:author="John M. Marzluff" w:date="2026-02-03T14:54:00Z" w16du:dateUtc="2026-02-03T21:54:00Z">
        <w:r w:rsidDel="007436C6">
          <w:delText xml:space="preserve">territory </w:delText>
        </w:r>
      </w:del>
      <w:ins w:id="332" w:author="John M. Marzluff" w:date="2026-02-03T14:54:00Z" w16du:dateUtc="2026-02-03T21:54:00Z">
        <w:r w:rsidR="007436C6">
          <w:t xml:space="preserve">90% MCP </w:t>
        </w:r>
      </w:ins>
      <w:r>
        <w:t xml:space="preserve">boundary. </w:t>
      </w:r>
    </w:p>
    <w:p w14:paraId="2BB37CB5" w14:textId="2311F7D4" w:rsidR="00E65B45" w:rsidRDefault="00E65B45" w:rsidP="00E65B45">
      <w:pPr>
        <w:spacing w:line="480" w:lineRule="auto"/>
        <w:ind w:firstLine="720"/>
      </w:pPr>
      <w:del w:id="333" w:author="John M. Marzluff" w:date="2026-02-03T14:54:00Z" w16du:dateUtc="2026-02-03T21:54:00Z">
        <w:r w:rsidDel="007436C6">
          <w:delText>A raven was determined</w:delText>
        </w:r>
      </w:del>
      <w:ins w:id="334" w:author="John M. Marzluff" w:date="2026-02-03T14:54:00Z" w16du:dateUtc="2026-02-03T21:54:00Z">
        <w:r w:rsidR="007436C6">
          <w:t>We determined a raven</w:t>
        </w:r>
      </w:ins>
      <w:r>
        <w:t xml:space="preserve"> forage</w:t>
      </w:r>
      <w:ins w:id="335" w:author="John M. Marzluff" w:date="2026-02-03T14:54:00Z" w16du:dateUtc="2026-02-03T21:54:00Z">
        <w:r w:rsidR="007436C6">
          <w:t>d</w:t>
        </w:r>
      </w:ins>
      <w:r>
        <w:t xml:space="preserve"> for hunter-killed carrion if it had at least 1 GPS point within the appropriate hunting region polygon. The MTFWP hunting region was active for the duration of the MTFWP hunting season and the bison hunting region was active from that date until March 30</w:t>
      </w:r>
      <w:r w:rsidRPr="00076070">
        <w:rPr>
          <w:vertAlign w:val="superscript"/>
        </w:rPr>
        <w:t>th</w:t>
      </w:r>
      <w:r>
        <w:t xml:space="preserve">. </w:t>
      </w:r>
      <w:ins w:id="336" w:author="John M. Marzluff" w:date="2026-02-03T14:55:00Z" w16du:dateUtc="2026-02-03T21:55:00Z">
        <w:r w:rsidR="007436C6">
          <w:t>We removed d</w:t>
        </w:r>
      </w:ins>
      <w:del w:id="337" w:author="John M. Marzluff" w:date="2026-02-03T14:55:00Z" w16du:dateUtc="2026-02-03T21:55:00Z">
        <w:r w:rsidDel="007436C6">
          <w:delText>D</w:delText>
        </w:r>
      </w:del>
      <w:r>
        <w:t xml:space="preserve">ays </w:t>
      </w:r>
      <w:ins w:id="338" w:author="John M. Marzluff" w:date="2026-02-03T14:57:00Z" w16du:dateUtc="2026-02-03T21:57:00Z">
        <w:r w:rsidR="007436C6">
          <w:t xml:space="preserve">with </w:t>
        </w:r>
      </w:ins>
      <w:ins w:id="339" w:author="John M. Marzluff" w:date="2026-02-03T15:01:00Z" w16du:dateUtc="2026-02-03T22:01:00Z">
        <w:r w:rsidR="006C263F">
          <w:t>fewer</w:t>
        </w:r>
      </w:ins>
      <w:ins w:id="340" w:author="John M. Marzluff" w:date="2026-02-03T14:57:00Z" w16du:dateUtc="2026-02-03T21:57:00Z">
        <w:r w:rsidR="007436C6">
          <w:t xml:space="preserve"> than 5 GPS points </w:t>
        </w:r>
        <w:r w:rsidR="007436C6">
          <w:t>where</w:t>
        </w:r>
      </w:ins>
      <w:ins w:id="341" w:author="John M. Marzluff" w:date="2026-02-03T14:56:00Z" w16du:dateUtc="2026-02-03T21:56:00Z">
        <w:r w:rsidR="007436C6">
          <w:t xml:space="preserve"> ravens did not leave the territory or did not use a hunting area</w:t>
        </w:r>
      </w:ins>
      <w:ins w:id="342" w:author="John M. Marzluff" w:date="2026-02-03T14:57:00Z" w16du:dateUtc="2026-02-03T21:57:00Z">
        <w:r w:rsidR="007436C6">
          <w:t xml:space="preserve"> because </w:t>
        </w:r>
      </w:ins>
      <w:ins w:id="343" w:author="John M. Marzluff" w:date="2026-02-03T15:00:00Z" w16du:dateUtc="2026-02-03T22:00:00Z">
        <w:r w:rsidR="006C263F">
          <w:t xml:space="preserve">it was possible that </w:t>
        </w:r>
      </w:ins>
      <w:ins w:id="344" w:author="John M. Marzluff" w:date="2026-02-03T15:01:00Z" w16du:dateUtc="2026-02-03T22:01:00Z">
        <w:r w:rsidR="006C263F">
          <w:t xml:space="preserve">the </w:t>
        </w:r>
      </w:ins>
      <w:ins w:id="345" w:author="John M. Marzluff" w:date="2026-02-03T15:00:00Z" w16du:dateUtc="2026-02-03T22:00:00Z">
        <w:r w:rsidR="006C263F">
          <w:t>data</w:t>
        </w:r>
      </w:ins>
      <w:ins w:id="346" w:author="John M. Marzluff" w:date="2026-02-03T15:01:00Z" w16du:dateUtc="2026-02-03T22:01:00Z">
        <w:r w:rsidR="006C263F">
          <w:t xml:space="preserve"> were insufficient to detect a movement. </w:t>
        </w:r>
      </w:ins>
      <w:ins w:id="347" w:author="John M. Marzluff" w:date="2026-02-03T15:00:00Z" w16du:dateUtc="2026-02-03T22:00:00Z">
        <w:r w:rsidR="006C263F">
          <w:t xml:space="preserve"> </w:t>
        </w:r>
      </w:ins>
      <w:del w:id="348" w:author="John M. Marzluff" w:date="2026-02-03T14:55:00Z" w16du:dateUtc="2026-02-03T21:55:00Z">
        <w:r w:rsidDel="007436C6">
          <w:delText>were removed for ravens when they</w:delText>
        </w:r>
      </w:del>
      <w:del w:id="349" w:author="John M. Marzluff" w:date="2026-02-03T14:57:00Z" w16du:dateUtc="2026-02-03T21:57:00Z">
        <w:r w:rsidDel="007436C6">
          <w:delText xml:space="preserve"> </w:delText>
        </w:r>
      </w:del>
      <w:del w:id="350" w:author="John M. Marzluff" w:date="2026-02-03T14:56:00Z" w16du:dateUtc="2026-02-03T21:56:00Z">
        <w:r w:rsidDel="007436C6">
          <w:delText xml:space="preserve">had </w:delText>
        </w:r>
      </w:del>
      <w:del w:id="351" w:author="John M. Marzluff" w:date="2026-02-03T14:57:00Z" w16du:dateUtc="2026-02-03T21:57:00Z">
        <w:r w:rsidDel="007436C6">
          <w:delText xml:space="preserve">less than </w:delText>
        </w:r>
        <w:commentRangeStart w:id="352"/>
        <w:r w:rsidDel="007436C6">
          <w:delText>5 GPS points</w:delText>
        </w:r>
        <w:r w:rsidR="00474798" w:rsidDel="007436C6">
          <w:delText xml:space="preserve"> </w:delText>
        </w:r>
      </w:del>
      <w:del w:id="353" w:author="John M. Marzluff" w:date="2026-02-03T14:56:00Z" w16du:dateUtc="2026-02-03T21:56:00Z">
        <w:r w:rsidR="00474798" w:rsidDel="007436C6">
          <w:delText>in a day</w:delText>
        </w:r>
        <w:r w:rsidDel="007436C6">
          <w:delText xml:space="preserve"> </w:delText>
        </w:r>
        <w:commentRangeEnd w:id="352"/>
        <w:r w:rsidR="00474798" w:rsidDel="007436C6">
          <w:rPr>
            <w:rStyle w:val="CommentReference"/>
            <w:sz w:val="24"/>
            <w:szCs w:val="24"/>
          </w:rPr>
          <w:commentReference w:id="352"/>
        </w:r>
      </w:del>
      <w:del w:id="354" w:author="John M. Marzluff" w:date="2026-02-03T14:57:00Z" w16du:dateUtc="2026-02-03T21:57:00Z">
        <w:r w:rsidDel="007436C6">
          <w:delText xml:space="preserve">and the decision for that day was negative for that model (e.g. raven didn’t leave territory) </w:delText>
        </w:r>
      </w:del>
      <w:del w:id="355" w:author="John M. Marzluff" w:date="2026-02-03T15:01:00Z" w16du:dateUtc="2026-02-03T22:01:00Z">
        <w:r w:rsidDel="006C263F">
          <w:delText xml:space="preserve">as </w:delText>
        </w:r>
        <w:r w:rsidR="009D25A9" w:rsidDel="006C263F">
          <w:delText>we were uncertain that the raven did not make the positive decision</w:delText>
        </w:r>
        <w:r w:rsidR="00293E27" w:rsidDel="006C263F">
          <w:delText xml:space="preserve"> (e.g. raven left territory)</w:delText>
        </w:r>
        <w:r w:rsidR="009D25A9" w:rsidDel="006C263F">
          <w:delText>.</w:delText>
        </w:r>
        <w:r w:rsidDel="006C263F">
          <w:delText xml:space="preserve"> </w:delText>
        </w:r>
      </w:del>
    </w:p>
    <w:p w14:paraId="78CDA620" w14:textId="77777777" w:rsidR="00BA7CE9" w:rsidRDefault="00BA7CE9" w:rsidP="00BA7CE9">
      <w:pPr>
        <w:spacing w:line="480" w:lineRule="auto"/>
      </w:pPr>
      <w:r>
        <w:rPr>
          <w:i/>
          <w:iCs/>
        </w:rPr>
        <w:t>Covariates</w:t>
      </w:r>
    </w:p>
    <w:p w14:paraId="046B1689" w14:textId="65291CD3" w:rsidR="00BA7CE9" w:rsidRDefault="00BA7CE9" w:rsidP="00BA7CE9">
      <w:pPr>
        <w:spacing w:line="480" w:lineRule="auto"/>
        <w:ind w:firstLine="720"/>
      </w:pPr>
      <w:r>
        <w:lastRenderedPageBreak/>
        <w:t xml:space="preserve">Since traveling requires both time and energy, </w:t>
      </w:r>
      <w:r w:rsidR="00377006">
        <w:t>we</w:t>
      </w:r>
      <w:r>
        <w:t xml:space="preserve"> consider</w:t>
      </w:r>
      <w:r w:rsidR="00377006">
        <w:t>ed</w:t>
      </w:r>
      <w:r>
        <w:t xml:space="preserve"> the d</w:t>
      </w:r>
      <w:r w:rsidRPr="00412EDF">
        <w:t>istances</w:t>
      </w:r>
      <w:r>
        <w:t xml:space="preserve"> of each raven’s territory to </w:t>
      </w:r>
      <w:r w:rsidR="006809D0">
        <w:t xml:space="preserve">the </w:t>
      </w:r>
      <w:r w:rsidR="004F4721">
        <w:t>hunting regions</w:t>
      </w:r>
      <w:r>
        <w:t>.</w:t>
      </w:r>
      <w:r w:rsidRPr="00412EDF">
        <w:t xml:space="preserve"> </w:t>
      </w:r>
      <w:r>
        <w:t xml:space="preserve">The commute distance for each raven </w:t>
      </w:r>
      <w:commentRangeStart w:id="356"/>
      <w:r w:rsidR="00142B8C">
        <w:t>was</w:t>
      </w:r>
      <w:r>
        <w:t xml:space="preserve"> </w:t>
      </w:r>
      <w:r w:rsidRPr="00412EDF">
        <w:t xml:space="preserve">calculated </w:t>
      </w:r>
      <w:commentRangeEnd w:id="356"/>
      <w:r w:rsidR="006C263F" w:rsidRPr="00412EDF">
        <w:rPr>
          <w:rStyle w:val="CommentReference"/>
          <w:sz w:val="24"/>
          <w:szCs w:val="24"/>
        </w:rPr>
        <w:commentReference w:id="356"/>
      </w:r>
      <w:r w:rsidRPr="00412EDF">
        <w:t xml:space="preserve">by taking the Euclidean distance from the center of the </w:t>
      </w:r>
      <w:r>
        <w:t>MCP</w:t>
      </w:r>
      <w:r w:rsidRPr="00412EDF">
        <w:t xml:space="preserve"> to </w:t>
      </w:r>
      <w:r w:rsidR="00EA6F90">
        <w:t xml:space="preserve">Yellowstone’s </w:t>
      </w:r>
      <w:r>
        <w:t>n</w:t>
      </w:r>
      <w:r w:rsidRPr="00412EDF">
        <w:t>orthern entrance</w:t>
      </w:r>
      <w:r>
        <w:t xml:space="preserve"> station in Gardiner, MT</w:t>
      </w:r>
      <w:r w:rsidR="009229C8">
        <w:t xml:space="preserve"> as that was a central location to both hunting regions.</w:t>
      </w:r>
      <w:r>
        <w:t xml:space="preserve"> </w:t>
      </w:r>
    </w:p>
    <w:p w14:paraId="1B4C3175" w14:textId="7E3AF872" w:rsidR="00BA7CE9" w:rsidRDefault="00D06FEF" w:rsidP="00BA7CE9">
      <w:pPr>
        <w:spacing w:line="480" w:lineRule="auto"/>
        <w:ind w:firstLine="720"/>
      </w:pPr>
      <w:r>
        <w:t>Ravens</w:t>
      </w:r>
      <w:r w:rsidR="00BA7CE9">
        <w:t xml:space="preserve"> </w:t>
      </w:r>
      <w:r w:rsidR="00992825">
        <w:t>perform</w:t>
      </w:r>
      <w:r w:rsidR="00BA7CE9">
        <w:t xml:space="preserve"> pre-breeding behaviors such as territory defense and nest building to retain possession of their territory</w:t>
      </w:r>
      <w:r w:rsidR="00C477ED">
        <w:t xml:space="preserve">. The need to perform these behaviors </w:t>
      </w:r>
      <w:r w:rsidR="00BA7CE9">
        <w:t>may impact a raven</w:t>
      </w:r>
      <w:r w:rsidR="002C10C6">
        <w:t>’</w:t>
      </w:r>
      <w:r w:rsidR="00BA7CE9">
        <w:t>s decision to leave its territory. Ravens in Yellowstone typical</w:t>
      </w:r>
      <w:r w:rsidR="002C10C6">
        <w:t>ly</w:t>
      </w:r>
      <w:r w:rsidR="00BA7CE9">
        <w:t xml:space="preserve"> lay eggs at the end of March until the middle of April</w:t>
      </w:r>
      <w:r w:rsidR="0039048C">
        <w:t xml:space="preserve"> (</w:t>
      </w:r>
      <w:r w:rsidR="0039048C">
        <w:rPr>
          <w:i/>
          <w:iCs/>
        </w:rPr>
        <w:t>unpublished data</w:t>
      </w:r>
      <w:r w:rsidR="0039048C">
        <w:t>)</w:t>
      </w:r>
      <w:r w:rsidR="00BA7CE9">
        <w:t xml:space="preserve">. These pre-breeding behaviors should be more prevalent closer to the breeding season. For this reason, months </w:t>
      </w:r>
      <w:r w:rsidR="00DF188E">
        <w:t>were</w:t>
      </w:r>
      <w:r w:rsidR="00BA7CE9">
        <w:t xml:space="preserve"> classified into two categories: early winter comprising November and December, and late winter representing March. </w:t>
      </w:r>
    </w:p>
    <w:p w14:paraId="55120502" w14:textId="70A17BB3" w:rsidR="00BA7CE9" w:rsidRDefault="006C263F" w:rsidP="00BA7CE9">
      <w:pPr>
        <w:spacing w:line="480" w:lineRule="auto"/>
        <w:ind w:firstLine="720"/>
      </w:pPr>
      <w:ins w:id="357" w:author="John M. Marzluff" w:date="2026-02-03T15:04:00Z" w16du:dateUtc="2026-02-03T22:04:00Z">
        <w:r>
          <w:t>R</w:t>
        </w:r>
      </w:ins>
      <w:del w:id="358" w:author="John M. Marzluff" w:date="2026-02-03T15:04:00Z" w16du:dateUtc="2026-02-03T22:04:00Z">
        <w:r w:rsidR="00BA7CE9" w:rsidDel="006C263F">
          <w:delText xml:space="preserve">Another variable that could affect a raven movement is varying usage </w:delText>
        </w:r>
        <w:r w:rsidR="006E3275" w:rsidDel="006C263F">
          <w:delText>by</w:delText>
        </w:r>
        <w:r w:rsidR="00BA7CE9" w:rsidDel="006C263F">
          <w:delText xml:space="preserve"> wolves for each territory</w:delText>
        </w:r>
        <w:r w:rsidR="000C3922" w:rsidDel="006C263F">
          <w:delText>, as r</w:delText>
        </w:r>
      </w:del>
      <w:r w:rsidR="000C3922">
        <w:t xml:space="preserve">avens </w:t>
      </w:r>
      <w:del w:id="359" w:author="John M. Marzluff" w:date="2026-02-03T15:04:00Z" w16du:dateUtc="2026-02-03T22:04:00Z">
        <w:r w:rsidR="000C3922" w:rsidDel="006C263F">
          <w:delText xml:space="preserve">will </w:delText>
        </w:r>
      </w:del>
      <w:r w:rsidR="000C3922">
        <w:t xml:space="preserve">recognize spaces with higher </w:t>
      </w:r>
      <w:r w:rsidR="00B879F2">
        <w:t>frequencies</w:t>
      </w:r>
      <w:r w:rsidR="000C3922">
        <w:t xml:space="preserve"> of wolf kills (</w:t>
      </w:r>
      <w:r w:rsidR="000C3922" w:rsidRPr="000C3922">
        <w:rPr>
          <w:highlight w:val="yellow"/>
        </w:rPr>
        <w:t xml:space="preserve">Loretto et al </w:t>
      </w:r>
      <w:r w:rsidR="000C3922" w:rsidRPr="000C3922">
        <w:rPr>
          <w:i/>
          <w:iCs/>
          <w:highlight w:val="yellow"/>
        </w:rPr>
        <w:t xml:space="preserve">in </w:t>
      </w:r>
      <w:del w:id="360" w:author="John M. Marzluff" w:date="2026-02-03T15:03:00Z" w16du:dateUtc="2026-02-03T22:03:00Z">
        <w:r w:rsidR="000C3922" w:rsidRPr="000C3922" w:rsidDel="006C263F">
          <w:rPr>
            <w:i/>
            <w:iCs/>
            <w:highlight w:val="yellow"/>
          </w:rPr>
          <w:delText>review</w:delText>
        </w:r>
        <w:r w:rsidR="000C3922" w:rsidDel="006C263F">
          <w:delText>)</w:delText>
        </w:r>
        <w:r w:rsidR="00BA7CE9" w:rsidDel="006C263F">
          <w:delText>.</w:delText>
        </w:r>
      </w:del>
      <w:ins w:id="361" w:author="John M. Marzluff" w:date="2026-02-03T15:03:00Z" w16du:dateUtc="2026-02-03T22:03:00Z">
        <w:r>
          <w:rPr>
            <w:i/>
            <w:iCs/>
          </w:rPr>
          <w:t>press).</w:t>
        </w:r>
      </w:ins>
      <w:r w:rsidR="00BA7CE9">
        <w:t xml:space="preserve"> Ravens that hold territories </w:t>
      </w:r>
      <w:del w:id="362" w:author="John M. Marzluff" w:date="2026-02-03T15:04:00Z" w16du:dateUtc="2026-02-03T22:04:00Z">
        <w:r w:rsidR="00BA7CE9" w:rsidDel="006C263F">
          <w:delText xml:space="preserve">that are more productive, in that wolves create kills in the area more often, </w:delText>
        </w:r>
        <w:r w:rsidR="00C86400" w:rsidDel="006C263F">
          <w:delText>may</w:delText>
        </w:r>
        <w:r w:rsidR="00BA7CE9" w:rsidDel="006C263F">
          <w:delText xml:space="preserve"> remember </w:delText>
        </w:r>
        <w:r w:rsidR="00C86400" w:rsidDel="006C263F">
          <w:delText>and</w:delText>
        </w:r>
      </w:del>
      <w:ins w:id="363" w:author="John M. Marzluff" w:date="2026-02-03T15:04:00Z" w16du:dateUtc="2026-02-03T22:04:00Z">
        <w:r>
          <w:t xml:space="preserve">in such areas </w:t>
        </w:r>
      </w:ins>
      <w:ins w:id="364" w:author="John M. Marzluff" w:date="2026-02-03T15:05:00Z" w16du:dateUtc="2026-02-03T22:05:00Z">
        <w:r>
          <w:t>may</w:t>
        </w:r>
      </w:ins>
      <w:r w:rsidR="00BA7CE9">
        <w:t xml:space="preserve"> be more willing to risk staying on their territories even when a kill is not immediately available. </w:t>
      </w:r>
      <w:r w:rsidR="00E91171">
        <w:t>We calculated this b</w:t>
      </w:r>
      <w:r w:rsidR="00BA7CE9">
        <w:t xml:space="preserve">y taking an average of the 30-day carcass acquisition rates of wolves </w:t>
      </w:r>
      <w:r w:rsidR="0066074F">
        <w:t>using the random forest predictive algorithm</w:t>
      </w:r>
      <w:r w:rsidR="00F8348A">
        <w:t xml:space="preserve"> across all years that the raven was monitored on territory</w:t>
      </w:r>
      <w:r w:rsidR="00BA7CE9">
        <w:t>.</w:t>
      </w:r>
      <w:r w:rsidR="00022AC4">
        <w:t xml:space="preserve"> </w:t>
      </w:r>
    </w:p>
    <w:p w14:paraId="2F56FDB6" w14:textId="4DDF5382" w:rsidR="00BA7CE9" w:rsidRDefault="00BA7CE9" w:rsidP="00BA7CE9">
      <w:pPr>
        <w:spacing w:line="480" w:lineRule="auto"/>
        <w:ind w:firstLine="720"/>
      </w:pPr>
      <w:r>
        <w:t xml:space="preserve">Ravens are social animals that can utilize information sharing to locate foraging opportunities </w:t>
      </w:r>
      <w:r>
        <w:fldChar w:fldCharType="begin"/>
      </w:r>
      <w:r w:rsidR="00475DB8">
        <w:instrText xml:space="preserve"> ADDIN ZOTERO_ITEM CSL_CITATION {"citationID":"aAvBJWuw","properties":{"formattedCitation":"(Marzluff et al. 1996)","plainCitation":"(Marzluff et al. 1996)","noteIndex":0},"citationItems":[{"id":70,"uris":["http://zotero.org/users/9968163/items/Z8LZESEZ"],"itemData":{"id":70,"type":"article-journal","abstract":"Vagrant,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fldChar w:fldCharType="separate"/>
      </w:r>
      <w:r w:rsidRPr="002C68E0">
        <w:rPr>
          <w:rFonts w:ascii="Aptos" w:hAnsi="Aptos"/>
        </w:rPr>
        <w:t>(Marzluff et al. 1996)</w:t>
      </w:r>
      <w:r>
        <w:fldChar w:fldCharType="end"/>
      </w:r>
      <w:r>
        <w:t xml:space="preserve">. </w:t>
      </w:r>
      <w:r w:rsidR="00301767">
        <w:t>A</w:t>
      </w:r>
      <w:r>
        <w:t xml:space="preserve"> territorial raven, even if it doesn’t utilize a communal roost with other ravens to gather information, might still consider the movement decisions of other ravens when deciding their own course of action. </w:t>
      </w:r>
      <w:r w:rsidR="00FF65BD">
        <w:t xml:space="preserve">We </w:t>
      </w:r>
      <w:r>
        <w:t>consider</w:t>
      </w:r>
      <w:r w:rsidR="00FF65BD">
        <w:t>ed</w:t>
      </w:r>
      <w:r>
        <w:t xml:space="preserve"> the proportion of </w:t>
      </w:r>
      <w:r w:rsidR="00593B43">
        <w:lastRenderedPageBreak/>
        <w:t xml:space="preserve">other </w:t>
      </w:r>
      <w:r>
        <w:t>ravens leaving their territories or visiting the hunting region</w:t>
      </w:r>
      <w:r w:rsidR="0031230C">
        <w:t>s</w:t>
      </w:r>
      <w:r w:rsidR="00752683">
        <w:t xml:space="preserve"> on a particular day</w:t>
      </w:r>
      <w:r>
        <w:t xml:space="preserve">, not including the </w:t>
      </w:r>
      <w:r w:rsidR="00126FFF">
        <w:t>individual</w:t>
      </w:r>
      <w:r>
        <w:t xml:space="preserve"> in consideration.</w:t>
      </w:r>
    </w:p>
    <w:p w14:paraId="374FFCBE" w14:textId="6995134A" w:rsidR="00BA7CE9" w:rsidRPr="00671C2C" w:rsidRDefault="00BA7CE9" w:rsidP="00BA7CE9">
      <w:pPr>
        <w:spacing w:line="480" w:lineRule="auto"/>
        <w:ind w:firstLine="720"/>
      </w:pPr>
      <w:r>
        <w:t xml:space="preserve">Walker et al. (2018) found </w:t>
      </w:r>
      <w:r w:rsidR="00142B8C">
        <w:t>snowpack</w:t>
      </w:r>
      <w:r>
        <w:t xml:space="preserve"> to be an important predictor in raven use of wolf habitat in Yellowstone. </w:t>
      </w:r>
      <w:ins w:id="365" w:author="John M. Marzluff" w:date="2026-02-03T15:05:00Z" w16du:dateUtc="2026-02-03T22:05:00Z">
        <w:r w:rsidR="006C263F">
          <w:t>W</w:t>
        </w:r>
      </w:ins>
      <w:del w:id="366" w:author="John M. Marzluff" w:date="2026-02-03T15:05:00Z" w16du:dateUtc="2026-02-03T22:05:00Z">
        <w:r w:rsidDel="006C263F">
          <w:delText xml:space="preserve">Similarly, </w:delText>
        </w:r>
        <w:r w:rsidR="00FC5626" w:rsidDel="006C263F">
          <w:delText>w</w:delText>
        </w:r>
      </w:del>
      <w:r w:rsidR="00FC5626">
        <w:t xml:space="preserve">e </w:t>
      </w:r>
      <w:r w:rsidR="0059123D">
        <w:t>include</w:t>
      </w:r>
      <w:r w:rsidR="00FC5626">
        <w:t>d</w:t>
      </w:r>
      <w:r w:rsidR="0059123D">
        <w:t xml:space="preserve"> snow depth and maximum</w:t>
      </w:r>
      <w:r>
        <w:t xml:space="preserve"> daily temperature </w:t>
      </w:r>
      <w:r w:rsidR="00F245CE">
        <w:t>from Mammoth, WY</w:t>
      </w:r>
      <w:ins w:id="367" w:author="John M. Marzluff" w:date="2026-02-03T15:05:00Z" w16du:dateUtc="2026-02-03T22:05:00Z">
        <w:r w:rsidR="006C263F">
          <w:t>,</w:t>
        </w:r>
      </w:ins>
      <w:r w:rsidR="00F245CE">
        <w:t xml:space="preserve"> </w:t>
      </w:r>
      <w:r>
        <w:t>as a predictor that might similar</w:t>
      </w:r>
      <w:r w:rsidR="00A402DE">
        <w:t>ly</w:t>
      </w:r>
      <w:r>
        <w:t xml:space="preserve"> impact </w:t>
      </w:r>
      <w:r w:rsidR="007F6771">
        <w:t xml:space="preserve">territorial </w:t>
      </w:r>
      <w:r>
        <w:t xml:space="preserve">raven </w:t>
      </w:r>
      <w:del w:id="368" w:author="John M. Marzluff" w:date="2026-02-03T15:05:00Z" w16du:dateUtc="2026-02-03T22:05:00Z">
        <w:r w:rsidDel="006C263F">
          <w:delText xml:space="preserve">decision </w:delText>
        </w:r>
      </w:del>
      <w:ins w:id="369" w:author="John M. Marzluff" w:date="2026-02-03T15:05:00Z" w16du:dateUtc="2026-02-03T22:05:00Z">
        <w:r w:rsidR="006C263F">
          <w:t>decision</w:t>
        </w:r>
        <w:r w:rsidR="006C263F">
          <w:t>-</w:t>
        </w:r>
      </w:ins>
      <w:r>
        <w:t xml:space="preserve">making. </w:t>
      </w:r>
    </w:p>
    <w:p w14:paraId="129FE5C2" w14:textId="6DB6FEB9" w:rsidR="00BA7CE9" w:rsidRPr="00412EDF" w:rsidRDefault="00BA7CE9" w:rsidP="00BA7CE9">
      <w:pPr>
        <w:spacing w:line="480" w:lineRule="auto"/>
        <w:rPr>
          <w:i/>
          <w:iCs/>
        </w:rPr>
      </w:pPr>
      <w:r w:rsidRPr="00412EDF">
        <w:rPr>
          <w:i/>
          <w:iCs/>
        </w:rPr>
        <w:t xml:space="preserve">Raven </w:t>
      </w:r>
      <w:r w:rsidR="0033672F">
        <w:rPr>
          <w:i/>
          <w:iCs/>
        </w:rPr>
        <w:t xml:space="preserve">conditional </w:t>
      </w:r>
      <w:r w:rsidRPr="00412EDF">
        <w:rPr>
          <w:i/>
          <w:iCs/>
        </w:rPr>
        <w:t>movement model</w:t>
      </w:r>
    </w:p>
    <w:p w14:paraId="1B3E0A10" w14:textId="4B3A8E13" w:rsidR="00BA7CE9" w:rsidRDefault="00BA7CE9" w:rsidP="00BA7CE9">
      <w:pPr>
        <w:spacing w:line="480" w:lineRule="auto"/>
      </w:pPr>
      <w:r w:rsidRPr="00412EDF">
        <w:tab/>
      </w:r>
      <w:r w:rsidR="00245446">
        <w:t>We</w:t>
      </w:r>
      <w:r>
        <w:t xml:space="preserve"> investigate</w:t>
      </w:r>
      <w:r w:rsidR="00245446">
        <w:t>d</w:t>
      </w:r>
      <w:r>
        <w:t xml:space="preserve"> how the availability from two sources of carrion, hunters and wolves, drives movement decisions of breeding ravens during the winter by creating a conditional binomial generalized linear mixed model</w:t>
      </w:r>
      <w:del w:id="370" w:author="John M. Marzluff" w:date="2026-02-03T15:06:00Z" w16du:dateUtc="2026-02-03T22:06:00Z">
        <w:r w:rsidDel="006C263F">
          <w:delText>s</w:delText>
        </w:r>
      </w:del>
      <w:r>
        <w:t xml:space="preserve"> (GLMM) using </w:t>
      </w:r>
      <w:r w:rsidRPr="00412EDF">
        <w:t xml:space="preserve">the R package </w:t>
      </w:r>
      <w:r w:rsidRPr="00412EDF">
        <w:rPr>
          <w:i/>
          <w:iCs/>
        </w:rPr>
        <w:t>lme4</w:t>
      </w:r>
      <w:r w:rsidRPr="00412EDF">
        <w:t xml:space="preserve"> (</w:t>
      </w:r>
      <w:r w:rsidRPr="00412EDF">
        <w:rPr>
          <w:highlight w:val="yellow"/>
        </w:rPr>
        <w:t>version</w:t>
      </w:r>
      <w:r w:rsidRPr="00412EDF">
        <w:t xml:space="preserve"> 1.1-37)</w:t>
      </w:r>
      <w:r>
        <w:t xml:space="preserve"> with a random effect for individual. </w:t>
      </w:r>
      <w:r w:rsidR="00982EA0">
        <w:t xml:space="preserve">We used </w:t>
      </w:r>
      <w:del w:id="371" w:author="John M. Marzluff" w:date="2026-02-03T15:06:00Z" w16du:dateUtc="2026-02-03T22:06:00Z">
        <w:r w:rsidR="00982EA0" w:rsidDel="006C263F">
          <w:delText xml:space="preserve">the </w:delText>
        </w:r>
      </w:del>
      <w:ins w:id="372" w:author="John M. Marzluff" w:date="2026-02-03T15:06:00Z" w16du:dateUtc="2026-02-03T22:06:00Z">
        <w:r w:rsidR="006C263F">
          <w:t>a</w:t>
        </w:r>
        <w:r w:rsidR="006C263F">
          <w:t xml:space="preserve"> </w:t>
        </w:r>
      </w:ins>
      <w:r w:rsidR="00982EA0">
        <w:t xml:space="preserve">conditional model to </w:t>
      </w:r>
      <w:del w:id="373" w:author="John M. Marzluff" w:date="2026-02-03T15:06:00Z" w16du:dateUtc="2026-02-03T22:06:00Z">
        <w:r w:rsidR="00982EA0" w:rsidDel="006C263F">
          <w:delText>break</w:delText>
        </w:r>
      </w:del>
      <w:ins w:id="374" w:author="John M. Marzluff" w:date="2026-02-03T15:06:00Z" w16du:dateUtc="2026-02-03T22:06:00Z">
        <w:r w:rsidR="006C263F">
          <w:t>decompose</w:t>
        </w:r>
      </w:ins>
      <w:r w:rsidR="00982EA0">
        <w:t xml:space="preserve"> the commuting process into </w:t>
      </w:r>
      <w:r>
        <w:t xml:space="preserve">two </w:t>
      </w:r>
      <w:del w:id="375" w:author="John M. Marzluff" w:date="2026-02-03T15:06:00Z" w16du:dateUtc="2026-02-03T22:06:00Z">
        <w:r w:rsidDel="006C263F">
          <w:delText>separate</w:delText>
        </w:r>
      </w:del>
      <w:ins w:id="376" w:author="John M. Marzluff" w:date="2026-02-03T15:06:00Z" w16du:dateUtc="2026-02-03T22:06:00Z">
        <w:r w:rsidR="006C263F">
          <w:t>distinct</w:t>
        </w:r>
      </w:ins>
      <w:r>
        <w:t xml:space="preserve"> decisions. The first </w:t>
      </w:r>
      <w:r w:rsidR="00726FDD">
        <w:t>is</w:t>
      </w:r>
      <w:r>
        <w:t xml:space="preserve"> whether a raven decides to leave its territory </w:t>
      </w:r>
      <w:ins w:id="377" w:author="John M. Marzluff" w:date="2026-02-03T15:06:00Z" w16du:dateUtc="2026-02-03T22:06:00Z">
        <w:r w:rsidR="006C263F">
          <w:rPr>
            <w:kern w:val="0"/>
            <w14:ligatures w14:val="none"/>
          </w:rPr>
          <w:t>(hereafter, the territory model), and the second is whether, after leaving the territory, the raven decides to visit the hunting regions (hereafter, the</w:t>
        </w:r>
      </w:ins>
      <w:del w:id="378" w:author="John M. Marzluff" w:date="2026-02-03T15:06:00Z" w16du:dateUtc="2026-02-03T22:06:00Z">
        <w:r w:rsidDel="006C263F">
          <w:delText xml:space="preserve">(hereafter territory model) and the second </w:delText>
        </w:r>
        <w:r w:rsidR="0008607B" w:rsidDel="006C263F">
          <w:delText>is</w:delText>
        </w:r>
        <w:r w:rsidDel="006C263F">
          <w:delText xml:space="preserve"> </w:delText>
        </w:r>
        <w:r w:rsidR="001101EA" w:rsidDel="006C263F">
          <w:delText>after leaving the</w:delText>
        </w:r>
        <w:r w:rsidDel="006C263F">
          <w:delText xml:space="preserve"> territory, </w:delText>
        </w:r>
        <w:r w:rsidR="001101EA" w:rsidDel="006C263F">
          <w:delText xml:space="preserve">whether the raven </w:delText>
        </w:r>
        <w:r w:rsidDel="006C263F">
          <w:delText>decides to visit the hunting region</w:delText>
        </w:r>
        <w:r w:rsidR="0031230C" w:rsidDel="006C263F">
          <w:delText>s</w:delText>
        </w:r>
        <w:r w:rsidDel="006C263F">
          <w:delText xml:space="preserve"> (hereafter</w:delText>
        </w:r>
      </w:del>
      <w:r>
        <w:t xml:space="preserve"> hunting model). </w:t>
      </w:r>
      <w:r w:rsidR="00433A05">
        <w:t>We used the</w:t>
      </w:r>
      <w:r>
        <w:t xml:space="preserve"> second part of the conditional model</w:t>
      </w:r>
      <w:r w:rsidR="00756407">
        <w:t xml:space="preserve"> to</w:t>
      </w:r>
      <w:r w:rsidR="009C68CD">
        <w:t xml:space="preserve"> account for the presence of other resources (e.g. wolf kills outside the territory or food in other gateway communities) that may influence </w:t>
      </w:r>
      <w:r w:rsidR="00576804">
        <w:t>a</w:t>
      </w:r>
      <w:r w:rsidR="009C68CD">
        <w:t xml:space="preserve"> raven’s decision.</w:t>
      </w:r>
      <w:r>
        <w:t xml:space="preserve"> </w:t>
      </w:r>
    </w:p>
    <w:p w14:paraId="3614BF56" w14:textId="484254F3" w:rsidR="00BA7CE9" w:rsidRDefault="004479F1" w:rsidP="00BA7CE9">
      <w:pPr>
        <w:spacing w:line="480" w:lineRule="auto"/>
        <w:ind w:firstLine="720"/>
      </w:pPr>
      <w:r>
        <w:t xml:space="preserve">We restricted both </w:t>
      </w:r>
      <w:r w:rsidR="0001111F">
        <w:t>model</w:t>
      </w:r>
      <w:r>
        <w:t xml:space="preserve">s </w:t>
      </w:r>
      <w:r w:rsidR="00334016">
        <w:t>to</w:t>
      </w:r>
      <w:r w:rsidR="00BA7CE9">
        <w:t xml:space="preserve"> data from </w:t>
      </w:r>
      <w:commentRangeStart w:id="379"/>
      <w:r w:rsidR="00BA7CE9">
        <w:t>the 30-day early (Nov 15 - Dec 15) and late (March</w:t>
      </w:r>
      <w:r>
        <w:t xml:space="preserve"> 1 - 30</w:t>
      </w:r>
      <w:r w:rsidR="00BA7CE9">
        <w:t xml:space="preserve">) winter study </w:t>
      </w:r>
      <w:commentRangeEnd w:id="379"/>
      <w:r w:rsidR="001C48B6">
        <w:rPr>
          <w:rStyle w:val="CommentReference"/>
          <w:sz w:val="24"/>
          <w:szCs w:val="24"/>
        </w:rPr>
        <w:commentReference w:id="379"/>
      </w:r>
      <w:r w:rsidR="00BA7CE9">
        <w:t>periods done by the Yellowstone Wolf, Cougar, and Elk project</w:t>
      </w:r>
      <w:ins w:id="380" w:author="John M. Marzluff" w:date="2026-02-03T15:06:00Z" w16du:dateUtc="2026-02-03T22:06:00Z">
        <w:r w:rsidR="006C263F">
          <w:t>,</w:t>
        </w:r>
      </w:ins>
      <w:r w:rsidR="00BA7CE9">
        <w:t xml:space="preserve"> because that is the period the wolf carcass </w:t>
      </w:r>
      <w:r w:rsidR="00F15E53">
        <w:t xml:space="preserve">predictive algorithm </w:t>
      </w:r>
      <w:r w:rsidR="00BA7CE9">
        <w:t>works</w:t>
      </w:r>
      <w:r w:rsidR="00227BA0">
        <w:t xml:space="preserve"> </w:t>
      </w:r>
      <w:r w:rsidR="001E4CFC">
        <w:t xml:space="preserve">for </w:t>
      </w:r>
      <w:r w:rsidR="00227BA0">
        <w:t>due to</w:t>
      </w:r>
      <w:r w:rsidR="0021430C">
        <w:t xml:space="preserve"> a</w:t>
      </w:r>
      <w:r w:rsidR="00227BA0">
        <w:t xml:space="preserve"> higher </w:t>
      </w:r>
      <w:r w:rsidR="002725BD">
        <w:t xml:space="preserve">wolf </w:t>
      </w:r>
      <w:r w:rsidR="00227BA0">
        <w:t xml:space="preserve">collar fix </w:t>
      </w:r>
      <w:r w:rsidR="0094639D">
        <w:t>rate</w:t>
      </w:r>
      <w:r w:rsidR="00BA7CE9">
        <w:t>.</w:t>
      </w:r>
      <w:r w:rsidR="0094639D">
        <w:t xml:space="preserve"> </w:t>
      </w:r>
      <w:r w:rsidR="007911F7">
        <w:t xml:space="preserve">We </w:t>
      </w:r>
      <w:r w:rsidR="00BA7CE9">
        <w:t>include</w:t>
      </w:r>
      <w:r w:rsidR="00834FC1">
        <w:t>d</w:t>
      </w:r>
      <w:r w:rsidR="00BA7CE9">
        <w:t xml:space="preserve"> an interaction </w:t>
      </w:r>
      <w:ins w:id="381" w:author="John M. Marzluff" w:date="2026-02-03T15:07:00Z" w16du:dateUtc="2026-02-03T22:07:00Z">
        <w:r w:rsidR="006C263F">
          <w:rPr>
            <w:kern w:val="0"/>
            <w14:ligatures w14:val="none"/>
          </w:rPr>
          <w:t xml:space="preserve">term between the wolf-kill covariate (active kill and visited kill) and the amount of hunting biomass to determine whether one resource </w:t>
        </w:r>
        <w:r w:rsidR="006C263F">
          <w:rPr>
            <w:kern w:val="0"/>
            <w14:ligatures w14:val="none"/>
          </w:rPr>
          <w:lastRenderedPageBreak/>
          <w:t>was prioritized</w:t>
        </w:r>
      </w:ins>
      <w:del w:id="382" w:author="John M. Marzluff" w:date="2026-02-03T15:07:00Z" w16du:dateUtc="2026-02-03T22:07:00Z">
        <w:r w:rsidR="00BA7CE9" w:rsidDel="006C263F">
          <w:delText>effect</w:delText>
        </w:r>
        <w:r w:rsidR="007911F7" w:rsidDel="006C263F">
          <w:delText xml:space="preserve"> in both models</w:delText>
        </w:r>
        <w:r w:rsidR="00BA7CE9" w:rsidDel="006C263F">
          <w:delText xml:space="preserve"> between </w:delText>
        </w:r>
        <w:r w:rsidR="00986DEF" w:rsidDel="006C263F">
          <w:delText xml:space="preserve">the wolf kill covariate (active kill and visited kill) </w:delText>
        </w:r>
        <w:r w:rsidR="00BA7CE9" w:rsidDel="006C263F">
          <w:delText>and the amount of hunting biomass available</w:delText>
        </w:r>
        <w:r w:rsidR="001E44EB" w:rsidDel="006C263F">
          <w:delText xml:space="preserve"> t</w:delText>
        </w:r>
        <w:r w:rsidR="00BA7CE9" w:rsidDel="006C263F">
          <w:delText xml:space="preserve">o determine if one resource </w:delText>
        </w:r>
        <w:r w:rsidR="00562BED" w:rsidDel="006C263F">
          <w:delText>was</w:delText>
        </w:r>
        <w:r w:rsidR="00BA7CE9" w:rsidDel="006C263F">
          <w:delText xml:space="preserve"> given priority</w:delText>
        </w:r>
      </w:del>
      <w:r w:rsidR="00BA7CE9">
        <w:t xml:space="preserve"> over the other in the decision</w:t>
      </w:r>
      <w:r w:rsidR="00190C30">
        <w:t>-</w:t>
      </w:r>
      <w:r w:rsidR="00BA7CE9">
        <w:t>making process.</w:t>
      </w:r>
      <w:r w:rsidR="007C1052">
        <w:t xml:space="preserve"> </w:t>
      </w:r>
      <w:r w:rsidR="00E050E5">
        <w:t>We included t</w:t>
      </w:r>
      <w:r w:rsidR="007C1052">
        <w:t xml:space="preserve">wo covariates to represent the hunting season </w:t>
      </w:r>
      <w:del w:id="383" w:author="John M. Marzluff" w:date="2026-02-03T15:07:00Z" w16du:dateUtc="2026-02-03T22:07:00Z">
        <w:r w:rsidR="007C1052" w:rsidDel="006C263F">
          <w:delText>to</w:delText>
        </w:r>
      </w:del>
      <w:ins w:id="384" w:author="John M. Marzluff" w:date="2026-02-03T15:07:00Z" w16du:dateUtc="2026-02-03T22:07:00Z">
        <w:r w:rsidR="006C263F">
          <w:t>and</w:t>
        </w:r>
      </w:ins>
      <w:r w:rsidR="007C1052">
        <w:t xml:space="preserve"> </w:t>
      </w:r>
      <w:del w:id="385" w:author="John M. Marzluff" w:date="2026-02-03T15:07:00Z" w16du:dateUtc="2026-02-03T22:07:00Z">
        <w:r w:rsidR="007C1052" w:rsidDel="006C263F">
          <w:delText>determine</w:delText>
        </w:r>
      </w:del>
      <w:ins w:id="386" w:author="John M. Marzluff" w:date="2026-02-03T15:07:00Z" w16du:dateUtc="2026-02-03T22:07:00Z">
        <w:r w:rsidR="006C263F">
          <w:t>assess</w:t>
        </w:r>
      </w:ins>
      <w:r w:rsidR="007C1052">
        <w:t xml:space="preserve"> t</w:t>
      </w:r>
      <w:del w:id="387" w:author="John M. Marzluff" w:date="2026-02-03T15:07:00Z" w16du:dateUtc="2026-02-03T22:07:00Z">
        <w:r w:rsidR="007C1052" w:rsidDel="006C263F">
          <w:delText>o</w:delText>
        </w:r>
      </w:del>
      <w:ins w:id="388" w:author="John M. Marzluff" w:date="2026-02-03T15:07:00Z" w16du:dateUtc="2026-02-03T22:07:00Z">
        <w:r w:rsidR="006C263F">
          <w:t>he</w:t>
        </w:r>
      </w:ins>
      <w:r w:rsidR="007C1052">
        <w:t xml:space="preserve"> </w:t>
      </w:r>
      <w:del w:id="389" w:author="John M. Marzluff" w:date="2026-02-03T15:07:00Z" w16du:dateUtc="2026-02-03T22:07:00Z">
        <w:r w:rsidR="007C1052" w:rsidDel="006C263F">
          <w:delText>what degree</w:delText>
        </w:r>
      </w:del>
      <w:ins w:id="390" w:author="John M. Marzluff" w:date="2026-02-03T15:07:00Z" w16du:dateUtc="2026-02-03T22:07:00Z">
        <w:r w:rsidR="006C263F">
          <w:t>extent</w:t>
        </w:r>
      </w:ins>
      <w:r w:rsidR="007C1052">
        <w:t xml:space="preserve"> </w:t>
      </w:r>
      <w:del w:id="391" w:author="John M. Marzluff" w:date="2026-02-03T15:07:00Z" w16du:dateUtc="2026-02-03T22:07:00Z">
        <w:r w:rsidR="007C1052" w:rsidDel="006C263F">
          <w:delText>ravens</w:delText>
        </w:r>
      </w:del>
      <w:ins w:id="392" w:author="John M. Marzluff" w:date="2026-02-03T15:07:00Z" w16du:dateUtc="2026-02-03T22:07:00Z">
        <w:r w:rsidR="006C263F">
          <w:t>to</w:t>
        </w:r>
      </w:ins>
      <w:r w:rsidR="007C1052">
        <w:t xml:space="preserve"> w</w:t>
      </w:r>
      <w:del w:id="393" w:author="John M. Marzluff" w:date="2026-02-03T15:07:00Z" w16du:dateUtc="2026-02-03T22:07:00Z">
        <w:r w:rsidR="007C1052" w:rsidDel="006C263F">
          <w:delText>ere</w:delText>
        </w:r>
      </w:del>
      <w:ins w:id="394" w:author="John M. Marzluff" w:date="2026-02-03T15:07:00Z" w16du:dateUtc="2026-02-03T22:07:00Z">
        <w:r w:rsidR="006C263F">
          <w:t>hich</w:t>
        </w:r>
      </w:ins>
      <w:r w:rsidR="007C1052">
        <w:t xml:space="preserve"> </w:t>
      </w:r>
      <w:del w:id="395" w:author="John M. Marzluff" w:date="2026-02-03T15:07:00Z" w16du:dateUtc="2026-02-03T22:07:00Z">
        <w:r w:rsidR="007C1052" w:rsidDel="006C263F">
          <w:delText>tracking</w:delText>
        </w:r>
      </w:del>
      <w:ins w:id="396" w:author="John M. Marzluff" w:date="2026-02-03T15:07:00Z" w16du:dateUtc="2026-02-03T22:07:00Z">
        <w:r w:rsidR="006C263F">
          <w:t>ravens</w:t>
        </w:r>
      </w:ins>
      <w:r w:rsidR="007C1052">
        <w:t xml:space="preserve"> t</w:t>
      </w:r>
      <w:del w:id="397" w:author="John M. Marzluff" w:date="2026-02-03T15:07:00Z" w16du:dateUtc="2026-02-03T22:07:00Z">
        <w:r w:rsidR="007C1052" w:rsidDel="006C263F">
          <w:delText>he</w:delText>
        </w:r>
      </w:del>
      <w:ins w:id="398" w:author="John M. Marzluff" w:date="2026-02-03T15:07:00Z" w16du:dateUtc="2026-02-03T22:07:00Z">
        <w:r w:rsidR="006C263F">
          <w:t>racked</w:t>
        </w:r>
      </w:ins>
      <w:r w:rsidR="007C1052">
        <w:t xml:space="preserve"> potential biomass versus a broad</w:t>
      </w:r>
      <w:r w:rsidR="00314F6C">
        <w:t>er</w:t>
      </w:r>
      <w:ins w:id="399" w:author="John M. Marzluff" w:date="2026-02-03T15:07:00Z" w16du:dateUtc="2026-02-03T22:07:00Z">
        <w:r w:rsidR="006C263F">
          <w:t>,</w:t>
        </w:r>
      </w:ins>
      <w:r w:rsidR="007C1052">
        <w:t xml:space="preserve"> </w:t>
      </w:r>
      <w:del w:id="400" w:author="John M. Marzluff" w:date="2026-02-03T15:07:00Z" w16du:dateUtc="2026-02-03T22:07:00Z">
        <w:r w:rsidR="007C1052" w:rsidDel="006C263F">
          <w:delText>general availabilit</w:delText>
        </w:r>
      </w:del>
      <w:ins w:id="401" w:author="John M. Marzluff" w:date="2026-02-03T15:07:00Z" w16du:dateUtc="2026-02-03T22:07:00Z">
        <w:r w:rsidR="006C263F">
          <w:t>seasonall</w:t>
        </w:r>
      </w:ins>
      <w:r w:rsidR="007C1052">
        <w:t xml:space="preserve">y determined </w:t>
      </w:r>
      <w:del w:id="402" w:author="John M. Marzluff" w:date="2026-02-03T15:07:00Z" w16du:dateUtc="2026-02-03T22:07:00Z">
        <w:r w:rsidR="007C1052" w:rsidDel="006C263F">
          <w:delText>by the hunting season</w:delText>
        </w:r>
      </w:del>
      <w:ins w:id="403" w:author="John M. Marzluff" w:date="2026-02-03T15:07:00Z" w16du:dateUtc="2026-02-03T22:07:00Z">
        <w:r w:rsidR="006C263F">
          <w:t>availability</w:t>
        </w:r>
      </w:ins>
      <w:r w:rsidR="007C1052">
        <w:t>.</w:t>
      </w:r>
      <w:r w:rsidR="00BA7CE9">
        <w:t xml:space="preserve"> </w:t>
      </w:r>
      <w:r w:rsidR="00BA7CE9" w:rsidRPr="0023175E">
        <w:rPr>
          <w:highlight w:val="yellow"/>
        </w:rPr>
        <w:t>Other covariates</w:t>
      </w:r>
      <w:r w:rsidR="00B61806">
        <w:rPr>
          <w:highlight w:val="yellow"/>
        </w:rPr>
        <w:t xml:space="preserve"> in the territory model</w:t>
      </w:r>
      <w:r w:rsidR="00BA7CE9" w:rsidRPr="0023175E">
        <w:rPr>
          <w:highlight w:val="yellow"/>
        </w:rPr>
        <w:t xml:space="preserve"> </w:t>
      </w:r>
      <w:del w:id="404" w:author="John M. Marzluff" w:date="2026-02-03T15:07:00Z" w16du:dateUtc="2026-02-03T22:07:00Z">
        <w:r w:rsidR="009B71D9" w:rsidDel="006C263F">
          <w:rPr>
            <w:highlight w:val="yellow"/>
          </w:rPr>
          <w:delText>are</w:delText>
        </w:r>
        <w:r w:rsidR="00BA7CE9" w:rsidRPr="0023175E" w:rsidDel="006C263F">
          <w:rPr>
            <w:highlight w:val="yellow"/>
          </w:rPr>
          <w:delText xml:space="preserve"> th</w:delText>
        </w:r>
      </w:del>
      <w:ins w:id="405" w:author="John M. Marzluff" w:date="2026-02-03T15:07:00Z" w16du:dateUtc="2026-02-03T22:07:00Z">
        <w:r w:rsidR="006C263F">
          <w:rPr>
            <w:highlight w:val="yellow"/>
          </w:rPr>
          <w:t>includ</w:t>
        </w:r>
      </w:ins>
      <w:r w:rsidR="00BA7CE9" w:rsidRPr="0023175E">
        <w:rPr>
          <w:highlight w:val="yellow"/>
        </w:rPr>
        <w:t xml:space="preserve">e distance to </w:t>
      </w:r>
      <w:r w:rsidR="003571B0">
        <w:rPr>
          <w:highlight w:val="yellow"/>
        </w:rPr>
        <w:t>the hunting regions</w:t>
      </w:r>
      <w:r w:rsidR="00BA7CE9" w:rsidRPr="0023175E">
        <w:rPr>
          <w:highlight w:val="yellow"/>
        </w:rPr>
        <w:t xml:space="preserve">, </w:t>
      </w:r>
      <w:r w:rsidR="00896724" w:rsidRPr="0023175E">
        <w:rPr>
          <w:highlight w:val="yellow"/>
        </w:rPr>
        <w:t xml:space="preserve">average </w:t>
      </w:r>
      <w:r w:rsidR="00896724">
        <w:rPr>
          <w:highlight w:val="yellow"/>
        </w:rPr>
        <w:t xml:space="preserve">wolf </w:t>
      </w:r>
      <w:r w:rsidR="00896724" w:rsidRPr="0023175E">
        <w:rPr>
          <w:highlight w:val="yellow"/>
        </w:rPr>
        <w:t xml:space="preserve">kill density </w:t>
      </w:r>
      <w:r w:rsidR="00A25087">
        <w:rPr>
          <w:highlight w:val="yellow"/>
        </w:rPr>
        <w:t>with</w:t>
      </w:r>
      <w:r w:rsidR="00896724" w:rsidRPr="0023175E">
        <w:rPr>
          <w:highlight w:val="yellow"/>
        </w:rPr>
        <w:t>in the territory</w:t>
      </w:r>
      <w:r w:rsidR="00896724">
        <w:rPr>
          <w:highlight w:val="yellow"/>
        </w:rPr>
        <w:t>,</w:t>
      </w:r>
      <w:r w:rsidR="00896724" w:rsidRPr="0023175E">
        <w:rPr>
          <w:highlight w:val="yellow"/>
        </w:rPr>
        <w:t xml:space="preserve"> </w:t>
      </w:r>
      <w:r w:rsidR="00BA7CE9" w:rsidRPr="0023175E">
        <w:rPr>
          <w:highlight w:val="yellow"/>
        </w:rPr>
        <w:t>pre-breeding season period, the proportion of other ravens leaving their territor</w:t>
      </w:r>
      <w:del w:id="406" w:author="John M. Marzluff" w:date="2026-02-03T15:07:00Z" w16du:dateUtc="2026-02-03T22:07:00Z">
        <w:r w:rsidR="00BA7CE9" w:rsidRPr="0023175E" w:rsidDel="006C263F">
          <w:rPr>
            <w:highlight w:val="yellow"/>
          </w:rPr>
          <w:delText>y</w:delText>
        </w:r>
      </w:del>
      <w:ins w:id="407" w:author="John M. Marzluff" w:date="2026-02-03T15:07:00Z" w16du:dateUtc="2026-02-03T22:07:00Z">
        <w:r w:rsidR="006C263F">
          <w:rPr>
            <w:highlight w:val="yellow"/>
          </w:rPr>
          <w:t>ies</w:t>
        </w:r>
      </w:ins>
      <w:r w:rsidR="00BA7CE9" w:rsidRPr="0023175E">
        <w:rPr>
          <w:highlight w:val="yellow"/>
        </w:rPr>
        <w:t xml:space="preserve">, </w:t>
      </w:r>
      <w:r w:rsidR="009A49BB">
        <w:rPr>
          <w:highlight w:val="yellow"/>
        </w:rPr>
        <w:t>daily maximum</w:t>
      </w:r>
      <w:r w:rsidR="00BA7CE9" w:rsidRPr="0023175E">
        <w:rPr>
          <w:highlight w:val="yellow"/>
        </w:rPr>
        <w:t xml:space="preserve"> temperature</w:t>
      </w:r>
      <w:r w:rsidR="009A49BB">
        <w:rPr>
          <w:highlight w:val="yellow"/>
        </w:rPr>
        <w:t xml:space="preserve">, and </w:t>
      </w:r>
      <w:r w:rsidR="00834BCA">
        <w:rPr>
          <w:highlight w:val="yellow"/>
        </w:rPr>
        <w:t>daily snow depth</w:t>
      </w:r>
      <w:r w:rsidR="00BA7CE9" w:rsidRPr="0023175E">
        <w:rPr>
          <w:highlight w:val="yellow"/>
        </w:rPr>
        <w:t>.</w:t>
      </w:r>
      <w:r w:rsidR="00B61806" w:rsidRPr="00B61806">
        <w:rPr>
          <w:highlight w:val="yellow"/>
        </w:rPr>
        <w:t xml:space="preserve"> </w:t>
      </w:r>
      <w:r w:rsidR="00B61806" w:rsidRPr="0023175E">
        <w:rPr>
          <w:highlight w:val="yellow"/>
        </w:rPr>
        <w:t xml:space="preserve">Other covariates </w:t>
      </w:r>
      <w:r w:rsidR="00B61806">
        <w:rPr>
          <w:highlight w:val="yellow"/>
        </w:rPr>
        <w:t>in the hunting model are</w:t>
      </w:r>
      <w:r w:rsidR="00B61806" w:rsidRPr="0023175E">
        <w:rPr>
          <w:highlight w:val="yellow"/>
        </w:rPr>
        <w:t xml:space="preserve"> the distance to the hunting region, the proportion of other ravens visiting the hunting region</w:t>
      </w:r>
      <w:r w:rsidR="00B61806">
        <w:rPr>
          <w:highlight w:val="yellow"/>
        </w:rPr>
        <w:t>s</w:t>
      </w:r>
      <w:r w:rsidR="00B61806" w:rsidRPr="0023175E">
        <w:rPr>
          <w:highlight w:val="yellow"/>
        </w:rPr>
        <w:t>, average daily temperature</w:t>
      </w:r>
      <w:r w:rsidR="00B61806">
        <w:rPr>
          <w:highlight w:val="yellow"/>
        </w:rPr>
        <w:t>, and daily snow depth</w:t>
      </w:r>
      <w:r w:rsidR="00B61806" w:rsidRPr="0023175E">
        <w:rPr>
          <w:highlight w:val="yellow"/>
        </w:rPr>
        <w:t>.</w:t>
      </w:r>
    </w:p>
    <w:p w14:paraId="0B719213" w14:textId="77777777" w:rsidR="00BA7CE9" w:rsidRDefault="00BA7CE9" w:rsidP="00BA7CE9">
      <w:pPr>
        <w:spacing w:line="480" w:lineRule="auto"/>
      </w:pPr>
    </w:p>
    <w:p w14:paraId="1EFD9EFF" w14:textId="77777777" w:rsidR="00BA7CE9" w:rsidRPr="001E1602" w:rsidRDefault="00BA7CE9" w:rsidP="00BA7CE9">
      <w:pPr>
        <w:spacing w:line="480" w:lineRule="auto"/>
        <w:rPr>
          <w:b/>
          <w:bCs/>
        </w:rPr>
      </w:pPr>
      <w:r>
        <w:rPr>
          <w:b/>
          <w:bCs/>
        </w:rPr>
        <w:t>Results</w:t>
      </w:r>
    </w:p>
    <w:p w14:paraId="6D8C5AAA" w14:textId="28137798" w:rsidR="00DB5EDF" w:rsidRDefault="00BA3A2B" w:rsidP="00D51119">
      <w:pPr>
        <w:spacing w:line="480" w:lineRule="auto"/>
        <w:ind w:firstLine="720"/>
      </w:pPr>
      <w:r>
        <w:t xml:space="preserve">Between October </w:t>
      </w:r>
      <w:r w:rsidR="00BA7CE9">
        <w:t>20</w:t>
      </w:r>
      <w:r>
        <w:t>19 and Mar</w:t>
      </w:r>
      <w:r w:rsidR="009A574E">
        <w:t>ch 2024</w:t>
      </w:r>
      <w:r>
        <w:t xml:space="preserve">, </w:t>
      </w:r>
      <w:r w:rsidR="00D47B3D">
        <w:t>we gathered</w:t>
      </w:r>
      <w:r w:rsidR="00BA7CE9">
        <w:t xml:space="preserve"> </w:t>
      </w:r>
      <w:r w:rsidR="00B7263C">
        <w:t>2090</w:t>
      </w:r>
      <w:r w:rsidR="00BA7CE9">
        <w:t xml:space="preserve"> decision days (mean = </w:t>
      </w:r>
      <w:r w:rsidR="00B871E0">
        <w:t>104.5</w:t>
      </w:r>
      <w:r w:rsidR="00BA7CE9">
        <w:t xml:space="preserve">, sd = </w:t>
      </w:r>
      <w:r w:rsidR="00B871E0">
        <w:t>62.6</w:t>
      </w:r>
      <w:r w:rsidR="00BA7CE9">
        <w:t xml:space="preserve">, </w:t>
      </w:r>
      <w:r w:rsidR="00394B05">
        <w:t>range</w:t>
      </w:r>
      <w:r w:rsidR="00BA7CE9">
        <w:t xml:space="preserve"> =</w:t>
      </w:r>
      <w:r w:rsidR="00394B05">
        <w:t xml:space="preserve"> 4 -</w:t>
      </w:r>
      <w:r w:rsidR="00BA7CE9">
        <w:t xml:space="preserve"> </w:t>
      </w:r>
      <w:r w:rsidR="00B871E0">
        <w:t>216</w:t>
      </w:r>
      <w:r w:rsidR="00BA7CE9">
        <w:t>)</w:t>
      </w:r>
      <w:r w:rsidR="00D47B3D">
        <w:t xml:space="preserve"> from </w:t>
      </w:r>
      <w:commentRangeStart w:id="408"/>
      <w:r w:rsidR="00D47B3D">
        <w:t>20 territorial ravens</w:t>
      </w:r>
      <w:r w:rsidR="00270560">
        <w:t xml:space="preserve"> </w:t>
      </w:r>
      <w:commentRangeEnd w:id="408"/>
      <w:r w:rsidR="00D57F0B">
        <w:rPr>
          <w:rStyle w:val="CommentReference"/>
          <w:sz w:val="24"/>
          <w:szCs w:val="24"/>
        </w:rPr>
        <w:commentReference w:id="408"/>
      </w:r>
      <w:r w:rsidR="00F57081">
        <w:t>(12 female, 8 male)</w:t>
      </w:r>
      <w:r w:rsidR="00BA7CE9">
        <w:t xml:space="preserve">. </w:t>
      </w:r>
      <w:del w:id="409" w:author="John M. Marzluff" w:date="2026-02-03T15:09:00Z" w16du:dateUtc="2026-02-03T22:09:00Z">
        <w:r w:rsidR="008B4D2D" w:rsidDel="001F300C">
          <w:delText xml:space="preserve">16 individuals were captured as territory holders and 4 individuals were captured as vagrant non-breeders and </w:delText>
        </w:r>
        <w:r w:rsidR="00624BE8" w:rsidDel="001F300C">
          <w:delText>transitioned into</w:delText>
        </w:r>
        <w:r w:rsidR="008B4D2D" w:rsidDel="001F300C">
          <w:delText xml:space="preserve"> territorial holders during the study period. </w:delText>
        </w:r>
      </w:del>
      <w:r w:rsidR="0025146F">
        <w:t>Ravens decided to leave their territories an average of 86.8% of days (range = 13.9 – 100%, sd = 20%</w:t>
      </w:r>
      <w:r w:rsidR="005D6F5F">
        <w:t>, Fig.</w:t>
      </w:r>
      <w:r w:rsidR="00C55463">
        <w:t>3</w:t>
      </w:r>
      <w:r w:rsidR="0025146F">
        <w:t xml:space="preserve">). After leaving their territory, ravens </w:t>
      </w:r>
      <w:r w:rsidR="00BD6CCF">
        <w:t>traveled an average</w:t>
      </w:r>
      <w:r w:rsidR="00C94B17">
        <w:t xml:space="preserve"> 34.6 km (range = 7.4 – 64, sd = 15.7) </w:t>
      </w:r>
      <w:r w:rsidR="0025146F">
        <w:t>to forage in the hunting area an average of 68.2% of days (range = 0 – 100%, sd = 32%</w:t>
      </w:r>
      <w:r w:rsidR="005D6F5F">
        <w:t xml:space="preserve">, Fig. </w:t>
      </w:r>
      <w:r w:rsidR="00C55463">
        <w:t>3</w:t>
      </w:r>
      <w:r w:rsidR="0025146F">
        <w:t xml:space="preserve">). </w:t>
      </w:r>
      <w:r w:rsidR="00D642C8">
        <w:t xml:space="preserve">On extraterritorial trips not to </w:t>
      </w:r>
      <w:r w:rsidR="00DB5EDF">
        <w:t>the hunting area, ravens would</w:t>
      </w:r>
      <w:r w:rsidR="00836988">
        <w:t xml:space="preserve"> often</w:t>
      </w:r>
      <w:r w:rsidR="00DB5EDF">
        <w:t xml:space="preserve"> forage at wolf kills or other gateway communities</w:t>
      </w:r>
      <w:r w:rsidR="00B635B8">
        <w:t xml:space="preserve"> </w:t>
      </w:r>
      <w:r w:rsidR="00314CDC">
        <w:t xml:space="preserve">such as </w:t>
      </w:r>
      <w:r w:rsidR="00B635B8">
        <w:t>West Yellowstone, MT</w:t>
      </w:r>
      <w:r w:rsidR="00CC7AF4">
        <w:t xml:space="preserve"> </w:t>
      </w:r>
      <w:r w:rsidR="00B635B8">
        <w:t>(Fig 4).</w:t>
      </w:r>
      <w:r w:rsidR="000721FA">
        <w:t xml:space="preserve"> </w:t>
      </w:r>
      <w:r w:rsidR="0013214A">
        <w:t xml:space="preserve">Two ravens residing at Old Faithful (7485, 7494; </w:t>
      </w:r>
      <w:r w:rsidR="000721FA">
        <w:t>63 km from hunting regions)</w:t>
      </w:r>
      <w:r w:rsidR="000606A3">
        <w:t>, the farthest territories from the hunting regions,</w:t>
      </w:r>
      <w:r w:rsidR="000721FA">
        <w:t xml:space="preserve"> </w:t>
      </w:r>
      <w:r w:rsidR="00CA3FB2">
        <w:t>never</w:t>
      </w:r>
      <w:r w:rsidR="000721FA">
        <w:t xml:space="preserve"> travel</w:t>
      </w:r>
      <w:r w:rsidR="00CA3FB2">
        <w:t>ed</w:t>
      </w:r>
      <w:r w:rsidR="000721FA">
        <w:t xml:space="preserve"> to the hunting area </w:t>
      </w:r>
      <w:r w:rsidR="00880C09">
        <w:t>(Fig. 3).</w:t>
      </w:r>
      <w:r w:rsidR="0013214A">
        <w:t xml:space="preserve"> Conversely, two </w:t>
      </w:r>
      <w:r w:rsidR="00880C09">
        <w:t>individuals that lived in the interior (8900, 33 km from hunting regions)</w:t>
      </w:r>
      <w:r w:rsidR="0013214A">
        <w:t xml:space="preserve"> </w:t>
      </w:r>
      <w:r w:rsidR="00880C09">
        <w:t xml:space="preserve">and in the </w:t>
      </w:r>
      <w:r w:rsidR="00880C09">
        <w:lastRenderedPageBreak/>
        <w:t>northern range (8902, 9.5 km from hunting regions) always chose to leave their territories (Fig. 3).</w:t>
      </w:r>
      <w:r w:rsidR="00635078">
        <w:t xml:space="preserve"> </w:t>
      </w:r>
    </w:p>
    <w:p w14:paraId="7C1097D8" w14:textId="38A3081F" w:rsidR="004548F8" w:rsidRDefault="00E67D90" w:rsidP="00CB4486">
      <w:pPr>
        <w:spacing w:line="480" w:lineRule="auto"/>
        <w:ind w:firstLine="720"/>
      </w:pPr>
      <w:r>
        <w:t>W</w:t>
      </w:r>
      <w:r w:rsidR="0025146F">
        <w:t>olf kill</w:t>
      </w:r>
      <w:ins w:id="410" w:author="John M. Marzluff" w:date="2026-02-03T15:10:00Z" w16du:dateUtc="2026-02-03T22:10:00Z">
        <w:r w:rsidR="001F300C">
          <w:t xml:space="preserve">s </w:t>
        </w:r>
      </w:ins>
      <w:del w:id="411" w:author="John M. Marzluff" w:date="2026-02-03T15:10:00Z" w16du:dateUtc="2026-02-03T22:10:00Z">
        <w:r w:rsidR="0025146F" w:rsidDel="001F300C">
          <w:delText xml:space="preserve"> </w:delText>
        </w:r>
      </w:del>
      <w:r w:rsidR="00892CB4">
        <w:t>were rarely available to</w:t>
      </w:r>
      <w:r w:rsidR="0025146F">
        <w:t xml:space="preserve"> territorial ravens, either within their territory or </w:t>
      </w:r>
      <w:r w:rsidR="00BB66B1">
        <w:t>beyond it</w:t>
      </w:r>
      <w:r w:rsidR="00634B2A">
        <w:t xml:space="preserve"> (Fig. 3)</w:t>
      </w:r>
      <w:r w:rsidR="0025146F">
        <w:t>. Raven territories were on average 5.9 km</w:t>
      </w:r>
      <w:r w:rsidR="0025146F">
        <w:rPr>
          <w:vertAlign w:val="superscript"/>
        </w:rPr>
        <w:t>2</w:t>
      </w:r>
      <w:r w:rsidR="0025146F">
        <w:t xml:space="preserve"> (range = 0.8 – 21.2</w:t>
      </w:r>
      <w:r w:rsidR="0025146F" w:rsidRPr="00BA243B">
        <w:t xml:space="preserve"> </w:t>
      </w:r>
      <w:r w:rsidR="0025146F">
        <w:t>km</w:t>
      </w:r>
      <w:r w:rsidR="0025146F">
        <w:rPr>
          <w:vertAlign w:val="superscript"/>
        </w:rPr>
        <w:t>2</w:t>
      </w:r>
      <w:r w:rsidR="0025146F">
        <w:t>, sd = 6.3</w:t>
      </w:r>
      <w:r w:rsidR="0025146F" w:rsidRPr="00BA243B">
        <w:t xml:space="preserve"> </w:t>
      </w:r>
      <w:r w:rsidR="0025146F">
        <w:t>km</w:t>
      </w:r>
      <w:r w:rsidR="0025146F">
        <w:rPr>
          <w:vertAlign w:val="superscript"/>
        </w:rPr>
        <w:t>2</w:t>
      </w:r>
      <w:r w:rsidR="0025146F">
        <w:t xml:space="preserve">) </w:t>
      </w:r>
      <w:r w:rsidR="003B15EC">
        <w:t>and</w:t>
      </w:r>
      <w:r w:rsidR="0025146F">
        <w:t xml:space="preserve"> each territory only had a wolf kill available </w:t>
      </w:r>
      <w:r w:rsidR="009159E3">
        <w:t>for a mean</w:t>
      </w:r>
      <w:r w:rsidR="0025146F">
        <w:t xml:space="preserve"> of 3.1% of days (range = 0 – 25%, sd = 6.2%). </w:t>
      </w:r>
      <w:r w:rsidR="003D1511">
        <w:t>W</w:t>
      </w:r>
      <w:r w:rsidR="0025146F" w:rsidRPr="00881902">
        <w:t>olf kills were only found</w:t>
      </w:r>
      <w:r w:rsidR="003D1511">
        <w:t xml:space="preserve"> outside of the territory</w:t>
      </w:r>
      <w:r w:rsidR="0025146F" w:rsidRPr="00881902">
        <w:t xml:space="preserve"> </w:t>
      </w:r>
      <w:r w:rsidR="003D1511">
        <w:t>on a mean</w:t>
      </w:r>
      <w:r w:rsidR="0025146F" w:rsidRPr="00881902">
        <w:t xml:space="preserve"> of </w:t>
      </w:r>
      <w:r w:rsidR="0025146F">
        <w:t>9.5</w:t>
      </w:r>
      <w:r w:rsidR="0025146F" w:rsidRPr="00881902">
        <w:t xml:space="preserve">% of days (range = </w:t>
      </w:r>
      <w:r w:rsidR="0025146F">
        <w:t>1.8</w:t>
      </w:r>
      <w:r w:rsidR="0025146F" w:rsidRPr="00881902">
        <w:t xml:space="preserve"> – </w:t>
      </w:r>
      <w:r w:rsidR="0025146F">
        <w:t>33.3</w:t>
      </w:r>
      <w:r w:rsidR="0025146F" w:rsidRPr="00881902">
        <w:t xml:space="preserve">%, sd = </w:t>
      </w:r>
      <w:r w:rsidR="0025146F">
        <w:t>7.7</w:t>
      </w:r>
      <w:r w:rsidR="0025146F" w:rsidRPr="00881902">
        <w:t>%).</w:t>
      </w:r>
      <w:r w:rsidR="00F34B40">
        <w:t xml:space="preserve"> Most extraterritorial trips</w:t>
      </w:r>
      <w:r w:rsidR="0025146F" w:rsidRPr="00881902">
        <w:t xml:space="preserve"> </w:t>
      </w:r>
      <w:r w:rsidR="00F34B40">
        <w:t>(</w:t>
      </w:r>
      <w:r w:rsidR="0025146F" w:rsidRPr="00881902">
        <w:t>6</w:t>
      </w:r>
      <w:r w:rsidR="0025146F">
        <w:t>8</w:t>
      </w:r>
      <w:r w:rsidR="0025146F" w:rsidRPr="00881902">
        <w:t>.</w:t>
      </w:r>
      <w:r w:rsidR="0025146F">
        <w:t>5</w:t>
      </w:r>
      <w:r w:rsidR="0025146F" w:rsidRPr="00881902">
        <w:t>%</w:t>
      </w:r>
      <w:r w:rsidR="00F34B40">
        <w:t>)</w:t>
      </w:r>
      <w:r w:rsidR="0025146F" w:rsidRPr="00881902">
        <w:t xml:space="preserve"> </w:t>
      </w:r>
      <w:r w:rsidR="00E82100">
        <w:t>with a</w:t>
      </w:r>
      <w:r w:rsidR="00F34B40">
        <w:t xml:space="preserve"> </w:t>
      </w:r>
      <w:r w:rsidR="0025146F" w:rsidRPr="00881902">
        <w:t xml:space="preserve">wolf kill involved the raven investigating the hunting areas as well (range = </w:t>
      </w:r>
      <w:r w:rsidR="0025146F">
        <w:t>16.7</w:t>
      </w:r>
      <w:r w:rsidR="0025146F" w:rsidRPr="00881902">
        <w:t xml:space="preserve"> – 100%, sd = 3</w:t>
      </w:r>
      <w:r w:rsidR="0025146F">
        <w:t>3.2</w:t>
      </w:r>
      <w:r w:rsidR="0025146F" w:rsidRPr="00881902">
        <w:t xml:space="preserve">%). </w:t>
      </w:r>
      <w:del w:id="412" w:author="John M. Marzluff" w:date="2026-02-03T15:14:00Z" w16du:dateUtc="2026-02-03T22:14:00Z">
        <w:r w:rsidR="00DB5EDF" w:rsidDel="001F300C">
          <w:delText>Outside</w:delText>
        </w:r>
      </w:del>
      <w:ins w:id="413" w:author="John M. Marzluff" w:date="2026-02-03T15:14:00Z" w16du:dateUtc="2026-02-03T22:14:00Z">
        <w:r w:rsidR="001F300C">
          <w:t>In</w:t>
        </w:r>
      </w:ins>
      <w:r w:rsidR="00DB5EDF">
        <w:t xml:space="preserve"> </w:t>
      </w:r>
      <w:del w:id="414" w:author="John M. Marzluff" w:date="2026-02-03T15:14:00Z" w16du:dateUtc="2026-02-03T22:14:00Z">
        <w:r w:rsidR="00DB5EDF" w:rsidDel="001F300C">
          <w:delText>of</w:delText>
        </w:r>
      </w:del>
      <w:ins w:id="415" w:author="John M. Marzluff" w:date="2026-02-03T15:14:00Z" w16du:dateUtc="2026-02-03T22:14:00Z">
        <w:r w:rsidR="001F300C">
          <w:t>addition to</w:t>
        </w:r>
      </w:ins>
      <w:r w:rsidR="00DB5EDF">
        <w:t xml:space="preserve"> the two main carrion resources available </w:t>
      </w:r>
      <w:del w:id="416" w:author="John M. Marzluff" w:date="2026-02-03T15:14:00Z" w16du:dateUtc="2026-02-03T22:14:00Z">
        <w:r w:rsidR="00DB5EDF" w:rsidDel="001F300C">
          <w:delText xml:space="preserve">on </w:delText>
        </w:r>
      </w:del>
      <w:ins w:id="417" w:author="John M. Marzluff" w:date="2026-02-03T15:14:00Z" w16du:dateUtc="2026-02-03T22:14:00Z">
        <w:r w:rsidR="001F300C">
          <w:t>i</w:t>
        </w:r>
        <w:r w:rsidR="001F300C">
          <w:t xml:space="preserve">n </w:t>
        </w:r>
      </w:ins>
      <w:r w:rsidR="00DB5EDF">
        <w:t xml:space="preserve">the landscape, ravens also visited various anthropogenic subsidies. Ravens spent some time at the landfill and sewage treatment ponds in Gardiner an average </w:t>
      </w:r>
      <w:r w:rsidR="00DB5EDF" w:rsidRPr="00C76B4C">
        <w:rPr>
          <w:highlight w:val="yellow"/>
        </w:rPr>
        <w:t xml:space="preserve">of </w:t>
      </w:r>
      <w:r w:rsidR="00DB5EDF">
        <w:rPr>
          <w:highlight w:val="yellow"/>
        </w:rPr>
        <w:t>15.2</w:t>
      </w:r>
      <w:r w:rsidR="00DB5EDF" w:rsidRPr="00C76B4C">
        <w:rPr>
          <w:highlight w:val="yellow"/>
        </w:rPr>
        <w:t>%</w:t>
      </w:r>
      <w:r w:rsidR="00DB5EDF">
        <w:t xml:space="preserve"> of trips to the hunting regions throughout the winter (range = 0 – 60%, sd = 17.3%). </w:t>
      </w:r>
    </w:p>
    <w:p w14:paraId="2D18A864" w14:textId="77777777" w:rsidR="00270BD5" w:rsidRDefault="00270BD5" w:rsidP="004548F8">
      <w:pPr>
        <w:spacing w:line="480" w:lineRule="auto"/>
        <w:ind w:firstLine="720"/>
      </w:pPr>
    </w:p>
    <w:p w14:paraId="45DC8C8C" w14:textId="11D48EB1" w:rsidR="003F5F93" w:rsidRDefault="009724F7" w:rsidP="003F5F93">
      <w:pPr>
        <w:spacing w:line="480" w:lineRule="auto"/>
      </w:pPr>
      <w:r>
        <w:rPr>
          <w:i/>
          <w:iCs/>
        </w:rPr>
        <w:t>Foraging m</w:t>
      </w:r>
      <w:r w:rsidR="003F5F93" w:rsidRPr="009D4E3E">
        <w:rPr>
          <w:i/>
          <w:iCs/>
        </w:rPr>
        <w:t>ovement decisi</w:t>
      </w:r>
      <w:r>
        <w:rPr>
          <w:i/>
          <w:iCs/>
        </w:rPr>
        <w:t>ons</w:t>
      </w:r>
    </w:p>
    <w:p w14:paraId="6435F46C" w14:textId="1BCA0977" w:rsidR="00AD3FE3" w:rsidRDefault="00801666" w:rsidP="002A2287">
      <w:pPr>
        <w:spacing w:line="480" w:lineRule="auto"/>
        <w:ind w:firstLine="720"/>
      </w:pPr>
      <w:r>
        <w:t>F</w:t>
      </w:r>
      <w:r w:rsidR="00FC25A4">
        <w:t>ood availability and weather conditions</w:t>
      </w:r>
      <w:r>
        <w:t xml:space="preserve"> both impacted </w:t>
      </w:r>
      <w:r w:rsidR="00140A52">
        <w:t xml:space="preserve">a </w:t>
      </w:r>
      <w:r>
        <w:t>raven</w:t>
      </w:r>
      <w:r w:rsidR="00F74C0B">
        <w:t>’s</w:t>
      </w:r>
      <w:r>
        <w:t xml:space="preserve"> </w:t>
      </w:r>
      <w:r w:rsidR="00624B25">
        <w:t xml:space="preserve">decision to leave </w:t>
      </w:r>
      <w:r w:rsidR="00EB109C">
        <w:t>its</w:t>
      </w:r>
      <w:r w:rsidR="00624B25">
        <w:t xml:space="preserve"> </w:t>
      </w:r>
      <w:r w:rsidR="00A44D05">
        <w:t>territory</w:t>
      </w:r>
      <w:r w:rsidR="00FC25A4">
        <w:t xml:space="preserve">. </w:t>
      </w:r>
      <w:r w:rsidR="00AD4CEB">
        <w:t>A</w:t>
      </w:r>
      <w:r w:rsidR="00560500">
        <w:t xml:space="preserve"> </w:t>
      </w:r>
      <w:r w:rsidR="00AD4CEB">
        <w:t xml:space="preserve">wolf kill within </w:t>
      </w:r>
      <w:r w:rsidR="00C56F99">
        <w:t xml:space="preserve">1 km of </w:t>
      </w:r>
      <w:r w:rsidR="00AD4CEB">
        <w:t xml:space="preserve">a raven’s territory </w:t>
      </w:r>
      <w:commentRangeStart w:id="418"/>
      <w:r w:rsidR="00AD4CEB">
        <w:t xml:space="preserve">decreased the chance </w:t>
      </w:r>
      <w:commentRangeEnd w:id="418"/>
      <w:r w:rsidR="00F506D8">
        <w:rPr>
          <w:rStyle w:val="CommentReference"/>
          <w:sz w:val="24"/>
          <w:szCs w:val="24"/>
        </w:rPr>
        <w:commentReference w:id="418"/>
      </w:r>
      <w:r w:rsidR="00AD4CEB">
        <w:t xml:space="preserve">of it </w:t>
      </w:r>
      <w:r w:rsidR="002B649A">
        <w:t xml:space="preserve">leaving </w:t>
      </w:r>
      <w:r w:rsidR="00AD4CEB">
        <w:t xml:space="preserve">its territory </w:t>
      </w:r>
      <w:r w:rsidR="001F4A47">
        <w:t>(</w:t>
      </w:r>
      <w:r w:rsidR="007C7AA2" w:rsidRPr="007C7AA2">
        <w:t>-0.95069</w:t>
      </w:r>
      <w:r w:rsidR="00C538D8">
        <w:t>6</w:t>
      </w:r>
      <w:r w:rsidR="0001029D">
        <w:t>, SE =</w:t>
      </w:r>
      <w:r w:rsidR="0001029D" w:rsidRPr="0001029D">
        <w:t xml:space="preserve"> </w:t>
      </w:r>
      <w:r w:rsidR="007C7AA2" w:rsidRPr="007C7AA2">
        <w:t>0.336099</w:t>
      </w:r>
      <w:r w:rsidR="0001029D">
        <w:t xml:space="preserve">, p </w:t>
      </w:r>
      <w:r w:rsidR="00C67B47">
        <w:t>&lt;</w:t>
      </w:r>
      <w:r w:rsidR="0001029D">
        <w:t xml:space="preserve"> </w:t>
      </w:r>
      <w:r w:rsidR="0001029D" w:rsidRPr="0001029D">
        <w:t>0.0</w:t>
      </w:r>
      <w:r w:rsidR="007C7AA2">
        <w:t>1</w:t>
      </w:r>
      <w:r w:rsidR="00F74C0B">
        <w:t xml:space="preserve">, </w:t>
      </w:r>
      <w:r w:rsidR="00E86FB1">
        <w:t>Table 2</w:t>
      </w:r>
      <w:r w:rsidR="002D01C2">
        <w:t>, Fig. 5</w:t>
      </w:r>
      <w:r w:rsidR="00AD4CEB">
        <w:t>)</w:t>
      </w:r>
      <w:r w:rsidR="00D91BAE">
        <w:t xml:space="preserve">. The availability of hunter </w:t>
      </w:r>
      <w:r w:rsidR="009F53DB">
        <w:t>created</w:t>
      </w:r>
      <w:r w:rsidR="00D91BAE">
        <w:t xml:space="preserve"> </w:t>
      </w:r>
      <w:r w:rsidR="00C20F9A">
        <w:t>carrion</w:t>
      </w:r>
      <w:r w:rsidR="00D91BAE">
        <w:t xml:space="preserve"> </w:t>
      </w:r>
      <w:r w:rsidR="00575693">
        <w:t>did not</w:t>
      </w:r>
      <w:r w:rsidR="00462342">
        <w:t xml:space="preserve"> impact</w:t>
      </w:r>
      <w:r w:rsidR="00DC3089">
        <w:t xml:space="preserve"> a</w:t>
      </w:r>
      <w:r w:rsidR="00462342">
        <w:t xml:space="preserve"> </w:t>
      </w:r>
      <w:r w:rsidR="006A28A0">
        <w:t>raven</w:t>
      </w:r>
      <w:r w:rsidR="00DC3089">
        <w:t>’s decision to leave its</w:t>
      </w:r>
      <w:r w:rsidR="006A28A0">
        <w:t xml:space="preserve"> territory</w:t>
      </w:r>
      <w:r w:rsidR="00575693">
        <w:t xml:space="preserve">, regardless of the metric of consideration </w:t>
      </w:r>
      <w:r w:rsidR="003B19AF">
        <w:t>(</w:t>
      </w:r>
      <w:r w:rsidR="00575693">
        <w:t xml:space="preserve">hunting season: </w:t>
      </w:r>
      <w:r w:rsidR="00575693" w:rsidRPr="00575693">
        <w:t>-0.117355</w:t>
      </w:r>
      <w:r w:rsidR="00F52F92">
        <w:t>, SE =</w:t>
      </w:r>
      <w:r w:rsidR="00F52F92" w:rsidRPr="00F52F92">
        <w:t xml:space="preserve"> </w:t>
      </w:r>
      <w:r w:rsidR="00575693" w:rsidRPr="00575693">
        <w:t>0.203209</w:t>
      </w:r>
      <w:r w:rsidR="00F52F92">
        <w:t xml:space="preserve">, p </w:t>
      </w:r>
      <w:r w:rsidR="00575693">
        <w:t>=</w:t>
      </w:r>
      <w:r w:rsidR="00F52F92">
        <w:t xml:space="preserve"> </w:t>
      </w:r>
      <w:r w:rsidR="00F52F92" w:rsidRPr="00F52F92">
        <w:t>0.</w:t>
      </w:r>
      <w:r w:rsidR="00575693">
        <w:t>56; hunting biomass:</w:t>
      </w:r>
      <w:r w:rsidR="008531AF">
        <w:t xml:space="preserve"> </w:t>
      </w:r>
      <w:r w:rsidR="00575693" w:rsidRPr="00575693">
        <w:t>-0.000691</w:t>
      </w:r>
      <w:r w:rsidR="00575693">
        <w:t xml:space="preserve">, SE = </w:t>
      </w:r>
      <w:r w:rsidR="00575693" w:rsidRPr="00575693">
        <w:t>0.079927</w:t>
      </w:r>
      <w:r w:rsidR="00575693">
        <w:t xml:space="preserve">, p = 0.99; </w:t>
      </w:r>
      <w:r w:rsidR="00E86FB1">
        <w:t>Table 2</w:t>
      </w:r>
      <w:r w:rsidR="00587CFF">
        <w:t>, Fig. 5</w:t>
      </w:r>
      <w:r w:rsidR="006C6617">
        <w:t>)</w:t>
      </w:r>
      <w:r w:rsidR="003452C8">
        <w:t xml:space="preserve">. </w:t>
      </w:r>
      <w:r w:rsidR="00A31CB1">
        <w:t xml:space="preserve">There </w:t>
      </w:r>
      <w:r w:rsidR="006D2BFF">
        <w:t>was</w:t>
      </w:r>
      <w:r w:rsidR="00A31CB1">
        <w:t xml:space="preserve"> some evidence that ravens </w:t>
      </w:r>
      <w:r w:rsidR="00CF78F4">
        <w:t>left</w:t>
      </w:r>
      <w:r w:rsidR="00A31CB1">
        <w:t xml:space="preserve"> their territories more often </w:t>
      </w:r>
      <w:del w:id="419" w:author="John M. Marzluff" w:date="2026-02-03T15:16:00Z" w16du:dateUtc="2026-02-03T22:16:00Z">
        <w:r w:rsidR="00914DD8" w:rsidDel="001F300C">
          <w:delText xml:space="preserve">when </w:delText>
        </w:r>
      </w:del>
      <w:ins w:id="420" w:author="John M. Marzluff" w:date="2026-02-03T15:16:00Z" w16du:dateUtc="2026-02-03T22:16:00Z">
        <w:r w:rsidR="001F300C">
          <w:t xml:space="preserve">as </w:t>
        </w:r>
      </w:ins>
      <w:r w:rsidR="004F1258">
        <w:t>snow depth</w:t>
      </w:r>
      <w:ins w:id="421" w:author="John M. Marzluff" w:date="2026-02-03T15:15:00Z" w16du:dateUtc="2026-02-03T22:15:00Z">
        <w:r w:rsidR="001F300C">
          <w:t xml:space="preserve"> increased </w:t>
        </w:r>
      </w:ins>
      <w:del w:id="422" w:author="John M. Marzluff" w:date="2026-02-03T15:15:00Z" w16du:dateUtc="2026-02-03T22:15:00Z">
        <w:r w:rsidR="004F1258" w:rsidDel="001F300C">
          <w:delText xml:space="preserve"> was greater</w:delText>
        </w:r>
      </w:del>
      <w:r w:rsidR="00FE350C">
        <w:t xml:space="preserve"> (</w:t>
      </w:r>
      <w:r w:rsidR="00036F0A" w:rsidRPr="00036F0A">
        <w:t>0.169126</w:t>
      </w:r>
      <w:r w:rsidR="009704B5">
        <w:t>, SE =</w:t>
      </w:r>
      <w:r w:rsidR="009704B5" w:rsidRPr="009704B5">
        <w:t xml:space="preserve"> </w:t>
      </w:r>
      <w:r w:rsidR="00036F0A" w:rsidRPr="00036F0A">
        <w:lastRenderedPageBreak/>
        <w:t>0.10020</w:t>
      </w:r>
      <w:r w:rsidR="00C538D8">
        <w:t>7</w:t>
      </w:r>
      <w:r w:rsidR="009704B5">
        <w:t xml:space="preserve">, p </w:t>
      </w:r>
      <w:r w:rsidR="00914DD8">
        <w:t>&lt;</w:t>
      </w:r>
      <w:r w:rsidR="009704B5">
        <w:t xml:space="preserve"> </w:t>
      </w:r>
      <w:r w:rsidR="009704B5" w:rsidRPr="009704B5">
        <w:t>0.</w:t>
      </w:r>
      <w:r w:rsidR="00825A3B">
        <w:t>1</w:t>
      </w:r>
      <w:r w:rsidR="00A24E07">
        <w:t xml:space="preserve">, </w:t>
      </w:r>
      <w:r w:rsidR="00E86FB1">
        <w:t>Table 2</w:t>
      </w:r>
      <w:r w:rsidR="00FE350C">
        <w:t>)</w:t>
      </w:r>
      <w:r w:rsidR="004F1258">
        <w:t>.</w:t>
      </w:r>
      <w:r w:rsidR="00C20F5C">
        <w:t xml:space="preserve"> </w:t>
      </w:r>
      <w:r w:rsidR="00736F37">
        <w:t>There was also a trend that r</w:t>
      </w:r>
      <w:r w:rsidR="002D2D53">
        <w:t xml:space="preserve">avens were less likely to leave </w:t>
      </w:r>
      <w:r w:rsidR="00B07209">
        <w:t xml:space="preserve">their territory </w:t>
      </w:r>
      <w:r w:rsidR="002D2D53">
        <w:t xml:space="preserve">during </w:t>
      </w:r>
      <w:r w:rsidR="00B07209">
        <w:t xml:space="preserve">March compared to November and December </w:t>
      </w:r>
      <w:r w:rsidR="001032ED">
        <w:t>(</w:t>
      </w:r>
      <w:r w:rsidR="00D4545F" w:rsidRPr="00D4545F">
        <w:t>-0.37540</w:t>
      </w:r>
      <w:r w:rsidR="00C538D8">
        <w:t>4</w:t>
      </w:r>
      <w:r w:rsidR="001032ED">
        <w:t>, SE =</w:t>
      </w:r>
      <w:r w:rsidR="001032ED" w:rsidRPr="001032ED">
        <w:t xml:space="preserve"> </w:t>
      </w:r>
      <w:r w:rsidR="00D4545F" w:rsidRPr="00D4545F">
        <w:t>0.20347</w:t>
      </w:r>
      <w:r w:rsidR="00C538D8">
        <w:t>5</w:t>
      </w:r>
      <w:r w:rsidR="001032ED">
        <w:t xml:space="preserve">, p </w:t>
      </w:r>
      <w:r w:rsidR="00387CDF">
        <w:t>&lt;</w:t>
      </w:r>
      <w:r w:rsidR="001032ED">
        <w:t xml:space="preserve"> </w:t>
      </w:r>
      <w:r w:rsidR="001032ED" w:rsidRPr="001032ED">
        <w:t>0.</w:t>
      </w:r>
      <w:r w:rsidR="009A3BCC">
        <w:t>1</w:t>
      </w:r>
      <w:r w:rsidR="00B460DA">
        <w:t xml:space="preserve">, </w:t>
      </w:r>
      <w:r w:rsidR="00E86FB1">
        <w:t>Table 2</w:t>
      </w:r>
      <w:r w:rsidR="002D2D53">
        <w:t>).</w:t>
      </w:r>
      <w:r w:rsidR="00FE262F">
        <w:t xml:space="preserve"> </w:t>
      </w:r>
      <w:r w:rsidR="00ED7606">
        <w:t>Th</w:t>
      </w:r>
      <w:r w:rsidR="00D038F9">
        <w:t>e</w:t>
      </w:r>
      <w:r w:rsidR="00ED7606">
        <w:t xml:space="preserve"> effect of</w:t>
      </w:r>
      <w:r w:rsidR="007C5734">
        <w:t xml:space="preserve"> time period</w:t>
      </w:r>
      <w:r w:rsidR="001B2892">
        <w:t xml:space="preserve"> was not </w:t>
      </w:r>
      <w:ins w:id="423" w:author="John M. Marzluff" w:date="2026-02-03T15:16:00Z" w16du:dateUtc="2026-02-03T22:16:00Z">
        <w:r w:rsidR="001F300C">
          <w:t xml:space="preserve">complicated </w:t>
        </w:r>
      </w:ins>
      <w:del w:id="424" w:author="John M. Marzluff" w:date="2026-02-03T15:16:00Z" w16du:dateUtc="2026-02-03T22:16:00Z">
        <w:r w:rsidR="001B2892" w:rsidDel="001F300C">
          <w:delText xml:space="preserve">impacted </w:delText>
        </w:r>
      </w:del>
      <w:r w:rsidR="001B2892">
        <w:t>by the temperature during late and early winter</w:t>
      </w:r>
      <w:r w:rsidR="008E695D">
        <w:t xml:space="preserve"> </w:t>
      </w:r>
      <w:r w:rsidR="003405A6">
        <w:t>(</w:t>
      </w:r>
      <w:r w:rsidR="002A2287" w:rsidRPr="002A2287">
        <w:t>0.0252</w:t>
      </w:r>
      <w:r w:rsidR="00C538D8">
        <w:t>4</w:t>
      </w:r>
      <w:r w:rsidR="005A3ECA">
        <w:t xml:space="preserve">, SE = </w:t>
      </w:r>
      <w:r w:rsidR="002A2287" w:rsidRPr="002A2287">
        <w:t>0.17565</w:t>
      </w:r>
      <w:r w:rsidR="005A3ECA">
        <w:t>, p = 0.</w:t>
      </w:r>
      <w:r w:rsidR="002A2287">
        <w:t>89</w:t>
      </w:r>
      <w:r w:rsidR="005A3ECA">
        <w:t xml:space="preserve">, </w:t>
      </w:r>
      <w:r w:rsidR="00E86FB1">
        <w:t>Table 2</w:t>
      </w:r>
      <w:r w:rsidR="005A3ECA">
        <w:t>)</w:t>
      </w:r>
      <w:r w:rsidR="001B2892">
        <w:t xml:space="preserve">. </w:t>
      </w:r>
    </w:p>
    <w:p w14:paraId="0678CDC9" w14:textId="02C4CCAC" w:rsidR="004548F8" w:rsidRDefault="00C800C2" w:rsidP="004E6C3E">
      <w:pPr>
        <w:spacing w:line="480" w:lineRule="auto"/>
        <w:ind w:firstLine="720"/>
      </w:pPr>
      <w:r>
        <w:t xml:space="preserve">When a raven </w:t>
      </w:r>
      <w:r w:rsidR="00CF78F4">
        <w:t>left its</w:t>
      </w:r>
      <w:r>
        <w:t xml:space="preserve"> territory, </w:t>
      </w:r>
      <w:r w:rsidR="00235E91">
        <w:t>its</w:t>
      </w:r>
      <w:r>
        <w:t xml:space="preserve"> destination was </w:t>
      </w:r>
      <w:del w:id="425" w:author="John M. Marzluff" w:date="2026-02-03T15:16:00Z" w16du:dateUtc="2026-02-03T22:16:00Z">
        <w:r w:rsidDel="001F300C">
          <w:delText xml:space="preserve">impacted </w:delText>
        </w:r>
      </w:del>
      <w:ins w:id="426" w:author="John M. Marzluff" w:date="2026-02-03T15:16:00Z" w16du:dateUtc="2026-02-03T22:16:00Z">
        <w:r w:rsidR="001F300C">
          <w:t xml:space="preserve">influenced </w:t>
        </w:r>
      </w:ins>
      <w:r>
        <w:t xml:space="preserve">by </w:t>
      </w:r>
      <w:del w:id="427" w:author="John M. Marzluff" w:date="2026-02-03T15:16:00Z" w16du:dateUtc="2026-02-03T22:16:00Z">
        <w:r w:rsidDel="001F300C">
          <w:delText xml:space="preserve">a </w:delText>
        </w:r>
      </w:del>
      <w:r w:rsidR="00B94A93">
        <w:t>many</w:t>
      </w:r>
      <w:r>
        <w:t xml:space="preserve"> factors. </w:t>
      </w:r>
      <w:r w:rsidR="00B2304C">
        <w:t>Ravens</w:t>
      </w:r>
      <w:r>
        <w:t xml:space="preserve"> were more likely to visit the hunting region</w:t>
      </w:r>
      <w:r w:rsidR="00D27BC4">
        <w:t>s</w:t>
      </w:r>
      <w:r>
        <w:t xml:space="preserve"> during the </w:t>
      </w:r>
      <w:commentRangeStart w:id="428"/>
      <w:r>
        <w:t>hunting season</w:t>
      </w:r>
      <w:r w:rsidR="00B63421">
        <w:t xml:space="preserve"> </w:t>
      </w:r>
      <w:commentRangeEnd w:id="428"/>
      <w:r w:rsidR="00A52329">
        <w:rPr>
          <w:rStyle w:val="CommentReference"/>
          <w:sz w:val="24"/>
          <w:szCs w:val="24"/>
        </w:rPr>
        <w:commentReference w:id="428"/>
      </w:r>
      <w:r w:rsidR="00B63421">
        <w:t>(</w:t>
      </w:r>
      <w:r w:rsidR="008C1A3E" w:rsidRPr="008C1A3E">
        <w:t>0.71482</w:t>
      </w:r>
      <w:r w:rsidR="00B63421">
        <w:t>,</w:t>
      </w:r>
      <w:r w:rsidR="00B63421" w:rsidRPr="00B63421">
        <w:t xml:space="preserve"> </w:t>
      </w:r>
      <w:r w:rsidR="00B63421">
        <w:t xml:space="preserve">SE = </w:t>
      </w:r>
      <w:r w:rsidR="008C1A3E" w:rsidRPr="008C1A3E">
        <w:t>0.1776</w:t>
      </w:r>
      <w:r w:rsidR="00B63421">
        <w:t xml:space="preserve">, p </w:t>
      </w:r>
      <w:r w:rsidR="00F13B28">
        <w:t>&lt;</w:t>
      </w:r>
      <w:r w:rsidR="00B63421">
        <w:t xml:space="preserve"> </w:t>
      </w:r>
      <w:r w:rsidR="00F13B28">
        <w:t>0.</w:t>
      </w:r>
      <w:r w:rsidR="008C1A3E">
        <w:t>001</w:t>
      </w:r>
      <w:r w:rsidR="009C3A71">
        <w:t xml:space="preserve">, </w:t>
      </w:r>
      <w:r w:rsidR="00E86FB1">
        <w:t>Table 3</w:t>
      </w:r>
      <w:r w:rsidR="009B0D57">
        <w:t>, Fig. 7</w:t>
      </w:r>
      <w:r w:rsidR="00B63421">
        <w:t>)</w:t>
      </w:r>
      <w:r w:rsidR="00270215">
        <w:t>, but they were not influenced by the actual amount of biomass available in hunting areas</w:t>
      </w:r>
      <w:r w:rsidR="00E33374">
        <w:t xml:space="preserve"> (</w:t>
      </w:r>
      <w:r w:rsidR="00FD7D8C" w:rsidRPr="00FD7D8C">
        <w:t>-0.09048</w:t>
      </w:r>
      <w:r w:rsidR="00E33374">
        <w:t>, SE =</w:t>
      </w:r>
      <w:r w:rsidR="00E33374" w:rsidRPr="00E33374">
        <w:t xml:space="preserve"> </w:t>
      </w:r>
      <w:r w:rsidR="00FD7D8C" w:rsidRPr="00FD7D8C">
        <w:t>0.07678</w:t>
      </w:r>
      <w:r w:rsidR="00E33374">
        <w:t xml:space="preserve">, p </w:t>
      </w:r>
      <w:r w:rsidR="00796AD9">
        <w:t>= 0.</w:t>
      </w:r>
      <w:r w:rsidR="00FD7D8C">
        <w:t>24</w:t>
      </w:r>
      <w:r w:rsidR="009C3A71">
        <w:t xml:space="preserve">, </w:t>
      </w:r>
      <w:r w:rsidR="00E86FB1">
        <w:t>Table 3</w:t>
      </w:r>
      <w:r w:rsidR="00E36F13">
        <w:t>)</w:t>
      </w:r>
      <w:r w:rsidR="00C656EE">
        <w:t xml:space="preserve">. </w:t>
      </w:r>
      <w:r w:rsidR="0093673B">
        <w:t xml:space="preserve">When a wolf kill was located outside of </w:t>
      </w:r>
      <w:r w:rsidR="00AD7EEB">
        <w:t>a raven’s</w:t>
      </w:r>
      <w:r w:rsidR="0093673B">
        <w:t xml:space="preserve"> territory, it </w:t>
      </w:r>
      <w:r w:rsidR="00790E94">
        <w:t xml:space="preserve">greatly reduced </w:t>
      </w:r>
      <w:r w:rsidR="0093673B">
        <w:t xml:space="preserve">the </w:t>
      </w:r>
      <w:r w:rsidR="00790E94">
        <w:t>likelihood</w:t>
      </w:r>
      <w:r w:rsidR="0093673B">
        <w:t xml:space="preserve"> of visiting the hunting area (</w:t>
      </w:r>
      <w:r w:rsidR="00FD7D8C" w:rsidRPr="00FD7D8C">
        <w:t>-1.29118</w:t>
      </w:r>
      <w:r w:rsidR="0093673B">
        <w:t>, SE = 0.2</w:t>
      </w:r>
      <w:r w:rsidR="00FD7D8C">
        <w:t>7139</w:t>
      </w:r>
      <w:r w:rsidR="0093673B">
        <w:t>, p &lt; 0.001</w:t>
      </w:r>
      <w:r w:rsidR="009B0D57">
        <w:t>, Fig. 7</w:t>
      </w:r>
      <w:r w:rsidR="00CE50B8">
        <w:t xml:space="preserve">). </w:t>
      </w:r>
      <w:r w:rsidR="004076BD">
        <w:t>Ravens with territories closer to the hunting region</w:t>
      </w:r>
      <w:r w:rsidR="00D27899">
        <w:t>s</w:t>
      </w:r>
      <w:r w:rsidR="004076BD">
        <w:t xml:space="preserve"> visited the hunting area more often</w:t>
      </w:r>
      <w:r w:rsidR="00BA0605">
        <w:t xml:space="preserve"> (</w:t>
      </w:r>
      <w:r w:rsidR="00522AA1" w:rsidRPr="00522AA1">
        <w:t>-1.83694</w:t>
      </w:r>
      <w:r w:rsidR="00BA0605">
        <w:t>, SE =</w:t>
      </w:r>
      <w:r w:rsidR="00BA0605" w:rsidRPr="00BA0605">
        <w:t xml:space="preserve"> 0.</w:t>
      </w:r>
      <w:r w:rsidR="00F0049E">
        <w:t>4</w:t>
      </w:r>
      <w:r w:rsidR="00522AA1">
        <w:t>0598</w:t>
      </w:r>
      <w:r w:rsidR="00BA0605">
        <w:t xml:space="preserve">, p </w:t>
      </w:r>
      <w:r w:rsidR="00157CCA">
        <w:t>&lt;</w:t>
      </w:r>
      <w:r w:rsidR="00BA0605" w:rsidRPr="00BA0605">
        <w:t xml:space="preserve"> 0.00</w:t>
      </w:r>
      <w:r w:rsidR="00F83E88">
        <w:t>1</w:t>
      </w:r>
      <w:r w:rsidR="0068423C">
        <w:t xml:space="preserve">, </w:t>
      </w:r>
      <w:r w:rsidR="00E86FB1">
        <w:t>Table 3</w:t>
      </w:r>
      <w:r w:rsidR="00BA0605">
        <w:t>)</w:t>
      </w:r>
      <w:r w:rsidR="00B322B2">
        <w:t xml:space="preserve">. Ravens </w:t>
      </w:r>
      <w:r w:rsidR="006D5796">
        <w:t xml:space="preserve">made the same travel decisions as </w:t>
      </w:r>
      <w:r w:rsidR="00AB06AD">
        <w:t>other territorial ravens</w:t>
      </w:r>
      <w:r w:rsidR="00B322B2">
        <w:t xml:space="preserve"> </w:t>
      </w:r>
      <w:r w:rsidR="00C22B24">
        <w:t xml:space="preserve">after leaving their territory </w:t>
      </w:r>
      <w:r w:rsidR="00522AA1">
        <w:t>(</w:t>
      </w:r>
      <w:r w:rsidR="00522AA1" w:rsidRPr="00522AA1">
        <w:t>0.40688</w:t>
      </w:r>
      <w:r w:rsidR="00B322B2">
        <w:t>, SE =</w:t>
      </w:r>
      <w:r w:rsidR="00B322B2" w:rsidRPr="00B322B2">
        <w:t xml:space="preserve"> </w:t>
      </w:r>
      <w:r w:rsidR="004E6C3E" w:rsidRPr="004E6C3E">
        <w:t>0.07663</w:t>
      </w:r>
      <w:r w:rsidR="00B322B2">
        <w:t xml:space="preserve">, p </w:t>
      </w:r>
      <w:r w:rsidR="00B322B2" w:rsidRPr="00B322B2">
        <w:t xml:space="preserve">&lt; </w:t>
      </w:r>
      <w:r w:rsidR="00F83E88">
        <w:t>0.001</w:t>
      </w:r>
      <w:r w:rsidR="0068423C">
        <w:t xml:space="preserve"> </w:t>
      </w:r>
      <w:r w:rsidR="00E86FB1">
        <w:t>Table 3</w:t>
      </w:r>
      <w:r w:rsidR="00B322B2">
        <w:t>)</w:t>
      </w:r>
      <w:r w:rsidR="00332205">
        <w:t>. Ravens</w:t>
      </w:r>
      <w:ins w:id="429" w:author="John M. Marzluff" w:date="2026-02-03T15:19:00Z" w16du:dateUtc="2026-02-03T22:19:00Z">
        <w:r w:rsidR="00F506D8">
          <w:t>’</w:t>
        </w:r>
      </w:ins>
      <w:r w:rsidR="00332205">
        <w:t xml:space="preserve"> </w:t>
      </w:r>
      <w:del w:id="430" w:author="John M. Marzluff" w:date="2026-02-03T15:17:00Z" w16du:dateUtc="2026-02-03T22:17:00Z">
        <w:r w:rsidR="00332205" w:rsidDel="001F300C">
          <w:delText>also visited</w:delText>
        </w:r>
      </w:del>
      <w:ins w:id="431" w:author="John M. Marzluff" w:date="2026-02-03T15:17:00Z" w16du:dateUtc="2026-02-03T22:17:00Z">
        <w:r w:rsidR="001F300C">
          <w:t>visits to</w:t>
        </w:r>
      </w:ins>
      <w:r w:rsidR="00332205">
        <w:t xml:space="preserve"> the hunting area </w:t>
      </w:r>
      <w:del w:id="432" w:author="John M. Marzluff" w:date="2026-02-03T15:18:00Z" w16du:dateUtc="2026-02-03T22:18:00Z">
        <w:r w:rsidR="00332205" w:rsidDel="001F300C">
          <w:delText>more often</w:delText>
        </w:r>
      </w:del>
      <w:ins w:id="433" w:author="John M. Marzluff" w:date="2026-02-03T15:18:00Z" w16du:dateUtc="2026-02-03T22:18:00Z">
        <w:r w:rsidR="001F300C">
          <w:t>increased</w:t>
        </w:r>
      </w:ins>
      <w:r w:rsidR="00332205">
        <w:t xml:space="preserve"> </w:t>
      </w:r>
      <w:del w:id="434" w:author="John M. Marzluff" w:date="2026-02-03T15:18:00Z" w16du:dateUtc="2026-02-03T22:18:00Z">
        <w:r w:rsidR="00332205" w:rsidDel="00F506D8">
          <w:delText>on days</w:delText>
        </w:r>
        <w:r w:rsidR="004E6C3E" w:rsidDel="00F506D8">
          <w:delText xml:space="preserve"> with colder</w:delText>
        </w:r>
      </w:del>
      <w:ins w:id="435" w:author="John M. Marzluff" w:date="2026-02-03T15:18:00Z" w16du:dateUtc="2026-02-03T22:18:00Z">
        <w:r w:rsidR="00F506D8">
          <w:t>as</w:t>
        </w:r>
      </w:ins>
      <w:r w:rsidR="004E6C3E">
        <w:t xml:space="preserve"> temperatures </w:t>
      </w:r>
      <w:ins w:id="436" w:author="John M. Marzluff" w:date="2026-02-03T15:18:00Z" w16du:dateUtc="2026-02-03T22:18:00Z">
        <w:r w:rsidR="00F506D8">
          <w:t xml:space="preserve">dropped </w:t>
        </w:r>
      </w:ins>
      <w:r w:rsidR="004E6C3E">
        <w:t>(</w:t>
      </w:r>
      <w:r w:rsidR="004E6C3E" w:rsidRPr="004E6C3E">
        <w:t>-0.16889</w:t>
      </w:r>
      <w:r w:rsidR="004E6C3E">
        <w:t xml:space="preserve">, SE = </w:t>
      </w:r>
      <w:r w:rsidR="004E6C3E" w:rsidRPr="004E6C3E">
        <w:t>0.07226</w:t>
      </w:r>
      <w:r w:rsidR="004E6C3E">
        <w:t>, p &lt; 0.05) and</w:t>
      </w:r>
      <w:r w:rsidR="00332205">
        <w:t xml:space="preserve"> </w:t>
      </w:r>
      <w:del w:id="437" w:author="John M. Marzluff" w:date="2026-02-03T15:19:00Z" w16du:dateUtc="2026-02-03T22:19:00Z">
        <w:r w:rsidR="00921F6E" w:rsidDel="00F506D8">
          <w:delText>deeper</w:delText>
        </w:r>
        <w:r w:rsidR="00332205" w:rsidDel="00F506D8">
          <w:delText xml:space="preserve"> </w:delText>
        </w:r>
      </w:del>
      <w:r w:rsidR="00332205">
        <w:t xml:space="preserve">snow </w:t>
      </w:r>
      <w:ins w:id="438" w:author="John M. Marzluff" w:date="2026-02-03T15:19:00Z" w16du:dateUtc="2026-02-03T22:19:00Z">
        <w:r w:rsidR="00F506D8">
          <w:t xml:space="preserve">depth increased </w:t>
        </w:r>
      </w:ins>
      <w:r w:rsidR="00332205">
        <w:t>(</w:t>
      </w:r>
      <w:r w:rsidR="004E6C3E" w:rsidRPr="004E6C3E">
        <w:t>0.29086</w:t>
      </w:r>
      <w:r w:rsidR="00332205">
        <w:t>, SE =</w:t>
      </w:r>
      <w:r w:rsidR="00332205" w:rsidRPr="00332205">
        <w:t xml:space="preserve"> </w:t>
      </w:r>
      <w:r w:rsidR="004E6C3E" w:rsidRPr="004E6C3E">
        <w:t>0.0892</w:t>
      </w:r>
      <w:r w:rsidR="00332205">
        <w:t>,</w:t>
      </w:r>
      <w:r w:rsidR="0020135A">
        <w:t xml:space="preserve"> </w:t>
      </w:r>
      <w:r w:rsidR="00332205">
        <w:t xml:space="preserve">p </w:t>
      </w:r>
      <w:r w:rsidR="00D25FBF">
        <w:t>&lt;</w:t>
      </w:r>
      <w:r w:rsidR="00332205" w:rsidRPr="00332205">
        <w:t xml:space="preserve"> 0.0</w:t>
      </w:r>
      <w:r w:rsidR="00F83E88">
        <w:t>1</w:t>
      </w:r>
      <w:r w:rsidR="00907744">
        <w:t xml:space="preserve">, </w:t>
      </w:r>
      <w:r w:rsidR="00E86FB1">
        <w:t>Table 3</w:t>
      </w:r>
      <w:r w:rsidR="0077145A">
        <w:t>, Fig. 8</w:t>
      </w:r>
      <w:r w:rsidR="00332205">
        <w:t>).</w:t>
      </w:r>
    </w:p>
    <w:p w14:paraId="09713F19" w14:textId="77777777" w:rsidR="00E056DA" w:rsidRDefault="00E056DA" w:rsidP="00E056DA">
      <w:pPr>
        <w:spacing w:line="480" w:lineRule="auto"/>
      </w:pPr>
    </w:p>
    <w:p w14:paraId="625369A3" w14:textId="1F31D5C6" w:rsidR="004A6BD4" w:rsidRDefault="004A6BD4" w:rsidP="004A6BD4">
      <w:pPr>
        <w:spacing w:line="480" w:lineRule="auto"/>
      </w:pPr>
      <w:r>
        <w:rPr>
          <w:b/>
          <w:bCs/>
        </w:rPr>
        <w:t>Discussion</w:t>
      </w:r>
    </w:p>
    <w:p w14:paraId="06DA612E" w14:textId="5E9F311B" w:rsidR="001E4DC0" w:rsidRDefault="004A6BD4" w:rsidP="004A6BD4">
      <w:pPr>
        <w:spacing w:line="480" w:lineRule="auto"/>
      </w:pPr>
      <w:r>
        <w:tab/>
      </w:r>
      <w:commentRangeStart w:id="439"/>
      <w:r w:rsidR="0047466B">
        <w:t xml:space="preserve">Foraging is the fundamental behavior that allows </w:t>
      </w:r>
      <w:commentRangeStart w:id="440"/>
      <w:r w:rsidR="0047466B">
        <w:t xml:space="preserve">an animal to increase its fitness. </w:t>
      </w:r>
      <w:commentRangeEnd w:id="440"/>
      <w:r w:rsidR="00F506D8">
        <w:rPr>
          <w:rStyle w:val="CommentReference"/>
          <w:sz w:val="24"/>
          <w:szCs w:val="24"/>
        </w:rPr>
        <w:commentReference w:id="440"/>
      </w:r>
      <w:r w:rsidR="0047466B">
        <w:t>When an individual is malnourished, they ar</w:t>
      </w:r>
      <w:r w:rsidR="000E2B0B">
        <w:t>e physically less</w:t>
      </w:r>
      <w:r w:rsidR="0047466B">
        <w:t xml:space="preserve"> capable of avoiding predators or competing </w:t>
      </w:r>
      <w:r w:rsidR="00545CD4">
        <w:t>to</w:t>
      </w:r>
      <w:r w:rsidR="0047466B">
        <w:t xml:space="preserve"> reproduc</w:t>
      </w:r>
      <w:r w:rsidR="001E4DC0">
        <w:t>e</w:t>
      </w:r>
      <w:r w:rsidR="0047466B">
        <w:t>.</w:t>
      </w:r>
      <w:r w:rsidR="001E4DC0">
        <w:t xml:space="preserve"> Generalist foragers have expanded their palates to include anthropogenic </w:t>
      </w:r>
      <w:r w:rsidR="005D7661">
        <w:t>resources</w:t>
      </w:r>
      <w:r w:rsidR="001E4DC0">
        <w:t xml:space="preserve">, supplementing their foraging and increasing the survival and </w:t>
      </w:r>
      <w:r w:rsidR="001E4DC0">
        <w:lastRenderedPageBreak/>
        <w:t>capacity to reproduce</w:t>
      </w:r>
      <w:r w:rsidR="00C4483A">
        <w:t xml:space="preserve"> </w:t>
      </w:r>
      <w:r w:rsidR="00C4483A">
        <w:fldChar w:fldCharType="begin"/>
      </w:r>
      <w:r w:rsidR="00C4483A">
        <w:instrText xml:space="preserve"> ADDIN ZOTERO_ITEM CSL_CITATION {"citationID":"uzmah7uD","properties":{"formattedCitation":"(Marzluff and Neatherlin 2006, Beckmann and Lackey 2008, Bino et al. 2010)","plainCitation":"(Marzluff and Neatherlin 2006, Beckmann and Lackey 2008, Bino et al. 2010)","noteIndex":0},"citationItems":[{"id":65,"uris":["http://zotero.org/users/9968163/items/VLNI968G"],"itemData":{"id":65,"type":"article-journal","abstract":"Human development often favors species adapted to human conditions with subsequent negative effects on sensitive species. This is occurring throughout the urbanizing world as increases by generalist omnivores, like some crows and ravens (corvids) threaten other birds with increased rates of nest predation. The process of corvid responses and their actual effects on other species is only vaguely understood, so we quantiﬁed the population response of radio-tagged American crows (Corvus brachyrhynchos), common ravens (Corvus corax), and Steller’s jays (Cyanocitta stelleri) to human settlements and campgrounds and examined their inﬂuence as nest predators on simulated marbled murrelet (Brachyramphus marmoratus) nests on Washington’s Olympic Peninsula from 1995 to 2000. The behavior and demography of crows, ravens, and jays was correlated to varying degrees with proximity to human development. Crows and ravens had smaller home ranges and higher reproduction near human settlements and recreation. Annual survival of crows was positively associated with proximity to human development. Home range and reproduction of Steller’s jays was independent of proximity to human settlements and campgrounds. Local density of crows increased because home ranges of neighboring breeding pairs overlapped extensively (6· more than ravens and 3· more than Steller’s jays) and breeders far from anthropogenic foods traveled 10s of kilometers to access them. Corvids accounted for 32.5% of the predation events (n = 837) we documented on artiﬁcial murrelet nests. Small corvids (jays) were common nest predators across our study area but their contribution as predators did not vary with proximity to settlements and campgrounds. In contrast, large corvids (crows and ravens) were rare nest predators across our study area but their contribution varied greatly with proximity to settlements and campgrounds. Managers seeking to reduce the risk of nest predation need to consider the varied impacts and variable behavioral and population responses of potential nest predators. In our situation, removing large corvids may do little to reduce overall rates of nest predation because of the diverse predator assemblage, but reducing anthropogenic food in the landscape may be effective.","container-title":"Biological Conservation","DOI":"10.1016/j.biocon.2005.12.026","ISSN":"00063207","issue":"2","journalAbbreviation":"Biological Conservation","language":"en","page":"301-314","source":"DOI.org (Crossref)","title":"Corvid response to human settlements and campgrounds: Causes, consequences, and challenges for conservation","title-short":"Corvid response to human settlements and campgrounds","volume":"130","author":[{"family":"Marzluff","given":"John M."},{"family":"Neatherlin","given":"Erik"}],"issued":{"date-parts":[["2006",6]]}}},{"id":1151,"uris":["http://zotero.org/users/9968163/items/QC7QNY33"],"itemData":{"id":1151,"type":"article-journal","abstract":"Abstract: As urban landscapes expand across the globe, it becomes imperative to understand how these landscapes affect large carnivore populations. We examined the effects of human-altered landscapes on age-specific fecundity and life history parameters for female black bears (Ursus americanus) in urban and wildland regions in the northern Sierra Nevada Mountains of Nevada, including the Lake Tahoe Basin. We followed 12 marked female bears in an urban environment and 10 females in wildland habitats from 1997–2006. Our results show that female bears in urban areas have higher age-specific fecundity rates than did wildland female bears. Despite this difference, female bears in urban areas never realized this putative gain in fitness because they experienced higher age-specific mortality rates, leading to the creation of sinks (λ = 0.749). Urban bears of the Lake Tahoe Basin are unable to repopulate vacated wildland areas.","container-title":"Human-Wildlife Conflicts","ISSN":"1934-4392","issue":"2","page":"168-174","publisher":"Utah State University - Berryman Institute","source":"JSTOR","title":"Carnivores, urban landscapes, and longitudinal studies: a case history of black bears","title-short":"Carnivores, urban landscapes, and longitudinal studies","volume":"2","author":[{"family":"Beckmann","given":"Jon P."},{"family":"Lackey","given":"Carl W."}],"issued":{"date-parts":[["2008"]]}}},{"id":1153,"uris":["http://zotero.org/users/9968163/items/3NMQ89XM"],"itemData":{"id":1153,"type":"article-journal","abstract":"1. Carnivore overabundance that results from exploitation of human derived resources can have numerous detrimental effects on local human populations and ecological communities. Experimental studies on the responses of overabundant carnivores to reductions of such resources are necessary to understand the effectiveness and impacts of resource reduction. 2. We conducted controlled experiments in two villages in which we drastically reduced the availability of anthropogenic food sources in half of each village. Spatial and numerical responses of radio-collared red foxes Vulpes vulpes were recorded and contrasted with those of radio-collared foxes in three similar untreated villages and pristine areas in the region. In total, we looked at survival rates of 134 foxes. 3. Prior to the resource manipulation, home range sizes (0·47 and 0·56 km2) and population densities (30 and 36 foxes km−2) in the two villages were comparable to documented low and high-end values, respectively. 4. Fast and distinct spatial responses were observed in response to the resource manipulation, and were manifested in either increased home range size or home range shifts. In one village, foxes exposed to reduced resource availability more than doubled their home range size. 5. Survival rates of individuals in the treated areas were drastically reduced. Actual fox mortality in the two treated areas reached 100% and 64% within 12 months of the onset of resource manipulation. Estimated monthly survival in the two treated areas declined from 0·96–0·98 and 0·98–0·99 (</w:instrText>
      </w:r>
      <w:r w:rsidR="00C4483A">
        <w:rPr>
          <w:rFonts w:ascii="Cambria Math" w:hAnsi="Cambria Math" w:cs="Cambria Math"/>
        </w:rPr>
        <w:instrText>∼</w:instrText>
      </w:r>
      <w:r w:rsidR="00C4483A">
        <w:instrText>0</w:instrText>
      </w:r>
      <w:r w:rsidR="00C4483A">
        <w:rPr>
          <w:rFonts w:ascii="Aptos" w:hAnsi="Aptos" w:cs="Aptos"/>
        </w:rPr>
        <w:instrText>·</w:instrText>
      </w:r>
      <w:r w:rsidR="00C4483A">
        <w:instrText>69 and 0</w:instrText>
      </w:r>
      <w:r w:rsidR="00C4483A">
        <w:rPr>
          <w:rFonts w:ascii="Aptos" w:hAnsi="Aptos" w:cs="Aptos"/>
        </w:rPr>
        <w:instrText>·</w:instrText>
      </w:r>
      <w:r w:rsidR="00C4483A">
        <w:instrText>78 derived annual survival) before treatment to 0</w:instrText>
      </w:r>
      <w:r w:rsidR="00C4483A">
        <w:rPr>
          <w:rFonts w:ascii="Aptos" w:hAnsi="Aptos" w:cs="Aptos"/>
        </w:rPr>
        <w:instrText>·</w:instrText>
      </w:r>
      <w:r w:rsidR="00C4483A">
        <w:instrText>80</w:instrText>
      </w:r>
      <w:r w:rsidR="00C4483A">
        <w:rPr>
          <w:rFonts w:ascii="Aptos" w:hAnsi="Aptos" w:cs="Aptos"/>
        </w:rPr>
        <w:instrText>–</w:instrText>
      </w:r>
      <w:r w:rsidR="00C4483A">
        <w:instrText>0</w:instrText>
      </w:r>
      <w:r w:rsidR="00C4483A">
        <w:rPr>
          <w:rFonts w:ascii="Aptos" w:hAnsi="Aptos" w:cs="Aptos"/>
        </w:rPr>
        <w:instrText>·</w:instrText>
      </w:r>
      <w:r w:rsidR="00C4483A">
        <w:instrText>83 and 0</w:instrText>
      </w:r>
      <w:r w:rsidR="00C4483A">
        <w:rPr>
          <w:rFonts w:ascii="Aptos" w:hAnsi="Aptos" w:cs="Aptos"/>
        </w:rPr>
        <w:instrText>·</w:instrText>
      </w:r>
      <w:r w:rsidR="00C4483A">
        <w:instrText>92</w:instrText>
      </w:r>
      <w:r w:rsidR="00C4483A">
        <w:rPr>
          <w:rFonts w:ascii="Aptos" w:hAnsi="Aptos" w:cs="Aptos"/>
        </w:rPr>
        <w:instrText>–</w:instrText>
      </w:r>
      <w:r w:rsidR="00C4483A">
        <w:instrText>0</w:instrText>
      </w:r>
      <w:r w:rsidR="00C4483A">
        <w:rPr>
          <w:rFonts w:ascii="Aptos" w:hAnsi="Aptos" w:cs="Aptos"/>
        </w:rPr>
        <w:instrText>·</w:instrText>
      </w:r>
      <w:r w:rsidR="00C4483A">
        <w:instrText>94 (</w:instrText>
      </w:r>
      <w:r w:rsidR="00C4483A">
        <w:rPr>
          <w:rFonts w:ascii="Cambria Math" w:hAnsi="Cambria Math" w:cs="Cambria Math"/>
        </w:rPr>
        <w:instrText>∼</w:instrText>
      </w:r>
      <w:r w:rsidR="00C4483A">
        <w:instrText>&lt;0</w:instrText>
      </w:r>
      <w:r w:rsidR="00C4483A">
        <w:rPr>
          <w:rFonts w:ascii="Aptos" w:hAnsi="Aptos" w:cs="Aptos"/>
        </w:rPr>
        <w:instrText>·</w:instrText>
      </w:r>
      <w:r w:rsidR="00C4483A">
        <w:instrText>01 and 0</w:instrText>
      </w:r>
      <w:r w:rsidR="00C4483A">
        <w:rPr>
          <w:rFonts w:ascii="Aptos" w:hAnsi="Aptos" w:cs="Aptos"/>
        </w:rPr>
        <w:instrText>·</w:instrText>
      </w:r>
      <w:r w:rsidR="00C4483A">
        <w:instrText>42 derived annual survival) after treatment, respectively. By contrast, average monthly survivorship in pristine areas was nearly 0·97 (</w:instrText>
      </w:r>
      <w:r w:rsidR="00C4483A">
        <w:rPr>
          <w:rFonts w:ascii="Cambria Math" w:hAnsi="Cambria Math" w:cs="Cambria Math"/>
        </w:rPr>
        <w:instrText>∼</w:instrText>
      </w:r>
      <w:r w:rsidR="00C4483A">
        <w:instrText>0</w:instrText>
      </w:r>
      <w:r w:rsidR="00C4483A">
        <w:rPr>
          <w:rFonts w:ascii="Aptos" w:hAnsi="Aptos" w:cs="Aptos"/>
        </w:rPr>
        <w:instrText>·</w:instrText>
      </w:r>
      <w:r w:rsidR="00C4483A">
        <w:instrText>69 annual survival) and in the untreated areas and other non-treated villages was 0</w:instrText>
      </w:r>
      <w:r w:rsidR="00C4483A">
        <w:rPr>
          <w:rFonts w:ascii="Aptos" w:hAnsi="Aptos" w:cs="Aptos"/>
        </w:rPr>
        <w:instrText>·</w:instrText>
      </w:r>
      <w:r w:rsidR="00C4483A">
        <w:instrText>95</w:instrText>
      </w:r>
      <w:r w:rsidR="00C4483A">
        <w:rPr>
          <w:rFonts w:ascii="Aptos" w:hAnsi="Aptos" w:cs="Aptos"/>
        </w:rPr>
        <w:instrText>–</w:instrText>
      </w:r>
      <w:r w:rsidR="00C4483A">
        <w:instrText>0</w:instrText>
      </w:r>
      <w:r w:rsidR="00C4483A">
        <w:rPr>
          <w:rFonts w:ascii="Aptos" w:hAnsi="Aptos" w:cs="Aptos"/>
        </w:rPr>
        <w:instrText>·</w:instrText>
      </w:r>
      <w:r w:rsidR="00C4483A">
        <w:instrText>99 (</w:instrText>
      </w:r>
      <w:r w:rsidR="00C4483A">
        <w:rPr>
          <w:rFonts w:ascii="Cambria Math" w:hAnsi="Cambria Math" w:cs="Cambria Math"/>
        </w:rPr>
        <w:instrText>∼</w:instrText>
      </w:r>
      <w:r w:rsidR="00C4483A">
        <w:instrText>0</w:instrText>
      </w:r>
      <w:r w:rsidR="00C4483A">
        <w:rPr>
          <w:rFonts w:ascii="Aptos" w:hAnsi="Aptos" w:cs="Aptos"/>
        </w:rPr>
        <w:instrText>·</w:instrText>
      </w:r>
      <w:r w:rsidR="00C4483A">
        <w:instrText>54</w:instrText>
      </w:r>
      <w:r w:rsidR="00C4483A">
        <w:rPr>
          <w:rFonts w:ascii="Aptos" w:hAnsi="Aptos" w:cs="Aptos"/>
        </w:rPr>
        <w:instrText>–</w:instrText>
      </w:r>
      <w:r w:rsidR="00C4483A">
        <w:instrText>0</w:instrText>
      </w:r>
      <w:r w:rsidR="00C4483A">
        <w:rPr>
          <w:rFonts w:ascii="Aptos" w:hAnsi="Aptos" w:cs="Aptos"/>
        </w:rPr>
        <w:instrText>·</w:instrText>
      </w:r>
      <w:r w:rsidR="00C4483A">
        <w:instrText xml:space="preserve">89 annual survival). 6. Synthesis and applications. This study demonstrates that sound waste disposal measures are very effective in controlling populations of overabundant carnivores. Contrary to common notion, the response of foxes to reduced resources was fast, manifested more by reduced survival than by successful dispersal into adjacent pristine areas. The results offer support to the Resource Dispersion Hypothesis regarding both home range size and density (suggested by the sharp decrease in survival) as a function of the spatial and temporal dispersion of resource.","container-title":"Journal of Applied Ecology","DOI":"10.1111/j.1365-2664.2010.01882.x","ISSN":"1365-2664","issue":"6","language":"en","license":"© 2010 The Authors. Journal compilation © 2010 British Ecological Society","note":"_eprint: https://besjournals.onlinelibrary.wiley.com/doi/pdf/10.1111/j.1365-2664.2010.01882.x","page":"1262-1271","source":"Wiley Online Library","title":"Abrupt spatial and numerical responses of overabundant foxes to a reduction in anthropogenic resources","volume":"47","author":[{"family":"Bino","given":"Gilad"},{"family":"Dolev","given":"Amit"},{"family":"Yosha","given":"Dotan"},{"family":"Guter","given":"Amichay"},{"family":"King","given":"Roni"},{"family":"Saltz","given":"David"},{"family":"Kark","given":"Salit"}],"issued":{"date-parts":[["2010"]]}}}],"schema":"https://github.com/citation-style-language/schema/raw/master/csl-citation.json"} </w:instrText>
      </w:r>
      <w:r w:rsidR="00C4483A">
        <w:fldChar w:fldCharType="separate"/>
      </w:r>
      <w:r w:rsidR="00C4483A" w:rsidRPr="00C4483A">
        <w:rPr>
          <w:rFonts w:ascii="Aptos" w:hAnsi="Aptos"/>
        </w:rPr>
        <w:t>(Marzluff and Neatherlin 2006, Beckmann and Lackey 2008, Bino et al. 2010)</w:t>
      </w:r>
      <w:r w:rsidR="00C4483A">
        <w:fldChar w:fldCharType="end"/>
      </w:r>
      <w:r w:rsidR="001E4DC0">
        <w:t xml:space="preserve">. </w:t>
      </w:r>
      <w:r w:rsidR="00C30BDE">
        <w:t xml:space="preserve">Wide-ranging species or individuals that are not tied to territories can selectively alter their </w:t>
      </w:r>
      <w:r w:rsidR="003E324A">
        <w:t>space-use</w:t>
      </w:r>
      <w:r w:rsidR="00C30BDE">
        <w:t xml:space="preserve"> to associate with certain resources based on availability </w:t>
      </w:r>
      <w:r w:rsidR="00C30BDE">
        <w:fldChar w:fldCharType="begin"/>
      </w:r>
      <w:r w:rsidR="00531606">
        <w:instrText xml:space="preserve"> ADDIN ZOTERO_ITEM CSL_CITATION {"citationID":"OB9uK96w","properties":{"formattedCitation":"(Loretto et al. 2016, Walker et al. 2018, Langley et al. 2021)","plainCitation":"(Loretto et al. 2016, Walker et al. 2018, Langley et al. 2021)","noteIndex":0},"citationItems":[{"id":84,"uris":["http://zotero.org/users/9968163/items/LD24FGGS"],"itemData":{"id":84,"type":"article-journal","abstract":"In many songbirds, the space use of breeders is well studied but poorly understood for non-breeders. In common ravens, some studies of non-breeders indicate high vagrancy with large individual differences in home range size, whereas others show that up to 40% of marked non-breeders can be regularly observed at the same anthropogenic food source over months to years. The aim of this study was to provide new insights on ravens’ behavior during dispersal in the Eastern Alps. We deployed Global Positioning System (GPS) loggers on 10 individuals to gather accurate spatial and temporal information on their movements to quantify: 1) the dimension of the birds’ space use (home range size with seasonal effects and daily/long-term travel distances), 2) how long they stayed in a dispersal stage of wandering as opposed to settling temporarily, and 3) their destination of movements. We recorded movements of up to 40</w:instrText>
      </w:r>
      <w:r w:rsidR="00531606">
        <w:rPr>
          <w:rFonts w:ascii="Arial" w:hAnsi="Arial" w:cs="Arial"/>
        </w:rPr>
        <w:instrText> </w:instrText>
      </w:r>
      <w:r w:rsidR="00531606">
        <w:instrText>km per hour, more than 160</w:instrText>
      </w:r>
      <w:r w:rsidR="00531606">
        <w:rPr>
          <w:rFonts w:ascii="Arial" w:hAnsi="Arial" w:cs="Arial"/>
        </w:rPr>
        <w:instrText> </w:instrText>
      </w:r>
      <w:r w:rsidR="00531606">
        <w:instrText>km within 1</w:instrText>
      </w:r>
      <w:r w:rsidR="00531606">
        <w:rPr>
          <w:rFonts w:ascii="Arial" w:hAnsi="Arial" w:cs="Arial"/>
        </w:rPr>
        <w:instrText> </w:instrText>
      </w:r>
      <w:r w:rsidR="00531606">
        <w:instrText>day and more than 11,000</w:instrText>
      </w:r>
      <w:r w:rsidR="00531606">
        <w:rPr>
          <w:rFonts w:ascii="Arial" w:hAnsi="Arial" w:cs="Arial"/>
        </w:rPr>
        <w:instrText> </w:instrText>
      </w:r>
      <w:r w:rsidR="00531606">
        <w:instrText>km within 20 months, indicating high vagrancy. Switching frequently between temporarily settling and travelling large distances in short time intervals leads to extensive home ranges, which also explains and combines the different findings in the literature. The destinations are rich anthropogenic food sources, where the birds spent on average 75% of their time. We discuss how ravens may find these “feeding hot spots” and which factors may influence their decision to stay/leave a site. The strong dependence on anthropogenic resources found in this population may have implications for site management and conservation issues.","container-title":"Current Zoology","DOI":"10.1093/cz/zow016","ISSN":"1674-5507","issue":"4","journalAbbreviation":"Current Zoology","page":"337-344","source":"Silverchair","title":"GPS tracking of non-breeding ravens reveals the importance of anthropogenic food sources during their dispersal in the Eastern Alps","volume":"62","author":[{"family":"Loretto","given":"Matthias-Claudio"},{"family":"Schuster","given":"Richard"},{"family":"Bugnyar","given":"Thomas"}],"issued":{"date-parts":[["2016",8,1]]}}},{"id":21,"uris":["http://zotero.org/users/9968163/items/QYPZ7UF9"],"itemData":{"id":21,"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531606">
        <w:rPr>
          <w:rFonts w:ascii="Cambria Math" w:hAnsi="Cambria Math" w:cs="Cambria Math"/>
        </w:rPr>
        <w:instrText>‐</w:instrText>
      </w:r>
      <w:r w:rsidR="00531606">
        <w:instrText>ranging and intelligent omnivores that commonly take advantage of anthropogenic food resources. In areas where they overlap with wolves, however, ravens are numerous and ubiquitous scavengers of wolf</w:instrText>
      </w:r>
      <w:r w:rsidR="00531606">
        <w:rPr>
          <w:rFonts w:ascii="Cambria Math" w:hAnsi="Cambria Math" w:cs="Cambria Math"/>
        </w:rPr>
        <w:instrText>‐</w:instrText>
      </w:r>
      <w:r w:rsidR="00531606">
        <w:instrText>acquired carrion. We aimed to determine whether subsidies provided through wolves are a limiting factor for raven populations in general and how the wolf reintroduction to Yellowstone National Park in 1995</w:instrText>
      </w:r>
      <w:r w:rsidR="00531606">
        <w:rPr>
          <w:rFonts w:ascii="Aptos" w:hAnsi="Aptos" w:cs="Aptos"/>
        </w:rPr>
        <w:instrText>–</w:instrText>
      </w:r>
      <w:r w:rsidR="00531606">
        <w:instrText>1997 affected raven population abundance and distribution on the Yellowstone's Northern Range specifically. We counted ravens throughout Yellowstone's Northern Range in March from 2009 to 2017 in both human</w:instrText>
      </w:r>
      <w:r w:rsidR="00531606">
        <w:rPr>
          <w:rFonts w:ascii="Cambria Math" w:hAnsi="Cambria Math" w:cs="Cambria Math"/>
        </w:rPr>
        <w:instrText>‐</w:instrText>
      </w:r>
      <w:r w:rsidR="00531606">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531606">
        <w:rPr>
          <w:rFonts w:ascii="Cambria Math" w:hAnsi="Cambria Math" w:cs="Cambria Math"/>
        </w:rPr>
        <w:instrText>‐</w:instrText>
      </w:r>
      <w:r w:rsidR="00531606">
        <w:instrText>kill and hunter</w:instrText>
      </w:r>
      <w:r w:rsidR="00531606">
        <w:rPr>
          <w:rFonts w:ascii="Cambria Math" w:hAnsi="Cambria Math" w:cs="Cambria Math"/>
        </w:rPr>
        <w:instrText>‐</w:instrText>
      </w:r>
      <w:r w:rsidR="00531606">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W."}],"issued":{"date-parts":[["2018",10,30]]}}},{"id":1156,"uris":["http://zotero.org/users/9968163/items/8WJWLC4P"],"itemData":{"id":1156,"type":"article-journal","abstract":"Landfills are a major subsidy for some animals, with implications for their life history and demography. Gulls feed extensively on food from landfills and closures are expected to have ecological consequences, but how this influences movement ecology is virtually unknown.","container-title":"Movement Ecology","DOI":"10.1186/s40462-021-00278-2","ISSN":"2051-3933","issue":"1","journalAbbreviation":"Mov Ecol","language":"en","page":"56","source":"Springer Link","title":"GPS tracking reveals landfill closures induce higher foraging effort and habitat switching in gulls","volume":"9","author":[{"family":"Langley","given":"Liam P."},{"family":"Bearhop","given":"Stuart"},{"family":"Burton","given":"Niall H.K."},{"family":"Banks","given":"Alex N."},{"family":"Frayling","given":"Tim"},{"family":"Thaxter","given":"Chris B."},{"family":"Clewley","given":"Gary D."},{"family":"Scragg","given":"Emily"},{"family":"Votier","given":"Stephen C."}],"issued":{"date-parts":[["2021",11,12]]}}}],"schema":"https://github.com/citation-style-language/schema/raw/master/csl-citation.json"} </w:instrText>
      </w:r>
      <w:r w:rsidR="00C30BDE">
        <w:fldChar w:fldCharType="separate"/>
      </w:r>
      <w:r w:rsidR="00531606" w:rsidRPr="00531606">
        <w:rPr>
          <w:rFonts w:ascii="Aptos" w:hAnsi="Aptos"/>
        </w:rPr>
        <w:t>(Loretto et al. 2016, Walker et al. 2018, Langley et al. 2021)</w:t>
      </w:r>
      <w:r w:rsidR="00C30BDE">
        <w:fldChar w:fldCharType="end"/>
      </w:r>
      <w:r w:rsidR="00531606">
        <w:t xml:space="preserve">. </w:t>
      </w:r>
      <w:r w:rsidR="00400A08">
        <w:t xml:space="preserve">Species that live within territories year round  will move beyond their territories to utilize anthropogenic resources </w:t>
      </w:r>
      <w:r w:rsidR="00400A08">
        <w:fldChar w:fldCharType="begin"/>
      </w:r>
      <w:r w:rsidR="00400A08">
        <w:instrText xml:space="preserve"> ADDIN ZOTERO_ITEM CSL_CITATION {"citationID":"TITAIZ0m","properties":{"formattedCitation":"(Ho et al. 2023, L\\uc0\\u243{}pez-Peinado et al. 2023)","plainCitation":"(Ho et al. 2023, López-Peinado et al. 2023)","noteIndex":0},"citationItems":[{"id":917,"uris":["http://zotero.org/users/9968163/items/Y2CXWCS8"],"itemData":{"id":917,"type":"article-journal","abstract":"&lt;p&gt;Anthropogenic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id":920,"uris":["http://zotero.org/users/9968163/items/XBURZLPT"],"itemData":{"id":920,"type":"article-journal","abstract":"The conservation and management of mobile species, populations and dynamic habitats, presents significant challenges since such species face diverse threats during various stages of their life cycle. Protected areas (PAs) are essential tools in conservation efforts, aiming to preserve native species and their habitats. However, larger mobile animals, such as the Bonelli's eagle (Aquila fasciata), may require much larger areas outside PAs for essential life moments, including foraging, resting, and wintering. As a result, the efficacy of PAs in conserving such species may be questionable. We designed an experiment in an eastern Spain PA that is home to nesting Bonelli's eagles to determine if increasing food availability through experimental feeding within the PA could result in an effective reduction of space use outside the protected area by the eagles and lead to reduce death risk. Over the period of 2016 to 2021, we tracked 10 Bonelli's eagles from six different territories using GPS-GSM transmitters. We evaluated their space use before, during, and after the feeding experiment. Our results indicate that the availability of food within PAs restricted the eagles' movement, resulting in a higher concentration of locations inside the PAs. The eagles spent less time outside the PAs when they were fed and less time in highly human-dominated habitats. Consequently, this reduced mortality risks that were higher outside the PAs. Our findings suggest that management decisions aimed at increasing food availability within PAs, could be critical in conserving endangered species populations such as the Bonelli's eagle in Mediterranean landscapes.","container-title":"Biological Conservation","DOI":"10.1016/j.biocon.2023.110259","ISSN":"0006-3207","journalAbbreviation":"Biological Conservation","page":"110259","source":"ScienceDirect","title":"Experimental food subsidies keep eagles inside protected areas: implications for conservation and resource management","title-short":"Experimental food subsidies keep eagles inside protected areas","volume":"286","author":[{"family":"López-Peinado","given":"Andrés"},{"family":"Singh","given":"Navinder J."},{"family":"Urios","given":"Vicente"},{"family":"López-López","given":"Pascual"}],"issued":{"date-parts":[["2023",10,1]]}}}],"schema":"https://github.com/citation-style-language/schema/raw/master/csl-citation.json"} </w:instrText>
      </w:r>
      <w:r w:rsidR="00400A08">
        <w:fldChar w:fldCharType="separate"/>
      </w:r>
      <w:r w:rsidR="00400A08" w:rsidRPr="00400A08">
        <w:rPr>
          <w:rFonts w:ascii="Aptos" w:hAnsi="Aptos" w:cs="Times New Roman"/>
          <w:kern w:val="0"/>
        </w:rPr>
        <w:t>(Ho et al. 2023, López-Peinado et al. 2023)</w:t>
      </w:r>
      <w:r w:rsidR="00400A08">
        <w:fldChar w:fldCharType="end"/>
      </w:r>
      <w:r w:rsidR="00400A08">
        <w:t xml:space="preserve">. </w:t>
      </w:r>
      <w:r w:rsidR="00531606">
        <w:t xml:space="preserve">Examining the decisions of territory defending breeders </w:t>
      </w:r>
      <w:r w:rsidR="00400A08">
        <w:t>faced with</w:t>
      </w:r>
      <w:r w:rsidR="00531606">
        <w:t xml:space="preserve"> unpredictable</w:t>
      </w:r>
      <w:r w:rsidR="00400A08">
        <w:t xml:space="preserve"> availability </w:t>
      </w:r>
      <w:r w:rsidR="002650E2">
        <w:t>can</w:t>
      </w:r>
      <w:r w:rsidR="00400A08">
        <w:t xml:space="preserve"> provide insight into movement decisions when presented with natural and anthropogenic resources</w:t>
      </w:r>
      <w:r w:rsidR="00531606">
        <w:t>.</w:t>
      </w:r>
      <w:commentRangeEnd w:id="439"/>
      <w:r w:rsidR="00F506D8">
        <w:rPr>
          <w:rStyle w:val="CommentReference"/>
          <w:sz w:val="24"/>
          <w:szCs w:val="24"/>
        </w:rPr>
        <w:commentReference w:id="439"/>
      </w:r>
    </w:p>
    <w:p w14:paraId="184CB761" w14:textId="60A7B1E6" w:rsidR="009B4122" w:rsidRDefault="00107702" w:rsidP="00B739F8">
      <w:pPr>
        <w:spacing w:line="480" w:lineRule="auto"/>
        <w:ind w:firstLine="720"/>
      </w:pPr>
      <w:r>
        <w:t>Ravens during the winter, like many generalists, are more limited in their foraging options.</w:t>
      </w:r>
      <w:r w:rsidR="00FC6A60">
        <w:t xml:space="preserve"> For Yellowstone’s population of ravens,</w:t>
      </w:r>
      <w:r>
        <w:t xml:space="preserve"> </w:t>
      </w:r>
      <w:r w:rsidR="00FC6A60">
        <w:t xml:space="preserve">anthropogenic subsidies and natural predation create the majority of these resources </w:t>
      </w:r>
      <w:r w:rsidR="00FC6A60">
        <w:fldChar w:fldCharType="begin"/>
      </w:r>
      <w:r w:rsidR="00475DB8">
        <w:instrText xml:space="preserve"> ADDIN ZOTERO_ITEM CSL_CITATION {"citationID":"6uvD1oYP","properties":{"formattedCitation":"(Ho et al. 2023)","plainCitation":"(Ho et al. 2023)","noteIndex":0},"citationItems":[{"id":917,"uris":["http://zotero.org/users/9968163/items/Y2CXWCS8"],"itemData":{"id":917,"type":"article-journal","abstract":"&lt;p&gt;Anthropogenic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00FC6A60">
        <w:fldChar w:fldCharType="separate"/>
      </w:r>
      <w:r w:rsidR="00FC6A60" w:rsidRPr="00FC6A60">
        <w:rPr>
          <w:rFonts w:ascii="Aptos" w:hAnsi="Aptos"/>
        </w:rPr>
        <w:t>(Ho et al. 2023)</w:t>
      </w:r>
      <w:r w:rsidR="00FC6A60">
        <w:fldChar w:fldCharType="end"/>
      </w:r>
      <w:r w:rsidR="00FC6A60">
        <w:t xml:space="preserve">. </w:t>
      </w:r>
      <w:r w:rsidR="00244C43">
        <w:t>In the case of carrion created through recreational hunting and natural predation events, the locations have minimal overlap in space</w:t>
      </w:r>
      <w:r w:rsidR="002A3CEC">
        <w:t xml:space="preserve"> with recreational hunting only legally occurring outside of the national park boundaries</w:t>
      </w:r>
      <w:r w:rsidR="00B947A7">
        <w:t xml:space="preserve"> </w:t>
      </w:r>
      <w:r w:rsidR="00B947A7">
        <w:fldChar w:fldCharType="begin"/>
      </w:r>
      <w:r w:rsidR="00475DB8">
        <w:instrText xml:space="preserve"> ADDIN ZOTERO_ITEM CSL_CITATION {"citationID":"i9QyGasb","properties":{"formattedCitation":"(Wilmers et al. 2003{\\i{}b})","plainCitation":"(Wilmers et al. 2003b)","noteIndex":0},"citationItems":[{"id":12,"uris":["http://zotero.org/users/9968163/items/CP2GY75A"],"itemData":{"id":12,"type":"article-journal","abstract":"The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947A7">
        <w:fldChar w:fldCharType="separate"/>
      </w:r>
      <w:r w:rsidR="00B947A7" w:rsidRPr="00B947A7">
        <w:rPr>
          <w:rFonts w:ascii="Aptos" w:hAnsi="Aptos" w:cs="Times New Roman"/>
          <w:kern w:val="0"/>
        </w:rPr>
        <w:t>(Wilmers et al. 2003</w:t>
      </w:r>
      <w:r w:rsidR="00B947A7" w:rsidRPr="00B947A7">
        <w:rPr>
          <w:rFonts w:ascii="Aptos" w:hAnsi="Aptos" w:cs="Times New Roman"/>
          <w:i/>
          <w:iCs/>
          <w:kern w:val="0"/>
        </w:rPr>
        <w:t>b</w:t>
      </w:r>
      <w:r w:rsidR="00B947A7" w:rsidRPr="00B947A7">
        <w:rPr>
          <w:rFonts w:ascii="Aptos" w:hAnsi="Aptos" w:cs="Times New Roman"/>
          <w:kern w:val="0"/>
        </w:rPr>
        <w:t>)</w:t>
      </w:r>
      <w:r w:rsidR="00B947A7">
        <w:fldChar w:fldCharType="end"/>
      </w:r>
      <w:r w:rsidR="00244C43">
        <w:t>.</w:t>
      </w:r>
      <w:r w:rsidR="002A3CEC">
        <w:t xml:space="preserve"> </w:t>
      </w:r>
      <w:r w:rsidR="0092291E">
        <w:t xml:space="preserve">Territorial ravens must commute to these areas to access </w:t>
      </w:r>
      <w:r w:rsidR="009467BD">
        <w:t>anthropogenic</w:t>
      </w:r>
      <w:r w:rsidR="0092291E">
        <w:t xml:space="preserve"> resources. </w:t>
      </w:r>
      <w:r>
        <w:t xml:space="preserve">We show that </w:t>
      </w:r>
      <w:r w:rsidR="00E11598">
        <w:t xml:space="preserve">territorial </w:t>
      </w:r>
      <w:r>
        <w:t>ravens use the availability of carrion</w:t>
      </w:r>
      <w:r w:rsidR="00C46AAC">
        <w:t xml:space="preserve"> generated through recreational hunting and predation</w:t>
      </w:r>
      <w:r>
        <w:t xml:space="preserve"> to determine daily movement patterns.</w:t>
      </w:r>
      <w:r w:rsidR="009769BE">
        <w:t xml:space="preserve"> </w:t>
      </w:r>
      <w:r w:rsidR="009E7748">
        <w:t>This is in line with a previous study done on the population of ravens in Yellowstone</w:t>
      </w:r>
      <w:r w:rsidR="009F7B3E">
        <w:t>,</w:t>
      </w:r>
      <w:r w:rsidR="009E7748">
        <w:t xml:space="preserve"> which was likely skewed towards behavior of nonbreeders due to count surveys being nondiscriminatory and the population being mostly nonbreeders </w:t>
      </w:r>
      <w:r w:rsidR="009E7748">
        <w:fldChar w:fldCharType="begin"/>
      </w:r>
      <w:r w:rsidR="00475DB8">
        <w:instrText xml:space="preserve"> ADDIN ZOTERO_ITEM CSL_CITATION {"citationID":"FPYUmTzG","properties":{"formattedCitation":"(Walker et al. 2018)","plainCitation":"(Walker et al. 2018)","noteIndex":0},"citationItems":[{"id":21,"uris":["http://zotero.org/users/9968163/items/QYPZ7UF9"],"itemData":{"id":21,"type":"article-journal","abstract":"Top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475DB8">
        <w:rPr>
          <w:rFonts w:ascii="Cambria Math" w:hAnsi="Cambria Math" w:cs="Cambria Math"/>
        </w:rPr>
        <w:instrText>‐</w:instrText>
      </w:r>
      <w:r w:rsidR="00475DB8">
        <w:instrText>ranging and intelligent omnivores that commonly take advantage of anthropogenic food resources. In areas where they overlap with wolves, however, ravens are numerous and ubiquitous scavengers of wolf</w:instrText>
      </w:r>
      <w:r w:rsidR="00475DB8">
        <w:rPr>
          <w:rFonts w:ascii="Cambria Math" w:hAnsi="Cambria Math" w:cs="Cambria Math"/>
        </w:rPr>
        <w:instrText>‐</w:instrText>
      </w:r>
      <w:r w:rsidR="00475DB8">
        <w:instrText>acquired carrion. We aimed to determine whether subsidies provided through wolves are a limiting factor for raven populations in general and how the wolf reintroduction to Yellowstone National Park in 1995</w:instrText>
      </w:r>
      <w:r w:rsidR="00475DB8">
        <w:rPr>
          <w:rFonts w:ascii="Aptos" w:hAnsi="Aptos" w:cs="Aptos"/>
        </w:rPr>
        <w:instrText>–</w:instrText>
      </w:r>
      <w:r w:rsidR="00475DB8">
        <w:instrText>1997 affected raven population abundance and distribution on the Yellowstone's Northern Range specifically. We counted ravens throughout Yellowstone's Northern Range in March from 2009 to 2017 in both human</w:instrText>
      </w:r>
      <w:r w:rsidR="00475DB8">
        <w:rPr>
          <w:rFonts w:ascii="Cambria Math" w:hAnsi="Cambria Math" w:cs="Cambria Math"/>
        </w:rPr>
        <w:instrText>‐</w:instrText>
      </w:r>
      <w:r w:rsidR="00475DB8">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475DB8">
        <w:rPr>
          <w:rFonts w:ascii="Cambria Math" w:hAnsi="Cambria Math" w:cs="Cambria Math"/>
        </w:rPr>
        <w:instrText>‐</w:instrText>
      </w:r>
      <w:r w:rsidR="00475DB8">
        <w:instrText>kill and hunter</w:instrText>
      </w:r>
      <w:r w:rsidR="00475DB8">
        <w:rPr>
          <w:rFonts w:ascii="Cambria Math" w:hAnsi="Cambria Math" w:cs="Cambria Math"/>
        </w:rPr>
        <w:instrText>‐</w:instrText>
      </w:r>
      <w:r w:rsidR="00475DB8">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009E7748">
        <w:fldChar w:fldCharType="separate"/>
      </w:r>
      <w:r w:rsidR="009E7748" w:rsidRPr="000F1132">
        <w:rPr>
          <w:rFonts w:ascii="Aptos" w:hAnsi="Aptos"/>
        </w:rPr>
        <w:t>(Walker et al. 2018)</w:t>
      </w:r>
      <w:r w:rsidR="009E7748">
        <w:fldChar w:fldCharType="end"/>
      </w:r>
      <w:r w:rsidR="009E7748">
        <w:t xml:space="preserve">. While Walker et al. (2018) showed greater numbers of ravens in wild areas during winters with higher rates of wolf predation, they also found an increased abundance of ravens in anthropogenic areas during years with greater snow depth that is </w:t>
      </w:r>
      <w:r w:rsidR="009E7748">
        <w:lastRenderedPageBreak/>
        <w:t>likely attributed to increased hunter success due to a heavier</w:t>
      </w:r>
      <w:r w:rsidR="009F7B3E">
        <w:t xml:space="preserve"> ungulate</w:t>
      </w:r>
      <w:r w:rsidR="009E7748">
        <w:t xml:space="preserve"> migration </w:t>
      </w:r>
      <w:r w:rsidR="009E7748">
        <w:fldChar w:fldCharType="begin"/>
      </w:r>
      <w:r w:rsidR="00475DB8">
        <w:instrText xml:space="preserve"> ADDIN ZOTERO_ITEM CSL_CITATION {"citationID":"d1T9lIAB","properties":{"formattedCitation":"(Geremia et al. 2011, Walker et al. 2018)","plainCitation":"(Geremia et al. 2011, Walker et al. 2018)","noteIndex":0},"citationItems":[{"id":1135,"uris":["http://zotero.org/users/9968163/items/XRAFAX8C"],"itemData":{"id":1135,"type":"article-journal","abstract":"Long distance migrations by ungulate species often surpass the boundaries of preservation areas where conflicts with various publics lead to management actions that can threaten populations. We chose the partially migratory bison (Bison bison) population in Yellowstone National Park as an example of integrating science into management policies to better conserve migratory ungulates. Approximately 60% of these bison have been exposed to bovine brucellosis and thousands of migrants exiting the park boundary have been culled during the past two decades to reduce the risk of disease transmission to cattle. Data were assimilated using models representing competing hypotheses of bison migration during 1990–2009 in a hierarchal Bayesian framework. Migration differed at the scale of herds, but a single unifying logistic model was useful for predicting migrations by both herds. Migration beyond the northern park boundary was affected by herd size, accumulated snow water equivalent, and aboveground dried biomass. Migration beyond the western park boundary was less influenced by these predictors and process model performance suggested an important control on recent migrations was excluded. Simulations of migrations over the next decade suggest that allowing increased numbers of bison beyond park boundaries during severe climate conditions may be the only means of avoiding episodic, large-scale reductions to the Yellowstone bison population in the foreseeable future. This research is an example of how long distance migration dynamics can be incorporated into improved management policies.","container-title":"PLOS ONE","DOI":"10.1371/journal.pone.0016848","ISSN":"1932-6203","issue":"2","journalAbbreviation":"PLOS ONE","language":"en","page":"e16848","publisher":"Public Library of Science","source":"PLoS Journals","title":"Predicting Bison Migration out of Yellowstone National Park Using Bayesian Models","volume":"6","author":[{"family":"Geremia","given":"Chris"},{"family":"White","given":"P. J."},{"family":"Wallen","given":"Rick L."},{"family":"Watson","given":"Fred G. R."},{"family":"Treanor","given":"John J."},{"family":"Borkowski","given":"John"},{"family":"Potter","given":"Christopher S."},{"family":"Crabtree","given":"Robert L."}],"issued":{"date-parts":[["2011",2,14]]}}},{"id":21,"uris":["http://zotero.org/users/9968163/items/QYPZ7UF9"],"itemData":{"id":21,"type":"article-journal","abstract":"Top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475DB8">
        <w:rPr>
          <w:rFonts w:ascii="Cambria Math" w:hAnsi="Cambria Math" w:cs="Cambria Math"/>
        </w:rPr>
        <w:instrText>‐</w:instrText>
      </w:r>
      <w:r w:rsidR="00475DB8">
        <w:instrText>ranging and intelligent omnivores that commonly take advantage of anthropogenic food resources. In areas where they overlap with wolves, however, ravens are numerous and ubiquitous scavengers of wolf</w:instrText>
      </w:r>
      <w:r w:rsidR="00475DB8">
        <w:rPr>
          <w:rFonts w:ascii="Cambria Math" w:hAnsi="Cambria Math" w:cs="Cambria Math"/>
        </w:rPr>
        <w:instrText>‐</w:instrText>
      </w:r>
      <w:r w:rsidR="00475DB8">
        <w:instrText>acquired carrion. We aimed to determine whether subsidies provided through wolves are a limiting factor for raven populations in general and how the wolf reintroduction to Yellowstone National Park in 1995</w:instrText>
      </w:r>
      <w:r w:rsidR="00475DB8">
        <w:rPr>
          <w:rFonts w:ascii="Aptos" w:hAnsi="Aptos" w:cs="Aptos"/>
        </w:rPr>
        <w:instrText>–</w:instrText>
      </w:r>
      <w:r w:rsidR="00475DB8">
        <w:instrText>1997 affected raven population abundance and distribution on the Yellowstone's Northern Range specifically. We counted ravens throughout Yellowstone's Northern Range in March from 2009 to 2017 in both human</w:instrText>
      </w:r>
      <w:r w:rsidR="00475DB8">
        <w:rPr>
          <w:rFonts w:ascii="Cambria Math" w:hAnsi="Cambria Math" w:cs="Cambria Math"/>
        </w:rPr>
        <w:instrText>‐</w:instrText>
      </w:r>
      <w:r w:rsidR="00475DB8">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475DB8">
        <w:rPr>
          <w:rFonts w:ascii="Cambria Math" w:hAnsi="Cambria Math" w:cs="Cambria Math"/>
        </w:rPr>
        <w:instrText>‐</w:instrText>
      </w:r>
      <w:r w:rsidR="00475DB8">
        <w:instrText>kill and hunter</w:instrText>
      </w:r>
      <w:r w:rsidR="00475DB8">
        <w:rPr>
          <w:rFonts w:ascii="Cambria Math" w:hAnsi="Cambria Math" w:cs="Cambria Math"/>
        </w:rPr>
        <w:instrText>‐</w:instrText>
      </w:r>
      <w:r w:rsidR="00475DB8">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009E7748">
        <w:fldChar w:fldCharType="separate"/>
      </w:r>
      <w:r w:rsidR="009E7748" w:rsidRPr="00E0520A">
        <w:rPr>
          <w:rFonts w:ascii="Aptos" w:hAnsi="Aptos"/>
        </w:rPr>
        <w:t>(Geremia et al. 2011, Walker et al. 2018)</w:t>
      </w:r>
      <w:r w:rsidR="009E7748">
        <w:fldChar w:fldCharType="end"/>
      </w:r>
      <w:r w:rsidR="009E7748">
        <w:t>.</w:t>
      </w:r>
    </w:p>
    <w:p w14:paraId="633B83F5" w14:textId="71B10926" w:rsidR="00A16AE2" w:rsidRDefault="009002B8" w:rsidP="00BB5AE8">
      <w:pPr>
        <w:spacing w:line="480" w:lineRule="auto"/>
        <w:ind w:firstLine="720"/>
      </w:pPr>
      <w:r>
        <w:t>Ravens</w:t>
      </w:r>
      <w:r w:rsidR="005B3076">
        <w:t xml:space="preserve"> often</w:t>
      </w:r>
      <w:r>
        <w:t xml:space="preserve"> chose to stay within their territories when a wolf kill </w:t>
      </w:r>
      <w:r w:rsidR="005261AF">
        <w:t>wa</w:t>
      </w:r>
      <w:r>
        <w:t>s present</w:t>
      </w:r>
      <w:r w:rsidR="008B09D8">
        <w:t>, meeting our expectations</w:t>
      </w:r>
      <w:r>
        <w:t>. This</w:t>
      </w:r>
      <w:r w:rsidR="00FC7CE0">
        <w:t xml:space="preserve"> provides a</w:t>
      </w:r>
      <w:r w:rsidR="00E95168">
        <w:t>n</w:t>
      </w:r>
      <w:r w:rsidR="00FC7CE0">
        <w:t xml:space="preserve"> immediate food resource that a raven can exploit</w:t>
      </w:r>
      <w:r>
        <w:t xml:space="preserve"> as the local territorial ravens are often the first to locate the carcass </w:t>
      </w:r>
      <w:r w:rsidR="00DD4206">
        <w:fldChar w:fldCharType="begin"/>
      </w:r>
      <w:r w:rsidR="00475DB8">
        <w:instrText xml:space="preserve"> ADDIN ZOTERO_ITEM CSL_CITATION {"citationID":"dErzQvpD","properties":{"formattedCitation":"(Heinrich and Marzluff 1995)","plainCitation":"(Heinrich and Marzluff 1995)","noteIndex":0},"citationItems":[{"id":103,"uris":["http://zotero.org/users/9968163/items/KA2C3FV2"],"itemData":{"id":103,"type":"article-journal","container-title":"American Scientist","ISSN":"0003-0996","issue":"4","page":"342-349","publisher":"Sigma Xi, The Scientific Research Society","source":"JSTOR","title":"Why Ravens Share","volume":"83","author":[{"family":"Heinrich","given":"Bernd"},{"family":"Marzluff","given":"John"}],"issued":{"date-parts":[["1995"]]}}}],"schema":"https://github.com/citation-style-language/schema/raw/master/csl-citation.json"} </w:instrText>
      </w:r>
      <w:r w:rsidR="00DD4206">
        <w:fldChar w:fldCharType="separate"/>
      </w:r>
      <w:r w:rsidR="00DD4206" w:rsidRPr="00DD4206">
        <w:rPr>
          <w:rFonts w:ascii="Aptos" w:hAnsi="Aptos"/>
        </w:rPr>
        <w:t>(Heinrich and Marzluff 1995)</w:t>
      </w:r>
      <w:r w:rsidR="00DD4206">
        <w:fldChar w:fldCharType="end"/>
      </w:r>
      <w:r w:rsidR="00FC7CE0">
        <w:t xml:space="preserve">. However, this foraging opportunity also leads to a large influx </w:t>
      </w:r>
      <w:r w:rsidR="00EA54EE">
        <w:t>of</w:t>
      </w:r>
      <w:r w:rsidR="00FC7CE0">
        <w:t xml:space="preserve"> other scavengers in the area</w:t>
      </w:r>
      <w:r w:rsidR="00A63683">
        <w:t>,</w:t>
      </w:r>
      <w:r w:rsidR="00FC7CE0">
        <w:t xml:space="preserve"> including </w:t>
      </w:r>
      <w:r w:rsidR="00EA54EE">
        <w:t>ravens</w:t>
      </w:r>
      <w:r w:rsidR="008447B5">
        <w:t>,</w:t>
      </w:r>
      <w:r w:rsidR="00E95168">
        <w:t xml:space="preserve"> through spatial association with wolves and loc</w:t>
      </w:r>
      <w:r w:rsidR="00DD4206">
        <w:t>a</w:t>
      </w:r>
      <w:r w:rsidR="00E95168">
        <w:t xml:space="preserve">l enhancement </w:t>
      </w:r>
      <w:r w:rsidR="00D13AFA">
        <w:fldChar w:fldCharType="begin"/>
      </w:r>
      <w:r w:rsidR="00475DB8">
        <w:instrText xml:space="preserve"> ADDIN ZOTERO_ITEM CSL_CITATION {"citationID":"9yALKR0G","properties":{"formattedCitation":"(Heinrich and Marzluff 1995, Stahler et al. 2002, Wilmers et al. 2003{\\i{}a})","plainCitation":"(Heinrich and Marzluff 1995, Stahler et al. 2002, Wilmers et al. 2003a)","noteIndex":0},"citationItems":[{"id":103,"uris":["http://zotero.org/users/9968163/items/KA2C3FV2"],"itemData":{"id":103,"type":"article-journal","container-title":"American Scientist","ISSN":"0003-0996","issue":"4","page":"342-349","publisher":"Sigma Xi, The Scientific Research Society","source":"JSTOR","title":"Why Ravens Share","volume":"83","author":[{"family":"Heinrich","given":"Bernd"},{"family":"Marzluff","given":"John"}],"issued":{"date-parts":[["1995"]]}}},{"id":30,"uris":["http://zotero.org/users/9968163/items/QBNZNE2M"],"itemData":{"id":30,"type":"article-journal","abstract":"One foraging strategy that scavengers can employ to discover unpredictable food sources is to associate directly with predators who inadvertently provide food. The common raven, a well known feeding generalist, is also a prominent scavenger of wolves' kills and is found to be in close association with this predator. We tested the hypothesis that ravens preferentially associate with wolves in winter as a kleptoparasitic foraging strategy. The presence, absence and behaviour of ravens was documented during winter observations of wolves, coyotes, Canis latrans, and elk, Cervus elaphus, as well as the landscape in the absence of these three species. Ravens were found to be in close association with wolves when they were travelling, resting and hunting prey. In comparison, ravens showed no significant association with coyotes, elk or areas on the landscape in the absence of wolves. We also compared ravens' discovery success of wolf-killed and nonwolf-killed carcasses and their behavioural response upon discovery. Ravens found all wolf kills almost immediately and remained at the carcass to feed alongside wolves after the death of the prey. In contrast, ravens were less successful discovering experimentally placed carcasses in the same study region, and did not land or feed despite the availability of fresh, exposed meat. Our results show that ravens' association with wolves is not just an incidental and proximate by-product of the presence of fresh meat. Instead, we show that ravens preferentially associate with wolves in both the presence and absence of food, resulting in the discovery of carcasses and suppression of ravens' innate fear of novel food sources. Through this mode of social foraging, ravens may experience increased foraging efficiency in the use of an otherwise spatially and temporally unpredictable food source.Copyright 2002 The Association for the Study of Animal Behaviour. Published by Elsevier Science Ltd. All rights reserved .","container-title":"Animal Behaviour","DOI":"10.1006/anbe.2002.3047","ISSN":"0003-3472","issue":"2","language":"en","page":"283-290","source":"ScienceDirect","title":"Common ravens, Corvus corax, preferentially associate with grey wolves, Canis lupus, as a foraging strategy in winter","volume":"64","author":[{"family":"Stahler","given":"Daniel"},{"family":"Heinrich","given":"Bernd"},{"family":"Smith","given":"Douglas"}],"issued":{"date-parts":[["2002",8,1]]}}},{"id":9,"uris":["http://zotero.org/users/9968163/items/9AZHVDTJ"],"itemData":{"id":9,"type":"article-journal","abstract":"1 The reintroduction of grey wolves Canis lupus (L.) to Yellowstone National Park provides a natural experiment in which to study the effects of a keystone predator on ecosystem function. 2 Grey wolves often provision scavengers with carrion by partially consuming their prey. 3 In order to examine how grey wolf foraging behaviour influences the availability of carrion to scavengers, we observed consumption of 57 wolf-killed elk Cervus elaphus (L.) and determined the percentage of edible biomass eaten by wolves from each carcass. 4 We found that the percentage of a carcass consumed by wolves increases as snow depth decreases and the ratio of wolf pack size to prey size and distance to the road increases. In addition, wolf packs of intermediate size provide the most carrion to scavengers. 5 Applying linear regression models to the years prior to reintroduction, we calculate carrion biomass availability had wolves been present, and contrast this to a previously published index of carrion availability. Our results demonstrate that wolves increase the time period over which carrion is available, and change the variability in scavenge from a late winter pulse dependent primarily on abiotic environmental conditions to one that is relatively constant across the winter and primarily dependent on wolf demographics. Wolves also decrease the year-to-year and month-to-month variation in carrion availability. 6 By transferring the availability of carrion from the highly productive late winter, to the less productive early winter and from highly productive years to less productive ones, wolves provide a temporal subsidy to scavengers.","container-title":"Journal of Animal Ecology","DOI":"10.1046/j.1365-2656.2003.00766.x","ISSN":"1365-2656","issue":"6","language":"en","note":"_eprint: https://onlinelibrary.wiley.com/doi/pdf/10.1046/j.1365-2656.2003.00766.x","page":"909-916","source":"Wiley Online Library","title":"Trophic facilitation by introduced top predators: grey wolf subsidies to scavengers in Yellowstone National Park","title-short":"Trophic facilitation by introduced top predators","volume":"72","author":[{"family":"Wilmers","given":"Christopher C."},{"family":"Crabtree","given":"Robert L."},{"family":"Smith","given":"Douglas W."},{"family":"Murphy","given":"Kerry M."},{"family":"Getz","given":"Wayne M."}],"issued":{"date-parts":[["2003"]]}}}],"schema":"https://github.com/citation-style-language/schema/raw/master/csl-citation.json"} </w:instrText>
      </w:r>
      <w:r w:rsidR="00D13AFA">
        <w:fldChar w:fldCharType="separate"/>
      </w:r>
      <w:r w:rsidR="00624677" w:rsidRPr="00624677">
        <w:rPr>
          <w:rFonts w:ascii="Aptos" w:hAnsi="Aptos" w:cs="Times New Roman"/>
          <w:kern w:val="0"/>
        </w:rPr>
        <w:t>(Heinrich and Marzluff 1995, Stahler et al. 2002, Wilmers et al. 2003</w:t>
      </w:r>
      <w:r w:rsidR="00624677" w:rsidRPr="00624677">
        <w:rPr>
          <w:rFonts w:ascii="Aptos" w:hAnsi="Aptos" w:cs="Times New Roman"/>
          <w:i/>
          <w:iCs/>
          <w:kern w:val="0"/>
        </w:rPr>
        <w:t>a</w:t>
      </w:r>
      <w:r w:rsidR="00624677" w:rsidRPr="00624677">
        <w:rPr>
          <w:rFonts w:ascii="Aptos" w:hAnsi="Aptos" w:cs="Times New Roman"/>
          <w:kern w:val="0"/>
        </w:rPr>
        <w:t>)</w:t>
      </w:r>
      <w:r w:rsidR="00D13AFA">
        <w:fldChar w:fldCharType="end"/>
      </w:r>
      <w:r w:rsidR="00FC7CE0">
        <w:t xml:space="preserve">. </w:t>
      </w:r>
      <w:r w:rsidR="00443E1E">
        <w:t>T</w:t>
      </w:r>
      <w:r w:rsidR="006F677F">
        <w:t xml:space="preserve">erritorial ravens </w:t>
      </w:r>
      <w:r w:rsidR="00B4533E">
        <w:t>may be</w:t>
      </w:r>
      <w:r w:rsidR="006F677F">
        <w:t xml:space="preserve"> stay</w:t>
      </w:r>
      <w:r w:rsidR="00C866F2">
        <w:t>ing</w:t>
      </w:r>
      <w:r w:rsidR="006F677F">
        <w:t xml:space="preserve"> on territor</w:t>
      </w:r>
      <w:r w:rsidR="00E012B1">
        <w:t>y</w:t>
      </w:r>
      <w:r w:rsidR="006F677F">
        <w:t xml:space="preserve"> to maintain possession of their territory. </w:t>
      </w:r>
      <w:r w:rsidR="00A3761E">
        <w:t xml:space="preserve">Ravens are social creatures and dominant individuals will spend time at food resources displaying to other conspecifics </w:t>
      </w:r>
      <w:r w:rsidR="00A3761E">
        <w:fldChar w:fldCharType="begin"/>
      </w:r>
      <w:r w:rsidR="00A3761E">
        <w:instrText xml:space="preserve"> ADDIN ZOTERO_ITEM CSL_CITATION {"citationID":"dfIro1Ms","properties":{"formattedCitation":"(Heinrich and Marzluff 1995)","plainCitation":"(Heinrich and Marzluff 1995)","noteIndex":0},"citationItems":[{"id":103,"uris":["http://zotero.org/users/9968163/items/KA2C3FV2"],"itemData":{"id":103,"type":"article-journal","container-title":"American Scientist","ISSN":"0003-0996","issue":"4","page":"342-349","publisher":"Sigma Xi, The Scientific Research Society","source":"JSTOR","title":"Why Ravens Share","volume":"83","author":[{"family":"Heinrich","given":"Bernd"},{"family":"Marzluff","given":"John"}],"issued":{"date-parts":[["1995"]]}}}],"schema":"https://github.com/citation-style-language/schema/raw/master/csl-citation.json"} </w:instrText>
      </w:r>
      <w:r w:rsidR="00A3761E">
        <w:fldChar w:fldCharType="separate"/>
      </w:r>
      <w:r w:rsidR="00A3761E" w:rsidRPr="00462376">
        <w:rPr>
          <w:rFonts w:ascii="Aptos" w:hAnsi="Aptos"/>
        </w:rPr>
        <w:t>(Heinrich and Marzluff 1995)</w:t>
      </w:r>
      <w:r w:rsidR="00A3761E">
        <w:fldChar w:fldCharType="end"/>
      </w:r>
      <w:r w:rsidR="00A3761E">
        <w:t xml:space="preserve">. </w:t>
      </w:r>
      <w:r w:rsidR="006F677F">
        <w:t>It is currently unknown through what mechanisms ravens claim or lose ownership of territories</w:t>
      </w:r>
      <w:r w:rsidR="00747693">
        <w:t>,</w:t>
      </w:r>
      <w:r w:rsidR="0093214C">
        <w:t xml:space="preserve"> although usurpation </w:t>
      </w:r>
      <w:r w:rsidR="00EF60B1">
        <w:t>and</w:t>
      </w:r>
      <w:r w:rsidR="0093214C">
        <w:t xml:space="preserve"> conflict is a common </w:t>
      </w:r>
      <w:r w:rsidR="001034B3">
        <w:t>method</w:t>
      </w:r>
      <w:r w:rsidR="00D907B4">
        <w:t xml:space="preserve"> in other </w:t>
      </w:r>
      <w:r w:rsidR="00624677">
        <w:t xml:space="preserve">avian </w:t>
      </w:r>
      <w:r w:rsidR="00D907B4">
        <w:t>species</w:t>
      </w:r>
      <w:r w:rsidR="00385DC5">
        <w:t xml:space="preserve"> </w:t>
      </w:r>
      <w:r w:rsidR="009D540D">
        <w:fldChar w:fldCharType="begin"/>
      </w:r>
      <w:r w:rsidR="00475DB8">
        <w:instrText xml:space="preserve"> ADDIN ZOTERO_ITEM CSL_CITATION {"citationID":"AlKF06Wf","properties":{"formattedCitation":"(Arcese 1989, Piper et al. 2000)","plainCitation":"(Arcese 1989, Piper et al. 2000)","noteIndex":0},"citationItems":[{"id":1115,"uris":["http://zotero.org/users/9968163/items/A2IHFURL"],"itemData":{"id":1115,"type":"article-journal","abstract":"Male song sparrows,Melospiza melodia, contested for territories year-round in a non-migratory population. Over 5 years, most settlers were yearlings, but many were older floaters that had previously owned a territory. Most turnovers occurred when floaters evicted territory owners from all or part of their territories. This finding contrasts with the assumptions of most models of dispersal and habitat settlement, i.e. that owners are always dominant to floaters, and that floaters gain territories only after an owner's death. Territory owners often evicted neighbours in the breeding period, when they were also likely to gain access to additional females. Floaters usually gained territories just prior to breeding and as breeding began. These patterns are consistent with the idea that male territory defence primarily serves to provide access to females. Middle-aged males more often expanded their territories and regained them after being evicted than 1- or 4-year-old males. Birds that floated as yearlings were more likely to float after owning a territory as an adult than were birds that gained a territory before April of their first breeding season. Individual differences in competitive ability persist throughout life, but vary with age. Factors that affect patterns of aggressive versus passive territory acquisition between populations include: migratory tendency, habitat saturation, length of the breeding period, the potential to breed outside the natal population, the relative survival rates of territory owners versus floaters, and the mortality rate of territory owners in the absence of challenges by floaters. An understanding of the territorial system is crucial to predicting patterns of dispersal and habitat distribution.","container-title":"Animal Behaviour","DOI":"10.1016/0003-3472(89)90005-5","ISSN":"0003-3472","journalAbbreviation":"Animal Behaviour","page":"45-55","source":"ScienceDirect","title":"Territory acquisition and loss in male song sparrows","volume":"37","author":[{"family":"Arcese","given":"Peter"}],"issued":{"date-parts":[["1989",1,1]]}}},{"id":1101,"uris":["http://zotero.org/users/9968163/items/R3EW52ZD"],"itemData":{"id":1101,"type":"article-journal","abstract":"We examined patterns of territory acquisition and reconnaissance in common loons, Gavia immer, from northern Wisconsin. Among all territory acquisitions, 41.5% occurred through passive occupation of territories left vacant after the death or desertion of a previous resident, 17% constituted founding of new territories and the remaining 41.5% came about through take-over: either usurpation of defended territories or appropriation of territories before the seasonal return of previous owners. Take-overs occurred in both sexes, but individuals acted alone, never in pairs. Displaced breeders usually took refuge on undefended lakes near their former territories; about half of these loons later regained former territories through passive occupation or took possession of new territories elsewhere. As predicted by the reconnaissance hypothesis, usurpations occurred most often in territories that had produced chicks during the previous 12 months, suggesting that loons use the presence or absence of chicks as a cue for territorial usurpation. Large individuals of both sexes held onto territories longer than small individuals, an indication that body size might be correlated with fighting ability. In terms of life history, loons appear to locate good territories through reconnaissance, usurp them in a subsequent year and recover from displacements by reclaiming their original territories or new ones.","container-title":"Animal Behaviour","DOI":"10.1006/anbe.1999.1295","ISSN":"0003-3472","issue":"2","journalAbbreviation":"Animal Behaviour","page":"385-394","source":"ScienceDirect","title":"Territory acquisition in loons: the importance of take-over","title-short":"Territory acquisition in loons","volume":"59","author":[{"family":"Piper","given":"Walter H."},{"family":"Tischler","given":"Keren B."},{"family":"Klich","given":"Margaret"}],"issued":{"date-parts":[["2000",2,1]]}}}],"schema":"https://github.com/citation-style-language/schema/raw/master/csl-citation.json"} </w:instrText>
      </w:r>
      <w:r w:rsidR="009D540D">
        <w:fldChar w:fldCharType="separate"/>
      </w:r>
      <w:r w:rsidR="00D71176" w:rsidRPr="00D71176">
        <w:rPr>
          <w:rFonts w:ascii="Aptos" w:hAnsi="Aptos"/>
        </w:rPr>
        <w:t>(Arcese 1989, Piper et al. 2000)</w:t>
      </w:r>
      <w:r w:rsidR="009D540D">
        <w:fldChar w:fldCharType="end"/>
      </w:r>
      <w:r w:rsidR="009D540D">
        <w:t xml:space="preserve">. </w:t>
      </w:r>
      <w:r w:rsidR="002A00A3">
        <w:t xml:space="preserve">As a non-migratory species that remains on their territory all year </w:t>
      </w:r>
      <w:r w:rsidR="002A00A3">
        <w:fldChar w:fldCharType="begin"/>
      </w:r>
      <w:r w:rsidR="001337FF">
        <w:instrText xml:space="preserve"> ADDIN ZOTERO_ITEM CSL_CITATION {"citationID":"EQihucmy","properties":{"formattedCitation":"(B. Heinrich 1988)","plainCitation":"(B. Heinrich 1988)","noteIndex":0},"citationItems":[{"id":105,"uris":["http://zotero.org/users/9968163/items/SABQUNDV"],"itemData":{"id":105,"type":"article-journal","abstract":"Large animal carcasses provide a highly clumped rich source of food for ravens that should be worth defending, yet in the forests of Maine and Vermont ravens commonly feed in groups. Ravens discover baits flying singly or in pairs, but after a bait is discovered they usually arrive in groups. In contrast, the maximum number of blue jays and crows eventually attending a bait is close to those discovering it. Unlike in crows and jays, two patterns of bait use are seen in ravens: baits are used by mated resident pairs or by large crowds (sometimes exceeding 40 individuals). This pattern is unrelated to bait size from at least 9 kg to 400 kg. Eightytwo of 91 individually marked ravens from 4 feeding crowds were juveniles and/or non-breeders. Observations of the marked ravens for parts of two winters indicate that the non-breeders are vagrant and/or they range over at least 1800 km2 in their foraging. Most of the over 135 baits (totalling nearly 8 t of meat) distributed over 50 km were discovered by ravens within a week, and most were consumed by crowds of ravens. The vagrants coming in crowds have (unlike the territorial adults) specific vocalizations in the bait vicinity that are a powerful recruitment stimulus in playback experiments. Vagrants sometimes feed alone, but in the presence of territorial adults they feed only in groups. Resident adults chase or attack vagrants, but mildly tolerate them (and even join them) when they come in large groups. I conclude from my observations that the feeding crowds of ravens consist primarily of juvenile non-breeding vagrants who (unlike some resident adults) roost communally and who vigorously recruit each other in part to neutralize the aggressiveness of resident adults defending prized food bonanzas. The ravens' recruitment results in a sharing that reduces the temporal patchiness of extremely rare food bonanzas, and it permits the non-territorial vagrants to specialize on carcasses in the winter.","container-title":"Behavioral Ecology and Sociobiology","ISSN":"0340-5443","issue":"3","page":"141-156","publisher":"Springer","source":"JSTOR","title":"Winter Foraging at Carcasses by Three Sympatric Corvids, with Emphasis on Recruitment by the Raven, Corvus corax","volume":"23","author":[{"family":"Heinrich","given":"B."}],"issued":{"date-parts":[["1988"]]}}}],"schema":"https://github.com/citation-style-language/schema/raw/master/csl-citation.json"} </w:instrText>
      </w:r>
      <w:r w:rsidR="002A00A3">
        <w:fldChar w:fldCharType="separate"/>
      </w:r>
      <w:r w:rsidR="001337FF" w:rsidRPr="001337FF">
        <w:rPr>
          <w:rFonts w:ascii="Aptos" w:hAnsi="Aptos"/>
        </w:rPr>
        <w:t>(B. Heinrich 1988)</w:t>
      </w:r>
      <w:r w:rsidR="002A00A3">
        <w:fldChar w:fldCharType="end"/>
      </w:r>
      <w:r w:rsidR="002A00A3">
        <w:t>, p</w:t>
      </w:r>
      <w:r w:rsidR="00DC6973">
        <w:t>hysical presence, visual displays, and vocalizations</w:t>
      </w:r>
      <w:r w:rsidR="002F135C">
        <w:t xml:space="preserve"> can</w:t>
      </w:r>
      <w:r w:rsidR="00DC6973">
        <w:t xml:space="preserve"> all assi</w:t>
      </w:r>
      <w:r w:rsidR="006E4F38">
        <w:t>s</w:t>
      </w:r>
      <w:r w:rsidR="00DC6973">
        <w:t>t the</w:t>
      </w:r>
      <w:r w:rsidR="004C6809">
        <w:t xml:space="preserve"> </w:t>
      </w:r>
      <w:r w:rsidR="00DC6973">
        <w:t xml:space="preserve">territory owner in retaining </w:t>
      </w:r>
      <w:r w:rsidR="000324C8">
        <w:t>possession</w:t>
      </w:r>
      <w:r w:rsidR="003C71EF">
        <w:t xml:space="preserve"> of the space</w:t>
      </w:r>
      <w:r w:rsidR="00DC6973">
        <w:t xml:space="preserve"> </w:t>
      </w:r>
      <w:r w:rsidR="00DC6973">
        <w:fldChar w:fldCharType="begin"/>
      </w:r>
      <w:r w:rsidR="00475DB8">
        <w:instrText xml:space="preserve"> ADDIN ZOTERO_ITEM CSL_CITATION {"citationID":"D4dNlAc1","properties":{"formattedCitation":"(Peek 1972, Piper et al. 2000)","plainCitation":"(Peek 1972, Piper et al. 2000)","noteIndex":0},"citationItems":[{"id":1113,"uris":["http://zotero.org/users/9968163/items/TAXG88MS"],"itemData":{"id":1113,"type":"article-journal","abstract":"Both muted and epaulet-coloured male red-winged blackbirds were less successful than normals in maintaining territory. This suggests that vocal and visual display are necessary for normal territory maintenance in this species. Decreased success was indicated by loss of territory or increased frequency of trespassing by conspecific males. A seasonal difference was noted in the ability of experimental males to maintain their territories. It is suggested that the observed results were probably due to the effects of muting and epaulet-colouration upon advertising song and song-spread and bill-up displays. A three-level territorial defence system is proposed for this species.","container-title":"Animal Behaviour","DOI":"10.1016/S0003-3472(72)80180-5","ISSN":"00033472","issue":"1","journalAbbreviation":"Animal Behaviour","language":"en","license":"https://www.elsevier.com/tdm/userlicense/1.0/","page":"112-118","source":"DOI.org (Crossref)","title":"An experimental study of the territorial function of vocal and visual display in the male red-winged blackbird (Agelaius phoeniceus)","volume":"20","author":[{"family":"Peek","given":"Frank W."}],"issued":{"date-parts":[["1972",2]]}}},{"id":1101,"uris":["http://zotero.org/users/9968163/items/R3EW52ZD"],"itemData":{"id":1101,"type":"article-journal","abstract":"We examined patterns of territory acquisition and reconnaissance in common loons, Gavia immer, from northern Wisconsin. Among all territory acquisitions, 41.5% occurred through passive occupation of territories left vacant after the death or desertion of a previous resident, 17% constituted founding of new territories and the remaining 41.5% came about through take-over: either usurpation of defended territories or appropriation of territories before the seasonal return of previous owners. Take-overs occurred in both sexes, but individuals acted alone, never in pairs. Displaced breeders usually took refuge on undefended lakes near their former territories; about half of these loons later regained former territories through passive occupation or took possession of new territories elsewhere. As predicted by the reconnaissance hypothesis, usurpations occurred most often in territories that had produced chicks during the previous 12 months, suggesting that loons use the presence or absence of chicks as a cue for territorial usurpation. Large individuals of both sexes held onto territories longer than small individuals, an indication that body size might be correlated with fighting ability. In terms of life history, loons appear to locate good territories through reconnaissance, usurp them in a subsequent year and recover from displacements by reclaiming their original territories or new ones.","container-title":"Animal Behaviour","DOI":"10.1006/anbe.1999.1295","ISSN":"0003-3472","issue":"2","journalAbbreviation":"Animal Behaviour","page":"385-394","source":"ScienceDirect","title":"Territory acquisition in loons: the importance of take-over","title-short":"Territory acquisition in loons","volume":"59","author":[{"family":"Piper","given":"Walter H."},{"family":"Tischler","given":"Keren B."},{"family":"Klich","given":"Margaret"}],"issued":{"date-parts":[["2000",2,1]]}}}],"schema":"https://github.com/citation-style-language/schema/raw/master/csl-citation.json"} </w:instrText>
      </w:r>
      <w:r w:rsidR="00DC6973">
        <w:fldChar w:fldCharType="separate"/>
      </w:r>
      <w:r w:rsidR="006E4F38" w:rsidRPr="006E4F38">
        <w:rPr>
          <w:rFonts w:ascii="Aptos" w:hAnsi="Aptos"/>
        </w:rPr>
        <w:t>(Peek 1972, Piper et al. 2000)</w:t>
      </w:r>
      <w:r w:rsidR="00DC6973">
        <w:fldChar w:fldCharType="end"/>
      </w:r>
      <w:r w:rsidR="00DC6973">
        <w:t xml:space="preserve">. </w:t>
      </w:r>
      <w:commentRangeStart w:id="441"/>
      <w:r w:rsidR="00C031AD">
        <w:t>During the study period we documented one occasion of a territorial pair losing their territory unprecipitated by a mortality event of at least one of the individuals (</w:t>
      </w:r>
      <w:commentRangeStart w:id="442"/>
      <w:r w:rsidR="00C031AD">
        <w:t xml:space="preserve">unpublished </w:t>
      </w:r>
      <w:commentRangeEnd w:id="442"/>
      <w:r w:rsidR="00C031AD">
        <w:rPr>
          <w:rStyle w:val="CommentReference"/>
          <w:sz w:val="24"/>
          <w:szCs w:val="24"/>
        </w:rPr>
        <w:commentReference w:id="442"/>
      </w:r>
      <w:r w:rsidR="00C031AD">
        <w:t xml:space="preserve">data) which contradicts previous assertions that raven pair bonds are only broken by mortality </w:t>
      </w:r>
      <w:commentRangeStart w:id="443"/>
      <w:r w:rsidR="00C031AD">
        <w:fldChar w:fldCharType="begin"/>
      </w:r>
      <w:r w:rsidR="00C031AD">
        <w:instrText xml:space="preserve"> ADDIN ZOTERO_ITEM CSL_CITATION {"citationID":"0F69ErsB","properties":{"formattedCitation":"(Bernd Heinrich 1988, Webb et al. 2012)","plainCitation":"(Bernd Heinrich 1988, Webb et al. 2012)","noteIndex":0},"citationItems":[{"id":1149,"uris":["http://zotero.org/users/9968163/items/LWPVBTAF"],"itemData":{"id":1149,"type":"article-journal","container-title":"The Condor","DOI":"10.2307/1368859","ISSN":"00105422, 1938-5129","issue":"4","journalAbbreviation":"The Condor","language":"en","page":"950-952","source":"DOI.org (Crossref)","title":"Why Do Ravens Fear Their Food?","volume":"90","author":[{"family":"Heinrich","given":"Bernd"}],"issued":{"date-parts":[["1988",11]]}}},{"id":900,"uris":["http://zotero.org/users/9968163/items/SQLF5Q9M"],"itemData":{"id":900,"type":"article-journal","abstract":"Group differences in avian space use relate to group differences in resource use and demographic parameters. However, studies that consider year-round, intraspecific variation in the space use of noncooperatively breeding species are relatively rare. A greater understanding of factors relating to intraspecific variation in space use is especially important for managing human-subsidized predators, such as the Common Raven (Corvus corax). We hypothesized that sex, sociality, and the distribution of bonanzas of food should influence year-round space use by breeding and nonbreeding Common Ravens on the Olympic Peninsula of Washington State. We detected differences in space use between breeders and nonbreeders but not between the sexes. Breeders shared little space with their neighbors and displayed strong site fidelity, except in the fall and winter or after the death of a mate, when some breeding ravens moved extensively. Nonbreeders moved widely, were more gregarious, and their home ranges intersected a greater proportion of communal food resources than did those of breeders. Breeders shared little space with their adult neighbors, but they shared more space with nonbreeders when communal food resources fell within their territories. Pair bonds were broken only by the death of a partner, which in some cases was followed by extensive movements by the surviving adult prior to pairing with a new mate or settling in a new breeding territory. This study is the first to consider the space use of both nonbreeding and breeding Common Ravens in the same population simultaneously.","container-title":"The Condor","DOI":"10.1525/cond.2012.110116","ISSN":"1938-5129","issue":"3","journalAbbreviation":"The Condor","page":"584-594","source":"Silverchair","title":"Differences in Space Use by Common Ravens in Relation to Sex, Breeding Status, and Kinship","volume":"114","author":[{"family":"Webb","given":"William C."},{"family":"Marzluff","given":"John M."},{"family":"Hepinstall-Cymerman","given":"Jeff"}],"issued":{"date-parts":[["2012",8,1]]}}}],"schema":"https://github.com/citation-style-language/schema/raw/master/csl-citation.json"} </w:instrText>
      </w:r>
      <w:r w:rsidR="00C031AD">
        <w:fldChar w:fldCharType="separate"/>
      </w:r>
      <w:r w:rsidR="00C031AD" w:rsidRPr="006B523B">
        <w:rPr>
          <w:rFonts w:ascii="Aptos" w:hAnsi="Aptos"/>
        </w:rPr>
        <w:t>(Bernd Heinrich 1988, Webb et al. 2012)</w:t>
      </w:r>
      <w:r w:rsidR="00C031AD">
        <w:fldChar w:fldCharType="end"/>
      </w:r>
      <w:commentRangeEnd w:id="443"/>
      <w:r w:rsidR="00C031AD">
        <w:rPr>
          <w:rStyle w:val="CommentReference"/>
          <w:sz w:val="24"/>
          <w:szCs w:val="24"/>
        </w:rPr>
        <w:commentReference w:id="443"/>
      </w:r>
      <w:r w:rsidR="00C031AD">
        <w:t>.</w:t>
      </w:r>
      <w:commentRangeEnd w:id="441"/>
      <w:r w:rsidR="00F506D8">
        <w:rPr>
          <w:rStyle w:val="CommentReference"/>
          <w:sz w:val="24"/>
          <w:szCs w:val="24"/>
        </w:rPr>
        <w:commentReference w:id="441"/>
      </w:r>
    </w:p>
    <w:p w14:paraId="2421935C" w14:textId="59AFEA2C" w:rsidR="00FC0D3B" w:rsidRDefault="00405B82" w:rsidP="009A5E06">
      <w:pPr>
        <w:spacing w:line="480" w:lineRule="auto"/>
        <w:ind w:firstLine="720"/>
      </w:pPr>
      <w:r>
        <w:t xml:space="preserve">Our </w:t>
      </w:r>
      <w:r w:rsidR="00093259">
        <w:t>results</w:t>
      </w:r>
      <w:r>
        <w:t xml:space="preserve"> support th</w:t>
      </w:r>
      <w:r w:rsidR="001A452E">
        <w:t>e</w:t>
      </w:r>
      <w:r>
        <w:t xml:space="preserve"> </w:t>
      </w:r>
      <w:r w:rsidR="001A452E">
        <w:t xml:space="preserve">idea that movement decisions are </w:t>
      </w:r>
      <w:r w:rsidR="008B1583">
        <w:t xml:space="preserve">at least </w:t>
      </w:r>
      <w:r w:rsidR="007964C1">
        <w:t>partially</w:t>
      </w:r>
      <w:r w:rsidR="008B1583">
        <w:t xml:space="preserve"> </w:t>
      </w:r>
      <w:r w:rsidR="001A452E">
        <w:t>driven b</w:t>
      </w:r>
      <w:r w:rsidR="00887869">
        <w:t>y</w:t>
      </w:r>
      <w:r w:rsidR="001A452E">
        <w:t xml:space="preserve"> breeding behaviors</w:t>
      </w:r>
      <w:r>
        <w:t xml:space="preserve"> by showing reduced extraterritorial movements in March compared to </w:t>
      </w:r>
      <w:r>
        <w:lastRenderedPageBreak/>
        <w:t>November and December</w:t>
      </w:r>
      <w:r w:rsidR="00A16AE2">
        <w:t xml:space="preserve">. </w:t>
      </w:r>
      <w:r w:rsidR="00D468F9">
        <w:t>During this late winter period just prior to the start of the breeding season in April, w</w:t>
      </w:r>
      <w:r w:rsidR="00A16AE2">
        <w:t xml:space="preserve">e </w:t>
      </w:r>
      <w:r w:rsidR="001770B4">
        <w:t>observed r</w:t>
      </w:r>
      <w:r>
        <w:t xml:space="preserve">avens performing active pre-breeding season behaviors such as </w:t>
      </w:r>
      <w:commentRangeStart w:id="444"/>
      <w:r>
        <w:t>nest building</w:t>
      </w:r>
      <w:commentRangeEnd w:id="444"/>
      <w:r w:rsidR="001A452E">
        <w:rPr>
          <w:rStyle w:val="CommentReference"/>
          <w:sz w:val="24"/>
          <w:szCs w:val="24"/>
        </w:rPr>
        <w:commentReference w:id="444"/>
      </w:r>
      <w:r>
        <w:t xml:space="preserve">. </w:t>
      </w:r>
      <w:r w:rsidR="00AE30FD">
        <w:t xml:space="preserve">This decision requires </w:t>
      </w:r>
      <w:r w:rsidR="00245FFF">
        <w:t xml:space="preserve">a </w:t>
      </w:r>
      <w:r w:rsidR="00AE30FD">
        <w:t xml:space="preserve">raven to </w:t>
      </w:r>
      <w:r w:rsidR="00A11AA6">
        <w:t xml:space="preserve">have foraged efficiently during a resource deficient period (winter) and </w:t>
      </w:r>
      <w:r w:rsidR="00AE30FD">
        <w:t xml:space="preserve">be in </w:t>
      </w:r>
      <w:r w:rsidR="007B0FC5">
        <w:t>good</w:t>
      </w:r>
      <w:r w:rsidR="00AE30FD">
        <w:t xml:space="preserve"> condition to forgo foraging </w:t>
      </w:r>
      <w:r w:rsidR="00241182">
        <w:t>as it is unlikely that there will be a carrion source in its territory</w:t>
      </w:r>
      <w:r w:rsidR="00AE30FD">
        <w:t>.</w:t>
      </w:r>
      <w:r w:rsidR="00230D58">
        <w:t xml:space="preserve"> Ravens that bred earlier in the Greater Yellowstone Ecosystem were shown to have greater nesting success </w:t>
      </w:r>
      <w:r w:rsidR="00230D58">
        <w:fldChar w:fldCharType="begin"/>
      </w:r>
      <w:r w:rsidR="00230D58">
        <w:instrText xml:space="preserve"> ADDIN ZOTERO_ITEM CSL_CITATION {"citationID":"xakAKS9d","properties":{"formattedCitation":"(Dunk et al. 1997)","plainCitation":"(Dunk et al. 1997)","noteIndex":0},"citationItems":[{"id":1158,"uris":["http://zotero.org/users/9968163/items/2SMLQQCT"],"itemData":{"id":1158,"type":"article-journal","container-title":"The Auk","DOI":"10.2307/4089073","ISSN":"0004-8038","issue":"1","page":"116-120","publisher":"American Ornithological Society","source":"JSTOR","title":"Nest-Site Selection and Reproductive Success in Common Ravens","volume":"114","author":[{"family":"Dunk","given":"Jeffrey R."},{"family":"Smith","given":"Roger N."},{"family":"Cain","given":"Steven L."}],"issued":{"date-parts":[["1997"]]}}}],"schema":"https://github.com/citation-style-language/schema/raw/master/csl-citation.json"} </w:instrText>
      </w:r>
      <w:r w:rsidR="00230D58">
        <w:fldChar w:fldCharType="separate"/>
      </w:r>
      <w:r w:rsidR="00230D58" w:rsidRPr="009A5E06">
        <w:rPr>
          <w:rFonts w:ascii="Aptos" w:hAnsi="Aptos"/>
        </w:rPr>
        <w:t>(Dunk et al. 1997)</w:t>
      </w:r>
      <w:r w:rsidR="00230D58">
        <w:fldChar w:fldCharType="end"/>
      </w:r>
      <w:r w:rsidR="00230D58">
        <w:t xml:space="preserve">. </w:t>
      </w:r>
      <w:r w:rsidR="00AE30FD">
        <w:t xml:space="preserve"> </w:t>
      </w:r>
      <w:r w:rsidR="00125FDB">
        <w:t xml:space="preserve">Being able to </w:t>
      </w:r>
      <w:r w:rsidR="009A5E06">
        <w:t>complete</w:t>
      </w:r>
      <w:r w:rsidR="00125FDB">
        <w:t xml:space="preserve"> pre-breeding season</w:t>
      </w:r>
      <w:r w:rsidR="005351A9">
        <w:t xml:space="preserve"> tasks</w:t>
      </w:r>
      <w:r w:rsidR="009A5E06">
        <w:t xml:space="preserve"> early</w:t>
      </w:r>
      <w:r w:rsidR="00125FDB">
        <w:t xml:space="preserve"> is important as mistiming the initiation of breeding can result in lower success due to a lack of critical food sources</w:t>
      </w:r>
      <w:r w:rsidR="009A5E06">
        <w:t xml:space="preserve"> </w:t>
      </w:r>
      <w:r w:rsidR="007B0FC5">
        <w:fldChar w:fldCharType="begin"/>
      </w:r>
      <w:r w:rsidR="007B0FC5">
        <w:instrText xml:space="preserve"> ADDIN ZOTERO_ITEM CSL_CITATION {"citationID":"aRBLdrtc","properties":{"formattedCitation":"(Visser et al. 2006)","plainCitation":"(Visser et al. 2006)","noteIndex":0},"citationItems":[{"id":1160,"uris":["http://zotero.org/users/9968163/items/P5ZD83LU"],"itemData":{"id":1160,"type":"article-journal","abstract":"Timing of reproduction has major fitness consequences, which can only be understood when the phenology of the food for the offspring is quantified. For insectivorous birds, like great tits (Parus major), synchronisation of their offspring needs and abundance of caterpillars is the main selection pressure. We measured caterpillar biomass over a 20-year period and showed that the annual peak date is correlated with temperatures from 8 March to 17 May. Laying dates also correlate with temperatures, but over an earlier period (16 March – 20 April). However, as we would predict from a reliable cue used by birds to time their reproduction, also the food peak correlates with these temperatures. Moreover, the slopes of the phenology of the birds and caterpillar biomass, when regressed against the temperatures in this earlier period, do not differ. The major difference is that due to climate change, the relationship between the timing of the food peak and the temperatures over the 16 March – 20 April period is changing, while this is not so for great tit laying dates. As a consequence, the synchrony between offspring needs and the caterpillar biomass has been disrupted in the recent warm decades. This may have severe consequences as we show that both the number of fledglings as well as their fledging weight is affected by this synchrony. We use the descriptive models for both the caterpillar biomass peak as for the great tit laying dates to predict shifts in caterpillar and bird phenology 2005–2100, using an IPCC climate scenario. The birds will start breeding earlier and this advancement is predicted to be at the same rate as the advancement of the food peak, and hence they will not reduce the amount of the current mistiming of about 10 days.","container-title":"Oecologia","DOI":"10.1007/s00442-005-0299-6","ISSN":"1432-1939","issue":"1","journalAbbreviation":"Oecologia","language":"en","page":"164-172","source":"Springer Link","title":"Shifts in caterpillar biomass phenology due to climate change and its impact on the breeding biology of an insectivorous bird","volume":"147","author":[{"family":"Visser","given":"Marcel E."},{"family":"Holleman","given":"Leonard J. M."},{"family":"Gienapp","given":"Phillip"}],"issued":{"date-parts":[["2006",2,1]]}}}],"schema":"https://github.com/citation-style-language/schema/raw/master/csl-citation.json"} </w:instrText>
      </w:r>
      <w:r w:rsidR="007B0FC5">
        <w:fldChar w:fldCharType="separate"/>
      </w:r>
      <w:r w:rsidR="007B0FC5" w:rsidRPr="007B0FC5">
        <w:rPr>
          <w:rFonts w:ascii="Aptos" w:hAnsi="Aptos"/>
        </w:rPr>
        <w:t>(Visser et al. 2006)</w:t>
      </w:r>
      <w:r w:rsidR="007B0FC5">
        <w:fldChar w:fldCharType="end"/>
      </w:r>
      <w:r w:rsidR="009A5E06">
        <w:t>.</w:t>
      </w:r>
      <w:r w:rsidR="00125FDB">
        <w:t xml:space="preserve"> </w:t>
      </w:r>
      <w:r w:rsidR="00257D62">
        <w:t xml:space="preserve">Ravens in Yellowstone heavily utilize insects outbreaks such as grasshoppers and salmonflies during the summer breeding season, which allows them to provide a protein dense food to growing chicks </w:t>
      </w:r>
      <w:r w:rsidR="00257D62">
        <w:fldChar w:fldCharType="begin"/>
      </w:r>
      <w:r w:rsidR="00257D62">
        <w:instrText xml:space="preserve"> ADDIN ZOTERO_ITEM CSL_CITATION {"citationID":"SRcnjzYt","properties":{"formattedCitation":"(Ho et al. 2023)","plainCitation":"(Ho et al. 2023)","noteIndex":0},"citationItems":[{"id":917,"uris":["http://zotero.org/users/9968163/items/Y2CXWCS8"],"itemData":{"id":917,"type":"article-journal","abstract":"&lt;p&gt;Anthropogenic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00257D62">
        <w:fldChar w:fldCharType="separate"/>
      </w:r>
      <w:r w:rsidR="00257D62" w:rsidRPr="005351A9">
        <w:rPr>
          <w:rFonts w:ascii="Aptos" w:hAnsi="Aptos"/>
        </w:rPr>
        <w:t>(Ho et al. 2023)</w:t>
      </w:r>
      <w:r w:rsidR="00257D62">
        <w:fldChar w:fldCharType="end"/>
      </w:r>
      <w:r w:rsidR="00257D62">
        <w:t>.</w:t>
      </w:r>
      <w:r w:rsidR="005351A9">
        <w:t xml:space="preserve"> </w:t>
      </w:r>
    </w:p>
    <w:p w14:paraId="57F4EDF7" w14:textId="1EFCD8D3" w:rsidR="00635F2F" w:rsidRDefault="00654E58" w:rsidP="00F11CE7">
      <w:pPr>
        <w:spacing w:line="480" w:lineRule="auto"/>
        <w:ind w:firstLine="720"/>
      </w:pPr>
      <w:r>
        <w:t xml:space="preserve">Ravens did not consider potential resources in the hunting area when deciding whether to stay within their territory that day. </w:t>
      </w:r>
      <w:r w:rsidR="00EC5FAE">
        <w:t>Once they did leave their territory, r</w:t>
      </w:r>
      <w:r w:rsidR="00F11CE7">
        <w:t xml:space="preserve">avens traveled to the hunting area during the hunting </w:t>
      </w:r>
      <w:r w:rsidR="00B220CB">
        <w:t>season but</w:t>
      </w:r>
      <w:r w:rsidR="00F11CE7">
        <w:t xml:space="preserve"> were not </w:t>
      </w:r>
      <w:r w:rsidR="000274CD">
        <w:t xml:space="preserve">basing </w:t>
      </w:r>
      <w:r w:rsidR="0056121A">
        <w:t>this</w:t>
      </w:r>
      <w:r w:rsidR="000274CD">
        <w:t xml:space="preserve"> decision on </w:t>
      </w:r>
      <w:r w:rsidR="00F11CE7">
        <w:t>the amount of available biomass.</w:t>
      </w:r>
      <w:r w:rsidR="00BB5AE8">
        <w:t xml:space="preserve"> </w:t>
      </w:r>
      <w:r w:rsidR="001F7F0A">
        <w:t xml:space="preserve">Hunter kills often have greater raven numbers than wolf kills </w:t>
      </w:r>
      <w:r w:rsidR="001F7F0A">
        <w:fldChar w:fldCharType="begin"/>
      </w:r>
      <w:r w:rsidR="00475DB8">
        <w:instrText xml:space="preserve"> ADDIN ZOTERO_ITEM CSL_CITATION {"citationID":"rxih3MjT","properties":{"formattedCitation":"(Wilmers et al. 2003{\\i{}b})","plainCitation":"(Wilmers et al. 2003b)","noteIndex":0},"citationItems":[{"id":12,"uris":["http://zotero.org/users/9968163/items/CP2GY75A"],"itemData":{"id":12,"type":"article-journal","abstract":"The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1F7F0A">
        <w:fldChar w:fldCharType="separate"/>
      </w:r>
      <w:r w:rsidR="001F7F0A" w:rsidRPr="009521E1">
        <w:rPr>
          <w:rFonts w:ascii="Aptos" w:hAnsi="Aptos" w:cs="Times New Roman"/>
          <w:kern w:val="0"/>
        </w:rPr>
        <w:t>(Wilmers et al. 2003</w:t>
      </w:r>
      <w:r w:rsidR="001F7F0A" w:rsidRPr="009521E1">
        <w:rPr>
          <w:rFonts w:ascii="Aptos" w:hAnsi="Aptos" w:cs="Times New Roman"/>
          <w:i/>
          <w:iCs/>
          <w:kern w:val="0"/>
        </w:rPr>
        <w:t>b</w:t>
      </w:r>
      <w:r w:rsidR="001F7F0A" w:rsidRPr="009521E1">
        <w:rPr>
          <w:rFonts w:ascii="Aptos" w:hAnsi="Aptos" w:cs="Times New Roman"/>
          <w:kern w:val="0"/>
        </w:rPr>
        <w:t>)</w:t>
      </w:r>
      <w:r w:rsidR="001F7F0A">
        <w:fldChar w:fldCharType="end"/>
      </w:r>
      <w:r w:rsidR="001F7F0A">
        <w:t>, so the expectation would be for a territorial raven to face heavy competition regardless of the amount of hunter carrion available that day.</w:t>
      </w:r>
      <w:r w:rsidR="00B220CB">
        <w:t xml:space="preserve"> Given </w:t>
      </w:r>
      <w:r w:rsidR="00F934E6">
        <w:t xml:space="preserve">that territory holders tend to be </w:t>
      </w:r>
      <w:r w:rsidR="00B220CB">
        <w:t xml:space="preserve">dominant </w:t>
      </w:r>
      <w:r w:rsidR="00F934E6">
        <w:t>individuals</w:t>
      </w:r>
      <w:r w:rsidR="00B220CB">
        <w:t>, they would be able to gain access to contested resources.</w:t>
      </w:r>
      <w:r w:rsidR="001F7F0A">
        <w:t xml:space="preserve"> T</w:t>
      </w:r>
      <w:r w:rsidR="00602662">
        <w:t xml:space="preserve">he distance between </w:t>
      </w:r>
      <w:r w:rsidR="00AF6346">
        <w:t>a raven</w:t>
      </w:r>
      <w:r w:rsidR="0013717F">
        <w:t>’</w:t>
      </w:r>
      <w:r w:rsidR="00AF6346">
        <w:t>s</w:t>
      </w:r>
      <w:r w:rsidR="00602662">
        <w:t xml:space="preserve"> territor</w:t>
      </w:r>
      <w:r w:rsidR="00AF6346">
        <w:t>y</w:t>
      </w:r>
      <w:r w:rsidR="00602662">
        <w:t xml:space="preserve"> and the hunting area</w:t>
      </w:r>
      <w:r w:rsidR="005D6AF6">
        <w:t xml:space="preserve"> would also</w:t>
      </w:r>
      <w:r w:rsidR="00602662">
        <w:t xml:space="preserve"> preclude them from having accurate</w:t>
      </w:r>
      <w:r w:rsidR="005D6AF6">
        <w:t xml:space="preserve"> daily</w:t>
      </w:r>
      <w:r w:rsidR="00602662">
        <w:t xml:space="preserve"> information about </w:t>
      </w:r>
      <w:r w:rsidR="009435B0">
        <w:t xml:space="preserve">carrion </w:t>
      </w:r>
      <w:r w:rsidR="00602662">
        <w:t xml:space="preserve">availability on any </w:t>
      </w:r>
      <w:r w:rsidR="009A417D">
        <w:t>day</w:t>
      </w:r>
      <w:r w:rsidR="00602662">
        <w:t>.</w:t>
      </w:r>
      <w:r w:rsidR="00184D38">
        <w:t xml:space="preserve"> Only a single tagged raven in our sample group is within the potential range to stay on territory and hear </w:t>
      </w:r>
      <w:r w:rsidR="00250C5A">
        <w:t>gunshots</w:t>
      </w:r>
      <w:r w:rsidR="00184D38">
        <w:t xml:space="preserve"> from the hunting area</w:t>
      </w:r>
      <w:r w:rsidR="005A5256">
        <w:t>,</w:t>
      </w:r>
      <w:r w:rsidR="00805948">
        <w:t xml:space="preserve"> which ravens can learned to associate </w:t>
      </w:r>
      <w:r w:rsidR="00805948">
        <w:lastRenderedPageBreak/>
        <w:t>with</w:t>
      </w:r>
      <w:r w:rsidR="005A5256">
        <w:t xml:space="preserve"> a potential successful</w:t>
      </w:r>
      <w:r w:rsidR="00805948">
        <w:t xml:space="preserve"> harvest </w:t>
      </w:r>
      <w:r w:rsidR="00ED3671">
        <w:fldChar w:fldCharType="begin"/>
      </w:r>
      <w:r w:rsidR="00475DB8">
        <w:instrText xml:space="preserve"> ADDIN ZOTERO_ITEM CSL_CITATION {"citationID":"Jaahs0Cs","properties":{"formattedCitation":"(White 2005)","plainCitation":"(White 2005)","noteIndex":0},"citationItems":[{"id":15,"uris":["http://zotero.org/users/9968163/items/4AXU568S"],"itemData":{"id":15,"type":"article-journal","abstract":"We have long known that corvids are adaptively flexible in behavior, but have rarely tested their flexibility and creativity in solving problems outside the laboratory. Through a carefully controlled experiment conducted in the wild, I have found that Common Ravens (Corvus corax) fly toward gunshot sounds, presumably in order to locate animal gut piles left by hunters. This is the first conclusive evidence of any scavenger species pursuing gunshots. Furthermore, ravens exhibited this behavior only when gunshots were fired from within forested habitat, when the shots may be most valuable to them for locating gut piles. Interestingly, raven behaviors suggest that they may have learned the usefulness of gunshots by substituting them for other previously known sounds already used to locate food in the wild.","container-title":"Ecology","DOI":"10.1890/03-3185","ISSN":"1939-9170","issue":"4","language":"en","note":"_eprint: https://onlinelibrary.wiley.com/doi/pdf/10.1890/03-3185","page":"1057-1060","source":"Wiley Online Library","title":"Hunters Ring Dinner Bell for Ravens: Experimental Evidence of a Unique Foraging Strategy","title-short":"Hunters Ring Dinner Bell for Ravens","volume":"86","author":[{"family":"White","given":"Crow"}],"issued":{"date-parts":[["2005"]]}}}],"schema":"https://github.com/citation-style-language/schema/raw/master/csl-citation.json"} </w:instrText>
      </w:r>
      <w:r w:rsidR="00ED3671">
        <w:fldChar w:fldCharType="separate"/>
      </w:r>
      <w:r w:rsidR="00ED3671" w:rsidRPr="00ED3671">
        <w:rPr>
          <w:rFonts w:ascii="Aptos" w:hAnsi="Aptos"/>
        </w:rPr>
        <w:t>(White 2005)</w:t>
      </w:r>
      <w:r w:rsidR="00ED3671">
        <w:fldChar w:fldCharType="end"/>
      </w:r>
      <w:r w:rsidR="00184D38">
        <w:t>.</w:t>
      </w:r>
      <w:r w:rsidR="00602662">
        <w:t xml:space="preserve"> </w:t>
      </w:r>
      <w:r w:rsidR="00741847">
        <w:t>Most</w:t>
      </w:r>
      <w:r w:rsidR="00CA4615">
        <w:t xml:space="preserve"> ravens </w:t>
      </w:r>
      <w:r w:rsidR="00741847">
        <w:t xml:space="preserve">were thus </w:t>
      </w:r>
      <w:r w:rsidR="00936B19">
        <w:t>mak</w:t>
      </w:r>
      <w:r w:rsidR="00741847">
        <w:t>ing</w:t>
      </w:r>
      <w:r w:rsidR="00936B19">
        <w:t xml:space="preserve"> </w:t>
      </w:r>
      <w:commentRangeStart w:id="445"/>
      <w:r w:rsidR="00936B19">
        <w:t>decisions based on information</w:t>
      </w:r>
      <w:r w:rsidR="00F615BF">
        <w:t xml:space="preserve"> from </w:t>
      </w:r>
      <w:r w:rsidR="008E5F43">
        <w:t>recent</w:t>
      </w:r>
      <w:r w:rsidR="00F615BF">
        <w:t xml:space="preserve"> visits</w:t>
      </w:r>
      <w:r w:rsidR="00936B19">
        <w:t>, memory</w:t>
      </w:r>
      <w:r w:rsidR="00F615BF">
        <w:t xml:space="preserve"> of previous years</w:t>
      </w:r>
      <w:r w:rsidR="00936B19">
        <w:t xml:space="preserve">, and </w:t>
      </w:r>
      <w:r w:rsidR="00285449">
        <w:t>other</w:t>
      </w:r>
      <w:r w:rsidR="00255197">
        <w:t xml:space="preserve"> daily</w:t>
      </w:r>
      <w:r w:rsidR="00285449">
        <w:t xml:space="preserve"> </w:t>
      </w:r>
      <w:r w:rsidR="000974D2">
        <w:t>proxies</w:t>
      </w:r>
      <w:r w:rsidR="00936B19">
        <w:t xml:space="preserve">. </w:t>
      </w:r>
      <w:commentRangeEnd w:id="445"/>
      <w:r w:rsidR="00DF4101">
        <w:rPr>
          <w:rStyle w:val="CommentReference"/>
          <w:sz w:val="24"/>
          <w:szCs w:val="24"/>
        </w:rPr>
        <w:commentReference w:id="445"/>
      </w:r>
      <w:r w:rsidR="00967D43">
        <w:t>We showed t</w:t>
      </w:r>
      <w:r w:rsidR="00A07EF6">
        <w:t>hese proxies include</w:t>
      </w:r>
      <w:r w:rsidR="00B63F26">
        <w:t>d</w:t>
      </w:r>
      <w:r w:rsidR="00A07EF6">
        <w:t xml:space="preserve"> weather conditions such as</w:t>
      </w:r>
      <w:r w:rsidR="00E04CDE">
        <w:t xml:space="preserve"> daily temperature and</w:t>
      </w:r>
      <w:r w:rsidR="00A07EF6">
        <w:t xml:space="preserve"> snow depth</w:t>
      </w:r>
      <w:r w:rsidR="00E97AE8">
        <w:t>, which increased chances of leaving the territory and visiting the hunting area when deeper.</w:t>
      </w:r>
      <w:r w:rsidR="00A07EF6">
        <w:t xml:space="preserve"> </w:t>
      </w:r>
      <w:r w:rsidR="00836770">
        <w:t xml:space="preserve">Snow </w:t>
      </w:r>
      <w:r w:rsidR="00D957B2">
        <w:t xml:space="preserve">may </w:t>
      </w:r>
      <w:r w:rsidR="00836770">
        <w:t xml:space="preserve">indicate to ravens when ungulate populations are </w:t>
      </w:r>
      <w:r w:rsidR="00CA7563">
        <w:t xml:space="preserve">migrating </w:t>
      </w:r>
      <w:r w:rsidR="00981865">
        <w:t>out of the park</w:t>
      </w:r>
      <w:r w:rsidR="00850846">
        <w:t xml:space="preserve"> </w:t>
      </w:r>
      <w:r w:rsidR="00B85370">
        <w:fldChar w:fldCharType="begin"/>
      </w:r>
      <w:r w:rsidR="00475DB8">
        <w:instrText xml:space="preserve"> ADDIN ZOTERO_ITEM CSL_CITATION {"citationID":"XugPhJ6u","properties":{"formattedCitation":"(Geremia et al. 2011, Rickbeil et al. 2019)","plainCitation":"(Geremia et al. 2011, Rickbeil et al. 2019)","noteIndex":0},"citationItems":[{"id":1135,"uris":["http://zotero.org/users/9968163/items/XRAFAX8C"],"itemData":{"id":1135,"type":"article-journal","abstract":"Long distance migrations by ungulate species often surpass the boundaries of preservation areas where conflicts with various publics lead to management actions that can threaten populations. We chose the partially migratory bison (Bison bison) population in Yellowstone National Park as an example of integrating science into management policies to better conserve migratory ungulates. Approximately 60% of these bison have been exposed to bovine brucellosis and thousands of migrants exiting the park boundary have been culled during the past two decades to reduce the risk of disease transmission to cattle. Data were assimilated using models representing competing hypotheses of bison migration during 1990–2009 in a hierarchal Bayesian framework. Migration differed at the scale of herds, but a single unifying logistic model was useful for predicting migrations by both herds. Migration beyond the northern park boundary was affected by herd size, accumulated snow water equivalent, and aboveground dried biomass. Migration beyond the western park boundary was less influenced by these predictors and process model performance suggested an important control on recent migrations was excluded. Simulations of migrations over the next decade suggest that allowing increased numbers of bison beyond park boundaries during severe climate conditions may be the only means of avoiding episodic, large-scale reductions to the Yellowstone bison population in the foreseeable future. This research is an example of how long distance migration dynamics can be incorporated into improved management policies.","container-title":"PLOS ONE","DOI":"10.1371/journal.pone.0016848","ISSN":"1932-6203","issue":"2","journalAbbreviation":"PLOS ONE","language":"en","page":"e16848","publisher":"Public Library of Science","source":"PLoS Journals","title":"Predicting Bison Migration out of Yellowstone National Park Using Bayesian Models","volume":"6","author":[{"family":"Geremia","given":"Chris"},{"family":"White","given":"P. J."},{"family":"Wallen","given":"Rick L."},{"family":"Watson","given":"Fred G. R."},{"family":"Treanor","given":"John J."},{"family":"Borkowski","given":"John"},{"family":"Potter","given":"Christopher S."},{"family":"Crabtree","given":"Robert L."}],"issued":{"date-parts":[["2011",2,14]]}}},{"id":1022,"uris":["http://zotero.org/users/9968163/items/FXXECLRG"],"itemData":{"id":1022,"type":"article-journal","abstract":"Migration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00B85370">
        <w:fldChar w:fldCharType="separate"/>
      </w:r>
      <w:r w:rsidR="00CA7563" w:rsidRPr="00CA7563">
        <w:rPr>
          <w:rFonts w:ascii="Aptos" w:hAnsi="Aptos"/>
        </w:rPr>
        <w:t>(Geremia et al. 2011, Rickbeil et al. 2019)</w:t>
      </w:r>
      <w:r w:rsidR="00B85370">
        <w:fldChar w:fldCharType="end"/>
      </w:r>
      <w:r w:rsidR="00836770">
        <w:t xml:space="preserve">, placing them on lands where they are available to be hunted. </w:t>
      </w:r>
      <w:r w:rsidR="00D957B2">
        <w:t xml:space="preserve">Hunters are also more efficient with snow on the ground as it allows them to more easily track ungulate movement. </w:t>
      </w:r>
      <w:r w:rsidR="00E575DE">
        <w:t>This tracking of</w:t>
      </w:r>
      <w:r w:rsidR="00B42C7C">
        <w:t xml:space="preserve"> weather patterns</w:t>
      </w:r>
      <w:r w:rsidR="00E575DE">
        <w:t xml:space="preserve"> to optimize foraging </w:t>
      </w:r>
      <w:r w:rsidR="00D15E65">
        <w:t>movement efficiency</w:t>
      </w:r>
      <w:r w:rsidR="00E575DE">
        <w:t xml:space="preserve"> is</w:t>
      </w:r>
      <w:r w:rsidR="00B42C7C">
        <w:t xml:space="preserve"> si</w:t>
      </w:r>
      <w:r w:rsidR="00554634">
        <w:t xml:space="preserve">milar to </w:t>
      </w:r>
      <w:r w:rsidR="0003139C">
        <w:t>gray-cheeked mangabeys</w:t>
      </w:r>
      <w:r w:rsidR="00554634">
        <w:t xml:space="preserve"> in Uganda considering </w:t>
      </w:r>
      <w:r w:rsidR="0066623D">
        <w:t xml:space="preserve">recent </w:t>
      </w:r>
      <w:r w:rsidR="00554634">
        <w:t>weather</w:t>
      </w:r>
      <w:r w:rsidR="0066623D">
        <w:t xml:space="preserve"> patterns</w:t>
      </w:r>
      <w:r w:rsidR="005A5FE0">
        <w:t xml:space="preserve"> </w:t>
      </w:r>
      <w:r w:rsidR="0061252E">
        <w:t>e</w:t>
      </w:r>
      <w:r w:rsidR="005A5FE0">
        <w:t>ffects o</w:t>
      </w:r>
      <w:r w:rsidR="00895E4D">
        <w:t>n</w:t>
      </w:r>
      <w:r w:rsidR="00E575DE">
        <w:t xml:space="preserve"> the</w:t>
      </w:r>
      <w:r w:rsidR="005A5FE0">
        <w:t xml:space="preserve"> maturation of fruit</w:t>
      </w:r>
      <w:r w:rsidR="00554634">
        <w:t xml:space="preserve"> </w:t>
      </w:r>
      <w:r w:rsidR="0003139C">
        <w:fldChar w:fldCharType="begin"/>
      </w:r>
      <w:r w:rsidR="00475DB8">
        <w:instrText xml:space="preserve"> ADDIN ZOTERO_ITEM CSL_CITATION {"citationID":"RKCMj6UP","properties":{"formattedCitation":"(Janmaat et al. 2006)","plainCitation":"(Janmaat et al. 2006)","noteIndex":0},"citationItems":[{"id":1117,"uris":["http://zotero.org/users/9968163/items/TRJDVAP8"],"itemData":{"id":1117,"type":"article-journal","abstract":"Temperature and solar radiation are known to influence maturation of fruits and insect larvae inside them 1, 2, 3, 4, 5, 6, 7, 8. We investigated whether gray-cheeked mangabeys (Lophocebus albigena johnstonii) of Kibale Forest, Uganda, take these weather variables into account when searching for ripe figs or unripe figs containing insect larvae. We predicted that monkeys would be more likely to revisit a tree with fruit after several days of warm and sunny weather compared to a cooler and more cloudy period. We preselected 80 target fig trees and monitored whether they contained ripe, unripe, or no fruit. We followed one habituated monkey group from dawn to dusk for three continuous observation periods totalling 210 days. Whenever the group came within a 100 m circle of a previously visited target tree for a second time, we noted whether or not individuals proceeded to the trunk, i.e., whether they “revisited” or simply “bypassed” the tree. We found that average daily maximum temperature was significantly higher for days preceding revisits than bypasses. The probability of a revisit was additionally influenced by solar radiation experienced on the day of reapproach. These effects were found only for trees that carried fruit at the previous visit but not for trees that had carried none. We concluded that these nonhuman primates were capable of taking into account past weather conditions when searching for food. We discuss the implication of these findings for theories of primate cognitive evolution.","container-title":"Current Biology","DOI":"10.1016/j.cub.2006.04.031","ISSN":"0960-9822","issue":"12","journalAbbreviation":"Current Biology","page":"1232-1237","source":"ScienceDirect","title":"Primates Take Weather into Account when Searching for Fruits","volume":"16","author":[{"family":"Janmaat","given":"Karline R. L."},{"family":"Byrne","given":"Richard W."},{"family":"Zuberbühler","given":"Klaus"}],"issued":{"date-parts":[["2006",6,20]]}}}],"schema":"https://github.com/citation-style-language/schema/raw/master/csl-citation.json"} </w:instrText>
      </w:r>
      <w:r w:rsidR="0003139C">
        <w:fldChar w:fldCharType="separate"/>
      </w:r>
      <w:r w:rsidR="0003139C" w:rsidRPr="0003139C">
        <w:rPr>
          <w:rFonts w:ascii="Aptos" w:hAnsi="Aptos"/>
        </w:rPr>
        <w:t>(Janmaat et al. 2006)</w:t>
      </w:r>
      <w:r w:rsidR="0003139C">
        <w:fldChar w:fldCharType="end"/>
      </w:r>
      <w:r w:rsidR="00554634">
        <w:t xml:space="preserve">. </w:t>
      </w:r>
    </w:p>
    <w:p w14:paraId="45D70B57" w14:textId="43AB5578" w:rsidR="005B1445" w:rsidRDefault="005B1445" w:rsidP="00F11CE7">
      <w:pPr>
        <w:spacing w:line="480" w:lineRule="auto"/>
        <w:ind w:firstLine="720"/>
      </w:pPr>
      <w:r>
        <w:t>The amount of hunter biomass available d</w:t>
      </w:r>
      <w:r w:rsidR="004B5527">
        <w:t>id</w:t>
      </w:r>
      <w:r>
        <w:t xml:space="preserve"> not alter a raven’s perception of wolf kills, making their </w:t>
      </w:r>
      <w:r w:rsidR="00AF1C3B">
        <w:t>movement</w:t>
      </w:r>
      <w:r>
        <w:t xml:space="preserve"> a linear decision-making process with the immediate resource taking precedence. This includes wolf kills that were found outside of the territory.</w:t>
      </w:r>
      <w:r w:rsidR="001D2F32">
        <w:t xml:space="preserve"> When</w:t>
      </w:r>
      <w:r>
        <w:t xml:space="preserve"> </w:t>
      </w:r>
      <w:r w:rsidR="0002729A">
        <w:t xml:space="preserve">a </w:t>
      </w:r>
      <w:r>
        <w:t>raven decide</w:t>
      </w:r>
      <w:r w:rsidR="00414618">
        <w:t>d</w:t>
      </w:r>
      <w:r w:rsidR="000656F2">
        <w:t xml:space="preserve"> to leave </w:t>
      </w:r>
      <w:r w:rsidR="0002729A">
        <w:t>its</w:t>
      </w:r>
      <w:r w:rsidR="000656F2">
        <w:t xml:space="preserve"> territory, it </w:t>
      </w:r>
      <w:r w:rsidR="00414618">
        <w:t>wa</w:t>
      </w:r>
      <w:r w:rsidR="000656F2">
        <w:t xml:space="preserve">s unlikely that they </w:t>
      </w:r>
      <w:r w:rsidR="00206315">
        <w:t>were</w:t>
      </w:r>
      <w:r w:rsidR="000656F2">
        <w:t xml:space="preserve"> leaving with the purpose of </w:t>
      </w:r>
      <w:r w:rsidR="000A3479">
        <w:t>locating a previously unknown,</w:t>
      </w:r>
      <w:r w:rsidR="000656F2">
        <w:t xml:space="preserve"> naturally occurring carcass. </w:t>
      </w:r>
      <w:r w:rsidR="001E1310">
        <w:t xml:space="preserve">All </w:t>
      </w:r>
      <w:r w:rsidR="000F2CFC">
        <w:t>wolf kills</w:t>
      </w:r>
      <w:r w:rsidR="001E1310">
        <w:t xml:space="preserve"> that were visited outside of territor</w:t>
      </w:r>
      <w:r w:rsidR="00F566E7">
        <w:t>ies</w:t>
      </w:r>
      <w:r w:rsidR="008D3614">
        <w:t>,</w:t>
      </w:r>
      <w:r w:rsidR="00764580">
        <w:t xml:space="preserve"> except for one</w:t>
      </w:r>
      <w:r w:rsidR="008D3614">
        <w:t>,</w:t>
      </w:r>
      <w:r w:rsidR="001E1310">
        <w:t xml:space="preserve"> are within the travel corridor ravens take </w:t>
      </w:r>
      <w:r w:rsidR="005D583A">
        <w:t>to reach</w:t>
      </w:r>
      <w:r w:rsidR="001E1310">
        <w:t xml:space="preserve"> the </w:t>
      </w:r>
      <w:r w:rsidR="00C53579">
        <w:t xml:space="preserve">Gardiner </w:t>
      </w:r>
      <w:r w:rsidR="001E1310">
        <w:t>hunting regions</w:t>
      </w:r>
      <w:r w:rsidR="00CB0D4D">
        <w:t xml:space="preserve"> (Fig </w:t>
      </w:r>
      <w:r w:rsidR="00C27985">
        <w:t>1</w:t>
      </w:r>
      <w:r w:rsidR="00CB0D4D">
        <w:t>)</w:t>
      </w:r>
      <w:r w:rsidR="001E1310">
        <w:t xml:space="preserve">. </w:t>
      </w:r>
      <w:r w:rsidR="00685CF6">
        <w:t xml:space="preserve">Territorial ravens in the northern range frequently travel the </w:t>
      </w:r>
      <w:r w:rsidR="0039424C">
        <w:t>~</w:t>
      </w:r>
      <w:r w:rsidR="00685CF6">
        <w:t>3</w:t>
      </w:r>
      <w:r w:rsidR="00F2318A">
        <w:t>5</w:t>
      </w:r>
      <w:r w:rsidR="00685CF6">
        <w:t xml:space="preserve"> km commuting distance</w:t>
      </w:r>
      <w:r w:rsidR="0086127B">
        <w:t xml:space="preserve"> to the hunting areas</w:t>
      </w:r>
      <w:r w:rsidR="00685CF6">
        <w:t xml:space="preserve"> while uploading 0 or 1 intermediate travel points which indicates direct, non-stop flight. </w:t>
      </w:r>
      <w:r w:rsidR="001A1533">
        <w:t xml:space="preserve">The presence of the newly located resource during transit likely altered their plan but was likely not the intended destination. </w:t>
      </w:r>
      <w:r w:rsidR="0038667B">
        <w:t xml:space="preserve">This sort of route planning </w:t>
      </w:r>
      <w:r w:rsidR="0023042D">
        <w:t xml:space="preserve">between </w:t>
      </w:r>
      <w:r w:rsidR="009223F7">
        <w:t>distant</w:t>
      </w:r>
      <w:r w:rsidR="006B385A">
        <w:t>,</w:t>
      </w:r>
      <w:r w:rsidR="009223F7">
        <w:t xml:space="preserve"> </w:t>
      </w:r>
      <w:r w:rsidR="00B33805">
        <w:t xml:space="preserve">known </w:t>
      </w:r>
      <w:r w:rsidR="0023042D">
        <w:t xml:space="preserve">resources </w:t>
      </w:r>
      <w:r w:rsidR="0038667B">
        <w:t>has been documented in primates</w:t>
      </w:r>
      <w:r w:rsidR="007D265E">
        <w:t xml:space="preserve"> </w:t>
      </w:r>
      <w:r w:rsidR="007D265E">
        <w:fldChar w:fldCharType="begin"/>
      </w:r>
      <w:r w:rsidR="00475DB8">
        <w:instrText xml:space="preserve"> ADDIN ZOTERO_ITEM CSL_CITATION {"citationID":"MXMmI4Bk","properties":{"formattedCitation":"(Noser and Byrne 2007)","plainCitation":"(Noser and Byrne 2007)","noteIndex":0},"citationItems":[{"id":1108,"uris":["http://zotero.org/users/9968163/items/JRVDYD5R"],"itemData":{"id":1108,"type":"article-journal","abstract":"The ability of animals to plan their foraging journeys and to approach resources in a goal-directed way may play a key role in cognitive evolution. Furthermore, optimal foraging theory assumes that animals are adapted to take least-effort routes between resources. Empirical evidence for these beliefs is largely lacking, however. We followed a group of chacma baboons over full days during a 16-month field study. We used GPS to investigate route linearity, travel speed and inter-resource distances, and the degree to which movement was guided by direct visual stimuli from the resources. During the dry season the study group travelled rapidly to sparse fruit sources and waterholes along linear paths over large distances. Inter-resource distances were larger than distances from which the resources could be seen. Seed resources, although situated closer to the sleeping site than fruit sources, were bypassed in the mornings and consumed predominantly in the afternoons, when movements were less linear, slower and shorter. During the rainy season, the animals left their sleeping sites earlier when visiting restricted and patchily distributed fig trees than when visiting abundant and evenly distributed fruit resources. However, travel speed and route linearity were not always associated with goal directedness, because the baboons approached the single sleeping site, presumably a vital resource, slowly and indirectly. Our results suggest that baboons plan their journeys, actively choosing between several out-of-sight resources and approaching them in an efficient, goal-directed way, characteristics commonly used as diagnostic for the presence of a cognitive map and episodic memory.","container-title":"Animal Behaviour","DOI":"10.1016/j.anbehav.2006.04.012","ISSN":"0003-3472","issue":"2","journalAbbreviation":"Animal Behaviour","page":"257-266","source":"ScienceDirect","title":"Travel routes and planning of visits to out-of-sight resources in wild chacma baboons, &lt;i&gt;Papio ursinus&lt;/i&gt;","volume":"73","author":[{"family":"Noser","given":"Rahel"},{"family":"Byrne","given":"Richard W."}],"issued":{"date-parts":[["2007",2,1]]}}}],"schema":"https://github.com/citation-style-language/schema/raw/master/csl-citation.json"} </w:instrText>
      </w:r>
      <w:r w:rsidR="007D265E">
        <w:fldChar w:fldCharType="separate"/>
      </w:r>
      <w:r w:rsidR="007D265E" w:rsidRPr="00A9686F">
        <w:rPr>
          <w:rFonts w:ascii="Aptos" w:hAnsi="Aptos"/>
        </w:rPr>
        <w:t>(Noser and Byrne 2007)</w:t>
      </w:r>
      <w:r w:rsidR="007D265E">
        <w:fldChar w:fldCharType="end"/>
      </w:r>
      <w:r w:rsidR="00315F2C">
        <w:t xml:space="preserve">, </w:t>
      </w:r>
      <w:r w:rsidR="00C979DD">
        <w:t xml:space="preserve">elephants </w:t>
      </w:r>
      <w:r w:rsidR="00C979DD">
        <w:fldChar w:fldCharType="begin"/>
      </w:r>
      <w:r w:rsidR="00475DB8">
        <w:instrText xml:space="preserve"> ADDIN ZOTERO_ITEM CSL_CITATION {"citationID":"UYREaobF","properties":{"formattedCitation":"(Polansky et al. 2015)","plainCitation":"(Polansky et al. 2015)","noteIndex":0},"citationItems":[{"id":1107,"uris":["http://zotero.org/users/9968163/items/DGHD5DI8"],"itemData":{"id":1107,"type":"article-journal","abstract":"Spatial memory facilitates resource acquisition where resources are patchy, but how it influences movement behaviour of wide-ranging species remains to be resolved. We examined African elephant spatial memory reflected in movement decisions regarding access to perennial waterholes. State–space models of movement data revealed a rapid, highly directional movement behaviour almost exclusively associated with visiting perennial water. Behavioural change point (BCP) analyses demonstrated that these goal-oriented movements were initiated on average 4.59 km, and up to 49.97 km, from the visited waterhole, with the closest waterhole accessed 90% of the time. Distances of decision points increased when switching to different waterholes, during the dry season, or for female groups relative to males, while selection of the closest waterhole decreased when switching. Overall, our analyses indicated detailed spatial knowledge over large scales, enabling elephants to minimize travel distance through highly directional movement when accessing water. We discuss the likely cognitive and socioecological mechanisms driving these spatially precise movements that are most consistent with our findings. By applying modern analytic techniques to high-resolution movement data, this study illustrates emerging approaches for studying how cognition structures animal movement behaviour in different ecological and social contexts.","container-title":"Proceedings of the Royal Society B: Biological Sciences","DOI":"10.1098/rspb.2014.3042","ISSN":"0962-8452","issue":"1805","journalAbbreviation":"Proc Biol Sci","page":"20143042","source":"Silverchair","title":"Elucidating the significance of spatial memory on movement decisions by African savannah elephants using state–space models","volume":"282","author":[{"family":"Polansky","given":"Leo"},{"family":"Kilian","given":"Werner"},{"family":"Wittemyer","given":"George"}],"issued":{"date-parts":[["2015",4,22]]}}}],"schema":"https://github.com/citation-style-language/schema/raw/master/csl-citation.json"} </w:instrText>
      </w:r>
      <w:r w:rsidR="00C979DD">
        <w:fldChar w:fldCharType="separate"/>
      </w:r>
      <w:r w:rsidR="00C979DD" w:rsidRPr="00C979DD">
        <w:rPr>
          <w:rFonts w:ascii="Aptos" w:hAnsi="Aptos"/>
        </w:rPr>
        <w:t>(Polansky et al. 2015)</w:t>
      </w:r>
      <w:r w:rsidR="00C979DD">
        <w:fldChar w:fldCharType="end"/>
      </w:r>
      <w:r w:rsidR="00315F2C">
        <w:t>,</w:t>
      </w:r>
      <w:r w:rsidR="0038667B">
        <w:t xml:space="preserve"> </w:t>
      </w:r>
      <w:r w:rsidR="0038667B">
        <w:lastRenderedPageBreak/>
        <w:t>and is</w:t>
      </w:r>
      <w:r w:rsidR="00A43129">
        <w:t xml:space="preserve"> likely</w:t>
      </w:r>
      <w:r w:rsidR="0038667B">
        <w:t xml:space="preserve"> </w:t>
      </w:r>
      <w:r w:rsidR="009964A0">
        <w:t xml:space="preserve">performed by ravens (Loretto et al. </w:t>
      </w:r>
      <w:r w:rsidR="009964A0">
        <w:rPr>
          <w:i/>
          <w:iCs/>
        </w:rPr>
        <w:t xml:space="preserve">in </w:t>
      </w:r>
      <w:r w:rsidR="00D86D43">
        <w:rPr>
          <w:i/>
          <w:iCs/>
        </w:rPr>
        <w:t>press</w:t>
      </w:r>
      <w:r w:rsidR="009964A0">
        <w:t xml:space="preserve">). </w:t>
      </w:r>
      <w:r w:rsidR="008C5DC8">
        <w:t>The presence of</w:t>
      </w:r>
      <w:r w:rsidR="00B62F40">
        <w:t xml:space="preserve"> dependable,</w:t>
      </w:r>
      <w:r w:rsidR="008C5DC8">
        <w:t xml:space="preserve"> alternative anthropogenic resources within close proximity of the hunting regions</w:t>
      </w:r>
      <w:r w:rsidR="008C5DC8" w:rsidRPr="00167186">
        <w:t xml:space="preserve"> </w:t>
      </w:r>
      <w:r w:rsidR="008C5DC8">
        <w:t>such as</w:t>
      </w:r>
      <w:r w:rsidR="00362BDD">
        <w:t xml:space="preserve"> the </w:t>
      </w:r>
      <w:commentRangeStart w:id="446"/>
      <w:r w:rsidR="00362BDD">
        <w:t>Gardiner</w:t>
      </w:r>
      <w:r w:rsidR="008C5DC8">
        <w:t xml:space="preserve"> landfill and sewage treatment ponds</w:t>
      </w:r>
      <w:commentRangeEnd w:id="446"/>
      <w:r w:rsidR="00DF4101">
        <w:rPr>
          <w:rStyle w:val="CommentReference"/>
          <w:sz w:val="24"/>
          <w:szCs w:val="24"/>
        </w:rPr>
        <w:commentReference w:id="446"/>
      </w:r>
      <w:r w:rsidR="008C5DC8">
        <w:t>, buffers the risk for ravens in deciding to commute</w:t>
      </w:r>
      <w:r w:rsidR="00F07426">
        <w:t xml:space="preserve"> by</w:t>
      </w:r>
      <w:r w:rsidR="008C5DC8">
        <w:t xml:space="preserve"> providing an alternative foraging location that </w:t>
      </w:r>
      <w:r w:rsidR="001C2C92">
        <w:t xml:space="preserve">is </w:t>
      </w:r>
      <w:r w:rsidR="008C5DC8">
        <w:t>still calorie efficient.</w:t>
      </w:r>
      <w:r w:rsidR="00B62F40">
        <w:t xml:space="preserve"> </w:t>
      </w:r>
    </w:p>
    <w:p w14:paraId="4EF69D51" w14:textId="6DDACD79" w:rsidR="00DE5551" w:rsidRDefault="00DE5551" w:rsidP="00DE5551">
      <w:pPr>
        <w:spacing w:line="480" w:lineRule="auto"/>
        <w:ind w:firstLine="720"/>
      </w:pPr>
      <w:r>
        <w:t xml:space="preserve">Ravens did not consider the productivity of their territories when making movement decisions, despite their ability to remember this attribute at a broader spatial scale (Loretto et al. </w:t>
      </w:r>
      <w:r>
        <w:rPr>
          <w:i/>
          <w:iCs/>
        </w:rPr>
        <w:t xml:space="preserve">in </w:t>
      </w:r>
      <w:r w:rsidR="00D86D43">
        <w:rPr>
          <w:i/>
          <w:iCs/>
        </w:rPr>
        <w:t>press</w:t>
      </w:r>
      <w:r>
        <w:t xml:space="preserve">). </w:t>
      </w:r>
      <w:r w:rsidR="005E64A5">
        <w:t>Localized</w:t>
      </w:r>
      <w:r>
        <w:t xml:space="preserve"> kills are apparent to the local breeders and wolf hunting activity most often occurs at dawn and dusk due to wolves’ crepuscular nature. Since territorial ravens often spend the first few hours after sunrise within their territory preening and performing pair-bonding activities, this would allow ample time for most wolf kills to have occurred before they have decided whether to travel.</w:t>
      </w:r>
      <w:r w:rsidR="006C1115">
        <w:t xml:space="preserve"> </w:t>
      </w:r>
    </w:p>
    <w:p w14:paraId="21476E7A" w14:textId="744B0FA9" w:rsidR="002435EA" w:rsidRDefault="002435EA" w:rsidP="00DE5551">
      <w:pPr>
        <w:spacing w:line="480" w:lineRule="auto"/>
        <w:ind w:firstLine="720"/>
      </w:pPr>
      <w:r>
        <w:t xml:space="preserve">Despite being social creatures that have the ability to share and receive information about potential food resource </w:t>
      </w:r>
      <w:r>
        <w:fldChar w:fldCharType="begin"/>
      </w:r>
      <w:r w:rsidR="00475DB8">
        <w:instrText xml:space="preserve"> ADDIN ZOTERO_ITEM CSL_CITATION {"citationID":"yE9vXQzD","properties":{"formattedCitation":"(Marzluff et al. 1996)","plainCitation":"(Marzluff et al. 1996)","noteIndex":0},"citationItems":[{"id":70,"uris":["http://zotero.org/users/9968163/items/Z8LZESEZ"],"itemData":{"id":70,"type":"article-journal","abstract":"Vagrant,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fldChar w:fldCharType="separate"/>
      </w:r>
      <w:r w:rsidRPr="002435EA">
        <w:rPr>
          <w:rFonts w:ascii="Aptos" w:hAnsi="Aptos"/>
        </w:rPr>
        <w:t>(Marzluff et al. 1996)</w:t>
      </w:r>
      <w:r>
        <w:fldChar w:fldCharType="end"/>
      </w:r>
      <w:r>
        <w:t>, ravens</w:t>
      </w:r>
      <w:r w:rsidR="004B0A8E" w:rsidRPr="004B0A8E">
        <w:t xml:space="preserve"> </w:t>
      </w:r>
      <w:r w:rsidR="004B0A8E">
        <w:t>deciding whether to consider</w:t>
      </w:r>
      <w:r>
        <w:t xml:space="preserve"> were not influenced by the movement of other territorial ravens</w:t>
      </w:r>
      <w:commentRangeStart w:id="447"/>
      <w:commentRangeStart w:id="448"/>
      <w:r>
        <w:t xml:space="preserve">. </w:t>
      </w:r>
      <w:commentRangeEnd w:id="447"/>
      <w:r w:rsidR="00560440">
        <w:rPr>
          <w:rStyle w:val="CommentReference"/>
          <w:sz w:val="24"/>
          <w:szCs w:val="24"/>
        </w:rPr>
        <w:commentReference w:id="447"/>
      </w:r>
      <w:commentRangeEnd w:id="448"/>
      <w:r w:rsidR="00DF4101">
        <w:rPr>
          <w:rStyle w:val="CommentReference"/>
          <w:sz w:val="24"/>
          <w:szCs w:val="24"/>
        </w:rPr>
        <w:commentReference w:id="448"/>
      </w:r>
      <w:r w:rsidR="00560440">
        <w:t xml:space="preserve">This decision </w:t>
      </w:r>
      <w:r w:rsidR="001955C1">
        <w:t>was based</w:t>
      </w:r>
      <w:r w:rsidR="00560440">
        <w:t xml:space="preserve"> on factors that each raven could interpret independently such as active kills</w:t>
      </w:r>
      <w:r w:rsidR="00B02A39">
        <w:t xml:space="preserve"> within their territory</w:t>
      </w:r>
      <w:r w:rsidR="00560440">
        <w:t xml:space="preserve"> or weather conditions. </w:t>
      </w:r>
      <w:r w:rsidR="00300541">
        <w:t>Once a raven</w:t>
      </w:r>
      <w:r w:rsidR="00110D4B">
        <w:t xml:space="preserve"> has</w:t>
      </w:r>
      <w:r w:rsidR="00300541">
        <w:t xml:space="preserve"> left its territory, it was influenced by the movement of other ravens</w:t>
      </w:r>
      <w:r w:rsidR="00FE5C2E">
        <w:t>, often traveling in concert with conspecifics.</w:t>
      </w:r>
      <w:r w:rsidR="00583FAA">
        <w:t xml:space="preserve"> </w:t>
      </w:r>
    </w:p>
    <w:p w14:paraId="0F7DD800" w14:textId="2472C76E" w:rsidR="00C15F59" w:rsidRDefault="008630CD" w:rsidP="00FB2EA9">
      <w:pPr>
        <w:spacing w:line="480" w:lineRule="auto"/>
        <w:ind w:firstLine="720"/>
      </w:pPr>
      <w:r>
        <w:t>Our results suggest that</w:t>
      </w:r>
      <w:r w:rsidR="00F7482D">
        <w:t xml:space="preserve"> </w:t>
      </w:r>
      <w:r w:rsidR="00EC5B35">
        <w:t xml:space="preserve">the </w:t>
      </w:r>
      <w:r w:rsidR="00F7482D">
        <w:t xml:space="preserve">breeding population of </w:t>
      </w:r>
      <w:r w:rsidR="00EC5B35">
        <w:t xml:space="preserve">common </w:t>
      </w:r>
      <w:r w:rsidR="00F7482D">
        <w:t xml:space="preserve">ravens within Yellowstone </w:t>
      </w:r>
      <w:r>
        <w:t>N</w:t>
      </w:r>
      <w:r w:rsidR="00F7482D">
        <w:t xml:space="preserve">ational Park </w:t>
      </w:r>
      <w:r w:rsidR="002A14C4">
        <w:t xml:space="preserve">utilize </w:t>
      </w:r>
      <w:r w:rsidR="00A134DB">
        <w:t xml:space="preserve">recreational hunting as a </w:t>
      </w:r>
      <w:r w:rsidR="00366E3D">
        <w:t>supplementary</w:t>
      </w:r>
      <w:r w:rsidR="00A134DB">
        <w:t xml:space="preserve"> </w:t>
      </w:r>
      <w:r w:rsidR="00744C15">
        <w:t>food source</w:t>
      </w:r>
      <w:r w:rsidR="00A134DB">
        <w:t xml:space="preserve"> with their primary target being naturally occurring carrion</w:t>
      </w:r>
      <w:r w:rsidR="00913F53">
        <w:t xml:space="preserve"> created</w:t>
      </w:r>
      <w:r w:rsidR="00A134DB">
        <w:t xml:space="preserve"> through predation</w:t>
      </w:r>
      <w:r w:rsidR="00F7482D">
        <w:t xml:space="preserve">. </w:t>
      </w:r>
      <w:r w:rsidR="00D24DC2">
        <w:t>As a foraging generalist, the</w:t>
      </w:r>
      <w:r w:rsidR="006A4F0D">
        <w:t>ir ability to forage efficiently based on daily</w:t>
      </w:r>
      <w:r w:rsidR="00D24DC2">
        <w:t xml:space="preserve"> changes in food </w:t>
      </w:r>
      <w:r w:rsidR="00D24DC2">
        <w:lastRenderedPageBreak/>
        <w:t>availability</w:t>
      </w:r>
      <w:r w:rsidR="006A4F0D">
        <w:t xml:space="preserve"> allows them to be successful</w:t>
      </w:r>
      <w:r w:rsidR="00D24DC2">
        <w:t>.</w:t>
      </w:r>
      <w:r w:rsidR="006A4F0D">
        <w:t xml:space="preserve"> </w:t>
      </w:r>
      <w:r w:rsidR="002B6423">
        <w:t>Since m</w:t>
      </w:r>
      <w:r w:rsidR="00A50F75">
        <w:t xml:space="preserve">ovement decisions are not influenced by the amount of biomass made available by hunters, it is unlikely that efforts to reduce </w:t>
      </w:r>
      <w:r w:rsidR="00E759B8">
        <w:t xml:space="preserve">its </w:t>
      </w:r>
      <w:r w:rsidR="00A50F75">
        <w:t xml:space="preserve">availability would be effective at </w:t>
      </w:r>
      <w:r w:rsidR="00113689">
        <w:t>preventing</w:t>
      </w:r>
      <w:r w:rsidR="00A50F75">
        <w:t xml:space="preserve"> the exploitation of </w:t>
      </w:r>
      <w:r w:rsidR="00DA2453">
        <w:t>the</w:t>
      </w:r>
      <w:r w:rsidR="00A50F75">
        <w:t xml:space="preserve"> resource. </w:t>
      </w:r>
      <w:r w:rsidR="00D9316F">
        <w:t>Other studies have shown moderate success in</w:t>
      </w:r>
      <w:r w:rsidR="00547012">
        <w:t xml:space="preserve"> using</w:t>
      </w:r>
      <w:r w:rsidR="00D9316F">
        <w:t xml:space="preserve"> supplemental feeding</w:t>
      </w:r>
      <w:r w:rsidR="00B4227D">
        <w:t xml:space="preserve"> within protected areas</w:t>
      </w:r>
      <w:r w:rsidR="00D9316F">
        <w:t xml:space="preserve"> to reduce movements outside the protected area for large </w:t>
      </w:r>
      <w:r w:rsidR="008541EF">
        <w:t>avian scavengers</w:t>
      </w:r>
      <w:r w:rsidR="00D9316F">
        <w:t xml:space="preserve"> </w:t>
      </w:r>
      <w:r w:rsidR="00D9316F">
        <w:fldChar w:fldCharType="begin"/>
      </w:r>
      <w:r w:rsidR="00475DB8">
        <w:instrText xml:space="preserve"> ADDIN ZOTERO_ITEM CSL_CITATION {"citationID":"HZyvfh1L","properties":{"formattedCitation":"(L\\uc0\\u243{}pez-Peinado et al. 2023)","plainCitation":"(López-Peinado et al. 2023)","noteIndex":0},"citationItems":[{"id":920,"uris":["http://zotero.org/users/9968163/items/XBURZLPT"],"itemData":{"id":920,"type":"article-journal","abstract":"The conservation and management of mobile species, populations and dynamic habitats, presents significant challenges since such species face diverse threats during various stages of their life cycle. Protected areas (PAs) are essential tools in conservation efforts, aiming to preserve native species and their habitats. However, larger mobile animals, such as the Bonelli's eagle (Aquila fasciata), may require much larger areas outside PAs for essential life moments, including foraging, resting, and wintering. As a result, the efficacy of PAs in conserving such species may be questionable. We designed an experiment in an eastern Spain PA that is home to nesting Bonelli's eagles to determine if increasing food availability through experimental feeding within the PA could result in an effective reduction of space use outside the protected area by the eagles and lead to reduce death risk. Over the period of 2016 to 2021, we tracked 10 Bonelli's eagles from six different territories using GPS-GSM transmitters. We evaluated their space use before, during, and after the feeding experiment. Our results indicate that the availability of food within PAs restricted the eagles' movement, resulting in a higher concentration of locations inside the PAs. The eagles spent less time outside the PAs when they were fed and less time in highly human-dominated habitats. Consequently, this reduced mortality risks that were higher outside the PAs. Our findings suggest that management decisions aimed at increasing food availability within PAs, could be critical in conserving endangered species populations such as the Bonelli's eagle in Mediterranean landscapes.","container-title":"Biological Conservation","DOI":"10.1016/j.biocon.2023.110259","ISSN":"0006-3207","journalAbbreviation":"Biological Conservation","page":"110259","source":"ScienceDirect","title":"Experimental food subsidies keep eagles inside protected areas: implications for conservation and resource management","title-short":"Experimental food subsidies keep eagles inside protected areas","volume":"286","author":[{"family":"López-Peinado","given":"Andrés"},{"family":"Singh","given":"Navinder J."},{"family":"Urios","given":"Vicente"},{"family":"López-López","given":"Pascual"}],"issued":{"date-parts":[["2023",10,1]]}}}],"schema":"https://github.com/citation-style-language/schema/raw/master/csl-citation.json"} </w:instrText>
      </w:r>
      <w:r w:rsidR="00D9316F">
        <w:fldChar w:fldCharType="separate"/>
      </w:r>
      <w:r w:rsidR="00D9316F" w:rsidRPr="00C15F59">
        <w:rPr>
          <w:rFonts w:ascii="Aptos" w:hAnsi="Aptos" w:cs="Times New Roman"/>
          <w:kern w:val="0"/>
        </w:rPr>
        <w:t>(López-Peinado et al. 2023)</w:t>
      </w:r>
      <w:r w:rsidR="00D9316F">
        <w:fldChar w:fldCharType="end"/>
      </w:r>
      <w:r w:rsidR="00D9316F">
        <w:t>.</w:t>
      </w:r>
      <w:r w:rsidR="00681D97">
        <w:t xml:space="preserve"> </w:t>
      </w:r>
      <w:r w:rsidR="00556F2F">
        <w:t xml:space="preserve">However, until the resource is either </w:t>
      </w:r>
      <w:r w:rsidR="00347298">
        <w:t>eliminated</w:t>
      </w:r>
      <w:r w:rsidR="00556F2F">
        <w:t xml:space="preserve"> or an </w:t>
      </w:r>
      <w:r w:rsidR="005400AE">
        <w:t>alternative resource</w:t>
      </w:r>
      <w:r w:rsidR="00556F2F">
        <w:t xml:space="preserve"> is available on a daily scale, ravens</w:t>
      </w:r>
      <w:r w:rsidR="006829E7">
        <w:t xml:space="preserve"> </w:t>
      </w:r>
      <w:r w:rsidR="00556F2F">
        <w:t>will</w:t>
      </w:r>
      <w:r w:rsidR="008F1F5C">
        <w:t xml:space="preserve"> likely</w:t>
      </w:r>
      <w:r w:rsidR="00556F2F">
        <w:t xml:space="preserve"> continue to </w:t>
      </w:r>
      <w:r w:rsidR="00241961">
        <w:t>return to</w:t>
      </w:r>
      <w:r w:rsidR="00640ACB">
        <w:t xml:space="preserve"> </w:t>
      </w:r>
      <w:r w:rsidR="00556F2F">
        <w:t>recreational hunting areas</w:t>
      </w:r>
      <w:r w:rsidR="00241961">
        <w:t xml:space="preserve"> on days where no other foraging opportunity is available</w:t>
      </w:r>
      <w:r w:rsidR="00556F2F">
        <w:t xml:space="preserve">. </w:t>
      </w:r>
      <w:r w:rsidR="00D9316F">
        <w:t xml:space="preserve">At small scales, the removal of </w:t>
      </w:r>
      <w:r w:rsidR="007F6D92">
        <w:t xml:space="preserve">a </w:t>
      </w:r>
      <w:r w:rsidR="00D9316F">
        <w:t>landfill site</w:t>
      </w:r>
      <w:r w:rsidR="007446BC">
        <w:t xml:space="preserve"> can</w:t>
      </w:r>
      <w:r w:rsidR="00D9316F">
        <w:t xml:space="preserve"> </w:t>
      </w:r>
      <w:r w:rsidR="007F6D92">
        <w:t>completely eliminate the</w:t>
      </w:r>
      <w:r w:rsidR="00D9316F">
        <w:t xml:space="preserve"> presence of ravens </w:t>
      </w:r>
      <w:r w:rsidR="00D9316F">
        <w:fldChar w:fldCharType="begin"/>
      </w:r>
      <w:r w:rsidR="00475DB8">
        <w:instrText xml:space="preserve"> ADDIN ZOTERO_ITEM CSL_CITATION {"citationID":"qkzjuj5P","properties":{"formattedCitation":"(Marzluff et al. 2021)","plainCitation":"(Marzluff et al. 2021)","noteIndex":0},"citationItems":[{"id":1028,"uris":["http://zotero.org/users/9968163/items/W246K25Z"],"itemData":{"id":1028,"type":"article-journal","abstract":"Common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00D9316F">
        <w:fldChar w:fldCharType="separate"/>
      </w:r>
      <w:r w:rsidR="00D9316F" w:rsidRPr="00EA3D45">
        <w:rPr>
          <w:rFonts w:ascii="Aptos" w:hAnsi="Aptos"/>
        </w:rPr>
        <w:t>(Marzluff et al. 2021)</w:t>
      </w:r>
      <w:r w:rsidR="00D9316F">
        <w:fldChar w:fldCharType="end"/>
      </w:r>
      <w:r w:rsidR="00D9316F">
        <w:t xml:space="preserve">. </w:t>
      </w:r>
      <w:r w:rsidR="00245419">
        <w:t>This continued usage of anthropogenic resource</w:t>
      </w:r>
      <w:r w:rsidR="0007406D">
        <w:t>s</w:t>
      </w:r>
      <w:r w:rsidR="00245419">
        <w:t xml:space="preserve"> buffer</w:t>
      </w:r>
      <w:r w:rsidR="00F72AC1">
        <w:t>s</w:t>
      </w:r>
      <w:r w:rsidR="00245419">
        <w:t xml:space="preserve"> raven populations against any </w:t>
      </w:r>
      <w:r w:rsidR="00DF2BFA">
        <w:t>decreases in</w:t>
      </w:r>
      <w:r w:rsidR="00245419">
        <w:t xml:space="preserve"> natural carrion availability.</w:t>
      </w:r>
      <w:r w:rsidR="00DF2BFA">
        <w:t xml:space="preserve"> </w:t>
      </w:r>
      <w:r w:rsidR="001E2CDB">
        <w:t>I</w:t>
      </w:r>
      <w:r w:rsidR="00DF2BFA">
        <w:t>ncreasing the availability of natural carrion through the recovery of carnivore populations will only reduce the time spent outside of the protected area and in anthropogenic areas.</w:t>
      </w:r>
    </w:p>
    <w:p w14:paraId="30FCE66E" w14:textId="4B895094" w:rsidR="004548F8" w:rsidRDefault="004548F8" w:rsidP="00C15F59">
      <w:pPr>
        <w:spacing w:line="480" w:lineRule="auto"/>
      </w:pPr>
      <w:r>
        <w:br w:type="page"/>
      </w:r>
    </w:p>
    <w:p w14:paraId="131FE7EC" w14:textId="194D506F" w:rsidR="001F1C61" w:rsidRDefault="00E46DA3" w:rsidP="00C329E8">
      <w:pPr>
        <w:spacing w:line="480" w:lineRule="auto"/>
      </w:pPr>
      <w:r>
        <w:rPr>
          <w:noProof/>
        </w:rPr>
        <w:lastRenderedPageBreak/>
        <w:drawing>
          <wp:inline distT="0" distB="0" distL="0" distR="0" wp14:anchorId="1A878BBC" wp14:editId="7FD91955">
            <wp:extent cx="5937250" cy="4546600"/>
            <wp:effectExtent l="0" t="0" r="6350" b="6350"/>
            <wp:docPr id="136965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7250" cy="4546600"/>
                    </a:xfrm>
                    <a:prstGeom prst="rect">
                      <a:avLst/>
                    </a:prstGeom>
                    <a:noFill/>
                    <a:ln>
                      <a:noFill/>
                    </a:ln>
                  </pic:spPr>
                </pic:pic>
              </a:graphicData>
            </a:graphic>
          </wp:inline>
        </w:drawing>
      </w:r>
    </w:p>
    <w:p w14:paraId="0700560F" w14:textId="244447DF" w:rsidR="001F1C61" w:rsidRDefault="001F1C61" w:rsidP="00BA0A3B">
      <w:pPr>
        <w:spacing w:line="480" w:lineRule="auto"/>
      </w:pPr>
      <w:commentRangeStart w:id="449"/>
      <w:r>
        <w:t xml:space="preserve">Figure 1. </w:t>
      </w:r>
      <w:commentRangeEnd w:id="449"/>
      <w:r w:rsidR="00DF4101">
        <w:rPr>
          <w:rStyle w:val="CommentReference"/>
          <w:sz w:val="24"/>
          <w:szCs w:val="24"/>
        </w:rPr>
        <w:commentReference w:id="449"/>
      </w:r>
      <w:r w:rsidR="003950B2">
        <w:t>Map of Yellowstone National Park</w:t>
      </w:r>
      <w:r w:rsidR="00A92ABF">
        <w:t xml:space="preserve"> showing the locations of tagged raven territories as colored polygons inside the boundaries</w:t>
      </w:r>
      <w:r w:rsidR="003950B2">
        <w:t xml:space="preserve">. </w:t>
      </w:r>
      <w:r w:rsidR="006F14B1">
        <w:t xml:space="preserve">The </w:t>
      </w:r>
      <w:r w:rsidR="003950B2">
        <w:t>MTFWP (red) and bison (blue) hunting region</w:t>
      </w:r>
      <w:r w:rsidR="006F14B1">
        <w:t>s</w:t>
      </w:r>
      <w:r w:rsidR="003950B2">
        <w:t xml:space="preserve"> are highlighted outside the north-western boundary of the national park.</w:t>
      </w:r>
      <w:r w:rsidR="000C2178">
        <w:t xml:space="preserve"> </w:t>
      </w:r>
      <w:r w:rsidR="00EB29BA">
        <w:t>The MTFWP region was used during the duration of the rifle hunting season. The bison region was used after the end of the MTFWP rifle hunting season and ran until the end of the winter</w:t>
      </w:r>
      <w:r w:rsidR="00A52F50">
        <w:t xml:space="preserve"> study period</w:t>
      </w:r>
      <w:r w:rsidR="00EB29BA">
        <w:t xml:space="preserve"> (March 30)</w:t>
      </w:r>
      <w:r w:rsidR="0026562B">
        <w:t xml:space="preserve">. </w:t>
      </w:r>
    </w:p>
    <w:p w14:paraId="0117B1CB" w14:textId="5A17CFA5" w:rsidR="00BA0A3B" w:rsidRDefault="00E46DA3" w:rsidP="00BA0A3B">
      <w:pPr>
        <w:spacing w:line="480" w:lineRule="auto"/>
      </w:pPr>
      <w:r>
        <w:rPr>
          <w:noProof/>
        </w:rPr>
        <w:lastRenderedPageBreak/>
        <w:drawing>
          <wp:inline distT="0" distB="0" distL="0" distR="0" wp14:anchorId="0310E9F2" wp14:editId="00D82A3D">
            <wp:extent cx="5937250" cy="7683500"/>
            <wp:effectExtent l="0" t="0" r="6350" b="0"/>
            <wp:docPr id="1622680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7250" cy="7683500"/>
                    </a:xfrm>
                    <a:prstGeom prst="rect">
                      <a:avLst/>
                    </a:prstGeom>
                    <a:noFill/>
                    <a:ln>
                      <a:noFill/>
                    </a:ln>
                  </pic:spPr>
                </pic:pic>
              </a:graphicData>
            </a:graphic>
          </wp:inline>
        </w:drawing>
      </w:r>
    </w:p>
    <w:p w14:paraId="04F4BAE4" w14:textId="1B47CF8A" w:rsidR="00693715" w:rsidRDefault="00BA0A3B" w:rsidP="00BA0A3B">
      <w:pPr>
        <w:spacing w:line="480" w:lineRule="auto"/>
      </w:pPr>
      <w:commentRangeStart w:id="450"/>
      <w:r>
        <w:lastRenderedPageBreak/>
        <w:t>Figure 2.</w:t>
      </w:r>
      <w:r w:rsidR="00C54500">
        <w:t xml:space="preserve"> </w:t>
      </w:r>
      <w:commentRangeEnd w:id="450"/>
      <w:r w:rsidR="00C54500">
        <w:rPr>
          <w:rStyle w:val="CommentReference"/>
          <w:sz w:val="24"/>
          <w:szCs w:val="24"/>
        </w:rPr>
        <w:commentReference w:id="450"/>
      </w:r>
      <w:r w:rsidR="00C54500">
        <w:t xml:space="preserve">Maps showing the MTFWP hunting region (A) and the bison hunting region (B) compared to </w:t>
      </w:r>
      <w:r w:rsidR="00AE2C83">
        <w:t>a heatmap of the</w:t>
      </w:r>
      <w:r w:rsidR="00C54500">
        <w:t xml:space="preserve"> raven GPS points outside of the Yellowstone National Park during </w:t>
      </w:r>
      <w:r w:rsidR="008F3D6B">
        <w:t xml:space="preserve">(A) </w:t>
      </w:r>
      <w:r w:rsidR="00C54500">
        <w:t xml:space="preserve">November and </w:t>
      </w:r>
      <w:r w:rsidR="008F3D6B">
        <w:t xml:space="preserve">(B) </w:t>
      </w:r>
      <w:r w:rsidR="00C54500">
        <w:t xml:space="preserve">March respectively. </w:t>
      </w:r>
      <w:r w:rsidR="008A5885">
        <w:t>Warmer colors indicate higher point densities.</w:t>
      </w:r>
    </w:p>
    <w:p w14:paraId="60019CE0" w14:textId="77777777" w:rsidR="00E86FB1" w:rsidRDefault="00E86FB1" w:rsidP="00BA0A3B">
      <w:pPr>
        <w:spacing w:line="480" w:lineRule="auto"/>
      </w:pPr>
    </w:p>
    <w:p w14:paraId="1B9A4540" w14:textId="6D54D108" w:rsidR="00E86FB1" w:rsidRDefault="00E86FB1" w:rsidP="00BA0A3B">
      <w:pPr>
        <w:spacing w:line="480" w:lineRule="auto"/>
      </w:pPr>
      <w:commentRangeStart w:id="451"/>
      <w:r>
        <w:t xml:space="preserve">Table 1. </w:t>
      </w:r>
      <w:commentRangeEnd w:id="451"/>
      <w:r w:rsidR="00DF4101">
        <w:rPr>
          <w:rStyle w:val="CommentReference"/>
          <w:sz w:val="24"/>
          <w:szCs w:val="24"/>
        </w:rPr>
        <w:commentReference w:id="451"/>
      </w:r>
      <w:r>
        <w:t>Shows the start and end dates for the MTFWP and bison hunting season</w:t>
      </w:r>
      <w:r w:rsidR="002540AB">
        <w:t>s</w:t>
      </w:r>
      <w:r w:rsidR="00EA382B">
        <w:t xml:space="preserve"> for a given winter (e.g. winter of 2019 is from November 2019 – March 2020)</w:t>
      </w:r>
      <w:r w:rsidR="00AE3286">
        <w:t>.</w:t>
      </w:r>
    </w:p>
    <w:tbl>
      <w:tblPr>
        <w:tblStyle w:val="TableGrid"/>
        <w:tblW w:w="0" w:type="auto"/>
        <w:tblLook w:val="04A0" w:firstRow="1" w:lastRow="0" w:firstColumn="1" w:lastColumn="0" w:noHBand="0" w:noVBand="1"/>
      </w:tblPr>
      <w:tblGrid>
        <w:gridCol w:w="1870"/>
        <w:gridCol w:w="1870"/>
        <w:gridCol w:w="1870"/>
        <w:gridCol w:w="1870"/>
      </w:tblGrid>
      <w:tr w:rsidR="00F13A04" w14:paraId="7416D52E" w14:textId="77777777" w:rsidTr="00BD4AB2">
        <w:tc>
          <w:tcPr>
            <w:tcW w:w="1870" w:type="dxa"/>
          </w:tcPr>
          <w:p w14:paraId="4E80B5A1" w14:textId="77777777" w:rsidR="00F13A04" w:rsidRDefault="00F13A04" w:rsidP="00BA0A3B">
            <w:pPr>
              <w:spacing w:line="480" w:lineRule="auto"/>
            </w:pPr>
          </w:p>
        </w:tc>
        <w:tc>
          <w:tcPr>
            <w:tcW w:w="3740" w:type="dxa"/>
            <w:gridSpan w:val="2"/>
          </w:tcPr>
          <w:p w14:paraId="278FDFFC" w14:textId="52060735" w:rsidR="00F13A04" w:rsidRDefault="00F13A04" w:rsidP="00F13A04">
            <w:pPr>
              <w:spacing w:line="480" w:lineRule="auto"/>
              <w:jc w:val="center"/>
            </w:pPr>
            <w:r>
              <w:t>MTFWP</w:t>
            </w:r>
          </w:p>
        </w:tc>
        <w:tc>
          <w:tcPr>
            <w:tcW w:w="1870" w:type="dxa"/>
          </w:tcPr>
          <w:p w14:paraId="55908543" w14:textId="10330D26" w:rsidR="00F13A04" w:rsidRDefault="00F13A04" w:rsidP="00F13A04">
            <w:pPr>
              <w:spacing w:line="480" w:lineRule="auto"/>
              <w:jc w:val="center"/>
            </w:pPr>
            <w:r>
              <w:t>Bison</w:t>
            </w:r>
          </w:p>
        </w:tc>
      </w:tr>
      <w:tr w:rsidR="00F13A04" w14:paraId="13AA7338" w14:textId="77777777" w:rsidTr="00F13A04">
        <w:tc>
          <w:tcPr>
            <w:tcW w:w="1870" w:type="dxa"/>
          </w:tcPr>
          <w:p w14:paraId="1AD6CF98" w14:textId="07DA308D" w:rsidR="00F13A04" w:rsidRDefault="00F13A04" w:rsidP="00BA0A3B">
            <w:pPr>
              <w:spacing w:line="480" w:lineRule="auto"/>
            </w:pPr>
            <w:r>
              <w:t>Winter of</w:t>
            </w:r>
          </w:p>
        </w:tc>
        <w:tc>
          <w:tcPr>
            <w:tcW w:w="1870" w:type="dxa"/>
          </w:tcPr>
          <w:p w14:paraId="3DE6C752" w14:textId="22493BDA" w:rsidR="00F13A04" w:rsidRDefault="00F13A04" w:rsidP="00F13A04">
            <w:pPr>
              <w:spacing w:line="480" w:lineRule="auto"/>
              <w:jc w:val="center"/>
            </w:pPr>
            <w:r>
              <w:t>Start date</w:t>
            </w:r>
          </w:p>
        </w:tc>
        <w:tc>
          <w:tcPr>
            <w:tcW w:w="1870" w:type="dxa"/>
          </w:tcPr>
          <w:p w14:paraId="59796B1B" w14:textId="69F8A6D4" w:rsidR="00F13A04" w:rsidRDefault="00F13A04" w:rsidP="00F13A04">
            <w:pPr>
              <w:spacing w:line="480" w:lineRule="auto"/>
              <w:jc w:val="center"/>
            </w:pPr>
            <w:r>
              <w:t>End date</w:t>
            </w:r>
          </w:p>
        </w:tc>
        <w:tc>
          <w:tcPr>
            <w:tcW w:w="1870" w:type="dxa"/>
          </w:tcPr>
          <w:p w14:paraId="220ECE3E" w14:textId="456013A6" w:rsidR="00F13A04" w:rsidRDefault="00F13A04" w:rsidP="00F13A04">
            <w:pPr>
              <w:spacing w:line="480" w:lineRule="auto"/>
              <w:jc w:val="center"/>
            </w:pPr>
            <w:r>
              <w:t>Start date</w:t>
            </w:r>
          </w:p>
        </w:tc>
      </w:tr>
      <w:tr w:rsidR="00F13A04" w14:paraId="756966F1" w14:textId="77777777" w:rsidTr="00F13A04">
        <w:tc>
          <w:tcPr>
            <w:tcW w:w="1870" w:type="dxa"/>
          </w:tcPr>
          <w:p w14:paraId="0D12DCCD" w14:textId="5A979782" w:rsidR="00F13A04" w:rsidRDefault="00F13A04" w:rsidP="00BA0A3B">
            <w:pPr>
              <w:spacing w:line="480" w:lineRule="auto"/>
            </w:pPr>
            <w:r>
              <w:t>2019</w:t>
            </w:r>
          </w:p>
        </w:tc>
        <w:tc>
          <w:tcPr>
            <w:tcW w:w="1870" w:type="dxa"/>
          </w:tcPr>
          <w:p w14:paraId="27AD5374" w14:textId="612C00A1" w:rsidR="00F13A04" w:rsidRDefault="006C5601" w:rsidP="006C5601">
            <w:pPr>
              <w:spacing w:line="480" w:lineRule="auto"/>
            </w:pPr>
            <w:r>
              <w:t>10/26/2019</w:t>
            </w:r>
          </w:p>
        </w:tc>
        <w:tc>
          <w:tcPr>
            <w:tcW w:w="1870" w:type="dxa"/>
          </w:tcPr>
          <w:p w14:paraId="3F675EB6" w14:textId="19C25A5F" w:rsidR="00F13A04" w:rsidRDefault="006C5601" w:rsidP="00BA0A3B">
            <w:pPr>
              <w:spacing w:line="480" w:lineRule="auto"/>
            </w:pPr>
            <w:r>
              <w:t>12/1/2019</w:t>
            </w:r>
          </w:p>
        </w:tc>
        <w:tc>
          <w:tcPr>
            <w:tcW w:w="1870" w:type="dxa"/>
          </w:tcPr>
          <w:p w14:paraId="7BA93039" w14:textId="5BF15112" w:rsidR="00F13A04" w:rsidRDefault="00F13A04" w:rsidP="00BA0A3B">
            <w:pPr>
              <w:spacing w:line="480" w:lineRule="auto"/>
            </w:pPr>
            <w:r>
              <w:t>2/23/2020</w:t>
            </w:r>
          </w:p>
        </w:tc>
      </w:tr>
      <w:tr w:rsidR="00F13A04" w14:paraId="77B8D8DF" w14:textId="77777777" w:rsidTr="00F13A04">
        <w:tc>
          <w:tcPr>
            <w:tcW w:w="1870" w:type="dxa"/>
          </w:tcPr>
          <w:p w14:paraId="679F2695" w14:textId="556B27D6" w:rsidR="00F13A04" w:rsidRDefault="00F13A04" w:rsidP="00BA0A3B">
            <w:pPr>
              <w:spacing w:line="480" w:lineRule="auto"/>
            </w:pPr>
            <w:r>
              <w:t>2020</w:t>
            </w:r>
          </w:p>
        </w:tc>
        <w:tc>
          <w:tcPr>
            <w:tcW w:w="1870" w:type="dxa"/>
          </w:tcPr>
          <w:p w14:paraId="5F9805DB" w14:textId="1B0C5B4E" w:rsidR="00F13A04" w:rsidRDefault="006C5601" w:rsidP="00BA0A3B">
            <w:pPr>
              <w:spacing w:line="480" w:lineRule="auto"/>
            </w:pPr>
            <w:r>
              <w:t>10/24/2020</w:t>
            </w:r>
          </w:p>
        </w:tc>
        <w:tc>
          <w:tcPr>
            <w:tcW w:w="1870" w:type="dxa"/>
          </w:tcPr>
          <w:p w14:paraId="662599B1" w14:textId="681620AD" w:rsidR="00F13A04" w:rsidRDefault="006C5601" w:rsidP="00BA0A3B">
            <w:pPr>
              <w:spacing w:line="480" w:lineRule="auto"/>
            </w:pPr>
            <w:r>
              <w:t>11/29/2020</w:t>
            </w:r>
          </w:p>
        </w:tc>
        <w:tc>
          <w:tcPr>
            <w:tcW w:w="1870" w:type="dxa"/>
          </w:tcPr>
          <w:p w14:paraId="4B861429" w14:textId="26D9DFCB" w:rsidR="00F13A04" w:rsidRDefault="00F13A04" w:rsidP="00BA0A3B">
            <w:pPr>
              <w:spacing w:line="480" w:lineRule="auto"/>
            </w:pPr>
            <w:r>
              <w:t>1/25/2021</w:t>
            </w:r>
          </w:p>
        </w:tc>
      </w:tr>
      <w:tr w:rsidR="00F13A04" w14:paraId="1B76BE5F" w14:textId="77777777" w:rsidTr="00F13A04">
        <w:tc>
          <w:tcPr>
            <w:tcW w:w="1870" w:type="dxa"/>
          </w:tcPr>
          <w:p w14:paraId="0964D954" w14:textId="322D6A60" w:rsidR="00F13A04" w:rsidRDefault="00F13A04" w:rsidP="00BA0A3B">
            <w:pPr>
              <w:spacing w:line="480" w:lineRule="auto"/>
            </w:pPr>
            <w:r>
              <w:t>2021</w:t>
            </w:r>
          </w:p>
        </w:tc>
        <w:tc>
          <w:tcPr>
            <w:tcW w:w="1870" w:type="dxa"/>
          </w:tcPr>
          <w:p w14:paraId="7CF217CB" w14:textId="0164A0D4" w:rsidR="00F13A04" w:rsidRDefault="006C5601" w:rsidP="00BA0A3B">
            <w:pPr>
              <w:spacing w:line="480" w:lineRule="auto"/>
            </w:pPr>
            <w:r>
              <w:t>10/23/2021</w:t>
            </w:r>
          </w:p>
        </w:tc>
        <w:tc>
          <w:tcPr>
            <w:tcW w:w="1870" w:type="dxa"/>
          </w:tcPr>
          <w:p w14:paraId="6E87D45C" w14:textId="1DBBC73C" w:rsidR="00F13A04" w:rsidRDefault="006C5601" w:rsidP="00BA0A3B">
            <w:pPr>
              <w:spacing w:line="480" w:lineRule="auto"/>
            </w:pPr>
            <w:r>
              <w:t>11/28/2021</w:t>
            </w:r>
          </w:p>
        </w:tc>
        <w:tc>
          <w:tcPr>
            <w:tcW w:w="1870" w:type="dxa"/>
          </w:tcPr>
          <w:p w14:paraId="6BEAB2F3" w14:textId="51D85B1B" w:rsidR="00F13A04" w:rsidRDefault="00F13A04" w:rsidP="00BA0A3B">
            <w:pPr>
              <w:spacing w:line="480" w:lineRule="auto"/>
            </w:pPr>
            <w:r>
              <w:t>3/22/2022</w:t>
            </w:r>
          </w:p>
        </w:tc>
      </w:tr>
      <w:tr w:rsidR="00F13A04" w14:paraId="2BCCD30C" w14:textId="77777777" w:rsidTr="00F13A04">
        <w:tc>
          <w:tcPr>
            <w:tcW w:w="1870" w:type="dxa"/>
          </w:tcPr>
          <w:p w14:paraId="3572014D" w14:textId="14236B86" w:rsidR="00F13A04" w:rsidRDefault="00F13A04" w:rsidP="00BA0A3B">
            <w:pPr>
              <w:spacing w:line="480" w:lineRule="auto"/>
            </w:pPr>
            <w:r>
              <w:t>2022</w:t>
            </w:r>
          </w:p>
        </w:tc>
        <w:tc>
          <w:tcPr>
            <w:tcW w:w="1870" w:type="dxa"/>
          </w:tcPr>
          <w:p w14:paraId="71A8C90D" w14:textId="06BD50D8" w:rsidR="00F13A04" w:rsidRDefault="006C5601" w:rsidP="00BA0A3B">
            <w:pPr>
              <w:spacing w:line="480" w:lineRule="auto"/>
            </w:pPr>
            <w:r>
              <w:t>10/22/2022</w:t>
            </w:r>
          </w:p>
        </w:tc>
        <w:tc>
          <w:tcPr>
            <w:tcW w:w="1870" w:type="dxa"/>
          </w:tcPr>
          <w:p w14:paraId="7335EF01" w14:textId="096CA32C" w:rsidR="00F13A04" w:rsidRDefault="006C5601" w:rsidP="00BA0A3B">
            <w:pPr>
              <w:spacing w:line="480" w:lineRule="auto"/>
            </w:pPr>
            <w:r>
              <w:t>11/27/2022</w:t>
            </w:r>
          </w:p>
        </w:tc>
        <w:tc>
          <w:tcPr>
            <w:tcW w:w="1870" w:type="dxa"/>
          </w:tcPr>
          <w:p w14:paraId="771F0028" w14:textId="259879C4" w:rsidR="00F13A04" w:rsidRDefault="00F13A04" w:rsidP="00BA0A3B">
            <w:pPr>
              <w:spacing w:line="480" w:lineRule="auto"/>
            </w:pPr>
            <w:r>
              <w:t>12/8/2022</w:t>
            </w:r>
          </w:p>
        </w:tc>
      </w:tr>
      <w:tr w:rsidR="00F13A04" w14:paraId="0B752CAC" w14:textId="77777777" w:rsidTr="00F13A04">
        <w:tc>
          <w:tcPr>
            <w:tcW w:w="1870" w:type="dxa"/>
          </w:tcPr>
          <w:p w14:paraId="1398BDE8" w14:textId="131DE6BF" w:rsidR="00F13A04" w:rsidRDefault="00F13A04" w:rsidP="00BA0A3B">
            <w:pPr>
              <w:spacing w:line="480" w:lineRule="auto"/>
            </w:pPr>
            <w:r>
              <w:t>2023</w:t>
            </w:r>
          </w:p>
        </w:tc>
        <w:tc>
          <w:tcPr>
            <w:tcW w:w="1870" w:type="dxa"/>
          </w:tcPr>
          <w:p w14:paraId="65BA3762" w14:textId="5D5165A8" w:rsidR="00F13A04" w:rsidRDefault="006C5601" w:rsidP="00BA0A3B">
            <w:pPr>
              <w:spacing w:line="480" w:lineRule="auto"/>
            </w:pPr>
            <w:r>
              <w:t>10/21/2023</w:t>
            </w:r>
          </w:p>
        </w:tc>
        <w:tc>
          <w:tcPr>
            <w:tcW w:w="1870" w:type="dxa"/>
          </w:tcPr>
          <w:p w14:paraId="33EB9D18" w14:textId="52848A26" w:rsidR="00F13A04" w:rsidRDefault="006C5601" w:rsidP="00BA0A3B">
            <w:pPr>
              <w:spacing w:line="480" w:lineRule="auto"/>
            </w:pPr>
            <w:r>
              <w:t>11/26/2023</w:t>
            </w:r>
          </w:p>
        </w:tc>
        <w:tc>
          <w:tcPr>
            <w:tcW w:w="1870" w:type="dxa"/>
          </w:tcPr>
          <w:p w14:paraId="70F66A2C" w14:textId="0022692F" w:rsidR="00F13A04" w:rsidRDefault="00F13A04" w:rsidP="00BA0A3B">
            <w:pPr>
              <w:spacing w:line="480" w:lineRule="auto"/>
            </w:pPr>
            <w:r>
              <w:t>3/24/2024</w:t>
            </w:r>
          </w:p>
        </w:tc>
      </w:tr>
    </w:tbl>
    <w:p w14:paraId="5217CC10" w14:textId="77777777" w:rsidR="00F13A04" w:rsidRDefault="00F13A04" w:rsidP="00BA0A3B">
      <w:pPr>
        <w:spacing w:line="480" w:lineRule="auto"/>
      </w:pPr>
    </w:p>
    <w:p w14:paraId="49C45867" w14:textId="77777777" w:rsidR="00693715" w:rsidRDefault="00693715">
      <w:r>
        <w:br w:type="page"/>
      </w:r>
    </w:p>
    <w:p w14:paraId="1159582F" w14:textId="1B011EC0" w:rsidR="005C4B00" w:rsidRDefault="007D3108" w:rsidP="00C329E8">
      <w:pPr>
        <w:spacing w:line="480" w:lineRule="auto"/>
      </w:pPr>
      <w:r>
        <w:rPr>
          <w:noProof/>
        </w:rPr>
        <w:lastRenderedPageBreak/>
        <w:drawing>
          <wp:inline distT="0" distB="0" distL="0" distR="0" wp14:anchorId="07EBE1A7" wp14:editId="19E919FE">
            <wp:extent cx="6403172" cy="5200650"/>
            <wp:effectExtent l="0" t="0" r="0" b="0"/>
            <wp:docPr id="109529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4177" cy="5201466"/>
                    </a:xfrm>
                    <a:prstGeom prst="rect">
                      <a:avLst/>
                    </a:prstGeom>
                    <a:noFill/>
                    <a:ln>
                      <a:noFill/>
                    </a:ln>
                  </pic:spPr>
                </pic:pic>
              </a:graphicData>
            </a:graphic>
          </wp:inline>
        </w:drawing>
      </w:r>
    </w:p>
    <w:p w14:paraId="54029743" w14:textId="77082853" w:rsidR="005C4B00" w:rsidRDefault="005C4B00" w:rsidP="00C329E8">
      <w:pPr>
        <w:spacing w:line="480" w:lineRule="auto"/>
      </w:pPr>
      <w:r>
        <w:t xml:space="preserve">Figure 3. </w:t>
      </w:r>
      <w:r w:rsidR="003C7E7C">
        <w:t>T</w:t>
      </w:r>
      <w:r>
        <w:t xml:space="preserve">he proportion of </w:t>
      </w:r>
      <w:r w:rsidR="003C7E7C">
        <w:t>decision days</w:t>
      </w:r>
      <w:r>
        <w:t xml:space="preserve"> that each raven made a</w:t>
      </w:r>
      <w:r w:rsidR="007234E2">
        <w:t xml:space="preserve"> particular</w:t>
      </w:r>
      <w:r>
        <w:t xml:space="preserve"> movement decision. </w:t>
      </w:r>
      <w:r w:rsidR="00964A8E">
        <w:t xml:space="preserve">The “other” category is used to encapsulate all extra-territorial movements that did not result in a visit to the hunting regions. </w:t>
      </w:r>
      <w:r w:rsidR="007D3108">
        <w:t xml:space="preserve">Instances where a wolf kill was available (territory) or visited (other/hunting) are denoted by the striped area. </w:t>
      </w:r>
      <w:r>
        <w:t>The total number of decision days for each raven is displayed on the righ</w:t>
      </w:r>
      <w:r w:rsidR="00862912">
        <w:t>t</w:t>
      </w:r>
      <w:r>
        <w:t xml:space="preserve">-hand side of the plot. </w:t>
      </w:r>
    </w:p>
    <w:p w14:paraId="357AD578" w14:textId="0CA09158" w:rsidR="005C4B00" w:rsidRDefault="005C4B00" w:rsidP="00C329E8">
      <w:pPr>
        <w:spacing w:line="480" w:lineRule="auto"/>
      </w:pPr>
    </w:p>
    <w:p w14:paraId="698C8359" w14:textId="57B1BC6C" w:rsidR="005B684D" w:rsidRDefault="00E46DA3" w:rsidP="00C329E8">
      <w:pPr>
        <w:spacing w:line="480" w:lineRule="auto"/>
      </w:pPr>
      <w:r>
        <w:rPr>
          <w:noProof/>
        </w:rPr>
        <w:lastRenderedPageBreak/>
        <w:drawing>
          <wp:inline distT="0" distB="0" distL="0" distR="0" wp14:anchorId="6DE3709F" wp14:editId="43F3F3AE">
            <wp:extent cx="5937250" cy="7683500"/>
            <wp:effectExtent l="0" t="0" r="6350" b="0"/>
            <wp:docPr id="405314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37250" cy="7683500"/>
                    </a:xfrm>
                    <a:prstGeom prst="rect">
                      <a:avLst/>
                    </a:prstGeom>
                    <a:noFill/>
                    <a:ln>
                      <a:noFill/>
                    </a:ln>
                  </pic:spPr>
                </pic:pic>
              </a:graphicData>
            </a:graphic>
          </wp:inline>
        </w:drawing>
      </w:r>
    </w:p>
    <w:p w14:paraId="09F7C48B" w14:textId="158CEC3E" w:rsidR="00BD1086" w:rsidRDefault="004548F8" w:rsidP="00BA0A3B">
      <w:pPr>
        <w:spacing w:line="480" w:lineRule="auto"/>
      </w:pPr>
      <w:r>
        <w:lastRenderedPageBreak/>
        <w:t xml:space="preserve">Figure </w:t>
      </w:r>
      <w:r w:rsidR="00BA0A3B">
        <w:t>3</w:t>
      </w:r>
      <w:r>
        <w:t xml:space="preserve">. </w:t>
      </w:r>
      <w:r w:rsidR="005B2D5A">
        <w:t>Map A shows the GPS movements of 3 common ravens at varying distances from the hunting region</w:t>
      </w:r>
      <w:r w:rsidR="00D27899">
        <w:t>s</w:t>
      </w:r>
      <w:r w:rsidR="005B2D5A">
        <w:t xml:space="preserve">. </w:t>
      </w:r>
      <w:r w:rsidR="006F6231">
        <w:t>Map B shows the GPS movements of these 3 ravens when they decide to leave their territory</w:t>
      </w:r>
      <w:r w:rsidR="003E669B">
        <w:t>, but do not end up visiting the hunting regions</w:t>
      </w:r>
      <w:r w:rsidR="006F6231">
        <w:t>. Each raven</w:t>
      </w:r>
      <w:r w:rsidR="0008712D">
        <w:t>’</w:t>
      </w:r>
      <w:r w:rsidR="006F6231">
        <w:t xml:space="preserve">s territory is shown as a polygon with a red border in their color. </w:t>
      </w:r>
    </w:p>
    <w:p w14:paraId="0C066F0E" w14:textId="77777777" w:rsidR="00BD1086" w:rsidRDefault="00BD1086">
      <w:r>
        <w:br w:type="page"/>
      </w:r>
    </w:p>
    <w:p w14:paraId="41E29542" w14:textId="05C97484" w:rsidR="00216BBD" w:rsidRDefault="00E86FB1" w:rsidP="00BA0A3B">
      <w:pPr>
        <w:spacing w:line="480" w:lineRule="auto"/>
      </w:pPr>
      <w:r>
        <w:lastRenderedPageBreak/>
        <w:t>Table 2</w:t>
      </w:r>
      <w:r w:rsidR="00216BBD">
        <w:t>. Model results from the binomial generalized linear mixed model look</w:t>
      </w:r>
      <w:r w:rsidR="00F65D1C">
        <w:t>ing</w:t>
      </w:r>
      <w:r w:rsidR="00216BBD">
        <w:t xml:space="preserve"> at the impact of covariates on the probability of ravens leaving their territory daily. </w:t>
      </w:r>
      <w:r w:rsidR="001D2EB1">
        <w:t>N = 2115.</w:t>
      </w:r>
    </w:p>
    <w:tbl>
      <w:tblPr>
        <w:tblStyle w:val="TableGrid"/>
        <w:tblW w:w="0" w:type="auto"/>
        <w:tblLook w:val="04A0" w:firstRow="1" w:lastRow="0" w:firstColumn="1" w:lastColumn="0" w:noHBand="0" w:noVBand="1"/>
      </w:tblPr>
      <w:tblGrid>
        <w:gridCol w:w="2337"/>
        <w:gridCol w:w="2337"/>
        <w:gridCol w:w="2338"/>
        <w:gridCol w:w="2338"/>
      </w:tblGrid>
      <w:tr w:rsidR="00C44ABC" w14:paraId="5FEC1E5D" w14:textId="77777777" w:rsidTr="00C44ABC">
        <w:tc>
          <w:tcPr>
            <w:tcW w:w="2337" w:type="dxa"/>
          </w:tcPr>
          <w:p w14:paraId="7C6A9DB7" w14:textId="77777777" w:rsidR="00C44ABC" w:rsidRDefault="00C44ABC" w:rsidP="00BA0A3B">
            <w:pPr>
              <w:spacing w:line="480" w:lineRule="auto"/>
            </w:pPr>
          </w:p>
        </w:tc>
        <w:tc>
          <w:tcPr>
            <w:tcW w:w="2337" w:type="dxa"/>
          </w:tcPr>
          <w:p w14:paraId="21317F80" w14:textId="7E2C599F" w:rsidR="00C44ABC" w:rsidRDefault="00C6562A" w:rsidP="00BA0A3B">
            <w:pPr>
              <w:spacing w:line="480" w:lineRule="auto"/>
            </w:pPr>
            <w:r>
              <w:t>Estimate</w:t>
            </w:r>
          </w:p>
        </w:tc>
        <w:tc>
          <w:tcPr>
            <w:tcW w:w="2338" w:type="dxa"/>
          </w:tcPr>
          <w:p w14:paraId="02F51B75" w14:textId="68CB558A" w:rsidR="00C44ABC" w:rsidRDefault="00C6562A" w:rsidP="00BA0A3B">
            <w:pPr>
              <w:spacing w:line="480" w:lineRule="auto"/>
            </w:pPr>
            <w:r>
              <w:t>Standard Error</w:t>
            </w:r>
          </w:p>
        </w:tc>
        <w:tc>
          <w:tcPr>
            <w:tcW w:w="2338" w:type="dxa"/>
          </w:tcPr>
          <w:p w14:paraId="102B15B3" w14:textId="0E4C2324" w:rsidR="00C44ABC" w:rsidRDefault="00C6562A" w:rsidP="00BA0A3B">
            <w:pPr>
              <w:spacing w:line="480" w:lineRule="auto"/>
            </w:pPr>
            <w:r>
              <w:t>p-value</w:t>
            </w:r>
          </w:p>
        </w:tc>
      </w:tr>
      <w:tr w:rsidR="00C44ABC" w14:paraId="26FE6E3E" w14:textId="77777777" w:rsidTr="00C44ABC">
        <w:tc>
          <w:tcPr>
            <w:tcW w:w="2337" w:type="dxa"/>
          </w:tcPr>
          <w:p w14:paraId="0055B852" w14:textId="1C7E06C8" w:rsidR="00C44ABC" w:rsidRDefault="00C44ABC" w:rsidP="00BA0A3B">
            <w:pPr>
              <w:spacing w:line="480" w:lineRule="auto"/>
            </w:pPr>
            <w:r>
              <w:t>Intercept</w:t>
            </w:r>
          </w:p>
        </w:tc>
        <w:tc>
          <w:tcPr>
            <w:tcW w:w="2337" w:type="dxa"/>
          </w:tcPr>
          <w:p w14:paraId="738CCFCB" w14:textId="58C6E9A6" w:rsidR="00C44ABC" w:rsidRDefault="00CC7A09" w:rsidP="00BA0A3B">
            <w:pPr>
              <w:spacing w:line="480" w:lineRule="auto"/>
            </w:pPr>
            <w:r>
              <w:t>2.</w:t>
            </w:r>
            <w:r w:rsidR="00E93F21">
              <w:t>952317</w:t>
            </w:r>
          </w:p>
        </w:tc>
        <w:tc>
          <w:tcPr>
            <w:tcW w:w="2338" w:type="dxa"/>
          </w:tcPr>
          <w:p w14:paraId="7C0C8CD0" w14:textId="0D96FD79" w:rsidR="00C44ABC" w:rsidRDefault="00CC7A09" w:rsidP="00BA0A3B">
            <w:pPr>
              <w:spacing w:line="480" w:lineRule="auto"/>
            </w:pPr>
            <w:r>
              <w:t>0.</w:t>
            </w:r>
            <w:r w:rsidR="00E93F21">
              <w:t>4305</w:t>
            </w:r>
            <w:r w:rsidR="00AA25C7">
              <w:t>38</w:t>
            </w:r>
          </w:p>
        </w:tc>
        <w:tc>
          <w:tcPr>
            <w:tcW w:w="2338" w:type="dxa"/>
          </w:tcPr>
          <w:p w14:paraId="08830FB6" w14:textId="27C10826" w:rsidR="00C44ABC" w:rsidRDefault="00E93F21" w:rsidP="00BA0A3B">
            <w:pPr>
              <w:spacing w:line="480" w:lineRule="auto"/>
            </w:pPr>
            <w:r>
              <w:t>7.02e-12</w:t>
            </w:r>
          </w:p>
        </w:tc>
      </w:tr>
      <w:tr w:rsidR="00C44ABC" w14:paraId="6EBFDDAA" w14:textId="77777777" w:rsidTr="00C44ABC">
        <w:tc>
          <w:tcPr>
            <w:tcW w:w="2337" w:type="dxa"/>
          </w:tcPr>
          <w:p w14:paraId="09D8120D" w14:textId="2811C8C5" w:rsidR="00C44ABC" w:rsidRDefault="00CC7A09" w:rsidP="00BA0A3B">
            <w:pPr>
              <w:spacing w:line="480" w:lineRule="auto"/>
            </w:pPr>
            <w:r>
              <w:t>Wolf</w:t>
            </w:r>
            <w:r w:rsidR="00C44ABC">
              <w:t xml:space="preserve"> </w:t>
            </w:r>
            <w:r w:rsidR="00162C02">
              <w:t>k</w:t>
            </w:r>
            <w:r w:rsidR="00C44ABC">
              <w:t>ill</w:t>
            </w:r>
          </w:p>
        </w:tc>
        <w:tc>
          <w:tcPr>
            <w:tcW w:w="2337" w:type="dxa"/>
          </w:tcPr>
          <w:p w14:paraId="413921D0" w14:textId="77EDD097" w:rsidR="00C44ABC" w:rsidRDefault="00CC7A09" w:rsidP="00BA0A3B">
            <w:pPr>
              <w:spacing w:line="480" w:lineRule="auto"/>
            </w:pPr>
            <w:r>
              <w:t>-0.</w:t>
            </w:r>
            <w:r w:rsidR="00E93F21">
              <w:t>95069</w:t>
            </w:r>
            <w:r w:rsidR="00AA25C7">
              <w:t>6</w:t>
            </w:r>
          </w:p>
        </w:tc>
        <w:tc>
          <w:tcPr>
            <w:tcW w:w="2338" w:type="dxa"/>
          </w:tcPr>
          <w:p w14:paraId="47D2FF08" w14:textId="0F983146" w:rsidR="00C44ABC" w:rsidRDefault="005B0B91" w:rsidP="00BA0A3B">
            <w:pPr>
              <w:spacing w:line="480" w:lineRule="auto"/>
            </w:pPr>
            <w:r>
              <w:t>0.</w:t>
            </w:r>
            <w:r w:rsidR="00E93F21">
              <w:t>336</w:t>
            </w:r>
            <w:r w:rsidR="00AA25C7">
              <w:t>099</w:t>
            </w:r>
          </w:p>
        </w:tc>
        <w:tc>
          <w:tcPr>
            <w:tcW w:w="2338" w:type="dxa"/>
          </w:tcPr>
          <w:p w14:paraId="048EA0EA" w14:textId="134F344F" w:rsidR="00C44ABC" w:rsidRDefault="005B0B91" w:rsidP="00BA0A3B">
            <w:pPr>
              <w:spacing w:line="480" w:lineRule="auto"/>
            </w:pPr>
            <w:r>
              <w:t>0.</w:t>
            </w:r>
            <w:r w:rsidR="00E93F21">
              <w:t>00467</w:t>
            </w:r>
          </w:p>
        </w:tc>
      </w:tr>
      <w:tr w:rsidR="00C44ABC" w14:paraId="60081384" w14:textId="77777777" w:rsidTr="00C44ABC">
        <w:tc>
          <w:tcPr>
            <w:tcW w:w="2337" w:type="dxa"/>
          </w:tcPr>
          <w:p w14:paraId="51A7A67D" w14:textId="13793E7C" w:rsidR="00C44ABC" w:rsidRDefault="00D422D3" w:rsidP="00BA0A3B">
            <w:pPr>
              <w:spacing w:line="480" w:lineRule="auto"/>
            </w:pPr>
            <w:r>
              <w:t xml:space="preserve">Hunting </w:t>
            </w:r>
            <w:r w:rsidR="00162C02">
              <w:t>b</w:t>
            </w:r>
            <w:r>
              <w:t>iomass</w:t>
            </w:r>
          </w:p>
        </w:tc>
        <w:tc>
          <w:tcPr>
            <w:tcW w:w="2337" w:type="dxa"/>
          </w:tcPr>
          <w:p w14:paraId="27AADA42" w14:textId="787E2F7C" w:rsidR="00C44ABC" w:rsidRDefault="00CC7A09" w:rsidP="00BA0A3B">
            <w:pPr>
              <w:spacing w:line="480" w:lineRule="auto"/>
            </w:pPr>
            <w:r>
              <w:t>-0.</w:t>
            </w:r>
            <w:r w:rsidR="00CA37B7">
              <w:t>0</w:t>
            </w:r>
            <w:r w:rsidR="00E93F21">
              <w:t>006</w:t>
            </w:r>
            <w:r w:rsidR="00AA25C7">
              <w:t>91</w:t>
            </w:r>
          </w:p>
        </w:tc>
        <w:tc>
          <w:tcPr>
            <w:tcW w:w="2338" w:type="dxa"/>
          </w:tcPr>
          <w:p w14:paraId="6083EF70" w14:textId="45DB37A8" w:rsidR="00C44ABC" w:rsidRDefault="005B0B91" w:rsidP="00BA0A3B">
            <w:pPr>
              <w:spacing w:line="480" w:lineRule="auto"/>
            </w:pPr>
            <w:r>
              <w:t>0.</w:t>
            </w:r>
            <w:r w:rsidR="00E93F21">
              <w:t>079927</w:t>
            </w:r>
          </w:p>
        </w:tc>
        <w:tc>
          <w:tcPr>
            <w:tcW w:w="2338" w:type="dxa"/>
          </w:tcPr>
          <w:p w14:paraId="4085973F" w14:textId="196B8E09" w:rsidR="00C44ABC" w:rsidRDefault="005B0B91" w:rsidP="00BA0A3B">
            <w:pPr>
              <w:spacing w:line="480" w:lineRule="auto"/>
            </w:pPr>
            <w:r>
              <w:t>0.</w:t>
            </w:r>
            <w:r w:rsidR="00E93F21">
              <w:t>9931</w:t>
            </w:r>
          </w:p>
        </w:tc>
      </w:tr>
      <w:tr w:rsidR="00CA37B7" w14:paraId="5181A760" w14:textId="77777777" w:rsidTr="00C44ABC">
        <w:tc>
          <w:tcPr>
            <w:tcW w:w="2337" w:type="dxa"/>
          </w:tcPr>
          <w:p w14:paraId="68F3E955" w14:textId="1C427083" w:rsidR="00CA37B7" w:rsidRDefault="00CA37B7" w:rsidP="00BA0A3B">
            <w:pPr>
              <w:spacing w:line="480" w:lineRule="auto"/>
            </w:pPr>
            <w:r>
              <w:t xml:space="preserve">Hunting </w:t>
            </w:r>
            <w:r w:rsidR="00162C02">
              <w:t>s</w:t>
            </w:r>
            <w:r>
              <w:t>eason</w:t>
            </w:r>
          </w:p>
        </w:tc>
        <w:tc>
          <w:tcPr>
            <w:tcW w:w="2337" w:type="dxa"/>
          </w:tcPr>
          <w:p w14:paraId="704B59C3" w14:textId="1BF09CCA" w:rsidR="00CA37B7" w:rsidRDefault="00E93F21" w:rsidP="00BA0A3B">
            <w:pPr>
              <w:spacing w:line="480" w:lineRule="auto"/>
            </w:pPr>
            <w:r>
              <w:t>-0.117355</w:t>
            </w:r>
          </w:p>
        </w:tc>
        <w:tc>
          <w:tcPr>
            <w:tcW w:w="2338" w:type="dxa"/>
          </w:tcPr>
          <w:p w14:paraId="15BF7FA9" w14:textId="70F01825" w:rsidR="00CA37B7" w:rsidRDefault="00CA37B7" w:rsidP="00BA0A3B">
            <w:pPr>
              <w:spacing w:line="480" w:lineRule="auto"/>
            </w:pPr>
            <w:r>
              <w:t>0.</w:t>
            </w:r>
            <w:r w:rsidR="00E93F21">
              <w:t>203209</w:t>
            </w:r>
          </w:p>
        </w:tc>
        <w:tc>
          <w:tcPr>
            <w:tcW w:w="2338" w:type="dxa"/>
          </w:tcPr>
          <w:p w14:paraId="6E912692" w14:textId="703676E0" w:rsidR="00CA37B7" w:rsidRDefault="00CA37B7" w:rsidP="00BA0A3B">
            <w:pPr>
              <w:spacing w:line="480" w:lineRule="auto"/>
            </w:pPr>
            <w:r>
              <w:t>0.</w:t>
            </w:r>
            <w:r w:rsidR="00E93F21">
              <w:t>5636</w:t>
            </w:r>
          </w:p>
        </w:tc>
      </w:tr>
      <w:tr w:rsidR="00C44ABC" w14:paraId="65F5F7EF" w14:textId="77777777" w:rsidTr="00C44ABC">
        <w:tc>
          <w:tcPr>
            <w:tcW w:w="2337" w:type="dxa"/>
          </w:tcPr>
          <w:p w14:paraId="30E1A1AB" w14:textId="0E33E0C1" w:rsidR="00C44ABC" w:rsidRDefault="00C44ABC" w:rsidP="00BA0A3B">
            <w:pPr>
              <w:spacing w:line="480" w:lineRule="auto"/>
            </w:pPr>
            <w:r>
              <w:t xml:space="preserve">Kill </w:t>
            </w:r>
            <w:r w:rsidR="00162C02">
              <w:t>d</w:t>
            </w:r>
            <w:r>
              <w:t>ensity</w:t>
            </w:r>
          </w:p>
        </w:tc>
        <w:tc>
          <w:tcPr>
            <w:tcW w:w="2337" w:type="dxa"/>
          </w:tcPr>
          <w:p w14:paraId="5B03FA7B" w14:textId="760369C1" w:rsidR="00C44ABC" w:rsidRDefault="00CA37B7" w:rsidP="00BA0A3B">
            <w:pPr>
              <w:spacing w:line="480" w:lineRule="auto"/>
            </w:pPr>
            <w:r>
              <w:t>0.</w:t>
            </w:r>
            <w:r w:rsidR="00E93F21">
              <w:t>15427</w:t>
            </w:r>
            <w:r w:rsidR="00AA25C7">
              <w:t>2</w:t>
            </w:r>
          </w:p>
        </w:tc>
        <w:tc>
          <w:tcPr>
            <w:tcW w:w="2338" w:type="dxa"/>
          </w:tcPr>
          <w:p w14:paraId="42AD26F6" w14:textId="7804F320" w:rsidR="00C44ABC" w:rsidRDefault="00CA37B7" w:rsidP="00BA0A3B">
            <w:pPr>
              <w:spacing w:line="480" w:lineRule="auto"/>
            </w:pPr>
            <w:r>
              <w:t>0.</w:t>
            </w:r>
            <w:r w:rsidR="00E93F21">
              <w:t>43223</w:t>
            </w:r>
            <w:r w:rsidR="00AA25C7">
              <w:t>2</w:t>
            </w:r>
          </w:p>
        </w:tc>
        <w:tc>
          <w:tcPr>
            <w:tcW w:w="2338" w:type="dxa"/>
          </w:tcPr>
          <w:p w14:paraId="07BC82E3" w14:textId="2FD71E27" w:rsidR="00C44ABC" w:rsidRDefault="005B0B91" w:rsidP="00BA0A3B">
            <w:pPr>
              <w:spacing w:line="480" w:lineRule="auto"/>
            </w:pPr>
            <w:r>
              <w:t>0.</w:t>
            </w:r>
            <w:r w:rsidR="00E93F21">
              <w:t>72115</w:t>
            </w:r>
          </w:p>
        </w:tc>
      </w:tr>
      <w:tr w:rsidR="00C44ABC" w14:paraId="227CD5A3" w14:textId="77777777" w:rsidTr="00C44ABC">
        <w:tc>
          <w:tcPr>
            <w:tcW w:w="2337" w:type="dxa"/>
          </w:tcPr>
          <w:p w14:paraId="283571E1" w14:textId="79FC81F9" w:rsidR="00C44ABC" w:rsidRDefault="00C44ABC" w:rsidP="00BA0A3B">
            <w:pPr>
              <w:spacing w:line="480" w:lineRule="auto"/>
            </w:pPr>
            <w:r>
              <w:t>Distance</w:t>
            </w:r>
          </w:p>
        </w:tc>
        <w:tc>
          <w:tcPr>
            <w:tcW w:w="2337" w:type="dxa"/>
          </w:tcPr>
          <w:p w14:paraId="255E875A" w14:textId="529A4D7A" w:rsidR="00C44ABC" w:rsidRDefault="00CA37B7" w:rsidP="00BA0A3B">
            <w:pPr>
              <w:spacing w:line="480" w:lineRule="auto"/>
            </w:pPr>
            <w:r>
              <w:t>-0.</w:t>
            </w:r>
            <w:r w:rsidR="00E93F21">
              <w:t>272044</w:t>
            </w:r>
          </w:p>
        </w:tc>
        <w:tc>
          <w:tcPr>
            <w:tcW w:w="2338" w:type="dxa"/>
          </w:tcPr>
          <w:p w14:paraId="367B4D88" w14:textId="47739828" w:rsidR="00C44ABC" w:rsidRDefault="00CA37B7" w:rsidP="00BA0A3B">
            <w:pPr>
              <w:spacing w:line="480" w:lineRule="auto"/>
            </w:pPr>
            <w:r>
              <w:t>0.</w:t>
            </w:r>
            <w:r w:rsidR="00E93F21">
              <w:t>39326</w:t>
            </w:r>
            <w:r w:rsidR="00AA25C7">
              <w:t>3</w:t>
            </w:r>
          </w:p>
        </w:tc>
        <w:tc>
          <w:tcPr>
            <w:tcW w:w="2338" w:type="dxa"/>
          </w:tcPr>
          <w:p w14:paraId="335A18F9" w14:textId="068491A0" w:rsidR="00C44ABC" w:rsidRDefault="005B0B91" w:rsidP="00BA0A3B">
            <w:pPr>
              <w:spacing w:line="480" w:lineRule="auto"/>
            </w:pPr>
            <w:r>
              <w:t>0.</w:t>
            </w:r>
            <w:r w:rsidR="00E93F21">
              <w:t>48909</w:t>
            </w:r>
          </w:p>
        </w:tc>
      </w:tr>
      <w:tr w:rsidR="00C44ABC" w14:paraId="57E80A54" w14:textId="77777777" w:rsidTr="00C44ABC">
        <w:tc>
          <w:tcPr>
            <w:tcW w:w="2337" w:type="dxa"/>
          </w:tcPr>
          <w:p w14:paraId="0BCEC305" w14:textId="3C86780B" w:rsidR="00C44ABC" w:rsidRDefault="00C44ABC" w:rsidP="00BA0A3B">
            <w:pPr>
              <w:spacing w:line="480" w:lineRule="auto"/>
            </w:pPr>
            <w:r>
              <w:t xml:space="preserve">Study </w:t>
            </w:r>
            <w:r w:rsidR="00162C02">
              <w:t>p</w:t>
            </w:r>
            <w:r>
              <w:t>eriod</w:t>
            </w:r>
          </w:p>
        </w:tc>
        <w:tc>
          <w:tcPr>
            <w:tcW w:w="2337" w:type="dxa"/>
          </w:tcPr>
          <w:p w14:paraId="161C516A" w14:textId="604B84E6" w:rsidR="00C44ABC" w:rsidRDefault="00CA37B7" w:rsidP="00BA0A3B">
            <w:pPr>
              <w:spacing w:line="480" w:lineRule="auto"/>
            </w:pPr>
            <w:r>
              <w:t>-0.</w:t>
            </w:r>
            <w:r w:rsidR="00E93F21">
              <w:t>37540</w:t>
            </w:r>
            <w:r w:rsidR="00AA25C7">
              <w:t>4</w:t>
            </w:r>
          </w:p>
        </w:tc>
        <w:tc>
          <w:tcPr>
            <w:tcW w:w="2338" w:type="dxa"/>
          </w:tcPr>
          <w:p w14:paraId="576C04A2" w14:textId="11AF1912" w:rsidR="00C44ABC" w:rsidRDefault="00CA37B7" w:rsidP="00BA0A3B">
            <w:pPr>
              <w:spacing w:line="480" w:lineRule="auto"/>
            </w:pPr>
            <w:r>
              <w:t>0.</w:t>
            </w:r>
            <w:r w:rsidR="00E93F21">
              <w:t>20347</w:t>
            </w:r>
            <w:r w:rsidR="00AA25C7">
              <w:t>5</w:t>
            </w:r>
          </w:p>
        </w:tc>
        <w:tc>
          <w:tcPr>
            <w:tcW w:w="2338" w:type="dxa"/>
          </w:tcPr>
          <w:p w14:paraId="65FA8C5F" w14:textId="5F6ED46D" w:rsidR="00C44ABC" w:rsidRDefault="005B0B91" w:rsidP="00BA0A3B">
            <w:pPr>
              <w:spacing w:line="480" w:lineRule="auto"/>
            </w:pPr>
            <w:r>
              <w:t>0.</w:t>
            </w:r>
            <w:r w:rsidR="00E93F21">
              <w:t>06504</w:t>
            </w:r>
          </w:p>
        </w:tc>
      </w:tr>
      <w:tr w:rsidR="00C44ABC" w14:paraId="16577648" w14:textId="77777777" w:rsidTr="00C44ABC">
        <w:tc>
          <w:tcPr>
            <w:tcW w:w="2337" w:type="dxa"/>
          </w:tcPr>
          <w:p w14:paraId="7BE10EFB" w14:textId="67975F85" w:rsidR="00C44ABC" w:rsidRDefault="00C44ABC" w:rsidP="00BA0A3B">
            <w:pPr>
              <w:spacing w:line="480" w:lineRule="auto"/>
            </w:pPr>
            <w:r>
              <w:t xml:space="preserve">Max </w:t>
            </w:r>
            <w:r w:rsidR="00162C02">
              <w:t>t</w:t>
            </w:r>
            <w:r>
              <w:t>emp</w:t>
            </w:r>
          </w:p>
        </w:tc>
        <w:tc>
          <w:tcPr>
            <w:tcW w:w="2337" w:type="dxa"/>
          </w:tcPr>
          <w:p w14:paraId="0408A48E" w14:textId="2A5A9209" w:rsidR="00C44ABC" w:rsidRDefault="00CA37B7" w:rsidP="00BA0A3B">
            <w:pPr>
              <w:spacing w:line="480" w:lineRule="auto"/>
            </w:pPr>
            <w:r>
              <w:t>-0.</w:t>
            </w:r>
            <w:r w:rsidR="00E93F21">
              <w:t>13422</w:t>
            </w:r>
            <w:r w:rsidR="00AA25C7">
              <w:t>8</w:t>
            </w:r>
          </w:p>
        </w:tc>
        <w:tc>
          <w:tcPr>
            <w:tcW w:w="2338" w:type="dxa"/>
          </w:tcPr>
          <w:p w14:paraId="5A9D8851" w14:textId="4E9974BA" w:rsidR="00C44ABC" w:rsidRDefault="005B0B91" w:rsidP="00BA0A3B">
            <w:pPr>
              <w:spacing w:line="480" w:lineRule="auto"/>
            </w:pPr>
            <w:r>
              <w:t>0.</w:t>
            </w:r>
            <w:r w:rsidR="00E93F21">
              <w:t>150456</w:t>
            </w:r>
          </w:p>
        </w:tc>
        <w:tc>
          <w:tcPr>
            <w:tcW w:w="2338" w:type="dxa"/>
          </w:tcPr>
          <w:p w14:paraId="6883761F" w14:textId="494E081B" w:rsidR="00C44ABC" w:rsidRDefault="005B0B91" w:rsidP="00BA0A3B">
            <w:pPr>
              <w:spacing w:line="480" w:lineRule="auto"/>
            </w:pPr>
            <w:r>
              <w:t>0.</w:t>
            </w:r>
            <w:r w:rsidR="00E93F21">
              <w:t>37232</w:t>
            </w:r>
          </w:p>
        </w:tc>
      </w:tr>
      <w:tr w:rsidR="00C44ABC" w14:paraId="1C800EA4" w14:textId="77777777" w:rsidTr="00C44ABC">
        <w:tc>
          <w:tcPr>
            <w:tcW w:w="2337" w:type="dxa"/>
          </w:tcPr>
          <w:p w14:paraId="346154AA" w14:textId="4E76AEDF" w:rsidR="00C44ABC" w:rsidRDefault="00C44ABC" w:rsidP="00BA0A3B">
            <w:pPr>
              <w:spacing w:line="480" w:lineRule="auto"/>
            </w:pPr>
            <w:r>
              <w:t xml:space="preserve">Snow </w:t>
            </w:r>
            <w:r w:rsidR="00162C02">
              <w:t>d</w:t>
            </w:r>
            <w:r>
              <w:t>epth</w:t>
            </w:r>
          </w:p>
        </w:tc>
        <w:tc>
          <w:tcPr>
            <w:tcW w:w="2337" w:type="dxa"/>
          </w:tcPr>
          <w:p w14:paraId="14F9D38E" w14:textId="6FA12B20" w:rsidR="00C44ABC" w:rsidRDefault="00CA37B7" w:rsidP="00BA0A3B">
            <w:pPr>
              <w:spacing w:line="480" w:lineRule="auto"/>
            </w:pPr>
            <w:r>
              <w:t>0.1</w:t>
            </w:r>
            <w:r w:rsidR="00E93F21">
              <w:t>69126</w:t>
            </w:r>
          </w:p>
        </w:tc>
        <w:tc>
          <w:tcPr>
            <w:tcW w:w="2338" w:type="dxa"/>
          </w:tcPr>
          <w:p w14:paraId="4F35A13D" w14:textId="691B1249" w:rsidR="00C44ABC" w:rsidRDefault="005B0B91" w:rsidP="00BA0A3B">
            <w:pPr>
              <w:spacing w:line="480" w:lineRule="auto"/>
            </w:pPr>
            <w:r>
              <w:t>0.</w:t>
            </w:r>
            <w:r w:rsidR="00E93F21">
              <w:t>100207</w:t>
            </w:r>
          </w:p>
        </w:tc>
        <w:tc>
          <w:tcPr>
            <w:tcW w:w="2338" w:type="dxa"/>
          </w:tcPr>
          <w:p w14:paraId="577772E8" w14:textId="2F919471" w:rsidR="00C44ABC" w:rsidRDefault="005B0B91" w:rsidP="00BA0A3B">
            <w:pPr>
              <w:spacing w:line="480" w:lineRule="auto"/>
            </w:pPr>
            <w:r>
              <w:t>0.</w:t>
            </w:r>
            <w:r w:rsidR="00E93F21">
              <w:t>09146</w:t>
            </w:r>
          </w:p>
        </w:tc>
      </w:tr>
      <w:tr w:rsidR="00C44ABC" w14:paraId="44ACFA90" w14:textId="77777777" w:rsidTr="00C44ABC">
        <w:tc>
          <w:tcPr>
            <w:tcW w:w="2337" w:type="dxa"/>
          </w:tcPr>
          <w:p w14:paraId="77BE73AE" w14:textId="297C320A" w:rsidR="00C44ABC" w:rsidRDefault="00C44ABC" w:rsidP="00BA0A3B">
            <w:pPr>
              <w:spacing w:line="480" w:lineRule="auto"/>
            </w:pPr>
            <w:r>
              <w:t xml:space="preserve">Proportion </w:t>
            </w:r>
            <w:r w:rsidR="00162C02">
              <w:t>t</w:t>
            </w:r>
            <w:r>
              <w:t>raveling</w:t>
            </w:r>
          </w:p>
        </w:tc>
        <w:tc>
          <w:tcPr>
            <w:tcW w:w="2337" w:type="dxa"/>
          </w:tcPr>
          <w:p w14:paraId="6068CCB3" w14:textId="15004BE3" w:rsidR="00C44ABC" w:rsidRDefault="00CC7A09" w:rsidP="00BA0A3B">
            <w:pPr>
              <w:spacing w:line="480" w:lineRule="auto"/>
            </w:pPr>
            <w:r>
              <w:t>0.</w:t>
            </w:r>
            <w:r w:rsidR="00E93F21">
              <w:t>093792</w:t>
            </w:r>
          </w:p>
        </w:tc>
        <w:tc>
          <w:tcPr>
            <w:tcW w:w="2338" w:type="dxa"/>
          </w:tcPr>
          <w:p w14:paraId="2F81DDD9" w14:textId="5C2A9821" w:rsidR="00C44ABC" w:rsidRDefault="005B0B91" w:rsidP="00BA0A3B">
            <w:pPr>
              <w:spacing w:line="480" w:lineRule="auto"/>
            </w:pPr>
            <w:r>
              <w:t>0.</w:t>
            </w:r>
            <w:r w:rsidR="00E93F21">
              <w:t>07977</w:t>
            </w:r>
            <w:r w:rsidR="00AA25C7">
              <w:t>2</w:t>
            </w:r>
          </w:p>
        </w:tc>
        <w:tc>
          <w:tcPr>
            <w:tcW w:w="2338" w:type="dxa"/>
          </w:tcPr>
          <w:p w14:paraId="24289A1C" w14:textId="1F22AEF4" w:rsidR="00C44ABC" w:rsidRDefault="005B0B91" w:rsidP="00BA0A3B">
            <w:pPr>
              <w:spacing w:line="480" w:lineRule="auto"/>
            </w:pPr>
            <w:r>
              <w:t>0.</w:t>
            </w:r>
            <w:r w:rsidR="00E93F21">
              <w:t>23969</w:t>
            </w:r>
          </w:p>
        </w:tc>
      </w:tr>
      <w:tr w:rsidR="00CC7A09" w14:paraId="2F112E44" w14:textId="77777777" w:rsidTr="00C44ABC">
        <w:tc>
          <w:tcPr>
            <w:tcW w:w="2337" w:type="dxa"/>
          </w:tcPr>
          <w:p w14:paraId="61A46E31" w14:textId="463D40AB" w:rsidR="00CC7A09" w:rsidRDefault="00CC7A09" w:rsidP="00BA0A3B">
            <w:pPr>
              <w:spacing w:line="480" w:lineRule="auto"/>
            </w:pPr>
            <w:r>
              <w:t xml:space="preserve">Wolf </w:t>
            </w:r>
            <w:r w:rsidR="00162C02">
              <w:t>k</w:t>
            </w:r>
            <w:r>
              <w:t xml:space="preserve">ill * </w:t>
            </w:r>
            <w:r w:rsidR="00162C02">
              <w:t>h</w:t>
            </w:r>
            <w:r>
              <w:t>unting Biomass</w:t>
            </w:r>
          </w:p>
        </w:tc>
        <w:tc>
          <w:tcPr>
            <w:tcW w:w="2337" w:type="dxa"/>
          </w:tcPr>
          <w:p w14:paraId="7C243234" w14:textId="19D061C8" w:rsidR="00CC7A09" w:rsidRDefault="00E93F21" w:rsidP="00BA0A3B">
            <w:pPr>
              <w:spacing w:line="480" w:lineRule="auto"/>
            </w:pPr>
            <w:r>
              <w:t>-0.15672</w:t>
            </w:r>
            <w:r w:rsidR="00AA25C7">
              <w:t>3</w:t>
            </w:r>
          </w:p>
        </w:tc>
        <w:tc>
          <w:tcPr>
            <w:tcW w:w="2338" w:type="dxa"/>
          </w:tcPr>
          <w:p w14:paraId="13A6DE05" w14:textId="3468650E" w:rsidR="00CC7A09" w:rsidRDefault="005B0B91" w:rsidP="00BA0A3B">
            <w:pPr>
              <w:spacing w:line="480" w:lineRule="auto"/>
            </w:pPr>
            <w:r>
              <w:t>0.</w:t>
            </w:r>
            <w:r w:rsidR="00E93F21">
              <w:t>37347</w:t>
            </w:r>
            <w:r w:rsidR="00AA25C7">
              <w:t>1</w:t>
            </w:r>
          </w:p>
        </w:tc>
        <w:tc>
          <w:tcPr>
            <w:tcW w:w="2338" w:type="dxa"/>
          </w:tcPr>
          <w:p w14:paraId="03A0134D" w14:textId="3FB0EA84" w:rsidR="00CC7A09" w:rsidRDefault="005B0B91" w:rsidP="00BA0A3B">
            <w:pPr>
              <w:spacing w:line="480" w:lineRule="auto"/>
            </w:pPr>
            <w:r>
              <w:t>0.</w:t>
            </w:r>
            <w:r w:rsidR="00E93F21">
              <w:t>67475</w:t>
            </w:r>
          </w:p>
        </w:tc>
      </w:tr>
      <w:tr w:rsidR="00C44ABC" w14:paraId="75C749E7" w14:textId="77777777" w:rsidTr="00C44ABC">
        <w:tc>
          <w:tcPr>
            <w:tcW w:w="2337" w:type="dxa"/>
          </w:tcPr>
          <w:p w14:paraId="6B165D4F" w14:textId="737490B6" w:rsidR="00C44ABC" w:rsidRDefault="00C44ABC" w:rsidP="00BA0A3B">
            <w:pPr>
              <w:spacing w:line="480" w:lineRule="auto"/>
            </w:pPr>
            <w:r>
              <w:t xml:space="preserve">Study </w:t>
            </w:r>
            <w:r w:rsidR="00162C02">
              <w:t>p</w:t>
            </w:r>
            <w:r>
              <w:t xml:space="preserve">eriod * Max </w:t>
            </w:r>
            <w:r w:rsidR="00162C02">
              <w:t>t</w:t>
            </w:r>
            <w:r>
              <w:t>emp</w:t>
            </w:r>
          </w:p>
        </w:tc>
        <w:tc>
          <w:tcPr>
            <w:tcW w:w="2337" w:type="dxa"/>
          </w:tcPr>
          <w:p w14:paraId="54068D05" w14:textId="6FCFE3DC" w:rsidR="00C44ABC" w:rsidRDefault="00CC7A09" w:rsidP="00BA0A3B">
            <w:pPr>
              <w:spacing w:line="480" w:lineRule="auto"/>
            </w:pPr>
            <w:r>
              <w:t>0.</w:t>
            </w:r>
            <w:r w:rsidR="00E93F21">
              <w:t>0252</w:t>
            </w:r>
            <w:r w:rsidR="00AA25C7">
              <w:t>4</w:t>
            </w:r>
          </w:p>
        </w:tc>
        <w:tc>
          <w:tcPr>
            <w:tcW w:w="2338" w:type="dxa"/>
          </w:tcPr>
          <w:p w14:paraId="1A5CD342" w14:textId="6FFD57D4" w:rsidR="00C44ABC" w:rsidRDefault="005B0B91" w:rsidP="00BA0A3B">
            <w:pPr>
              <w:spacing w:line="480" w:lineRule="auto"/>
            </w:pPr>
            <w:r>
              <w:t>0.</w:t>
            </w:r>
            <w:r w:rsidR="00E93F21">
              <w:t>17565</w:t>
            </w:r>
          </w:p>
        </w:tc>
        <w:tc>
          <w:tcPr>
            <w:tcW w:w="2338" w:type="dxa"/>
          </w:tcPr>
          <w:p w14:paraId="762147AA" w14:textId="6EFFA89B" w:rsidR="00C44ABC" w:rsidRDefault="005B0B91" w:rsidP="00BA0A3B">
            <w:pPr>
              <w:spacing w:line="480" w:lineRule="auto"/>
            </w:pPr>
            <w:r>
              <w:t>0.</w:t>
            </w:r>
            <w:r w:rsidR="00E93F21">
              <w:t>8857</w:t>
            </w:r>
            <w:r w:rsidR="00AA25C7">
              <w:t>4</w:t>
            </w:r>
          </w:p>
        </w:tc>
      </w:tr>
    </w:tbl>
    <w:p w14:paraId="27585055" w14:textId="77777777" w:rsidR="00C64BBA" w:rsidRDefault="00C64BBA" w:rsidP="00812877">
      <w:pPr>
        <w:spacing w:line="480" w:lineRule="auto"/>
      </w:pPr>
    </w:p>
    <w:p w14:paraId="025903E7" w14:textId="2A13EF18" w:rsidR="00BD1086" w:rsidRDefault="00BD1086">
      <w:r>
        <w:br w:type="page"/>
      </w:r>
    </w:p>
    <w:p w14:paraId="380ADFAE" w14:textId="74260656" w:rsidR="00967A53" w:rsidRDefault="00E86FB1" w:rsidP="00967A53">
      <w:pPr>
        <w:spacing w:line="480" w:lineRule="auto"/>
      </w:pPr>
      <w:r>
        <w:lastRenderedPageBreak/>
        <w:t>Table 3</w:t>
      </w:r>
      <w:r w:rsidR="00967A53">
        <w:t>. Model results from the binomial generalized linear mixed model look</w:t>
      </w:r>
      <w:r w:rsidR="001C4179">
        <w:t>ing</w:t>
      </w:r>
      <w:r w:rsidR="00967A53">
        <w:t xml:space="preserve"> at the impact of covariates on the probability of ravens</w:t>
      </w:r>
      <w:r w:rsidR="00007B94">
        <w:t xml:space="preserve"> visiting the hunting areas surrounding Gardiner, MT when they choose to</w:t>
      </w:r>
      <w:r w:rsidR="00967A53">
        <w:t xml:space="preserve"> </w:t>
      </w:r>
      <w:r w:rsidR="003050D3">
        <w:t>leave</w:t>
      </w:r>
      <w:r w:rsidR="00967A53">
        <w:t xml:space="preserve"> their territory daily. </w:t>
      </w:r>
      <w:r w:rsidR="005D7598">
        <w:t>n = 1716.</w:t>
      </w:r>
    </w:p>
    <w:tbl>
      <w:tblPr>
        <w:tblStyle w:val="TableGrid"/>
        <w:tblW w:w="0" w:type="auto"/>
        <w:tblLook w:val="04A0" w:firstRow="1" w:lastRow="0" w:firstColumn="1" w:lastColumn="0" w:noHBand="0" w:noVBand="1"/>
      </w:tblPr>
      <w:tblGrid>
        <w:gridCol w:w="2337"/>
        <w:gridCol w:w="2337"/>
        <w:gridCol w:w="2338"/>
        <w:gridCol w:w="2338"/>
      </w:tblGrid>
      <w:tr w:rsidR="00967A53" w14:paraId="410E1E1E" w14:textId="77777777" w:rsidTr="0037585F">
        <w:tc>
          <w:tcPr>
            <w:tcW w:w="2337" w:type="dxa"/>
          </w:tcPr>
          <w:p w14:paraId="1433E470" w14:textId="77777777" w:rsidR="00967A53" w:rsidRDefault="00967A53" w:rsidP="0037585F">
            <w:pPr>
              <w:spacing w:line="480" w:lineRule="auto"/>
            </w:pPr>
          </w:p>
        </w:tc>
        <w:tc>
          <w:tcPr>
            <w:tcW w:w="2337" w:type="dxa"/>
          </w:tcPr>
          <w:p w14:paraId="25CF6871" w14:textId="77777777" w:rsidR="00967A53" w:rsidRDefault="00967A53" w:rsidP="0037585F">
            <w:pPr>
              <w:spacing w:line="480" w:lineRule="auto"/>
            </w:pPr>
            <w:r>
              <w:t>Estimate</w:t>
            </w:r>
          </w:p>
        </w:tc>
        <w:tc>
          <w:tcPr>
            <w:tcW w:w="2338" w:type="dxa"/>
          </w:tcPr>
          <w:p w14:paraId="20E68308" w14:textId="77777777" w:rsidR="00967A53" w:rsidRDefault="00967A53" w:rsidP="0037585F">
            <w:pPr>
              <w:spacing w:line="480" w:lineRule="auto"/>
            </w:pPr>
            <w:r>
              <w:t>Standard Error</w:t>
            </w:r>
          </w:p>
        </w:tc>
        <w:tc>
          <w:tcPr>
            <w:tcW w:w="2338" w:type="dxa"/>
          </w:tcPr>
          <w:p w14:paraId="463D846D" w14:textId="77777777" w:rsidR="00967A53" w:rsidRDefault="00967A53" w:rsidP="0037585F">
            <w:pPr>
              <w:spacing w:line="480" w:lineRule="auto"/>
            </w:pPr>
            <w:r>
              <w:t>p-value</w:t>
            </w:r>
          </w:p>
        </w:tc>
      </w:tr>
      <w:tr w:rsidR="00967A53" w14:paraId="6B3C7555" w14:textId="77777777" w:rsidTr="0037585F">
        <w:tc>
          <w:tcPr>
            <w:tcW w:w="2337" w:type="dxa"/>
          </w:tcPr>
          <w:p w14:paraId="55A63A8A" w14:textId="77777777" w:rsidR="00967A53" w:rsidRDefault="00967A53" w:rsidP="0037585F">
            <w:pPr>
              <w:spacing w:line="480" w:lineRule="auto"/>
            </w:pPr>
            <w:r>
              <w:t>Intercept</w:t>
            </w:r>
          </w:p>
        </w:tc>
        <w:tc>
          <w:tcPr>
            <w:tcW w:w="2337" w:type="dxa"/>
          </w:tcPr>
          <w:p w14:paraId="6520B193" w14:textId="137B1F8D" w:rsidR="00967A53" w:rsidRDefault="00E93F21" w:rsidP="0037585F">
            <w:pPr>
              <w:spacing w:line="480" w:lineRule="auto"/>
            </w:pPr>
            <w:r>
              <w:t>0.</w:t>
            </w:r>
            <w:r w:rsidR="004E7801">
              <w:t>2377</w:t>
            </w:r>
            <w:r w:rsidR="000E08EC">
              <w:t>5</w:t>
            </w:r>
          </w:p>
        </w:tc>
        <w:tc>
          <w:tcPr>
            <w:tcW w:w="2338" w:type="dxa"/>
          </w:tcPr>
          <w:p w14:paraId="32492E64" w14:textId="3E0959E6" w:rsidR="00967A53" w:rsidRDefault="00967A53" w:rsidP="0037585F">
            <w:pPr>
              <w:spacing w:line="480" w:lineRule="auto"/>
            </w:pPr>
            <w:r>
              <w:t>0.</w:t>
            </w:r>
            <w:r w:rsidR="00E93F21">
              <w:t>39</w:t>
            </w:r>
            <w:r w:rsidR="004E7801">
              <w:t>677</w:t>
            </w:r>
          </w:p>
        </w:tc>
        <w:tc>
          <w:tcPr>
            <w:tcW w:w="2338" w:type="dxa"/>
          </w:tcPr>
          <w:p w14:paraId="3C8591F0" w14:textId="40CEBBBB" w:rsidR="00967A53" w:rsidRDefault="00D6755F" w:rsidP="0037585F">
            <w:pPr>
              <w:spacing w:line="480" w:lineRule="auto"/>
            </w:pPr>
            <w:r>
              <w:t>0.</w:t>
            </w:r>
            <w:r w:rsidR="00E93F21">
              <w:t>5</w:t>
            </w:r>
            <w:r w:rsidR="004E7801">
              <w:t>4902</w:t>
            </w:r>
          </w:p>
        </w:tc>
      </w:tr>
      <w:tr w:rsidR="00087FFA" w14:paraId="1FFBDA7A" w14:textId="77777777" w:rsidTr="0037585F">
        <w:tc>
          <w:tcPr>
            <w:tcW w:w="2337" w:type="dxa"/>
          </w:tcPr>
          <w:p w14:paraId="50B4FA6E" w14:textId="4903F6F3" w:rsidR="00087FFA" w:rsidRDefault="00087FFA" w:rsidP="0037585F">
            <w:pPr>
              <w:spacing w:line="480" w:lineRule="auto"/>
            </w:pPr>
            <w:r>
              <w:t>Visit kill</w:t>
            </w:r>
          </w:p>
        </w:tc>
        <w:tc>
          <w:tcPr>
            <w:tcW w:w="2337" w:type="dxa"/>
          </w:tcPr>
          <w:p w14:paraId="49F83F67" w14:textId="6B20B678" w:rsidR="00087FFA" w:rsidRDefault="00087FFA" w:rsidP="0037585F">
            <w:pPr>
              <w:spacing w:line="480" w:lineRule="auto"/>
            </w:pPr>
            <w:r>
              <w:t>-1.</w:t>
            </w:r>
            <w:r w:rsidR="004E7801">
              <w:t>29118</w:t>
            </w:r>
          </w:p>
        </w:tc>
        <w:tc>
          <w:tcPr>
            <w:tcW w:w="2338" w:type="dxa"/>
          </w:tcPr>
          <w:p w14:paraId="53A52C68" w14:textId="2265117A" w:rsidR="00087FFA" w:rsidRDefault="00087FFA" w:rsidP="0037585F">
            <w:pPr>
              <w:spacing w:line="480" w:lineRule="auto"/>
            </w:pPr>
            <w:r>
              <w:t>0.2</w:t>
            </w:r>
            <w:r w:rsidR="004E7801">
              <w:t>7139</w:t>
            </w:r>
          </w:p>
        </w:tc>
        <w:tc>
          <w:tcPr>
            <w:tcW w:w="2338" w:type="dxa"/>
          </w:tcPr>
          <w:p w14:paraId="02A57165" w14:textId="1C98ECE7" w:rsidR="00087FFA" w:rsidRDefault="004E7801" w:rsidP="0037585F">
            <w:pPr>
              <w:spacing w:line="480" w:lineRule="auto"/>
            </w:pPr>
            <w:r>
              <w:t>1.96</w:t>
            </w:r>
            <w:r w:rsidR="00087FFA">
              <w:t>e-</w:t>
            </w:r>
            <w:r>
              <w:t>6</w:t>
            </w:r>
          </w:p>
        </w:tc>
      </w:tr>
      <w:tr w:rsidR="00967A53" w14:paraId="06B12322" w14:textId="77777777" w:rsidTr="0037585F">
        <w:tc>
          <w:tcPr>
            <w:tcW w:w="2337" w:type="dxa"/>
          </w:tcPr>
          <w:p w14:paraId="209EA3C1" w14:textId="18CA2C35" w:rsidR="00967A53" w:rsidRDefault="00967A53" w:rsidP="0037585F">
            <w:pPr>
              <w:spacing w:line="480" w:lineRule="auto"/>
            </w:pPr>
            <w:r>
              <w:t xml:space="preserve">Hunting </w:t>
            </w:r>
            <w:r w:rsidR="00162C02">
              <w:t>b</w:t>
            </w:r>
            <w:r>
              <w:t>iomass</w:t>
            </w:r>
          </w:p>
        </w:tc>
        <w:tc>
          <w:tcPr>
            <w:tcW w:w="2337" w:type="dxa"/>
          </w:tcPr>
          <w:p w14:paraId="00FCD7B8" w14:textId="508B05B5" w:rsidR="00967A53" w:rsidRDefault="00087FFA" w:rsidP="0037585F">
            <w:pPr>
              <w:spacing w:line="480" w:lineRule="auto"/>
            </w:pPr>
            <w:r>
              <w:t>-0.</w:t>
            </w:r>
            <w:r w:rsidR="004E7801">
              <w:t>09048</w:t>
            </w:r>
          </w:p>
        </w:tc>
        <w:tc>
          <w:tcPr>
            <w:tcW w:w="2338" w:type="dxa"/>
          </w:tcPr>
          <w:p w14:paraId="7EEC4E95" w14:textId="707845F4" w:rsidR="00967A53" w:rsidRDefault="00967A53" w:rsidP="0037585F">
            <w:pPr>
              <w:spacing w:line="480" w:lineRule="auto"/>
            </w:pPr>
            <w:r>
              <w:t>0.</w:t>
            </w:r>
            <w:r w:rsidR="00D6755F">
              <w:t>0</w:t>
            </w:r>
            <w:r w:rsidR="00087FFA">
              <w:t>7</w:t>
            </w:r>
            <w:r w:rsidR="00E93F21">
              <w:t>6</w:t>
            </w:r>
            <w:r w:rsidR="004E7801">
              <w:t>78</w:t>
            </w:r>
          </w:p>
        </w:tc>
        <w:tc>
          <w:tcPr>
            <w:tcW w:w="2338" w:type="dxa"/>
          </w:tcPr>
          <w:p w14:paraId="4A8FB8CB" w14:textId="6E5C013F" w:rsidR="00967A53" w:rsidRDefault="00967A53" w:rsidP="0037585F">
            <w:pPr>
              <w:spacing w:line="480" w:lineRule="auto"/>
            </w:pPr>
            <w:r>
              <w:t>0.</w:t>
            </w:r>
            <w:r w:rsidR="00E93F21">
              <w:t>2</w:t>
            </w:r>
            <w:r w:rsidR="004E7801">
              <w:t>3864</w:t>
            </w:r>
          </w:p>
        </w:tc>
      </w:tr>
      <w:tr w:rsidR="00CA37B7" w14:paraId="6C9EF4E9" w14:textId="77777777" w:rsidTr="0037585F">
        <w:tc>
          <w:tcPr>
            <w:tcW w:w="2337" w:type="dxa"/>
          </w:tcPr>
          <w:p w14:paraId="06CB1919" w14:textId="132F3272" w:rsidR="00CA37B7" w:rsidRDefault="00CA37B7" w:rsidP="0037585F">
            <w:pPr>
              <w:spacing w:line="480" w:lineRule="auto"/>
            </w:pPr>
            <w:r>
              <w:t>Hunting season</w:t>
            </w:r>
          </w:p>
        </w:tc>
        <w:tc>
          <w:tcPr>
            <w:tcW w:w="2337" w:type="dxa"/>
          </w:tcPr>
          <w:p w14:paraId="388E7FFE" w14:textId="376DB0DB" w:rsidR="00CA37B7" w:rsidRDefault="00087FFA" w:rsidP="0037585F">
            <w:pPr>
              <w:spacing w:line="480" w:lineRule="auto"/>
            </w:pPr>
            <w:r>
              <w:t>0.</w:t>
            </w:r>
            <w:r w:rsidR="004E7801">
              <w:t>71482</w:t>
            </w:r>
          </w:p>
        </w:tc>
        <w:tc>
          <w:tcPr>
            <w:tcW w:w="2338" w:type="dxa"/>
          </w:tcPr>
          <w:p w14:paraId="4DD0F7AF" w14:textId="789B699F" w:rsidR="00CA37B7" w:rsidRDefault="00087FFA" w:rsidP="0037585F">
            <w:pPr>
              <w:spacing w:line="480" w:lineRule="auto"/>
            </w:pPr>
            <w:r>
              <w:t>0.</w:t>
            </w:r>
            <w:r w:rsidR="00E93F21">
              <w:t>177</w:t>
            </w:r>
            <w:r w:rsidR="004E7801">
              <w:t>6</w:t>
            </w:r>
          </w:p>
        </w:tc>
        <w:tc>
          <w:tcPr>
            <w:tcW w:w="2338" w:type="dxa"/>
          </w:tcPr>
          <w:p w14:paraId="64BAC831" w14:textId="21527E01" w:rsidR="00CA37B7" w:rsidRDefault="00E93F21" w:rsidP="0037585F">
            <w:pPr>
              <w:spacing w:line="480" w:lineRule="auto"/>
            </w:pPr>
            <w:r>
              <w:t>5.</w:t>
            </w:r>
            <w:r w:rsidR="004E7801">
              <w:t>7</w:t>
            </w:r>
            <w:r>
              <w:t>e-5</w:t>
            </w:r>
          </w:p>
        </w:tc>
      </w:tr>
      <w:tr w:rsidR="00967A53" w14:paraId="5A4589D0" w14:textId="77777777" w:rsidTr="0037585F">
        <w:tc>
          <w:tcPr>
            <w:tcW w:w="2337" w:type="dxa"/>
          </w:tcPr>
          <w:p w14:paraId="36165753" w14:textId="77777777" w:rsidR="00967A53" w:rsidRDefault="00967A53" w:rsidP="0037585F">
            <w:pPr>
              <w:spacing w:line="480" w:lineRule="auto"/>
            </w:pPr>
            <w:r>
              <w:t>Distance</w:t>
            </w:r>
          </w:p>
        </w:tc>
        <w:tc>
          <w:tcPr>
            <w:tcW w:w="2337" w:type="dxa"/>
          </w:tcPr>
          <w:p w14:paraId="1220E106" w14:textId="5A302C13" w:rsidR="00967A53" w:rsidRDefault="00967A53" w:rsidP="0037585F">
            <w:pPr>
              <w:spacing w:line="480" w:lineRule="auto"/>
            </w:pPr>
            <w:r>
              <w:t>-</w:t>
            </w:r>
            <w:r w:rsidR="00D6755F">
              <w:t>1.</w:t>
            </w:r>
            <w:r w:rsidR="00E93F21">
              <w:t>83</w:t>
            </w:r>
            <w:r w:rsidR="004E7801">
              <w:t>694</w:t>
            </w:r>
          </w:p>
        </w:tc>
        <w:tc>
          <w:tcPr>
            <w:tcW w:w="2338" w:type="dxa"/>
          </w:tcPr>
          <w:p w14:paraId="12655CCD" w14:textId="2EBC0A6C" w:rsidR="00967A53" w:rsidRDefault="00967A53" w:rsidP="0037585F">
            <w:pPr>
              <w:spacing w:line="480" w:lineRule="auto"/>
            </w:pPr>
            <w:r>
              <w:t>0.</w:t>
            </w:r>
            <w:r w:rsidR="00087FFA">
              <w:t>4</w:t>
            </w:r>
            <w:r w:rsidR="00E93F21">
              <w:t>0</w:t>
            </w:r>
            <w:r w:rsidR="004E7801">
              <w:t>598</w:t>
            </w:r>
          </w:p>
        </w:tc>
        <w:tc>
          <w:tcPr>
            <w:tcW w:w="2338" w:type="dxa"/>
          </w:tcPr>
          <w:p w14:paraId="55A5F219" w14:textId="45889FA1" w:rsidR="00967A53" w:rsidRDefault="004E7801" w:rsidP="0037585F">
            <w:pPr>
              <w:spacing w:line="480" w:lineRule="auto"/>
            </w:pPr>
            <w:r>
              <w:t>6.05</w:t>
            </w:r>
            <w:r w:rsidR="00087FFA">
              <w:t>e-</w:t>
            </w:r>
            <w:r>
              <w:t>6</w:t>
            </w:r>
          </w:p>
        </w:tc>
      </w:tr>
      <w:tr w:rsidR="00D6755F" w14:paraId="44371D57" w14:textId="77777777" w:rsidTr="0037585F">
        <w:tc>
          <w:tcPr>
            <w:tcW w:w="2337" w:type="dxa"/>
          </w:tcPr>
          <w:p w14:paraId="737A416D" w14:textId="240EE530" w:rsidR="00D6755F" w:rsidRDefault="00D6755F" w:rsidP="0037585F">
            <w:pPr>
              <w:spacing w:line="480" w:lineRule="auto"/>
            </w:pPr>
            <w:r>
              <w:t xml:space="preserve">Proportion </w:t>
            </w:r>
            <w:r w:rsidR="00162C02">
              <w:t>t</w:t>
            </w:r>
            <w:r>
              <w:t>raveling</w:t>
            </w:r>
          </w:p>
        </w:tc>
        <w:tc>
          <w:tcPr>
            <w:tcW w:w="2337" w:type="dxa"/>
          </w:tcPr>
          <w:p w14:paraId="342CF965" w14:textId="2EBC8A0C" w:rsidR="00D6755F" w:rsidRDefault="00D6755F" w:rsidP="0037585F">
            <w:pPr>
              <w:spacing w:line="480" w:lineRule="auto"/>
            </w:pPr>
            <w:r>
              <w:t>0.</w:t>
            </w:r>
            <w:r w:rsidR="00E93F21">
              <w:t>40</w:t>
            </w:r>
            <w:r w:rsidR="004E7801">
              <w:t>688</w:t>
            </w:r>
          </w:p>
        </w:tc>
        <w:tc>
          <w:tcPr>
            <w:tcW w:w="2338" w:type="dxa"/>
          </w:tcPr>
          <w:p w14:paraId="3C6868D7" w14:textId="4E47B09C" w:rsidR="00D6755F" w:rsidRDefault="00D6755F" w:rsidP="0037585F">
            <w:pPr>
              <w:spacing w:line="480" w:lineRule="auto"/>
            </w:pPr>
            <w:r>
              <w:t>0.</w:t>
            </w:r>
            <w:r w:rsidR="00087FFA">
              <w:t>0</w:t>
            </w:r>
            <w:r w:rsidR="00E93F21">
              <w:t>76</w:t>
            </w:r>
            <w:r w:rsidR="004E7801">
              <w:t>63</w:t>
            </w:r>
          </w:p>
        </w:tc>
        <w:tc>
          <w:tcPr>
            <w:tcW w:w="2338" w:type="dxa"/>
          </w:tcPr>
          <w:p w14:paraId="0C8ACF15" w14:textId="5C6471A0" w:rsidR="00D6755F" w:rsidRDefault="004E7801" w:rsidP="0037585F">
            <w:pPr>
              <w:spacing w:line="480" w:lineRule="auto"/>
            </w:pPr>
            <w:r>
              <w:t>1.1</w:t>
            </w:r>
            <w:r w:rsidR="00087FFA">
              <w:t>e-</w:t>
            </w:r>
            <w:r>
              <w:t>7</w:t>
            </w:r>
          </w:p>
        </w:tc>
      </w:tr>
      <w:tr w:rsidR="00967A53" w14:paraId="6502DE11" w14:textId="77777777" w:rsidTr="0037585F">
        <w:tc>
          <w:tcPr>
            <w:tcW w:w="2337" w:type="dxa"/>
          </w:tcPr>
          <w:p w14:paraId="470D9F81" w14:textId="3E6E2223" w:rsidR="00967A53" w:rsidRDefault="00967A53" w:rsidP="0037585F">
            <w:pPr>
              <w:spacing w:line="480" w:lineRule="auto"/>
            </w:pPr>
            <w:r>
              <w:t xml:space="preserve">Max </w:t>
            </w:r>
            <w:r w:rsidR="00162C02">
              <w:t>t</w:t>
            </w:r>
            <w:r>
              <w:t>emp</w:t>
            </w:r>
          </w:p>
        </w:tc>
        <w:tc>
          <w:tcPr>
            <w:tcW w:w="2337" w:type="dxa"/>
          </w:tcPr>
          <w:p w14:paraId="70ACE3B0" w14:textId="044FA43F" w:rsidR="00967A53" w:rsidRDefault="00967A53" w:rsidP="0037585F">
            <w:pPr>
              <w:spacing w:line="480" w:lineRule="auto"/>
            </w:pPr>
            <w:r>
              <w:t>-0.</w:t>
            </w:r>
            <w:r w:rsidR="00E93F21">
              <w:t>168</w:t>
            </w:r>
            <w:r w:rsidR="004E7801">
              <w:t>89</w:t>
            </w:r>
          </w:p>
        </w:tc>
        <w:tc>
          <w:tcPr>
            <w:tcW w:w="2338" w:type="dxa"/>
          </w:tcPr>
          <w:p w14:paraId="33A7D03F" w14:textId="387D3A0E" w:rsidR="00967A53" w:rsidRDefault="00967A53" w:rsidP="0037585F">
            <w:pPr>
              <w:spacing w:line="480" w:lineRule="auto"/>
            </w:pPr>
            <w:r>
              <w:t>0.</w:t>
            </w:r>
            <w:r w:rsidR="00087FFA">
              <w:t>07</w:t>
            </w:r>
            <w:r w:rsidR="00E93F21">
              <w:t>2</w:t>
            </w:r>
            <w:r w:rsidR="004E7801">
              <w:t>26</w:t>
            </w:r>
          </w:p>
        </w:tc>
        <w:tc>
          <w:tcPr>
            <w:tcW w:w="2338" w:type="dxa"/>
          </w:tcPr>
          <w:p w14:paraId="47ECDDB9" w14:textId="18076343" w:rsidR="00967A53" w:rsidRDefault="00967A53" w:rsidP="0037585F">
            <w:pPr>
              <w:spacing w:line="480" w:lineRule="auto"/>
            </w:pPr>
            <w:r>
              <w:t>0.</w:t>
            </w:r>
            <w:r w:rsidR="00E93F21">
              <w:t>019</w:t>
            </w:r>
            <w:r w:rsidR="004E7801">
              <w:t>42</w:t>
            </w:r>
          </w:p>
        </w:tc>
      </w:tr>
      <w:tr w:rsidR="00967A53" w14:paraId="398B8A97" w14:textId="77777777" w:rsidTr="0037585F">
        <w:tc>
          <w:tcPr>
            <w:tcW w:w="2337" w:type="dxa"/>
          </w:tcPr>
          <w:p w14:paraId="3A0E268A" w14:textId="52E896F9" w:rsidR="00967A53" w:rsidRDefault="00967A53" w:rsidP="0037585F">
            <w:pPr>
              <w:spacing w:line="480" w:lineRule="auto"/>
            </w:pPr>
            <w:r>
              <w:t xml:space="preserve">Snow </w:t>
            </w:r>
            <w:r w:rsidR="00162C02">
              <w:t>d</w:t>
            </w:r>
            <w:r>
              <w:t>epth</w:t>
            </w:r>
          </w:p>
        </w:tc>
        <w:tc>
          <w:tcPr>
            <w:tcW w:w="2337" w:type="dxa"/>
          </w:tcPr>
          <w:p w14:paraId="4BE95958" w14:textId="2629FD4F" w:rsidR="00967A53" w:rsidRDefault="00967A53" w:rsidP="0037585F">
            <w:pPr>
              <w:spacing w:line="480" w:lineRule="auto"/>
            </w:pPr>
            <w:r>
              <w:t>0.</w:t>
            </w:r>
            <w:r w:rsidR="00E93F21">
              <w:t>29</w:t>
            </w:r>
            <w:r w:rsidR="004E7801">
              <w:t>086</w:t>
            </w:r>
          </w:p>
        </w:tc>
        <w:tc>
          <w:tcPr>
            <w:tcW w:w="2338" w:type="dxa"/>
          </w:tcPr>
          <w:p w14:paraId="52155D4F" w14:textId="3728EA8D" w:rsidR="00967A53" w:rsidRDefault="00967A53" w:rsidP="0037585F">
            <w:pPr>
              <w:spacing w:line="480" w:lineRule="auto"/>
            </w:pPr>
            <w:r>
              <w:t>0.</w:t>
            </w:r>
            <w:r w:rsidR="00087FFA">
              <w:t>0</w:t>
            </w:r>
            <w:r w:rsidR="00E93F21">
              <w:t>89</w:t>
            </w:r>
            <w:r w:rsidR="004E7801">
              <w:t>2</w:t>
            </w:r>
          </w:p>
        </w:tc>
        <w:tc>
          <w:tcPr>
            <w:tcW w:w="2338" w:type="dxa"/>
          </w:tcPr>
          <w:p w14:paraId="18A97F76" w14:textId="57135777" w:rsidR="00967A53" w:rsidRDefault="00967A53" w:rsidP="0037585F">
            <w:pPr>
              <w:spacing w:line="480" w:lineRule="auto"/>
            </w:pPr>
            <w:r>
              <w:t>0.</w:t>
            </w:r>
            <w:r w:rsidR="00EF50DE">
              <w:t>0</w:t>
            </w:r>
            <w:r w:rsidR="00E93F21">
              <w:t>01</w:t>
            </w:r>
            <w:r w:rsidR="004E7801">
              <w:t>11</w:t>
            </w:r>
          </w:p>
        </w:tc>
      </w:tr>
      <w:tr w:rsidR="00CA37B7" w14:paraId="53F45F39" w14:textId="77777777" w:rsidTr="0037585F">
        <w:tc>
          <w:tcPr>
            <w:tcW w:w="2337" w:type="dxa"/>
          </w:tcPr>
          <w:p w14:paraId="451A9CA0" w14:textId="1B799777" w:rsidR="00CA37B7" w:rsidRDefault="00087FFA" w:rsidP="0037585F">
            <w:pPr>
              <w:spacing w:line="480" w:lineRule="auto"/>
            </w:pPr>
            <w:r>
              <w:t>Visit kill</w:t>
            </w:r>
            <w:r w:rsidR="00267741">
              <w:t xml:space="preserve"> </w:t>
            </w:r>
            <w:r>
              <w:t>*</w:t>
            </w:r>
            <w:r w:rsidR="00267741">
              <w:t xml:space="preserve"> </w:t>
            </w:r>
            <w:r>
              <w:t>Hunting biomass</w:t>
            </w:r>
          </w:p>
        </w:tc>
        <w:tc>
          <w:tcPr>
            <w:tcW w:w="2337" w:type="dxa"/>
          </w:tcPr>
          <w:p w14:paraId="28F79026" w14:textId="63B7B115" w:rsidR="00CA37B7" w:rsidRDefault="00087FFA" w:rsidP="0037585F">
            <w:pPr>
              <w:spacing w:line="480" w:lineRule="auto"/>
            </w:pPr>
            <w:r>
              <w:t>-0.</w:t>
            </w:r>
            <w:r w:rsidR="004E7801">
              <w:t>61927</w:t>
            </w:r>
          </w:p>
        </w:tc>
        <w:tc>
          <w:tcPr>
            <w:tcW w:w="2338" w:type="dxa"/>
          </w:tcPr>
          <w:p w14:paraId="3C61DC78" w14:textId="24A7DCA4" w:rsidR="00CA37B7" w:rsidRDefault="00087FFA" w:rsidP="0037585F">
            <w:pPr>
              <w:spacing w:line="480" w:lineRule="auto"/>
            </w:pPr>
            <w:r>
              <w:t>0.3</w:t>
            </w:r>
            <w:r w:rsidR="004E7801">
              <w:t>5461</w:t>
            </w:r>
          </w:p>
        </w:tc>
        <w:tc>
          <w:tcPr>
            <w:tcW w:w="2338" w:type="dxa"/>
          </w:tcPr>
          <w:p w14:paraId="1153B932" w14:textId="435D13DF" w:rsidR="00CA37B7" w:rsidRDefault="00087FFA" w:rsidP="0037585F">
            <w:pPr>
              <w:spacing w:line="480" w:lineRule="auto"/>
            </w:pPr>
            <w:r>
              <w:t>0.0</w:t>
            </w:r>
            <w:r w:rsidR="004E7801">
              <w:t>8075</w:t>
            </w:r>
          </w:p>
        </w:tc>
      </w:tr>
    </w:tbl>
    <w:p w14:paraId="64715BE0" w14:textId="77777777" w:rsidR="002716ED" w:rsidRDefault="002716ED" w:rsidP="002716ED">
      <w:pPr>
        <w:spacing w:line="480" w:lineRule="auto"/>
      </w:pPr>
    </w:p>
    <w:p w14:paraId="30D870B3" w14:textId="77777777" w:rsidR="00BD1086" w:rsidRDefault="00BD1086">
      <w:r>
        <w:br w:type="page"/>
      </w:r>
    </w:p>
    <w:p w14:paraId="33F7ECAF" w14:textId="27472623" w:rsidR="00487FF2" w:rsidRDefault="005F161B" w:rsidP="00BA0A3B">
      <w:pPr>
        <w:spacing w:line="480" w:lineRule="auto"/>
      </w:pPr>
      <w:r>
        <w:rPr>
          <w:noProof/>
        </w:rPr>
        <w:lastRenderedPageBreak/>
        <w:drawing>
          <wp:inline distT="0" distB="0" distL="0" distR="0" wp14:anchorId="7D5F36A5" wp14:editId="5297DEB2">
            <wp:extent cx="5943600" cy="4638675"/>
            <wp:effectExtent l="0" t="0" r="0" b="9525"/>
            <wp:docPr id="76085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638675"/>
                    </a:xfrm>
                    <a:prstGeom prst="rect">
                      <a:avLst/>
                    </a:prstGeom>
                    <a:noFill/>
                    <a:ln>
                      <a:noFill/>
                    </a:ln>
                  </pic:spPr>
                </pic:pic>
              </a:graphicData>
            </a:graphic>
          </wp:inline>
        </w:drawing>
      </w:r>
    </w:p>
    <w:p w14:paraId="398DD7D3" w14:textId="05607BA9" w:rsidR="00827818" w:rsidRDefault="00827818" w:rsidP="00BA0A3B">
      <w:pPr>
        <w:spacing w:line="480" w:lineRule="auto"/>
      </w:pPr>
      <w:r>
        <w:t>Figure 4. Bootstrapped</w:t>
      </w:r>
      <w:r w:rsidR="007F39E4">
        <w:t xml:space="preserve"> 95%</w:t>
      </w:r>
      <w:r>
        <w:t xml:space="preserve"> confidence intervals for model parameters from the </w:t>
      </w:r>
      <w:r w:rsidR="002324CE">
        <w:t>territory</w:t>
      </w:r>
      <w:r>
        <w:t xml:space="preserve"> model showing probability of</w:t>
      </w:r>
      <w:r w:rsidR="00531F60">
        <w:t xml:space="preserve"> ravens</w:t>
      </w:r>
      <w:r>
        <w:t xml:space="preserve"> leaving their territor</w:t>
      </w:r>
      <w:r w:rsidR="00531F60">
        <w:t>y</w:t>
      </w:r>
      <w:r>
        <w:t xml:space="preserve">. </w:t>
      </w:r>
      <w:r w:rsidR="00BC73AD">
        <w:t xml:space="preserve">Values are back transformed </w:t>
      </w:r>
      <w:r w:rsidR="00272166">
        <w:t>to the</w:t>
      </w:r>
      <w:r w:rsidR="00BC73AD">
        <w:t xml:space="preserve"> probability scale. </w:t>
      </w:r>
    </w:p>
    <w:p w14:paraId="095BEF06" w14:textId="589CE289" w:rsidR="00683CD8" w:rsidRDefault="005F161B" w:rsidP="00BA0A3B">
      <w:pPr>
        <w:spacing w:line="480" w:lineRule="auto"/>
      </w:pPr>
      <w:r>
        <w:rPr>
          <w:noProof/>
        </w:rPr>
        <w:lastRenderedPageBreak/>
        <w:drawing>
          <wp:inline distT="0" distB="0" distL="0" distR="0" wp14:anchorId="666D78A7" wp14:editId="5775ADE4">
            <wp:extent cx="5943600" cy="4638675"/>
            <wp:effectExtent l="0" t="0" r="0" b="9525"/>
            <wp:docPr id="1654023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638675"/>
                    </a:xfrm>
                    <a:prstGeom prst="rect">
                      <a:avLst/>
                    </a:prstGeom>
                    <a:noFill/>
                    <a:ln>
                      <a:noFill/>
                    </a:ln>
                  </pic:spPr>
                </pic:pic>
              </a:graphicData>
            </a:graphic>
          </wp:inline>
        </w:drawing>
      </w:r>
    </w:p>
    <w:p w14:paraId="5CD11639" w14:textId="4A4524E8" w:rsidR="00FD197A" w:rsidRDefault="00AC2A5C" w:rsidP="00BA0A3B">
      <w:pPr>
        <w:spacing w:line="480" w:lineRule="auto"/>
      </w:pPr>
      <w:r>
        <w:t xml:space="preserve">Figure 5. </w:t>
      </w:r>
      <w:r w:rsidR="00EA452E">
        <w:t>Bootstrapped p</w:t>
      </w:r>
      <w:r>
        <w:t>redicted probability</w:t>
      </w:r>
      <w:r w:rsidR="00E605D6">
        <w:t xml:space="preserve"> and 95% prediction intervals</w:t>
      </w:r>
      <w:r>
        <w:t xml:space="preserve"> of ravens leaving their territory based on active wolf kills within their territories and whether the timing of the </w:t>
      </w:r>
      <w:r w:rsidR="00721C8A">
        <w:t>hunting season.</w:t>
      </w:r>
      <w:r>
        <w:t xml:space="preserve"> </w:t>
      </w:r>
      <w:r w:rsidR="00AF47CC">
        <w:t>All other continuous scaled covariates are held at 0 and the study period was set to early.</w:t>
      </w:r>
    </w:p>
    <w:p w14:paraId="27820C18" w14:textId="68BE12DC" w:rsidR="00AC2A5C" w:rsidRDefault="004B4205" w:rsidP="00BA0A3B">
      <w:pPr>
        <w:spacing w:line="480" w:lineRule="auto"/>
      </w:pPr>
      <w:r>
        <w:rPr>
          <w:noProof/>
        </w:rPr>
        <w:lastRenderedPageBreak/>
        <w:drawing>
          <wp:inline distT="0" distB="0" distL="0" distR="0" wp14:anchorId="5B5C405A" wp14:editId="71E13BBF">
            <wp:extent cx="5953125" cy="5314950"/>
            <wp:effectExtent l="0" t="0" r="9525" b="0"/>
            <wp:docPr id="1998628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53125" cy="5314950"/>
                    </a:xfrm>
                    <a:prstGeom prst="rect">
                      <a:avLst/>
                    </a:prstGeom>
                    <a:noFill/>
                    <a:ln>
                      <a:noFill/>
                    </a:ln>
                  </pic:spPr>
                </pic:pic>
              </a:graphicData>
            </a:graphic>
          </wp:inline>
        </w:drawing>
      </w:r>
    </w:p>
    <w:p w14:paraId="3EEFD977" w14:textId="5D42B889" w:rsidR="00FD197A" w:rsidRDefault="00FD197A" w:rsidP="00BA0A3B">
      <w:pPr>
        <w:spacing w:line="480" w:lineRule="auto"/>
      </w:pPr>
      <w:r>
        <w:t>Figure 6. Bootstrapped</w:t>
      </w:r>
      <w:r w:rsidR="000F29D1">
        <w:t xml:space="preserve"> 95%</w:t>
      </w:r>
      <w:r>
        <w:t xml:space="preserve"> confidence intervals for model parameters from the </w:t>
      </w:r>
      <w:r w:rsidR="001F488B">
        <w:t>hunting model sh</w:t>
      </w:r>
      <w:r>
        <w:t>owing probability of ravens visiting the hunting regions when they choose to leave their territory.</w:t>
      </w:r>
      <w:r w:rsidR="00A02B83">
        <w:t xml:space="preserve"> Values </w:t>
      </w:r>
      <w:r w:rsidR="00260FCB">
        <w:t>are</w:t>
      </w:r>
      <w:r w:rsidR="00A02B83">
        <w:t xml:space="preserve"> </w:t>
      </w:r>
      <w:r w:rsidR="00260FCB">
        <w:t xml:space="preserve">back </w:t>
      </w:r>
      <w:r w:rsidR="00A02B83">
        <w:t xml:space="preserve">transformed to the probability scale. </w:t>
      </w:r>
    </w:p>
    <w:p w14:paraId="16B854B0" w14:textId="77A75DE8" w:rsidR="00FD197A" w:rsidRDefault="004B4205" w:rsidP="00BA0A3B">
      <w:pPr>
        <w:spacing w:line="480" w:lineRule="auto"/>
      </w:pPr>
      <w:r>
        <w:rPr>
          <w:noProof/>
        </w:rPr>
        <w:lastRenderedPageBreak/>
        <w:drawing>
          <wp:inline distT="0" distB="0" distL="0" distR="0" wp14:anchorId="349387F4" wp14:editId="0DFB2AD8">
            <wp:extent cx="5953125" cy="5314950"/>
            <wp:effectExtent l="0" t="0" r="9525" b="0"/>
            <wp:docPr id="13999846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53125" cy="5314950"/>
                    </a:xfrm>
                    <a:prstGeom prst="rect">
                      <a:avLst/>
                    </a:prstGeom>
                    <a:noFill/>
                    <a:ln>
                      <a:noFill/>
                    </a:ln>
                  </pic:spPr>
                </pic:pic>
              </a:graphicData>
            </a:graphic>
          </wp:inline>
        </w:drawing>
      </w:r>
    </w:p>
    <w:p w14:paraId="1DF756C0" w14:textId="116AF21B" w:rsidR="00575067" w:rsidRDefault="00575067" w:rsidP="00575067">
      <w:pPr>
        <w:spacing w:line="480" w:lineRule="auto"/>
      </w:pPr>
      <w:r>
        <w:t>Figure 7. Bootstrapped predicted probability</w:t>
      </w:r>
      <w:r w:rsidR="009D2C41">
        <w:t xml:space="preserve"> and 95% prediction intervals</w:t>
      </w:r>
      <w:r>
        <w:t xml:space="preserve"> of ravens </w:t>
      </w:r>
      <w:r w:rsidR="00B61522">
        <w:t xml:space="preserve">visiting the hunting </w:t>
      </w:r>
      <w:r w:rsidR="00524D16">
        <w:t xml:space="preserve">regions based on </w:t>
      </w:r>
      <w:r>
        <w:t>the timing of the hunting season</w:t>
      </w:r>
      <w:r w:rsidR="00B61522">
        <w:t xml:space="preserve"> and whether they located a wolf kill after leaving their territory</w:t>
      </w:r>
      <w:r>
        <w:t xml:space="preserve">. </w:t>
      </w:r>
      <w:r w:rsidR="00F40C70">
        <w:t xml:space="preserve">All other continuous </w:t>
      </w:r>
      <w:r w:rsidR="00A91F46">
        <w:t xml:space="preserve">scaled </w:t>
      </w:r>
      <w:r w:rsidR="00F40C70">
        <w:t>covariates are held at 0.</w:t>
      </w:r>
    </w:p>
    <w:p w14:paraId="08D6C24D" w14:textId="6BF802EE" w:rsidR="0008367A" w:rsidRDefault="0008367A">
      <w:r>
        <w:br w:type="page"/>
      </w:r>
    </w:p>
    <w:p w14:paraId="24954A84" w14:textId="574BA3D8" w:rsidR="00575067" w:rsidRDefault="0008367A" w:rsidP="00BA0A3B">
      <w:pPr>
        <w:spacing w:line="480" w:lineRule="auto"/>
      </w:pPr>
      <w:r>
        <w:rPr>
          <w:noProof/>
        </w:rPr>
        <w:lastRenderedPageBreak/>
        <w:drawing>
          <wp:inline distT="0" distB="0" distL="0" distR="0" wp14:anchorId="24A6572C" wp14:editId="1DF83D12">
            <wp:extent cx="5934075" cy="5657850"/>
            <wp:effectExtent l="0" t="0" r="9525" b="0"/>
            <wp:docPr id="12291751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075" cy="5657850"/>
                    </a:xfrm>
                    <a:prstGeom prst="rect">
                      <a:avLst/>
                    </a:prstGeom>
                    <a:noFill/>
                    <a:ln>
                      <a:noFill/>
                    </a:ln>
                  </pic:spPr>
                </pic:pic>
              </a:graphicData>
            </a:graphic>
          </wp:inline>
        </w:drawing>
      </w:r>
    </w:p>
    <w:p w14:paraId="468B88FE" w14:textId="17FE87EB" w:rsidR="0008367A" w:rsidRDefault="0008367A" w:rsidP="0008367A">
      <w:pPr>
        <w:spacing w:line="480" w:lineRule="auto"/>
      </w:pPr>
      <w:r>
        <w:t xml:space="preserve">Figure 8. Bootstrapped predicted probability and 95% prediction intervals of ravens visiting the hunting regions based on </w:t>
      </w:r>
      <w:r w:rsidR="00976D80">
        <w:t>snow depth and</w:t>
      </w:r>
      <w:r>
        <w:t xml:space="preserve"> whether they located a wolf kill after leaving their territory. All other continuous scaled covariates are held at 0</w:t>
      </w:r>
      <w:r w:rsidR="00504242">
        <w:t xml:space="preserve"> and hunting season was set to true</w:t>
      </w:r>
      <w:r>
        <w:t>.</w:t>
      </w:r>
    </w:p>
    <w:p w14:paraId="0AE018AD" w14:textId="77777777" w:rsidR="0008367A" w:rsidRDefault="0008367A" w:rsidP="00BA0A3B">
      <w:pPr>
        <w:spacing w:line="480" w:lineRule="auto"/>
      </w:pPr>
    </w:p>
    <w:sectPr w:rsidR="0008367A" w:rsidSect="00BC5679">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1" w:author="John M. Marzluff" w:date="2026-02-03T13:55:00Z" w:initials="JM">
    <w:p w14:paraId="73C83C1C" w14:textId="77777777" w:rsidR="009A45C3" w:rsidRDefault="009A45C3" w:rsidP="009A45C3">
      <w:r>
        <w:rPr>
          <w:rStyle w:val="CommentReference"/>
        </w:rPr>
        <w:annotationRef/>
      </w:r>
      <w:r>
        <w:rPr>
          <w:sz w:val="20"/>
          <w:szCs w:val="20"/>
        </w:rPr>
        <w:t>not sure my rewrite matches these refs, but i think you want to set up the decision space like this.</w:t>
      </w:r>
    </w:p>
  </w:comment>
  <w:comment w:id="117" w:author="Cameron Ho" w:date="2026-01-30T18:20:00Z" w:initials="CH">
    <w:p w14:paraId="0515E4BC" w14:textId="77777777" w:rsidR="00414B8F" w:rsidRDefault="00414B8F" w:rsidP="00414B8F">
      <w:pPr>
        <w:pStyle w:val="CommentText"/>
      </w:pPr>
      <w:r>
        <w:rPr>
          <w:rStyle w:val="CommentReference"/>
        </w:rPr>
        <w:annotationRef/>
      </w:r>
      <w:r>
        <w:t>Im aware, zotero formatting</w:t>
      </w:r>
    </w:p>
  </w:comment>
  <w:comment w:id="172" w:author="John M. Marzluff" w:date="2026-02-03T14:26:00Z" w:initials="JM">
    <w:p w14:paraId="79ACE555" w14:textId="77777777" w:rsidR="001A044D" w:rsidRDefault="001A044D" w:rsidP="001A044D">
      <w:r>
        <w:rPr>
          <w:rStyle w:val="CommentReference"/>
        </w:rPr>
        <w:annotationRef/>
      </w:r>
      <w:r>
        <w:rPr>
          <w:sz w:val="20"/>
          <w:szCs w:val="20"/>
        </w:rPr>
        <w:t>rerwrite rest of paragraph and all paper in active voice....</w:t>
      </w:r>
    </w:p>
  </w:comment>
  <w:comment w:id="213" w:author="John M. Marzluff" w:date="2026-02-03T14:27:00Z" w:initials="JM">
    <w:p w14:paraId="00DC319F" w14:textId="77777777" w:rsidR="001A044D" w:rsidRDefault="001A044D" w:rsidP="001A044D">
      <w:r>
        <w:rPr>
          <w:rStyle w:val="CommentReference"/>
        </w:rPr>
        <w:annotationRef/>
      </w:r>
      <w:r>
        <w:rPr>
          <w:sz w:val="20"/>
          <w:szCs w:val="20"/>
        </w:rPr>
        <w:t>give exact number</w:t>
      </w:r>
    </w:p>
  </w:comment>
  <w:comment w:id="240" w:author="Cameron Ho" w:date="2026-01-28T11:32:00Z" w:initials="CH">
    <w:p w14:paraId="15E4EDF4" w14:textId="77777777" w:rsidR="00E4696B" w:rsidRDefault="00E4696B" w:rsidP="00E4696B">
      <w:pPr>
        <w:pStyle w:val="CommentText"/>
      </w:pPr>
      <w:r>
        <w:rPr>
          <w:rStyle w:val="CommentReference"/>
        </w:rPr>
        <w:annotationRef/>
      </w:r>
      <w:r>
        <w:t>Include citation in bib</w:t>
      </w:r>
    </w:p>
  </w:comment>
  <w:comment w:id="242" w:author="Cameron Ho" w:date="2026-01-28T11:18:00Z" w:initials="CH">
    <w:p w14:paraId="71ED359B" w14:textId="1D8AB242" w:rsidR="00267C1E" w:rsidRDefault="00267C1E" w:rsidP="00267C1E">
      <w:pPr>
        <w:pStyle w:val="CommentText"/>
      </w:pPr>
      <w:r>
        <w:rPr>
          <w:rStyle w:val="CommentReference"/>
        </w:rPr>
        <w:annotationRef/>
      </w:r>
      <w:r>
        <w:t>Average number of days ravens show up after wolves leave the carcass during my observations of wolf kills was 1.2 days (1.08 sd). Im rounding down since I tried both versions and 2 days had a much weaker effect.</w:t>
      </w:r>
    </w:p>
  </w:comment>
  <w:comment w:id="255" w:author="Cameron Ho" w:date="2026-01-30T18:37:00Z" w:initials="CH">
    <w:p w14:paraId="18CC69F4" w14:textId="77777777" w:rsidR="00644437" w:rsidRDefault="00644437" w:rsidP="00644437">
      <w:pPr>
        <w:pStyle w:val="CommentText"/>
      </w:pPr>
      <w:r>
        <w:rPr>
          <w:rStyle w:val="CommentReference"/>
        </w:rPr>
        <w:annotationRef/>
      </w:r>
      <w:r>
        <w:t xml:space="preserve">Before, one of you asked me why I wasn’t also using cougar kills. So I threw this in. </w:t>
      </w:r>
    </w:p>
  </w:comment>
  <w:comment w:id="256" w:author="John M. Marzluff" w:date="2026-02-03T14:32:00Z" w:initials="JM">
    <w:p w14:paraId="358BA685" w14:textId="77777777" w:rsidR="00DB61F3" w:rsidRDefault="00DB61F3" w:rsidP="00DB61F3">
      <w:r>
        <w:rPr>
          <w:rStyle w:val="CommentReference"/>
        </w:rPr>
        <w:annotationRef/>
      </w:r>
      <w:r>
        <w:rPr>
          <w:sz w:val="20"/>
          <w:szCs w:val="20"/>
        </w:rPr>
        <w:t>no me, but ok</w:t>
      </w:r>
    </w:p>
  </w:comment>
  <w:comment w:id="257" w:author="Cameron Ho" w:date="2025-10-17T19:12:00Z" w:initials="CH">
    <w:p w14:paraId="2B76E617" w14:textId="75A709F5" w:rsidR="00ED1012" w:rsidRDefault="00ED1012" w:rsidP="00ED1012">
      <w:pPr>
        <w:pStyle w:val="CommentText"/>
      </w:pPr>
      <w:r>
        <w:rPr>
          <w:rStyle w:val="CommentReference"/>
        </w:rPr>
        <w:annotationRef/>
      </w:r>
      <w:r>
        <w:t>Unpublished data from the Ho et al. or if something from Matthias and the raven GPs vs predator GPS paper</w:t>
      </w:r>
    </w:p>
  </w:comment>
  <w:comment w:id="278" w:author="Cameron Ho" w:date="2026-01-31T10:32:00Z" w:initials="CH">
    <w:p w14:paraId="3FE05EA9" w14:textId="77777777" w:rsidR="00952858" w:rsidRDefault="00952858" w:rsidP="00952858">
      <w:pPr>
        <w:pStyle w:val="CommentText"/>
      </w:pPr>
      <w:r>
        <w:rPr>
          <w:rStyle w:val="CommentReference"/>
        </w:rPr>
        <w:annotationRef/>
      </w:r>
      <w:r>
        <w:t>Alternatively we can say this year had no bison hunting at all</w:t>
      </w:r>
    </w:p>
  </w:comment>
  <w:comment w:id="293" w:author="Cameron Ho" w:date="2025-10-17T19:18:00Z" w:initials="CH">
    <w:p w14:paraId="0240B381" w14:textId="2F9AE91D" w:rsidR="006C3AC1" w:rsidRDefault="00BA7CE9" w:rsidP="006C3AC1">
      <w:pPr>
        <w:pStyle w:val="CommentText"/>
      </w:pPr>
      <w:r>
        <w:rPr>
          <w:rStyle w:val="CommentReference"/>
        </w:rPr>
        <w:annotationRef/>
      </w:r>
      <w:r w:rsidR="006C3AC1">
        <w:t>Is this fine? Or should I include 314 as well?</w:t>
      </w:r>
    </w:p>
  </w:comment>
  <w:comment w:id="306" w:author="John M. Marzluff" w:date="2026-02-03T14:45:00Z" w:initials="JM">
    <w:p w14:paraId="3FBF932E" w14:textId="77777777" w:rsidR="00DD3A5C" w:rsidRDefault="00DD3A5C" w:rsidP="00DD3A5C">
      <w:r>
        <w:rPr>
          <w:rStyle w:val="CommentReference"/>
        </w:rPr>
        <w:annotationRef/>
      </w:r>
      <w:r>
        <w:rPr>
          <w:sz w:val="20"/>
          <w:szCs w:val="20"/>
        </w:rPr>
        <w:t>you have reverted to passive voice going forward a bit..clean it up</w:t>
      </w:r>
    </w:p>
  </w:comment>
  <w:comment w:id="308" w:author="Cameron Ho" w:date="2026-01-28T11:37:00Z" w:initials="CH">
    <w:p w14:paraId="43C12D61" w14:textId="77777777" w:rsidR="00200ABD" w:rsidRDefault="008D6E93" w:rsidP="00200ABD">
      <w:pPr>
        <w:pStyle w:val="CommentText"/>
      </w:pPr>
      <w:r>
        <w:rPr>
          <w:rStyle w:val="CommentReference"/>
        </w:rPr>
        <w:annotationRef/>
      </w:r>
      <w:r w:rsidR="00200ABD">
        <w:t>There are also protections for bull elk, but unlike deer some tags are given still. Because I can’t determine how many tags are given each year it is hard to say how large the decrease in take is since it will be lower, but won’t be 0</w:t>
      </w:r>
    </w:p>
  </w:comment>
  <w:comment w:id="312" w:author="Cameron Ho" w:date="2026-01-30T11:44:00Z" w:initials="CH">
    <w:p w14:paraId="01728E70" w14:textId="77777777" w:rsidR="00475DB8" w:rsidRDefault="00475DB8" w:rsidP="00475DB8">
      <w:pPr>
        <w:pStyle w:val="CommentText"/>
      </w:pPr>
      <w:r>
        <w:rPr>
          <w:rStyle w:val="CommentReference"/>
        </w:rPr>
        <w:annotationRef/>
      </w:r>
      <w:r>
        <w:t>Fix citation when I don’t need Zotero anymore</w:t>
      </w:r>
    </w:p>
  </w:comment>
  <w:comment w:id="313" w:author="Cameron Ho" w:date="2026-01-30T11:49:00Z" w:initials="CH">
    <w:p w14:paraId="595D0579" w14:textId="77777777" w:rsidR="00E75A43" w:rsidRDefault="0052639E" w:rsidP="00E75A43">
      <w:pPr>
        <w:pStyle w:val="CommentText"/>
      </w:pPr>
      <w:r>
        <w:rPr>
          <w:rStyle w:val="CommentReference"/>
        </w:rPr>
        <w:annotationRef/>
      </w:r>
      <w:r w:rsidR="00E75A43">
        <w:t xml:space="preserve">Model results change when not including the rollover.  </w:t>
      </w:r>
    </w:p>
    <w:p w14:paraId="60A7C933" w14:textId="77777777" w:rsidR="00E75A43" w:rsidRDefault="00E75A43" w:rsidP="00E75A43">
      <w:pPr>
        <w:pStyle w:val="CommentText"/>
      </w:pPr>
    </w:p>
    <w:p w14:paraId="1FDE85FE" w14:textId="77777777" w:rsidR="00E75A43" w:rsidRDefault="00E75A43" w:rsidP="00E75A43">
      <w:pPr>
        <w:pStyle w:val="CommentText"/>
      </w:pPr>
      <w:r>
        <w:t xml:space="preserve">Part1: both hunting biomass and hunting season are significant  </w:t>
      </w:r>
    </w:p>
    <w:p w14:paraId="36C71A4B" w14:textId="77777777" w:rsidR="00E75A43" w:rsidRDefault="00E75A43" w:rsidP="00E75A43">
      <w:pPr>
        <w:pStyle w:val="CommentText"/>
      </w:pPr>
      <w:r>
        <w:t xml:space="preserve">I think this version isn’t good though. It has the hunting season effect being negative so that ravens are less likely to go to the hunting area during the hunting season.  </w:t>
      </w:r>
    </w:p>
    <w:p w14:paraId="0A43FA3A" w14:textId="77777777" w:rsidR="00E75A43" w:rsidRDefault="00E75A43" w:rsidP="00E75A43">
      <w:pPr>
        <w:pStyle w:val="CommentText"/>
      </w:pPr>
      <w:r>
        <w:t>Plus, of course biomass carries over between days. Its just a matter of deciding by how much.</w:t>
      </w:r>
    </w:p>
  </w:comment>
  <w:comment w:id="314" w:author="John M. Marzluff" w:date="2026-02-03T14:51:00Z" w:initials="JM">
    <w:p w14:paraId="38549234" w14:textId="77777777" w:rsidR="007436C6" w:rsidRDefault="007436C6" w:rsidP="007436C6">
      <w:r>
        <w:rPr>
          <w:rStyle w:val="CommentReference"/>
        </w:rPr>
        <w:annotationRef/>
      </w:r>
      <w:r>
        <w:rPr>
          <w:sz w:val="20"/>
          <w:szCs w:val="20"/>
        </w:rPr>
        <w:t>makes sense for bison, but little to carry over for a deer. your mutipliers take that into account, so i'm ok with it</w:t>
      </w:r>
    </w:p>
  </w:comment>
  <w:comment w:id="315" w:author="Cameron Ho" w:date="2025-10-17T20:51:00Z" w:initials="CH">
    <w:p w14:paraId="03E6AA84" w14:textId="77777777" w:rsidR="00A46821" w:rsidRDefault="00A46821" w:rsidP="00A46821">
      <w:pPr>
        <w:pStyle w:val="CommentText"/>
      </w:pPr>
      <w:r>
        <w:rPr>
          <w:rStyle w:val="CommentReference"/>
        </w:rPr>
        <w:annotationRef/>
      </w:r>
      <w:r>
        <w:t xml:space="preserve">Development Core Team, R. (2021). R: a language and environment for statistical computing (Vienna, Austria: R Foundation for Statistical Computing). Available at: </w:t>
      </w:r>
      <w:hyperlink r:id="rId1" w:history="1">
        <w:r w:rsidRPr="00102BFF">
          <w:rPr>
            <w:rStyle w:val="Hyperlink"/>
          </w:rPr>
          <w:t>https://www.R-project.org/</w:t>
        </w:r>
      </w:hyperlink>
      <w:r>
        <w:t>.</w:t>
      </w:r>
    </w:p>
  </w:comment>
  <w:comment w:id="317" w:author="Cameron Ho" w:date="2025-05-28T17:15:00Z" w:initials="CH">
    <w:p w14:paraId="43284825" w14:textId="77777777" w:rsidR="00A46821" w:rsidRDefault="00A46821" w:rsidP="00A46821">
      <w:pPr>
        <w:pStyle w:val="CommentText"/>
      </w:pPr>
      <w:r>
        <w:rPr>
          <w:rStyle w:val="CommentReference"/>
        </w:rPr>
        <w:annotationRef/>
      </w:r>
      <w:r>
        <w:t>Maybe use a short time span so that there is less chance of capturing movements after nesting failure</w:t>
      </w:r>
    </w:p>
  </w:comment>
  <w:comment w:id="319" w:author="Cameron Ho" w:date="2026-01-30T18:41:00Z" w:initials="CH">
    <w:p w14:paraId="049C0B3D" w14:textId="77777777" w:rsidR="00E7202C" w:rsidRDefault="00E7202C" w:rsidP="00E7202C">
      <w:pPr>
        <w:pStyle w:val="CommentText"/>
      </w:pPr>
      <w:r>
        <w:rPr>
          <w:rStyle w:val="CommentReference"/>
        </w:rPr>
        <w:annotationRef/>
      </w:r>
      <w:r>
        <w:t>I can throw in the 100% mcp map in supplemental. It has some of those interior birds having polygons that extend to gardiner</w:t>
      </w:r>
    </w:p>
  </w:comment>
  <w:comment w:id="352" w:author="Cameron Ho" w:date="2026-01-30T18:57:00Z" w:initials="CH">
    <w:p w14:paraId="22205642" w14:textId="77777777" w:rsidR="000977F3" w:rsidRDefault="00474798" w:rsidP="000977F3">
      <w:pPr>
        <w:pStyle w:val="CommentText"/>
      </w:pPr>
      <w:r>
        <w:rPr>
          <w:rStyle w:val="CommentReference"/>
        </w:rPr>
        <w:annotationRef/>
      </w:r>
      <w:r w:rsidR="000977F3">
        <w:t>I don’t know about this one.</w:t>
      </w:r>
    </w:p>
    <w:p w14:paraId="4D99E99C" w14:textId="77777777" w:rsidR="000977F3" w:rsidRDefault="000977F3" w:rsidP="000977F3">
      <w:pPr>
        <w:pStyle w:val="CommentText"/>
      </w:pPr>
    </w:p>
    <w:p w14:paraId="24A3D207" w14:textId="77777777" w:rsidR="000977F3" w:rsidRDefault="000977F3" w:rsidP="000977F3">
      <w:pPr>
        <w:pStyle w:val="CommentText"/>
      </w:pPr>
      <w:r>
        <w:t>At the 1 hour fix rate, 5 hours covers half of the day in march and almost all daylight hours in december.</w:t>
      </w:r>
    </w:p>
    <w:p w14:paraId="3BBD0D8A" w14:textId="77777777" w:rsidR="000977F3" w:rsidRDefault="000977F3" w:rsidP="000977F3">
      <w:pPr>
        <w:pStyle w:val="CommentText"/>
      </w:pPr>
    </w:p>
    <w:p w14:paraId="5EBD4D69" w14:textId="77777777" w:rsidR="000977F3" w:rsidRDefault="000977F3" w:rsidP="000977F3">
      <w:pPr>
        <w:pStyle w:val="CommentText"/>
      </w:pPr>
      <w:r>
        <w:t>Doubling it to 10 points doesn’t change the model results.</w:t>
      </w:r>
    </w:p>
    <w:p w14:paraId="1F4F8CAA" w14:textId="77777777" w:rsidR="000977F3" w:rsidRDefault="000977F3" w:rsidP="000977F3">
      <w:pPr>
        <w:pStyle w:val="CommentText"/>
      </w:pPr>
    </w:p>
    <w:p w14:paraId="27CA007A" w14:textId="77777777" w:rsidR="000977F3" w:rsidRDefault="000977F3" w:rsidP="000977F3">
      <w:pPr>
        <w:pStyle w:val="CommentText"/>
      </w:pPr>
      <w:r>
        <w:t>There is no good reasoning for the number though besides, I have to choose some number because only 1 point is a problem</w:t>
      </w:r>
    </w:p>
  </w:comment>
  <w:comment w:id="356" w:author="John M. Marzluff" w:date="2026-02-03T15:02:00Z" w:initials="JM">
    <w:p w14:paraId="59B84DF8" w14:textId="77777777" w:rsidR="006C263F" w:rsidRDefault="006C263F" w:rsidP="006C263F">
      <w:r>
        <w:rPr>
          <w:rStyle w:val="CommentReference"/>
        </w:rPr>
        <w:annotationRef/>
      </w:r>
      <w:r>
        <w:rPr>
          <w:sz w:val="20"/>
          <w:szCs w:val="20"/>
        </w:rPr>
        <w:t>passive voice</w:t>
      </w:r>
    </w:p>
  </w:comment>
  <w:comment w:id="379" w:author="Cameron Ho" w:date="2026-01-30T19:52:00Z" w:initials="CH">
    <w:p w14:paraId="535C4CC6" w14:textId="67590A1F" w:rsidR="001C48B6" w:rsidRDefault="001C48B6" w:rsidP="001C48B6">
      <w:pPr>
        <w:pStyle w:val="CommentText"/>
      </w:pPr>
      <w:r>
        <w:rPr>
          <w:rStyle w:val="CommentReference"/>
        </w:rPr>
        <w:annotationRef/>
      </w:r>
      <w:r>
        <w:t xml:space="preserve">For both models, I have to restrict it to this time periods because of the wolf kills. </w:t>
      </w:r>
    </w:p>
    <w:p w14:paraId="16FA30C2" w14:textId="77777777" w:rsidR="001C48B6" w:rsidRDefault="001C48B6" w:rsidP="001C48B6">
      <w:pPr>
        <w:pStyle w:val="CommentText"/>
      </w:pPr>
    </w:p>
    <w:p w14:paraId="172D3A60" w14:textId="77777777" w:rsidR="001C48B6" w:rsidRDefault="001C48B6" w:rsidP="001C48B6">
      <w:pPr>
        <w:pStyle w:val="CommentText"/>
      </w:pPr>
      <w:r>
        <w:t xml:space="preserve">But the covariate for study period is about nesting behavior. The hypothesis is that territory defense and nest building will keep ravens on territory, which would happen more in March since it is right before the active breeding season. </w:t>
      </w:r>
    </w:p>
    <w:p w14:paraId="3D253BAF" w14:textId="77777777" w:rsidR="001C48B6" w:rsidRDefault="001C48B6" w:rsidP="001C48B6">
      <w:pPr>
        <w:pStyle w:val="CommentText"/>
      </w:pPr>
    </w:p>
    <w:p w14:paraId="24C6D939" w14:textId="77777777" w:rsidR="001C48B6" w:rsidRDefault="001C48B6" w:rsidP="001C48B6">
      <w:pPr>
        <w:pStyle w:val="CommentText"/>
      </w:pPr>
      <w:r>
        <w:t>The 2</w:t>
      </w:r>
      <w:r>
        <w:rPr>
          <w:vertAlign w:val="superscript"/>
        </w:rPr>
        <w:t>nd</w:t>
      </w:r>
      <w:r>
        <w:t xml:space="preserve"> model wont have this covariate since the raven has already left its territory</w:t>
      </w:r>
    </w:p>
  </w:comment>
  <w:comment w:id="408" w:author="Cameron Ho" w:date="2026-01-06T10:08:00Z" w:initials="CH">
    <w:p w14:paraId="705E33CE" w14:textId="46E86554" w:rsidR="00D57F0B" w:rsidRDefault="00D57F0B" w:rsidP="00D57F0B">
      <w:pPr>
        <w:pStyle w:val="CommentText"/>
      </w:pPr>
      <w:r>
        <w:rPr>
          <w:rStyle w:val="CommentReference"/>
        </w:rPr>
        <w:annotationRef/>
      </w:r>
      <w:r>
        <w:t>These numbers already exclude the 2 males</w:t>
      </w:r>
    </w:p>
  </w:comment>
  <w:comment w:id="418" w:author="John M. Marzluff" w:date="2026-02-03T15:19:00Z" w:initials="JM">
    <w:p w14:paraId="174A6271" w14:textId="77777777" w:rsidR="00F506D8" w:rsidRDefault="00F506D8" w:rsidP="00F506D8">
      <w:r>
        <w:rPr>
          <w:rStyle w:val="CommentReference"/>
        </w:rPr>
        <w:annotationRef/>
      </w:r>
      <w:r>
        <w:rPr>
          <w:sz w:val="20"/>
          <w:szCs w:val="20"/>
        </w:rPr>
        <w:t>can you add by how much?</w:t>
      </w:r>
    </w:p>
  </w:comment>
  <w:comment w:id="428" w:author="Cameron Ho" w:date="2026-01-31T14:57:00Z" w:initials="CH">
    <w:p w14:paraId="5F3342A4" w14:textId="77777777" w:rsidR="00A52329" w:rsidRDefault="00A52329" w:rsidP="00A52329">
      <w:pPr>
        <w:pStyle w:val="CommentText"/>
      </w:pPr>
      <w:r>
        <w:rPr>
          <w:rStyle w:val="CommentReference"/>
        </w:rPr>
        <w:annotationRef/>
      </w:r>
      <w:r>
        <w:t>I did not add anything to separate seasonality in the second model (like study_period in the first model). However the hunting season is not true for the entirety of march in every year. It is based on the timing of actual bison take hunting season part of methods)</w:t>
      </w:r>
    </w:p>
  </w:comment>
  <w:comment w:id="440" w:author="John M. Marzluff" w:date="2026-02-03T15:20:00Z" w:initials="JM">
    <w:p w14:paraId="3A1CF660" w14:textId="77777777" w:rsidR="00F506D8" w:rsidRDefault="00F506D8" w:rsidP="00F506D8">
      <w:r>
        <w:rPr>
          <w:rStyle w:val="CommentReference"/>
        </w:rPr>
        <w:annotationRef/>
      </w:r>
      <w:r>
        <w:rPr>
          <w:sz w:val="20"/>
          <w:szCs w:val="20"/>
        </w:rPr>
        <w:t>i'd argue this point. you can eat all you want, but if you don't reproduce you dont increase your fitness....</w:t>
      </w:r>
    </w:p>
  </w:comment>
  <w:comment w:id="439" w:author="John M. Marzluff" w:date="2026-02-03T15:25:00Z" w:initials="JM">
    <w:p w14:paraId="1D950C8E" w14:textId="77777777" w:rsidR="00F506D8" w:rsidRDefault="00F506D8" w:rsidP="00F506D8">
      <w:r>
        <w:rPr>
          <w:rStyle w:val="CommentReference"/>
        </w:rPr>
        <w:annotationRef/>
      </w:r>
      <w:r>
        <w:rPr>
          <w:sz w:val="20"/>
          <w:szCs w:val="20"/>
        </w:rPr>
        <w:t>rethink this paragraph. maybe consider a range of decisions that an animal makes---to breed or forgo breeding, to molt, to hibernate, etc etc. Some decisions are made on long time scales (seasonal, yearly, etc). Others are made daily. What is important about daily decision making? What affects it? What sorts of decisions occur on that time scale? survey the literature to tell us broadly about decison making and the fact that you discovered that ravens make decisions about where to forage on a daily basis. They don't always do the same thing...decision is conditional on what is available nearby and at distant locations...that might be pretty unique...</w:t>
      </w:r>
    </w:p>
  </w:comment>
  <w:comment w:id="442" w:author="Cameron Ho" w:date="2026-01-07T12:56:00Z" w:initials="CH">
    <w:p w14:paraId="2FB8EA45" w14:textId="0F04CEA7" w:rsidR="00C031AD" w:rsidRDefault="00C031AD" w:rsidP="00C031AD">
      <w:pPr>
        <w:pStyle w:val="CommentText"/>
      </w:pPr>
      <w:r>
        <w:rPr>
          <w:rStyle w:val="CommentReference"/>
        </w:rPr>
        <w:annotationRef/>
      </w:r>
      <w:r>
        <w:t>Tower. There are other instances of ravens losing territory (Specimen, Old Faithful) but we don’t necessarily know what happened to the male in those situations since they weren’t tagged</w:t>
      </w:r>
    </w:p>
  </w:comment>
  <w:comment w:id="443" w:author="Cameron Ho" w:date="2026-01-30T18:15:00Z" w:initials="CH">
    <w:p w14:paraId="64002F75" w14:textId="77777777" w:rsidR="00C031AD" w:rsidRDefault="00C031AD" w:rsidP="00C031AD">
      <w:pPr>
        <w:pStyle w:val="CommentText"/>
      </w:pPr>
      <w:r>
        <w:rPr>
          <w:rStyle w:val="CommentReference"/>
        </w:rPr>
        <w:annotationRef/>
      </w:r>
      <w:r>
        <w:t>Im aware, don’t know why zotero is doing this. Can fix manually after creating lit cited</w:t>
      </w:r>
    </w:p>
  </w:comment>
  <w:comment w:id="441" w:author="John M. Marzluff" w:date="2026-02-03T15:28:00Z" w:initials="JM">
    <w:p w14:paraId="2F8E0E03" w14:textId="77777777" w:rsidR="00F506D8" w:rsidRDefault="00F506D8" w:rsidP="00F506D8">
      <w:r>
        <w:rPr>
          <w:rStyle w:val="CommentReference"/>
        </w:rPr>
        <w:annotationRef/>
      </w:r>
      <w:r>
        <w:rPr>
          <w:sz w:val="20"/>
          <w:szCs w:val="20"/>
        </w:rPr>
        <w:t>love this, but may not fly here as we don't present the data here and we are focused on daily decisions. Certainly we can put it in the breeding paper, esp as we are getting more pairs with both partners now tagged so we can show how often this occurs. I'd drop from here...</w:t>
      </w:r>
    </w:p>
  </w:comment>
  <w:comment w:id="444" w:author="Cameron Ho" w:date="2026-01-12T13:09:00Z" w:initials="CH">
    <w:p w14:paraId="15B3B3F2" w14:textId="77777777" w:rsidR="001A452E" w:rsidRDefault="001A452E" w:rsidP="001A452E">
      <w:pPr>
        <w:pStyle w:val="CommentText"/>
      </w:pPr>
      <w:r>
        <w:rPr>
          <w:rStyle w:val="CommentReference"/>
        </w:rPr>
        <w:annotationRef/>
      </w:r>
      <w:r>
        <w:t xml:space="preserve">Observations of ravens carrying sticks. High bridge ravens starting to centralize. Bob Landis videos of confluence ravens nest building in March. </w:t>
      </w:r>
    </w:p>
  </w:comment>
  <w:comment w:id="445" w:author="John M. Marzluff" w:date="2026-02-03T15:29:00Z" w:initials="JM">
    <w:p w14:paraId="3CB853D2" w14:textId="77777777" w:rsidR="00DF4101" w:rsidRDefault="00DF4101" w:rsidP="00DF4101">
      <w:r>
        <w:rPr>
          <w:rStyle w:val="CommentReference"/>
        </w:rPr>
        <w:annotationRef/>
      </w:r>
      <w:r>
        <w:rPr>
          <w:sz w:val="20"/>
          <w:szCs w:val="20"/>
        </w:rPr>
        <w:t>adding in those data about numbers in hunt polygons outside hunting season as we discussed can help bolster this arguement</w:t>
      </w:r>
    </w:p>
  </w:comment>
  <w:comment w:id="446" w:author="John M. Marzluff" w:date="2026-02-03T15:30:00Z" w:initials="JM">
    <w:p w14:paraId="6F79C1E6" w14:textId="77777777" w:rsidR="00DF4101" w:rsidRDefault="00DF4101" w:rsidP="00DF4101">
      <w:r>
        <w:rPr>
          <w:rStyle w:val="CommentReference"/>
        </w:rPr>
        <w:annotationRef/>
      </w:r>
      <w:r>
        <w:rPr>
          <w:sz w:val="20"/>
          <w:szCs w:val="20"/>
        </w:rPr>
        <w:t>great point, make sure these are on the map...</w:t>
      </w:r>
    </w:p>
  </w:comment>
  <w:comment w:id="447" w:author="Cameron Ho" w:date="2026-01-29T14:20:00Z" w:initials="CH">
    <w:p w14:paraId="0E508A0D" w14:textId="361A6298" w:rsidR="00560440" w:rsidRDefault="00560440" w:rsidP="00560440">
      <w:pPr>
        <w:pStyle w:val="CommentText"/>
      </w:pPr>
      <w:r>
        <w:rPr>
          <w:rStyle w:val="CommentReference"/>
        </w:rPr>
        <w:annotationRef/>
      </w:r>
      <w:r>
        <w:t>This effect also becomes important when I remove weather covariates from the model</w:t>
      </w:r>
    </w:p>
  </w:comment>
  <w:comment w:id="448" w:author="John M. Marzluff" w:date="2026-02-03T15:32:00Z" w:initials="JM">
    <w:p w14:paraId="5D8BF86A" w14:textId="77777777" w:rsidR="00DF4101" w:rsidRDefault="00DF4101" w:rsidP="00DF4101">
      <w:r>
        <w:rPr>
          <w:rStyle w:val="CommentReference"/>
        </w:rPr>
        <w:annotationRef/>
      </w:r>
      <w:r>
        <w:rPr>
          <w:sz w:val="20"/>
          <w:szCs w:val="20"/>
        </w:rPr>
        <w:t>do this as a supplemental analysis and refer to it in results</w:t>
      </w:r>
    </w:p>
  </w:comment>
  <w:comment w:id="449" w:author="John M. Marzluff" w:date="2026-02-03T15:32:00Z" w:initials="JM">
    <w:p w14:paraId="07F97F2F" w14:textId="77777777" w:rsidR="00DF4101" w:rsidRDefault="00DF4101" w:rsidP="00DF4101">
      <w:r>
        <w:rPr>
          <w:rStyle w:val="CommentReference"/>
        </w:rPr>
        <w:annotationRef/>
      </w:r>
      <w:r>
        <w:rPr>
          <w:sz w:val="20"/>
          <w:szCs w:val="20"/>
        </w:rPr>
        <w:t>can you indicate where dump and sewage ponds are on this map?</w:t>
      </w:r>
    </w:p>
  </w:comment>
  <w:comment w:id="450" w:author="Cameron Ho" w:date="2026-01-07T10:05:00Z" w:initials="CH">
    <w:p w14:paraId="57CDA6CD" w14:textId="640C414A" w:rsidR="00C54500" w:rsidRDefault="00C54500" w:rsidP="00C54500">
      <w:pPr>
        <w:pStyle w:val="CommentText"/>
      </w:pPr>
      <w:r>
        <w:rPr>
          <w:rStyle w:val="CommentReference"/>
        </w:rPr>
        <w:annotationRef/>
      </w:r>
      <w:r>
        <w:t>This will probably go in an appendix</w:t>
      </w:r>
    </w:p>
  </w:comment>
  <w:comment w:id="451" w:author="John M. Marzluff" w:date="2026-02-03T15:33:00Z" w:initials="JM">
    <w:p w14:paraId="44F54823" w14:textId="77777777" w:rsidR="00DF4101" w:rsidRDefault="00DF4101" w:rsidP="00DF4101">
      <w:r>
        <w:rPr>
          <w:rStyle w:val="CommentReference"/>
        </w:rPr>
        <w:annotationRef/>
      </w:r>
      <w:r>
        <w:rPr>
          <w:sz w:val="20"/>
          <w:szCs w:val="20"/>
        </w:rPr>
        <w:t>move to supplemental material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C83C1C" w15:done="0"/>
  <w15:commentEx w15:paraId="0515E4BC" w15:done="0"/>
  <w15:commentEx w15:paraId="79ACE555" w15:done="0"/>
  <w15:commentEx w15:paraId="00DC319F" w15:done="0"/>
  <w15:commentEx w15:paraId="15E4EDF4" w15:done="0"/>
  <w15:commentEx w15:paraId="71ED359B" w15:done="0"/>
  <w15:commentEx w15:paraId="18CC69F4" w15:done="0"/>
  <w15:commentEx w15:paraId="358BA685" w15:paraIdParent="18CC69F4" w15:done="0"/>
  <w15:commentEx w15:paraId="2B76E617" w15:done="0"/>
  <w15:commentEx w15:paraId="3FE05EA9" w15:done="0"/>
  <w15:commentEx w15:paraId="0240B381" w15:done="0"/>
  <w15:commentEx w15:paraId="3FBF932E" w15:done="0"/>
  <w15:commentEx w15:paraId="43C12D61" w15:done="0"/>
  <w15:commentEx w15:paraId="01728E70" w15:done="0"/>
  <w15:commentEx w15:paraId="0A43FA3A" w15:done="0"/>
  <w15:commentEx w15:paraId="38549234" w15:paraIdParent="0A43FA3A" w15:done="0"/>
  <w15:commentEx w15:paraId="03E6AA84" w15:done="0"/>
  <w15:commentEx w15:paraId="43284825" w15:done="0"/>
  <w15:commentEx w15:paraId="049C0B3D" w15:done="0"/>
  <w15:commentEx w15:paraId="27CA007A" w15:done="0"/>
  <w15:commentEx w15:paraId="59B84DF8" w15:done="0"/>
  <w15:commentEx w15:paraId="24C6D939" w15:done="0"/>
  <w15:commentEx w15:paraId="705E33CE" w15:done="0"/>
  <w15:commentEx w15:paraId="174A6271" w15:done="0"/>
  <w15:commentEx w15:paraId="5F3342A4" w15:done="0"/>
  <w15:commentEx w15:paraId="3A1CF660" w15:done="0"/>
  <w15:commentEx w15:paraId="1D950C8E" w15:done="0"/>
  <w15:commentEx w15:paraId="2FB8EA45" w15:done="0"/>
  <w15:commentEx w15:paraId="64002F75" w15:done="0"/>
  <w15:commentEx w15:paraId="2F8E0E03" w15:done="0"/>
  <w15:commentEx w15:paraId="15B3B3F2" w15:done="0"/>
  <w15:commentEx w15:paraId="3CB853D2" w15:done="0"/>
  <w15:commentEx w15:paraId="6F79C1E6" w15:done="0"/>
  <w15:commentEx w15:paraId="0E508A0D" w15:done="0"/>
  <w15:commentEx w15:paraId="5D8BF86A" w15:paraIdParent="0E508A0D" w15:done="0"/>
  <w15:commentEx w15:paraId="07F97F2F" w15:done="0"/>
  <w15:commentEx w15:paraId="57CDA6CD" w15:done="0"/>
  <w15:commentEx w15:paraId="44F5482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6C5C45" w16cex:dateUtc="2026-02-03T20:55:00Z"/>
  <w16cex:commentExtensible w16cex:durableId="4500FDF0" w16cex:dateUtc="2026-01-31T02:20:00Z"/>
  <w16cex:commentExtensible w16cex:durableId="42A0A604" w16cex:dateUtc="2026-02-03T21:26:00Z"/>
  <w16cex:commentExtensible w16cex:durableId="6FCF0712" w16cex:dateUtc="2026-02-03T21:27:00Z"/>
  <w16cex:commentExtensible w16cex:durableId="3483EC3A" w16cex:dateUtc="2026-01-28T19:32:00Z"/>
  <w16cex:commentExtensible w16cex:durableId="74E92380" w16cex:dateUtc="2026-01-28T19:18:00Z"/>
  <w16cex:commentExtensible w16cex:durableId="5EF0FD94" w16cex:dateUtc="2026-01-31T02:37:00Z"/>
  <w16cex:commentExtensible w16cex:durableId="271D3E8E" w16cex:dateUtc="2026-02-03T21:32:00Z"/>
  <w16cex:commentExtensible w16cex:durableId="319580F7" w16cex:dateUtc="2025-10-18T01:12:00Z"/>
  <w16cex:commentExtensible w16cex:durableId="3E66806B" w16cex:dateUtc="2026-01-31T18:32:00Z"/>
  <w16cex:commentExtensible w16cex:durableId="7C872D6F" w16cex:dateUtc="2025-10-18T01:18:00Z"/>
  <w16cex:commentExtensible w16cex:durableId="71BE916F" w16cex:dateUtc="2026-02-03T21:45:00Z"/>
  <w16cex:commentExtensible w16cex:durableId="06A42265" w16cex:dateUtc="2026-01-28T19:37:00Z"/>
  <w16cex:commentExtensible w16cex:durableId="308A2DDB" w16cex:dateUtc="2026-01-30T19:44:00Z"/>
  <w16cex:commentExtensible w16cex:durableId="1CAEDA77" w16cex:dateUtc="2026-01-30T19:49:00Z"/>
  <w16cex:commentExtensible w16cex:durableId="2D399DA7" w16cex:dateUtc="2026-02-03T21:51:00Z"/>
  <w16cex:commentExtensible w16cex:durableId="035B0419" w16cex:dateUtc="2025-10-18T02:51:00Z"/>
  <w16cex:commentExtensible w16cex:durableId="4E49FF75" w16cex:dateUtc="2025-05-29T00:15:00Z"/>
  <w16cex:commentExtensible w16cex:durableId="400A3E95" w16cex:dateUtc="2026-01-31T02:41:00Z"/>
  <w16cex:commentExtensible w16cex:durableId="3BFE963F" w16cex:dateUtc="2026-01-31T02:57:00Z"/>
  <w16cex:commentExtensible w16cex:durableId="7576BE86" w16cex:dateUtc="2026-02-03T22:02:00Z"/>
  <w16cex:commentExtensible w16cex:durableId="69563E1E" w16cex:dateUtc="2026-01-31T03:52:00Z"/>
  <w16cex:commentExtensible w16cex:durableId="19A71F6D" w16cex:dateUtc="2026-01-06T18:08:00Z"/>
  <w16cex:commentExtensible w16cex:durableId="22FF7825" w16cex:dateUtc="2026-02-03T22:19:00Z"/>
  <w16cex:commentExtensible w16cex:durableId="333CE58C" w16cex:dateUtc="2026-01-31T22:57:00Z"/>
  <w16cex:commentExtensible w16cex:durableId="3403ECA5" w16cex:dateUtc="2026-02-03T22:20:00Z"/>
  <w16cex:commentExtensible w16cex:durableId="418EA0BC" w16cex:dateUtc="2026-02-03T22:25:00Z"/>
  <w16cex:commentExtensible w16cex:durableId="1ACDB29C" w16cex:dateUtc="2026-01-07T20:56:00Z"/>
  <w16cex:commentExtensible w16cex:durableId="2DB01F4C" w16cex:dateUtc="2026-01-31T02:15:00Z"/>
  <w16cex:commentExtensible w16cex:durableId="44236E28" w16cex:dateUtc="2026-02-03T22:28:00Z"/>
  <w16cex:commentExtensible w16cex:durableId="142E9BFF" w16cex:dateUtc="2026-01-12T21:09:00Z"/>
  <w16cex:commentExtensible w16cex:durableId="2B90AD31" w16cex:dateUtc="2026-02-03T22:29:00Z"/>
  <w16cex:commentExtensible w16cex:durableId="790F7CA5" w16cex:dateUtc="2026-02-03T22:30:00Z"/>
  <w16cex:commentExtensible w16cex:durableId="71401326" w16cex:dateUtc="2026-01-29T22:20:00Z"/>
  <w16cex:commentExtensible w16cex:durableId="18876333" w16cex:dateUtc="2026-02-03T22:32:00Z"/>
  <w16cex:commentExtensible w16cex:durableId="4B054398" w16cex:dateUtc="2026-02-03T22:32:00Z"/>
  <w16cex:commentExtensible w16cex:durableId="30B6CB69" w16cex:dateUtc="2026-01-07T18:05:00Z"/>
  <w16cex:commentExtensible w16cex:durableId="2CA837DE" w16cex:dateUtc="2026-02-03T2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C83C1C" w16cid:durableId="2D6C5C45"/>
  <w16cid:commentId w16cid:paraId="0515E4BC" w16cid:durableId="4500FDF0"/>
  <w16cid:commentId w16cid:paraId="79ACE555" w16cid:durableId="42A0A604"/>
  <w16cid:commentId w16cid:paraId="00DC319F" w16cid:durableId="6FCF0712"/>
  <w16cid:commentId w16cid:paraId="15E4EDF4" w16cid:durableId="3483EC3A"/>
  <w16cid:commentId w16cid:paraId="71ED359B" w16cid:durableId="74E92380"/>
  <w16cid:commentId w16cid:paraId="18CC69F4" w16cid:durableId="5EF0FD94"/>
  <w16cid:commentId w16cid:paraId="358BA685" w16cid:durableId="271D3E8E"/>
  <w16cid:commentId w16cid:paraId="2B76E617" w16cid:durableId="319580F7"/>
  <w16cid:commentId w16cid:paraId="3FE05EA9" w16cid:durableId="3E66806B"/>
  <w16cid:commentId w16cid:paraId="0240B381" w16cid:durableId="7C872D6F"/>
  <w16cid:commentId w16cid:paraId="3FBF932E" w16cid:durableId="71BE916F"/>
  <w16cid:commentId w16cid:paraId="43C12D61" w16cid:durableId="06A42265"/>
  <w16cid:commentId w16cid:paraId="01728E70" w16cid:durableId="308A2DDB"/>
  <w16cid:commentId w16cid:paraId="0A43FA3A" w16cid:durableId="1CAEDA77"/>
  <w16cid:commentId w16cid:paraId="38549234" w16cid:durableId="2D399DA7"/>
  <w16cid:commentId w16cid:paraId="03E6AA84" w16cid:durableId="035B0419"/>
  <w16cid:commentId w16cid:paraId="43284825" w16cid:durableId="4E49FF75"/>
  <w16cid:commentId w16cid:paraId="049C0B3D" w16cid:durableId="400A3E95"/>
  <w16cid:commentId w16cid:paraId="27CA007A" w16cid:durableId="3BFE963F"/>
  <w16cid:commentId w16cid:paraId="59B84DF8" w16cid:durableId="7576BE86"/>
  <w16cid:commentId w16cid:paraId="24C6D939" w16cid:durableId="69563E1E"/>
  <w16cid:commentId w16cid:paraId="705E33CE" w16cid:durableId="19A71F6D"/>
  <w16cid:commentId w16cid:paraId="174A6271" w16cid:durableId="22FF7825"/>
  <w16cid:commentId w16cid:paraId="5F3342A4" w16cid:durableId="333CE58C"/>
  <w16cid:commentId w16cid:paraId="3A1CF660" w16cid:durableId="3403ECA5"/>
  <w16cid:commentId w16cid:paraId="1D950C8E" w16cid:durableId="418EA0BC"/>
  <w16cid:commentId w16cid:paraId="2FB8EA45" w16cid:durableId="1ACDB29C"/>
  <w16cid:commentId w16cid:paraId="64002F75" w16cid:durableId="2DB01F4C"/>
  <w16cid:commentId w16cid:paraId="2F8E0E03" w16cid:durableId="44236E28"/>
  <w16cid:commentId w16cid:paraId="15B3B3F2" w16cid:durableId="142E9BFF"/>
  <w16cid:commentId w16cid:paraId="3CB853D2" w16cid:durableId="2B90AD31"/>
  <w16cid:commentId w16cid:paraId="6F79C1E6" w16cid:durableId="790F7CA5"/>
  <w16cid:commentId w16cid:paraId="0E508A0D" w16cid:durableId="71401326"/>
  <w16cid:commentId w16cid:paraId="5D8BF86A" w16cid:durableId="18876333"/>
  <w16cid:commentId w16cid:paraId="07F97F2F" w16cid:durableId="4B054398"/>
  <w16cid:commentId w16cid:paraId="57CDA6CD" w16cid:durableId="30B6CB69"/>
  <w16cid:commentId w16cid:paraId="44F54823" w16cid:durableId="2CA837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26734" w14:textId="77777777" w:rsidR="006859D6" w:rsidRDefault="006859D6" w:rsidP="00595B4C">
      <w:pPr>
        <w:spacing w:after="0" w:line="240" w:lineRule="auto"/>
      </w:pPr>
      <w:r>
        <w:separator/>
      </w:r>
    </w:p>
  </w:endnote>
  <w:endnote w:type="continuationSeparator" w:id="0">
    <w:p w14:paraId="4A160203" w14:textId="77777777" w:rsidR="006859D6" w:rsidRDefault="006859D6" w:rsidP="00595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88853" w14:textId="77777777" w:rsidR="006859D6" w:rsidRDefault="006859D6" w:rsidP="00595B4C">
      <w:pPr>
        <w:spacing w:after="0" w:line="240" w:lineRule="auto"/>
      </w:pPr>
      <w:r>
        <w:separator/>
      </w:r>
    </w:p>
  </w:footnote>
  <w:footnote w:type="continuationSeparator" w:id="0">
    <w:p w14:paraId="458D43B2" w14:textId="77777777" w:rsidR="006859D6" w:rsidRDefault="006859D6" w:rsidP="00595B4C">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M. Marzluff">
    <w15:presenceInfo w15:providerId="AD" w15:userId="S::corvid@uw.edu::4fda0d47-2bc8-4b6e-a687-9d6d18b2b03e"/>
  </w15:person>
  <w15:person w15:author="Cameron Ho">
    <w15:presenceInfo w15:providerId="AD" w15:userId="S::cho21@uw.edu::2dd71670-f185-4a63-ab22-29a77f4cd8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FE3"/>
    <w:rsid w:val="000004E9"/>
    <w:rsid w:val="00003242"/>
    <w:rsid w:val="00003B83"/>
    <w:rsid w:val="00004AD6"/>
    <w:rsid w:val="00004CAE"/>
    <w:rsid w:val="00006698"/>
    <w:rsid w:val="000067E7"/>
    <w:rsid w:val="00007B94"/>
    <w:rsid w:val="000100DC"/>
    <w:rsid w:val="0001029D"/>
    <w:rsid w:val="0001111F"/>
    <w:rsid w:val="00012FA7"/>
    <w:rsid w:val="00016174"/>
    <w:rsid w:val="000165EA"/>
    <w:rsid w:val="00017488"/>
    <w:rsid w:val="000174C2"/>
    <w:rsid w:val="00022AC4"/>
    <w:rsid w:val="000254B8"/>
    <w:rsid w:val="00026B0C"/>
    <w:rsid w:val="00027210"/>
    <w:rsid w:val="0002729A"/>
    <w:rsid w:val="000274CD"/>
    <w:rsid w:val="0003016C"/>
    <w:rsid w:val="00030B47"/>
    <w:rsid w:val="000310CC"/>
    <w:rsid w:val="0003139C"/>
    <w:rsid w:val="000324C8"/>
    <w:rsid w:val="00036F0A"/>
    <w:rsid w:val="00041341"/>
    <w:rsid w:val="0004276D"/>
    <w:rsid w:val="0004378C"/>
    <w:rsid w:val="000437D5"/>
    <w:rsid w:val="0004695F"/>
    <w:rsid w:val="000473D9"/>
    <w:rsid w:val="00052D70"/>
    <w:rsid w:val="00053ACC"/>
    <w:rsid w:val="00054F49"/>
    <w:rsid w:val="00055E61"/>
    <w:rsid w:val="000606A3"/>
    <w:rsid w:val="00061BD4"/>
    <w:rsid w:val="00062B19"/>
    <w:rsid w:val="000656F2"/>
    <w:rsid w:val="00065FA9"/>
    <w:rsid w:val="000667B6"/>
    <w:rsid w:val="00070E79"/>
    <w:rsid w:val="000718C0"/>
    <w:rsid w:val="000721FA"/>
    <w:rsid w:val="0007406D"/>
    <w:rsid w:val="00076070"/>
    <w:rsid w:val="000807E1"/>
    <w:rsid w:val="00080970"/>
    <w:rsid w:val="00082876"/>
    <w:rsid w:val="0008367A"/>
    <w:rsid w:val="00085631"/>
    <w:rsid w:val="00085657"/>
    <w:rsid w:val="0008607B"/>
    <w:rsid w:val="0008712D"/>
    <w:rsid w:val="0008781C"/>
    <w:rsid w:val="00087FFA"/>
    <w:rsid w:val="00093259"/>
    <w:rsid w:val="0009394B"/>
    <w:rsid w:val="00094B0F"/>
    <w:rsid w:val="000959FC"/>
    <w:rsid w:val="000974D2"/>
    <w:rsid w:val="000977F3"/>
    <w:rsid w:val="00097E65"/>
    <w:rsid w:val="000A0720"/>
    <w:rsid w:val="000A2F98"/>
    <w:rsid w:val="000A3479"/>
    <w:rsid w:val="000B5D6C"/>
    <w:rsid w:val="000B7E00"/>
    <w:rsid w:val="000C2178"/>
    <w:rsid w:val="000C3922"/>
    <w:rsid w:val="000C3B22"/>
    <w:rsid w:val="000C4BBA"/>
    <w:rsid w:val="000C53DA"/>
    <w:rsid w:val="000D02F7"/>
    <w:rsid w:val="000D0C20"/>
    <w:rsid w:val="000D2C48"/>
    <w:rsid w:val="000D2D87"/>
    <w:rsid w:val="000D3825"/>
    <w:rsid w:val="000D494E"/>
    <w:rsid w:val="000D4E90"/>
    <w:rsid w:val="000D6346"/>
    <w:rsid w:val="000E0166"/>
    <w:rsid w:val="000E08EC"/>
    <w:rsid w:val="000E14EC"/>
    <w:rsid w:val="000E2B0B"/>
    <w:rsid w:val="000E2CFE"/>
    <w:rsid w:val="000E5459"/>
    <w:rsid w:val="000F1132"/>
    <w:rsid w:val="000F154E"/>
    <w:rsid w:val="000F29D1"/>
    <w:rsid w:val="000F2CFC"/>
    <w:rsid w:val="000F4332"/>
    <w:rsid w:val="000F4E3E"/>
    <w:rsid w:val="00101366"/>
    <w:rsid w:val="00102DB0"/>
    <w:rsid w:val="001032ED"/>
    <w:rsid w:val="001034B3"/>
    <w:rsid w:val="00105D45"/>
    <w:rsid w:val="00106965"/>
    <w:rsid w:val="00107702"/>
    <w:rsid w:val="001101EA"/>
    <w:rsid w:val="00110D4B"/>
    <w:rsid w:val="00111E8D"/>
    <w:rsid w:val="00113689"/>
    <w:rsid w:val="001141B3"/>
    <w:rsid w:val="001170B2"/>
    <w:rsid w:val="00120096"/>
    <w:rsid w:val="0012021B"/>
    <w:rsid w:val="0012111E"/>
    <w:rsid w:val="00121A58"/>
    <w:rsid w:val="00124DD2"/>
    <w:rsid w:val="001254A7"/>
    <w:rsid w:val="00125FDB"/>
    <w:rsid w:val="00126FFF"/>
    <w:rsid w:val="00127017"/>
    <w:rsid w:val="00127D6F"/>
    <w:rsid w:val="00127E7D"/>
    <w:rsid w:val="001320D3"/>
    <w:rsid w:val="0013214A"/>
    <w:rsid w:val="00132FFC"/>
    <w:rsid w:val="001337FF"/>
    <w:rsid w:val="0013717F"/>
    <w:rsid w:val="0013746B"/>
    <w:rsid w:val="00137B71"/>
    <w:rsid w:val="00140A52"/>
    <w:rsid w:val="00142B8C"/>
    <w:rsid w:val="001451E9"/>
    <w:rsid w:val="00146241"/>
    <w:rsid w:val="00147C5B"/>
    <w:rsid w:val="00155265"/>
    <w:rsid w:val="00156ADD"/>
    <w:rsid w:val="00157986"/>
    <w:rsid w:val="00157CCA"/>
    <w:rsid w:val="00157E49"/>
    <w:rsid w:val="00161D2A"/>
    <w:rsid w:val="00162C02"/>
    <w:rsid w:val="00162D1B"/>
    <w:rsid w:val="00167186"/>
    <w:rsid w:val="00171057"/>
    <w:rsid w:val="00171CB2"/>
    <w:rsid w:val="001770B4"/>
    <w:rsid w:val="00177C18"/>
    <w:rsid w:val="001806BA"/>
    <w:rsid w:val="00183193"/>
    <w:rsid w:val="00184D38"/>
    <w:rsid w:val="00187C09"/>
    <w:rsid w:val="001907DA"/>
    <w:rsid w:val="00190C30"/>
    <w:rsid w:val="0019135A"/>
    <w:rsid w:val="00191BA5"/>
    <w:rsid w:val="00193FBE"/>
    <w:rsid w:val="001955C1"/>
    <w:rsid w:val="00195F37"/>
    <w:rsid w:val="001A0152"/>
    <w:rsid w:val="001A044D"/>
    <w:rsid w:val="001A1533"/>
    <w:rsid w:val="001A1787"/>
    <w:rsid w:val="001A452E"/>
    <w:rsid w:val="001A51C4"/>
    <w:rsid w:val="001A72F0"/>
    <w:rsid w:val="001B2892"/>
    <w:rsid w:val="001B2A22"/>
    <w:rsid w:val="001B5015"/>
    <w:rsid w:val="001B790E"/>
    <w:rsid w:val="001B7EF8"/>
    <w:rsid w:val="001C24BD"/>
    <w:rsid w:val="001C2C92"/>
    <w:rsid w:val="001C4179"/>
    <w:rsid w:val="001C48B6"/>
    <w:rsid w:val="001C5B23"/>
    <w:rsid w:val="001D1661"/>
    <w:rsid w:val="001D2EB1"/>
    <w:rsid w:val="001D2F32"/>
    <w:rsid w:val="001D4507"/>
    <w:rsid w:val="001E1135"/>
    <w:rsid w:val="001E1310"/>
    <w:rsid w:val="001E2CDB"/>
    <w:rsid w:val="001E3F35"/>
    <w:rsid w:val="001E44EB"/>
    <w:rsid w:val="001E4CFC"/>
    <w:rsid w:val="001E4DC0"/>
    <w:rsid w:val="001E70B8"/>
    <w:rsid w:val="001F0F38"/>
    <w:rsid w:val="001F18F9"/>
    <w:rsid w:val="001F1B71"/>
    <w:rsid w:val="001F1C61"/>
    <w:rsid w:val="001F2F7E"/>
    <w:rsid w:val="001F300C"/>
    <w:rsid w:val="001F43B3"/>
    <w:rsid w:val="001F488B"/>
    <w:rsid w:val="001F4A47"/>
    <w:rsid w:val="001F521E"/>
    <w:rsid w:val="001F5419"/>
    <w:rsid w:val="001F542C"/>
    <w:rsid w:val="001F64CF"/>
    <w:rsid w:val="001F76F4"/>
    <w:rsid w:val="001F7F0A"/>
    <w:rsid w:val="00200ABD"/>
    <w:rsid w:val="00200F84"/>
    <w:rsid w:val="0020135A"/>
    <w:rsid w:val="00203181"/>
    <w:rsid w:val="00206315"/>
    <w:rsid w:val="00206B15"/>
    <w:rsid w:val="0021188C"/>
    <w:rsid w:val="00213072"/>
    <w:rsid w:val="0021430C"/>
    <w:rsid w:val="00215233"/>
    <w:rsid w:val="00216BBD"/>
    <w:rsid w:val="00223ECD"/>
    <w:rsid w:val="0022502B"/>
    <w:rsid w:val="00225944"/>
    <w:rsid w:val="00226F08"/>
    <w:rsid w:val="00227BA0"/>
    <w:rsid w:val="0023042D"/>
    <w:rsid w:val="00230D58"/>
    <w:rsid w:val="0023175E"/>
    <w:rsid w:val="0023236E"/>
    <w:rsid w:val="002324CE"/>
    <w:rsid w:val="00232CF1"/>
    <w:rsid w:val="00233A0E"/>
    <w:rsid w:val="002343A7"/>
    <w:rsid w:val="00235E91"/>
    <w:rsid w:val="00236CFB"/>
    <w:rsid w:val="00241182"/>
    <w:rsid w:val="002414AD"/>
    <w:rsid w:val="00241961"/>
    <w:rsid w:val="00242619"/>
    <w:rsid w:val="002435EA"/>
    <w:rsid w:val="00244C43"/>
    <w:rsid w:val="00245419"/>
    <w:rsid w:val="00245446"/>
    <w:rsid w:val="00245FFF"/>
    <w:rsid w:val="00250C5A"/>
    <w:rsid w:val="00251429"/>
    <w:rsid w:val="0025146F"/>
    <w:rsid w:val="002540AB"/>
    <w:rsid w:val="00255197"/>
    <w:rsid w:val="002560DD"/>
    <w:rsid w:val="00257A8B"/>
    <w:rsid w:val="00257D62"/>
    <w:rsid w:val="00257EF7"/>
    <w:rsid w:val="00260FCB"/>
    <w:rsid w:val="002624EE"/>
    <w:rsid w:val="002650E2"/>
    <w:rsid w:val="0026562B"/>
    <w:rsid w:val="00265C8C"/>
    <w:rsid w:val="00265D83"/>
    <w:rsid w:val="00267741"/>
    <w:rsid w:val="00267C1E"/>
    <w:rsid w:val="00270215"/>
    <w:rsid w:val="00270560"/>
    <w:rsid w:val="00270BD5"/>
    <w:rsid w:val="002716ED"/>
    <w:rsid w:val="00272166"/>
    <w:rsid w:val="002725BD"/>
    <w:rsid w:val="002729A3"/>
    <w:rsid w:val="0027610D"/>
    <w:rsid w:val="00280C61"/>
    <w:rsid w:val="002815A5"/>
    <w:rsid w:val="002829DE"/>
    <w:rsid w:val="00284631"/>
    <w:rsid w:val="00285449"/>
    <w:rsid w:val="00285591"/>
    <w:rsid w:val="00287C51"/>
    <w:rsid w:val="00287CF0"/>
    <w:rsid w:val="00287DB4"/>
    <w:rsid w:val="002920CE"/>
    <w:rsid w:val="00292D82"/>
    <w:rsid w:val="00293A2B"/>
    <w:rsid w:val="00293E27"/>
    <w:rsid w:val="00294AC5"/>
    <w:rsid w:val="00296491"/>
    <w:rsid w:val="00296829"/>
    <w:rsid w:val="002A00A3"/>
    <w:rsid w:val="002A14C4"/>
    <w:rsid w:val="002A2287"/>
    <w:rsid w:val="002A3CEC"/>
    <w:rsid w:val="002A653D"/>
    <w:rsid w:val="002B00DB"/>
    <w:rsid w:val="002B2641"/>
    <w:rsid w:val="002B2C5F"/>
    <w:rsid w:val="002B2D9F"/>
    <w:rsid w:val="002B3189"/>
    <w:rsid w:val="002B56E0"/>
    <w:rsid w:val="002B5EC1"/>
    <w:rsid w:val="002B6423"/>
    <w:rsid w:val="002B649A"/>
    <w:rsid w:val="002C10C6"/>
    <w:rsid w:val="002C1521"/>
    <w:rsid w:val="002C3379"/>
    <w:rsid w:val="002C41F7"/>
    <w:rsid w:val="002D01C2"/>
    <w:rsid w:val="002D0757"/>
    <w:rsid w:val="002D2A1B"/>
    <w:rsid w:val="002D2A45"/>
    <w:rsid w:val="002D2D53"/>
    <w:rsid w:val="002D3FC3"/>
    <w:rsid w:val="002D75C3"/>
    <w:rsid w:val="002D799A"/>
    <w:rsid w:val="002E0E76"/>
    <w:rsid w:val="002E1DF6"/>
    <w:rsid w:val="002E2E3B"/>
    <w:rsid w:val="002F0891"/>
    <w:rsid w:val="002F135C"/>
    <w:rsid w:val="002F65E8"/>
    <w:rsid w:val="002F6A30"/>
    <w:rsid w:val="00300541"/>
    <w:rsid w:val="00300977"/>
    <w:rsid w:val="00301767"/>
    <w:rsid w:val="00302565"/>
    <w:rsid w:val="003046AF"/>
    <w:rsid w:val="003050D3"/>
    <w:rsid w:val="003079EB"/>
    <w:rsid w:val="00307BE1"/>
    <w:rsid w:val="003114F8"/>
    <w:rsid w:val="003118F2"/>
    <w:rsid w:val="0031230C"/>
    <w:rsid w:val="0031391F"/>
    <w:rsid w:val="0031450D"/>
    <w:rsid w:val="00314989"/>
    <w:rsid w:val="00314A05"/>
    <w:rsid w:val="00314CDC"/>
    <w:rsid w:val="00314F6C"/>
    <w:rsid w:val="00315F2C"/>
    <w:rsid w:val="0031793D"/>
    <w:rsid w:val="003214A2"/>
    <w:rsid w:val="003227A0"/>
    <w:rsid w:val="0032699C"/>
    <w:rsid w:val="003269E9"/>
    <w:rsid w:val="00332205"/>
    <w:rsid w:val="003326CF"/>
    <w:rsid w:val="00332952"/>
    <w:rsid w:val="00333EE0"/>
    <w:rsid w:val="00334016"/>
    <w:rsid w:val="00335592"/>
    <w:rsid w:val="00336037"/>
    <w:rsid w:val="00336626"/>
    <w:rsid w:val="00336714"/>
    <w:rsid w:val="0033672F"/>
    <w:rsid w:val="003405A6"/>
    <w:rsid w:val="00341CFF"/>
    <w:rsid w:val="003452C8"/>
    <w:rsid w:val="00347298"/>
    <w:rsid w:val="00354908"/>
    <w:rsid w:val="003561FA"/>
    <w:rsid w:val="003562A1"/>
    <w:rsid w:val="003571B0"/>
    <w:rsid w:val="00357892"/>
    <w:rsid w:val="0036296E"/>
    <w:rsid w:val="00362BDD"/>
    <w:rsid w:val="00364B2D"/>
    <w:rsid w:val="00365449"/>
    <w:rsid w:val="00365EAA"/>
    <w:rsid w:val="00366E3D"/>
    <w:rsid w:val="00370CA1"/>
    <w:rsid w:val="00373324"/>
    <w:rsid w:val="00376ADD"/>
    <w:rsid w:val="00376B59"/>
    <w:rsid w:val="00377006"/>
    <w:rsid w:val="00377FB6"/>
    <w:rsid w:val="003803EC"/>
    <w:rsid w:val="00382DDB"/>
    <w:rsid w:val="00383C85"/>
    <w:rsid w:val="0038551C"/>
    <w:rsid w:val="00385DC5"/>
    <w:rsid w:val="0038667B"/>
    <w:rsid w:val="00386F1A"/>
    <w:rsid w:val="00387CDF"/>
    <w:rsid w:val="00390026"/>
    <w:rsid w:val="00390094"/>
    <w:rsid w:val="0039048C"/>
    <w:rsid w:val="00391CFB"/>
    <w:rsid w:val="00393C92"/>
    <w:rsid w:val="00393DD8"/>
    <w:rsid w:val="0039424C"/>
    <w:rsid w:val="00394B05"/>
    <w:rsid w:val="003950B2"/>
    <w:rsid w:val="00395214"/>
    <w:rsid w:val="00395290"/>
    <w:rsid w:val="00396342"/>
    <w:rsid w:val="00397134"/>
    <w:rsid w:val="003A0018"/>
    <w:rsid w:val="003A732B"/>
    <w:rsid w:val="003A7DBE"/>
    <w:rsid w:val="003B15EC"/>
    <w:rsid w:val="003B19AF"/>
    <w:rsid w:val="003B2B51"/>
    <w:rsid w:val="003B6D03"/>
    <w:rsid w:val="003C32DB"/>
    <w:rsid w:val="003C3310"/>
    <w:rsid w:val="003C363D"/>
    <w:rsid w:val="003C3ABF"/>
    <w:rsid w:val="003C4239"/>
    <w:rsid w:val="003C6275"/>
    <w:rsid w:val="003C662C"/>
    <w:rsid w:val="003C6A39"/>
    <w:rsid w:val="003C71EF"/>
    <w:rsid w:val="003C7B80"/>
    <w:rsid w:val="003C7E7C"/>
    <w:rsid w:val="003D1511"/>
    <w:rsid w:val="003D1E56"/>
    <w:rsid w:val="003E1B6F"/>
    <w:rsid w:val="003E324A"/>
    <w:rsid w:val="003E5154"/>
    <w:rsid w:val="003E669B"/>
    <w:rsid w:val="003F193E"/>
    <w:rsid w:val="003F1D40"/>
    <w:rsid w:val="003F3162"/>
    <w:rsid w:val="003F5142"/>
    <w:rsid w:val="003F5F93"/>
    <w:rsid w:val="003F6118"/>
    <w:rsid w:val="003F7639"/>
    <w:rsid w:val="003F77F4"/>
    <w:rsid w:val="00400A08"/>
    <w:rsid w:val="0040137A"/>
    <w:rsid w:val="00403975"/>
    <w:rsid w:val="00403AB0"/>
    <w:rsid w:val="00405B82"/>
    <w:rsid w:val="00406A49"/>
    <w:rsid w:val="004076BD"/>
    <w:rsid w:val="004108DF"/>
    <w:rsid w:val="00412306"/>
    <w:rsid w:val="00413087"/>
    <w:rsid w:val="00414618"/>
    <w:rsid w:val="00414B8F"/>
    <w:rsid w:val="00414F2E"/>
    <w:rsid w:val="004162E7"/>
    <w:rsid w:val="00416E3A"/>
    <w:rsid w:val="00420EF0"/>
    <w:rsid w:val="0042731C"/>
    <w:rsid w:val="00427B45"/>
    <w:rsid w:val="00433A05"/>
    <w:rsid w:val="004344E3"/>
    <w:rsid w:val="004360C3"/>
    <w:rsid w:val="00436A80"/>
    <w:rsid w:val="0044128C"/>
    <w:rsid w:val="004413D7"/>
    <w:rsid w:val="00441D4C"/>
    <w:rsid w:val="00442772"/>
    <w:rsid w:val="00443E1E"/>
    <w:rsid w:val="004479F1"/>
    <w:rsid w:val="0045213B"/>
    <w:rsid w:val="004548F8"/>
    <w:rsid w:val="00455A13"/>
    <w:rsid w:val="00461145"/>
    <w:rsid w:val="00461E1E"/>
    <w:rsid w:val="00461FCC"/>
    <w:rsid w:val="00462342"/>
    <w:rsid w:val="00462376"/>
    <w:rsid w:val="0046296C"/>
    <w:rsid w:val="004633A6"/>
    <w:rsid w:val="004646E2"/>
    <w:rsid w:val="00464A92"/>
    <w:rsid w:val="00464AB8"/>
    <w:rsid w:val="00466695"/>
    <w:rsid w:val="00467EC6"/>
    <w:rsid w:val="00473AAA"/>
    <w:rsid w:val="00473AE5"/>
    <w:rsid w:val="00473D98"/>
    <w:rsid w:val="0047466B"/>
    <w:rsid w:val="00474798"/>
    <w:rsid w:val="00475DB8"/>
    <w:rsid w:val="00476A00"/>
    <w:rsid w:val="004779D0"/>
    <w:rsid w:val="0048299B"/>
    <w:rsid w:val="00484A7D"/>
    <w:rsid w:val="00487FF2"/>
    <w:rsid w:val="004934CD"/>
    <w:rsid w:val="00494BC4"/>
    <w:rsid w:val="00494F32"/>
    <w:rsid w:val="00496B0F"/>
    <w:rsid w:val="00496D3B"/>
    <w:rsid w:val="00496EC1"/>
    <w:rsid w:val="004A06B0"/>
    <w:rsid w:val="004A3637"/>
    <w:rsid w:val="004A475E"/>
    <w:rsid w:val="004A5862"/>
    <w:rsid w:val="004A695C"/>
    <w:rsid w:val="004A6BD4"/>
    <w:rsid w:val="004A768E"/>
    <w:rsid w:val="004A7A39"/>
    <w:rsid w:val="004A7E21"/>
    <w:rsid w:val="004B0A8E"/>
    <w:rsid w:val="004B14DF"/>
    <w:rsid w:val="004B31DE"/>
    <w:rsid w:val="004B4205"/>
    <w:rsid w:val="004B5527"/>
    <w:rsid w:val="004B77D7"/>
    <w:rsid w:val="004C0E7B"/>
    <w:rsid w:val="004C2D47"/>
    <w:rsid w:val="004C4684"/>
    <w:rsid w:val="004C5296"/>
    <w:rsid w:val="004C57A4"/>
    <w:rsid w:val="004C5EBE"/>
    <w:rsid w:val="004C6809"/>
    <w:rsid w:val="004C7636"/>
    <w:rsid w:val="004D3A1C"/>
    <w:rsid w:val="004D4BF4"/>
    <w:rsid w:val="004D7082"/>
    <w:rsid w:val="004D7AC1"/>
    <w:rsid w:val="004E498F"/>
    <w:rsid w:val="004E4F22"/>
    <w:rsid w:val="004E5572"/>
    <w:rsid w:val="004E6C3E"/>
    <w:rsid w:val="004E7801"/>
    <w:rsid w:val="004F000D"/>
    <w:rsid w:val="004F1258"/>
    <w:rsid w:val="004F4721"/>
    <w:rsid w:val="004F47A3"/>
    <w:rsid w:val="004F4BD6"/>
    <w:rsid w:val="004F56E7"/>
    <w:rsid w:val="004F73C2"/>
    <w:rsid w:val="00501FC1"/>
    <w:rsid w:val="00502693"/>
    <w:rsid w:val="00503582"/>
    <w:rsid w:val="00504242"/>
    <w:rsid w:val="00504BF9"/>
    <w:rsid w:val="00505358"/>
    <w:rsid w:val="00510E52"/>
    <w:rsid w:val="005126AB"/>
    <w:rsid w:val="00513587"/>
    <w:rsid w:val="00515913"/>
    <w:rsid w:val="0051679D"/>
    <w:rsid w:val="00522AA1"/>
    <w:rsid w:val="00524D16"/>
    <w:rsid w:val="00524F0E"/>
    <w:rsid w:val="005261AF"/>
    <w:rsid w:val="0052639E"/>
    <w:rsid w:val="0052677E"/>
    <w:rsid w:val="005301E9"/>
    <w:rsid w:val="00531606"/>
    <w:rsid w:val="00531F60"/>
    <w:rsid w:val="005334D4"/>
    <w:rsid w:val="00533895"/>
    <w:rsid w:val="00533D6F"/>
    <w:rsid w:val="00534B7A"/>
    <w:rsid w:val="005351A9"/>
    <w:rsid w:val="00535271"/>
    <w:rsid w:val="005355CF"/>
    <w:rsid w:val="0053708F"/>
    <w:rsid w:val="005400AE"/>
    <w:rsid w:val="005424D8"/>
    <w:rsid w:val="00542A76"/>
    <w:rsid w:val="00545CD4"/>
    <w:rsid w:val="00547012"/>
    <w:rsid w:val="0055022A"/>
    <w:rsid w:val="005510F0"/>
    <w:rsid w:val="005513B4"/>
    <w:rsid w:val="00551F72"/>
    <w:rsid w:val="00552F5B"/>
    <w:rsid w:val="00553DC8"/>
    <w:rsid w:val="00554634"/>
    <w:rsid w:val="00556F2F"/>
    <w:rsid w:val="00557047"/>
    <w:rsid w:val="00560440"/>
    <w:rsid w:val="00560500"/>
    <w:rsid w:val="0056121A"/>
    <w:rsid w:val="00561EBF"/>
    <w:rsid w:val="00562BED"/>
    <w:rsid w:val="00564844"/>
    <w:rsid w:val="005677C2"/>
    <w:rsid w:val="00570947"/>
    <w:rsid w:val="00575067"/>
    <w:rsid w:val="00575693"/>
    <w:rsid w:val="0057660C"/>
    <w:rsid w:val="005766A4"/>
    <w:rsid w:val="00576804"/>
    <w:rsid w:val="00576CBB"/>
    <w:rsid w:val="00577495"/>
    <w:rsid w:val="00577FA7"/>
    <w:rsid w:val="0058120A"/>
    <w:rsid w:val="005815C9"/>
    <w:rsid w:val="00581DC9"/>
    <w:rsid w:val="00582E12"/>
    <w:rsid w:val="00583FAA"/>
    <w:rsid w:val="005843B0"/>
    <w:rsid w:val="00587CFF"/>
    <w:rsid w:val="005908AC"/>
    <w:rsid w:val="0059123D"/>
    <w:rsid w:val="00591351"/>
    <w:rsid w:val="00591D6B"/>
    <w:rsid w:val="00592A1E"/>
    <w:rsid w:val="00592E70"/>
    <w:rsid w:val="00593541"/>
    <w:rsid w:val="00593B43"/>
    <w:rsid w:val="0059509B"/>
    <w:rsid w:val="0059523D"/>
    <w:rsid w:val="00595B4C"/>
    <w:rsid w:val="0059675A"/>
    <w:rsid w:val="005A2D70"/>
    <w:rsid w:val="005A3ECA"/>
    <w:rsid w:val="005A5256"/>
    <w:rsid w:val="005A5FE0"/>
    <w:rsid w:val="005A6147"/>
    <w:rsid w:val="005A6C84"/>
    <w:rsid w:val="005A7EAA"/>
    <w:rsid w:val="005B07EF"/>
    <w:rsid w:val="005B0B91"/>
    <w:rsid w:val="005B1445"/>
    <w:rsid w:val="005B2D5A"/>
    <w:rsid w:val="005B300C"/>
    <w:rsid w:val="005B3076"/>
    <w:rsid w:val="005B3FF0"/>
    <w:rsid w:val="005B48B1"/>
    <w:rsid w:val="005B684D"/>
    <w:rsid w:val="005B6B79"/>
    <w:rsid w:val="005C0B05"/>
    <w:rsid w:val="005C213A"/>
    <w:rsid w:val="005C2AD2"/>
    <w:rsid w:val="005C4B00"/>
    <w:rsid w:val="005D0F30"/>
    <w:rsid w:val="005D385D"/>
    <w:rsid w:val="005D3E6B"/>
    <w:rsid w:val="005D583A"/>
    <w:rsid w:val="005D6625"/>
    <w:rsid w:val="005D6AF6"/>
    <w:rsid w:val="005D6F5F"/>
    <w:rsid w:val="005D7598"/>
    <w:rsid w:val="005D7661"/>
    <w:rsid w:val="005D7AB0"/>
    <w:rsid w:val="005E3420"/>
    <w:rsid w:val="005E46CF"/>
    <w:rsid w:val="005E52EF"/>
    <w:rsid w:val="005E58C8"/>
    <w:rsid w:val="005E64A5"/>
    <w:rsid w:val="005E66E9"/>
    <w:rsid w:val="005E67EC"/>
    <w:rsid w:val="005E7119"/>
    <w:rsid w:val="005E7410"/>
    <w:rsid w:val="005E7B98"/>
    <w:rsid w:val="005E7E14"/>
    <w:rsid w:val="005F0D36"/>
    <w:rsid w:val="005F161B"/>
    <w:rsid w:val="005F1DDC"/>
    <w:rsid w:val="005F3CBD"/>
    <w:rsid w:val="005F5F1A"/>
    <w:rsid w:val="005F7516"/>
    <w:rsid w:val="005F7DED"/>
    <w:rsid w:val="0060236E"/>
    <w:rsid w:val="00602662"/>
    <w:rsid w:val="00605E00"/>
    <w:rsid w:val="00607EB1"/>
    <w:rsid w:val="00610851"/>
    <w:rsid w:val="0061252E"/>
    <w:rsid w:val="00613C73"/>
    <w:rsid w:val="00615873"/>
    <w:rsid w:val="0061771C"/>
    <w:rsid w:val="00620A8A"/>
    <w:rsid w:val="0062353A"/>
    <w:rsid w:val="00624677"/>
    <w:rsid w:val="00624B25"/>
    <w:rsid w:val="00624BE8"/>
    <w:rsid w:val="00634B2A"/>
    <w:rsid w:val="00635078"/>
    <w:rsid w:val="00635F2F"/>
    <w:rsid w:val="006362BD"/>
    <w:rsid w:val="00636C3B"/>
    <w:rsid w:val="00637A68"/>
    <w:rsid w:val="00640ACB"/>
    <w:rsid w:val="00640FBD"/>
    <w:rsid w:val="006431B4"/>
    <w:rsid w:val="00644437"/>
    <w:rsid w:val="00644B6D"/>
    <w:rsid w:val="00647EFA"/>
    <w:rsid w:val="00651AC4"/>
    <w:rsid w:val="00652D6C"/>
    <w:rsid w:val="00653500"/>
    <w:rsid w:val="00653652"/>
    <w:rsid w:val="00654809"/>
    <w:rsid w:val="00654E58"/>
    <w:rsid w:val="00656657"/>
    <w:rsid w:val="0066041E"/>
    <w:rsid w:val="0066074F"/>
    <w:rsid w:val="006614EF"/>
    <w:rsid w:val="006617F7"/>
    <w:rsid w:val="00662C4F"/>
    <w:rsid w:val="00664539"/>
    <w:rsid w:val="00665AED"/>
    <w:rsid w:val="0066623D"/>
    <w:rsid w:val="0068047E"/>
    <w:rsid w:val="006809D0"/>
    <w:rsid w:val="00681D97"/>
    <w:rsid w:val="006829E7"/>
    <w:rsid w:val="00683CD8"/>
    <w:rsid w:val="0068423C"/>
    <w:rsid w:val="006859D6"/>
    <w:rsid w:val="00685CF6"/>
    <w:rsid w:val="00690423"/>
    <w:rsid w:val="00692DA4"/>
    <w:rsid w:val="00693715"/>
    <w:rsid w:val="00695C1A"/>
    <w:rsid w:val="006A0CE2"/>
    <w:rsid w:val="006A25A3"/>
    <w:rsid w:val="006A28A0"/>
    <w:rsid w:val="006A2FAB"/>
    <w:rsid w:val="006A475F"/>
    <w:rsid w:val="006A4F0D"/>
    <w:rsid w:val="006B0AF1"/>
    <w:rsid w:val="006B1D22"/>
    <w:rsid w:val="006B385A"/>
    <w:rsid w:val="006B523B"/>
    <w:rsid w:val="006B5BF4"/>
    <w:rsid w:val="006B7D8D"/>
    <w:rsid w:val="006C1115"/>
    <w:rsid w:val="006C155A"/>
    <w:rsid w:val="006C263F"/>
    <w:rsid w:val="006C3AC1"/>
    <w:rsid w:val="006C42A1"/>
    <w:rsid w:val="006C4454"/>
    <w:rsid w:val="006C5601"/>
    <w:rsid w:val="006C6617"/>
    <w:rsid w:val="006D2BFF"/>
    <w:rsid w:val="006D42DC"/>
    <w:rsid w:val="006D45A6"/>
    <w:rsid w:val="006D5796"/>
    <w:rsid w:val="006D601C"/>
    <w:rsid w:val="006D6FB4"/>
    <w:rsid w:val="006E3275"/>
    <w:rsid w:val="006E4F38"/>
    <w:rsid w:val="006F14B1"/>
    <w:rsid w:val="006F2F31"/>
    <w:rsid w:val="006F3452"/>
    <w:rsid w:val="006F46E3"/>
    <w:rsid w:val="006F5B86"/>
    <w:rsid w:val="006F6231"/>
    <w:rsid w:val="006F677F"/>
    <w:rsid w:val="006F6947"/>
    <w:rsid w:val="006F7645"/>
    <w:rsid w:val="00701B20"/>
    <w:rsid w:val="0070353F"/>
    <w:rsid w:val="00703CC8"/>
    <w:rsid w:val="00707E1D"/>
    <w:rsid w:val="007105AC"/>
    <w:rsid w:val="00711EA5"/>
    <w:rsid w:val="00715A06"/>
    <w:rsid w:val="00715DA5"/>
    <w:rsid w:val="00716936"/>
    <w:rsid w:val="00721C8A"/>
    <w:rsid w:val="00722DF1"/>
    <w:rsid w:val="00722FC5"/>
    <w:rsid w:val="007234E2"/>
    <w:rsid w:val="0072589B"/>
    <w:rsid w:val="00726721"/>
    <w:rsid w:val="00726FDD"/>
    <w:rsid w:val="00730B8F"/>
    <w:rsid w:val="00732936"/>
    <w:rsid w:val="00733205"/>
    <w:rsid w:val="00735DBE"/>
    <w:rsid w:val="00736E53"/>
    <w:rsid w:val="00736F37"/>
    <w:rsid w:val="00741093"/>
    <w:rsid w:val="00741847"/>
    <w:rsid w:val="00741991"/>
    <w:rsid w:val="00741E3C"/>
    <w:rsid w:val="007436C6"/>
    <w:rsid w:val="007446BC"/>
    <w:rsid w:val="00744C15"/>
    <w:rsid w:val="00747693"/>
    <w:rsid w:val="00750DBD"/>
    <w:rsid w:val="007522DD"/>
    <w:rsid w:val="00752660"/>
    <w:rsid w:val="00752683"/>
    <w:rsid w:val="00752C20"/>
    <w:rsid w:val="00753256"/>
    <w:rsid w:val="007561E4"/>
    <w:rsid w:val="00756407"/>
    <w:rsid w:val="00764580"/>
    <w:rsid w:val="00766F9E"/>
    <w:rsid w:val="007706BE"/>
    <w:rsid w:val="0077145A"/>
    <w:rsid w:val="00774E61"/>
    <w:rsid w:val="00780390"/>
    <w:rsid w:val="00781592"/>
    <w:rsid w:val="00782C3F"/>
    <w:rsid w:val="00782C84"/>
    <w:rsid w:val="00783A91"/>
    <w:rsid w:val="007847F8"/>
    <w:rsid w:val="007854D1"/>
    <w:rsid w:val="00785BB8"/>
    <w:rsid w:val="00787E01"/>
    <w:rsid w:val="00790E94"/>
    <w:rsid w:val="007911F7"/>
    <w:rsid w:val="00791B8E"/>
    <w:rsid w:val="00794112"/>
    <w:rsid w:val="007964C1"/>
    <w:rsid w:val="00796AD9"/>
    <w:rsid w:val="00797CD3"/>
    <w:rsid w:val="007A03D9"/>
    <w:rsid w:val="007A136F"/>
    <w:rsid w:val="007A4EBB"/>
    <w:rsid w:val="007A5871"/>
    <w:rsid w:val="007B02AC"/>
    <w:rsid w:val="007B0FC5"/>
    <w:rsid w:val="007B4606"/>
    <w:rsid w:val="007B7030"/>
    <w:rsid w:val="007C1052"/>
    <w:rsid w:val="007C1FBD"/>
    <w:rsid w:val="007C28B1"/>
    <w:rsid w:val="007C5734"/>
    <w:rsid w:val="007C6D83"/>
    <w:rsid w:val="007C7AA2"/>
    <w:rsid w:val="007C7B84"/>
    <w:rsid w:val="007D0426"/>
    <w:rsid w:val="007D0660"/>
    <w:rsid w:val="007D265E"/>
    <w:rsid w:val="007D2719"/>
    <w:rsid w:val="007D3108"/>
    <w:rsid w:val="007D3652"/>
    <w:rsid w:val="007D4C57"/>
    <w:rsid w:val="007E16BF"/>
    <w:rsid w:val="007E281C"/>
    <w:rsid w:val="007E324E"/>
    <w:rsid w:val="007E416B"/>
    <w:rsid w:val="007E64D9"/>
    <w:rsid w:val="007E6C33"/>
    <w:rsid w:val="007E792F"/>
    <w:rsid w:val="007F27BA"/>
    <w:rsid w:val="007F39E4"/>
    <w:rsid w:val="007F5976"/>
    <w:rsid w:val="007F6771"/>
    <w:rsid w:val="007F6D92"/>
    <w:rsid w:val="0080081B"/>
    <w:rsid w:val="00801666"/>
    <w:rsid w:val="00804490"/>
    <w:rsid w:val="008048CA"/>
    <w:rsid w:val="00805948"/>
    <w:rsid w:val="008067E4"/>
    <w:rsid w:val="00806919"/>
    <w:rsid w:val="008114F9"/>
    <w:rsid w:val="008119DF"/>
    <w:rsid w:val="00812877"/>
    <w:rsid w:val="00812AE9"/>
    <w:rsid w:val="00813534"/>
    <w:rsid w:val="008160B4"/>
    <w:rsid w:val="00820B5A"/>
    <w:rsid w:val="00820B64"/>
    <w:rsid w:val="00820FC3"/>
    <w:rsid w:val="0082376C"/>
    <w:rsid w:val="0082536D"/>
    <w:rsid w:val="00825A3B"/>
    <w:rsid w:val="00827818"/>
    <w:rsid w:val="00830380"/>
    <w:rsid w:val="0083246F"/>
    <w:rsid w:val="008329E3"/>
    <w:rsid w:val="008333DB"/>
    <w:rsid w:val="00834BCA"/>
    <w:rsid w:val="00834D2C"/>
    <w:rsid w:val="00834FC1"/>
    <w:rsid w:val="00836770"/>
    <w:rsid w:val="00836988"/>
    <w:rsid w:val="00840FA9"/>
    <w:rsid w:val="00841626"/>
    <w:rsid w:val="00843840"/>
    <w:rsid w:val="008447B5"/>
    <w:rsid w:val="0084556B"/>
    <w:rsid w:val="00847D83"/>
    <w:rsid w:val="00850846"/>
    <w:rsid w:val="008531AF"/>
    <w:rsid w:val="0085376C"/>
    <w:rsid w:val="008541EF"/>
    <w:rsid w:val="00854280"/>
    <w:rsid w:val="00854696"/>
    <w:rsid w:val="00854E3A"/>
    <w:rsid w:val="0086127B"/>
    <w:rsid w:val="008619CA"/>
    <w:rsid w:val="00862912"/>
    <w:rsid w:val="008630CD"/>
    <w:rsid w:val="00864786"/>
    <w:rsid w:val="00871DAD"/>
    <w:rsid w:val="00873EE6"/>
    <w:rsid w:val="0087673A"/>
    <w:rsid w:val="00877AE1"/>
    <w:rsid w:val="00877C6B"/>
    <w:rsid w:val="00880C09"/>
    <w:rsid w:val="00880EC6"/>
    <w:rsid w:val="00881902"/>
    <w:rsid w:val="008837F1"/>
    <w:rsid w:val="00887869"/>
    <w:rsid w:val="008909F8"/>
    <w:rsid w:val="00891377"/>
    <w:rsid w:val="008917C5"/>
    <w:rsid w:val="00892CB4"/>
    <w:rsid w:val="008933B4"/>
    <w:rsid w:val="008940A6"/>
    <w:rsid w:val="00895646"/>
    <w:rsid w:val="00895E4D"/>
    <w:rsid w:val="008964F9"/>
    <w:rsid w:val="00896724"/>
    <w:rsid w:val="00896EEC"/>
    <w:rsid w:val="00896FD7"/>
    <w:rsid w:val="00897BC2"/>
    <w:rsid w:val="008A215F"/>
    <w:rsid w:val="008A24B3"/>
    <w:rsid w:val="008A5885"/>
    <w:rsid w:val="008B0093"/>
    <w:rsid w:val="008B09D8"/>
    <w:rsid w:val="008B1583"/>
    <w:rsid w:val="008B4A21"/>
    <w:rsid w:val="008B4D2D"/>
    <w:rsid w:val="008B7287"/>
    <w:rsid w:val="008C0146"/>
    <w:rsid w:val="008C03E2"/>
    <w:rsid w:val="008C1A3E"/>
    <w:rsid w:val="008C5DC8"/>
    <w:rsid w:val="008C68BD"/>
    <w:rsid w:val="008C71F2"/>
    <w:rsid w:val="008D01A0"/>
    <w:rsid w:val="008D1354"/>
    <w:rsid w:val="008D2E26"/>
    <w:rsid w:val="008D3614"/>
    <w:rsid w:val="008D3798"/>
    <w:rsid w:val="008D6E93"/>
    <w:rsid w:val="008E19F2"/>
    <w:rsid w:val="008E5F43"/>
    <w:rsid w:val="008E6517"/>
    <w:rsid w:val="008E695D"/>
    <w:rsid w:val="008E79A3"/>
    <w:rsid w:val="008F0A1B"/>
    <w:rsid w:val="008F1F5C"/>
    <w:rsid w:val="008F2C0B"/>
    <w:rsid w:val="008F3D6B"/>
    <w:rsid w:val="008F51C7"/>
    <w:rsid w:val="008F5CBA"/>
    <w:rsid w:val="009002B8"/>
    <w:rsid w:val="00907744"/>
    <w:rsid w:val="0091374A"/>
    <w:rsid w:val="00913F53"/>
    <w:rsid w:val="00914B01"/>
    <w:rsid w:val="00914DD8"/>
    <w:rsid w:val="009159E3"/>
    <w:rsid w:val="00920541"/>
    <w:rsid w:val="00921F6E"/>
    <w:rsid w:val="009223F7"/>
    <w:rsid w:val="0092291E"/>
    <w:rsid w:val="009229C8"/>
    <w:rsid w:val="009254ED"/>
    <w:rsid w:val="00925B3E"/>
    <w:rsid w:val="009302C8"/>
    <w:rsid w:val="0093214C"/>
    <w:rsid w:val="00933024"/>
    <w:rsid w:val="0093673B"/>
    <w:rsid w:val="00936B19"/>
    <w:rsid w:val="00940929"/>
    <w:rsid w:val="00941336"/>
    <w:rsid w:val="009435B0"/>
    <w:rsid w:val="009452D4"/>
    <w:rsid w:val="0094639D"/>
    <w:rsid w:val="009467BD"/>
    <w:rsid w:val="0095092C"/>
    <w:rsid w:val="00950F29"/>
    <w:rsid w:val="009521E1"/>
    <w:rsid w:val="00952858"/>
    <w:rsid w:val="00953190"/>
    <w:rsid w:val="009534AF"/>
    <w:rsid w:val="00954185"/>
    <w:rsid w:val="00956091"/>
    <w:rsid w:val="00961020"/>
    <w:rsid w:val="00964A7F"/>
    <w:rsid w:val="00964A8E"/>
    <w:rsid w:val="00964CAC"/>
    <w:rsid w:val="00964EA5"/>
    <w:rsid w:val="00967A53"/>
    <w:rsid w:val="00967D43"/>
    <w:rsid w:val="009704B5"/>
    <w:rsid w:val="00971EE7"/>
    <w:rsid w:val="009724F7"/>
    <w:rsid w:val="00973948"/>
    <w:rsid w:val="00974464"/>
    <w:rsid w:val="00974A50"/>
    <w:rsid w:val="00974D3F"/>
    <w:rsid w:val="00975D24"/>
    <w:rsid w:val="009769BE"/>
    <w:rsid w:val="00976D80"/>
    <w:rsid w:val="009779E5"/>
    <w:rsid w:val="009808E2"/>
    <w:rsid w:val="009817F3"/>
    <w:rsid w:val="00981865"/>
    <w:rsid w:val="00982EA0"/>
    <w:rsid w:val="00983DD4"/>
    <w:rsid w:val="009847ED"/>
    <w:rsid w:val="00985917"/>
    <w:rsid w:val="00986DEF"/>
    <w:rsid w:val="0098726B"/>
    <w:rsid w:val="00987A9B"/>
    <w:rsid w:val="00987D5F"/>
    <w:rsid w:val="00992250"/>
    <w:rsid w:val="00992825"/>
    <w:rsid w:val="00992C21"/>
    <w:rsid w:val="009958BD"/>
    <w:rsid w:val="00995DC8"/>
    <w:rsid w:val="009964A0"/>
    <w:rsid w:val="009A005E"/>
    <w:rsid w:val="009A10B3"/>
    <w:rsid w:val="009A16D1"/>
    <w:rsid w:val="009A20F5"/>
    <w:rsid w:val="009A3BCC"/>
    <w:rsid w:val="009A417D"/>
    <w:rsid w:val="009A4342"/>
    <w:rsid w:val="009A45C3"/>
    <w:rsid w:val="009A4893"/>
    <w:rsid w:val="009A49BB"/>
    <w:rsid w:val="009A574E"/>
    <w:rsid w:val="009A5E06"/>
    <w:rsid w:val="009B0D57"/>
    <w:rsid w:val="009B29DD"/>
    <w:rsid w:val="009B3CB3"/>
    <w:rsid w:val="009B4122"/>
    <w:rsid w:val="009B41EF"/>
    <w:rsid w:val="009B5B1D"/>
    <w:rsid w:val="009B5D83"/>
    <w:rsid w:val="009B71D9"/>
    <w:rsid w:val="009C390F"/>
    <w:rsid w:val="009C3A71"/>
    <w:rsid w:val="009C4791"/>
    <w:rsid w:val="009C68CD"/>
    <w:rsid w:val="009D04BF"/>
    <w:rsid w:val="009D0D1D"/>
    <w:rsid w:val="009D12E0"/>
    <w:rsid w:val="009D2072"/>
    <w:rsid w:val="009D25A9"/>
    <w:rsid w:val="009D2C41"/>
    <w:rsid w:val="009D4E3E"/>
    <w:rsid w:val="009D540D"/>
    <w:rsid w:val="009D6D05"/>
    <w:rsid w:val="009D71A4"/>
    <w:rsid w:val="009D7AE3"/>
    <w:rsid w:val="009E1716"/>
    <w:rsid w:val="009E239F"/>
    <w:rsid w:val="009E5B89"/>
    <w:rsid w:val="009E6578"/>
    <w:rsid w:val="009E6FF2"/>
    <w:rsid w:val="009E7748"/>
    <w:rsid w:val="009F0831"/>
    <w:rsid w:val="009F1AD3"/>
    <w:rsid w:val="009F2B12"/>
    <w:rsid w:val="009F2DA1"/>
    <w:rsid w:val="009F53DB"/>
    <w:rsid w:val="009F6730"/>
    <w:rsid w:val="009F7B3E"/>
    <w:rsid w:val="00A02B83"/>
    <w:rsid w:val="00A03A5F"/>
    <w:rsid w:val="00A03D25"/>
    <w:rsid w:val="00A04A1C"/>
    <w:rsid w:val="00A05E53"/>
    <w:rsid w:val="00A06278"/>
    <w:rsid w:val="00A0739F"/>
    <w:rsid w:val="00A07EF6"/>
    <w:rsid w:val="00A11AA6"/>
    <w:rsid w:val="00A11CD7"/>
    <w:rsid w:val="00A12B18"/>
    <w:rsid w:val="00A12D6D"/>
    <w:rsid w:val="00A134DB"/>
    <w:rsid w:val="00A13FB8"/>
    <w:rsid w:val="00A14181"/>
    <w:rsid w:val="00A162FF"/>
    <w:rsid w:val="00A16AE2"/>
    <w:rsid w:val="00A173F3"/>
    <w:rsid w:val="00A177B1"/>
    <w:rsid w:val="00A20FB6"/>
    <w:rsid w:val="00A21094"/>
    <w:rsid w:val="00A22D20"/>
    <w:rsid w:val="00A2446D"/>
    <w:rsid w:val="00A24E07"/>
    <w:rsid w:val="00A25087"/>
    <w:rsid w:val="00A27D7E"/>
    <w:rsid w:val="00A31CB1"/>
    <w:rsid w:val="00A32630"/>
    <w:rsid w:val="00A36B89"/>
    <w:rsid w:val="00A3761E"/>
    <w:rsid w:val="00A376A9"/>
    <w:rsid w:val="00A402DE"/>
    <w:rsid w:val="00A4035B"/>
    <w:rsid w:val="00A43129"/>
    <w:rsid w:val="00A44225"/>
    <w:rsid w:val="00A44D05"/>
    <w:rsid w:val="00A46821"/>
    <w:rsid w:val="00A50F75"/>
    <w:rsid w:val="00A521A1"/>
    <w:rsid w:val="00A52329"/>
    <w:rsid w:val="00A528AB"/>
    <w:rsid w:val="00A52F50"/>
    <w:rsid w:val="00A53814"/>
    <w:rsid w:val="00A5659C"/>
    <w:rsid w:val="00A56F39"/>
    <w:rsid w:val="00A5733F"/>
    <w:rsid w:val="00A6046D"/>
    <w:rsid w:val="00A62096"/>
    <w:rsid w:val="00A63683"/>
    <w:rsid w:val="00A65B69"/>
    <w:rsid w:val="00A72839"/>
    <w:rsid w:val="00A7567C"/>
    <w:rsid w:val="00A817F3"/>
    <w:rsid w:val="00A82165"/>
    <w:rsid w:val="00A87695"/>
    <w:rsid w:val="00A87A2C"/>
    <w:rsid w:val="00A91F46"/>
    <w:rsid w:val="00A92071"/>
    <w:rsid w:val="00A929ED"/>
    <w:rsid w:val="00A92ABF"/>
    <w:rsid w:val="00A930DA"/>
    <w:rsid w:val="00A9616A"/>
    <w:rsid w:val="00A9686F"/>
    <w:rsid w:val="00A97B81"/>
    <w:rsid w:val="00AA0C19"/>
    <w:rsid w:val="00AA25C7"/>
    <w:rsid w:val="00AA7312"/>
    <w:rsid w:val="00AB06AD"/>
    <w:rsid w:val="00AB3474"/>
    <w:rsid w:val="00AB4407"/>
    <w:rsid w:val="00AB65DD"/>
    <w:rsid w:val="00AC0FA4"/>
    <w:rsid w:val="00AC162A"/>
    <w:rsid w:val="00AC187C"/>
    <w:rsid w:val="00AC2855"/>
    <w:rsid w:val="00AC2A5C"/>
    <w:rsid w:val="00AC3124"/>
    <w:rsid w:val="00AC3427"/>
    <w:rsid w:val="00AC5ED4"/>
    <w:rsid w:val="00AC6C2B"/>
    <w:rsid w:val="00AC6C4F"/>
    <w:rsid w:val="00AD0D22"/>
    <w:rsid w:val="00AD2138"/>
    <w:rsid w:val="00AD23CA"/>
    <w:rsid w:val="00AD3FE3"/>
    <w:rsid w:val="00AD47A2"/>
    <w:rsid w:val="00AD4A1F"/>
    <w:rsid w:val="00AD4CEB"/>
    <w:rsid w:val="00AD7EEB"/>
    <w:rsid w:val="00AE19E2"/>
    <w:rsid w:val="00AE2C83"/>
    <w:rsid w:val="00AE30FD"/>
    <w:rsid w:val="00AE3286"/>
    <w:rsid w:val="00AE5217"/>
    <w:rsid w:val="00AE5389"/>
    <w:rsid w:val="00AE5745"/>
    <w:rsid w:val="00AE757A"/>
    <w:rsid w:val="00AF184A"/>
    <w:rsid w:val="00AF186B"/>
    <w:rsid w:val="00AF1C3B"/>
    <w:rsid w:val="00AF47CC"/>
    <w:rsid w:val="00AF6346"/>
    <w:rsid w:val="00B00F22"/>
    <w:rsid w:val="00B02A39"/>
    <w:rsid w:val="00B044C0"/>
    <w:rsid w:val="00B050C6"/>
    <w:rsid w:val="00B05A4C"/>
    <w:rsid w:val="00B07209"/>
    <w:rsid w:val="00B119BE"/>
    <w:rsid w:val="00B15A8B"/>
    <w:rsid w:val="00B15FED"/>
    <w:rsid w:val="00B170AB"/>
    <w:rsid w:val="00B21CC3"/>
    <w:rsid w:val="00B220CB"/>
    <w:rsid w:val="00B22DDA"/>
    <w:rsid w:val="00B2304C"/>
    <w:rsid w:val="00B2519E"/>
    <w:rsid w:val="00B26133"/>
    <w:rsid w:val="00B269C2"/>
    <w:rsid w:val="00B30F7D"/>
    <w:rsid w:val="00B322B2"/>
    <w:rsid w:val="00B329F2"/>
    <w:rsid w:val="00B33805"/>
    <w:rsid w:val="00B349C8"/>
    <w:rsid w:val="00B421B7"/>
    <w:rsid w:val="00B4227D"/>
    <w:rsid w:val="00B42C7C"/>
    <w:rsid w:val="00B43F11"/>
    <w:rsid w:val="00B45195"/>
    <w:rsid w:val="00B4533E"/>
    <w:rsid w:val="00B4573F"/>
    <w:rsid w:val="00B45E1F"/>
    <w:rsid w:val="00B460DA"/>
    <w:rsid w:val="00B471C2"/>
    <w:rsid w:val="00B5273D"/>
    <w:rsid w:val="00B534C9"/>
    <w:rsid w:val="00B56D45"/>
    <w:rsid w:val="00B57C44"/>
    <w:rsid w:val="00B61522"/>
    <w:rsid w:val="00B61806"/>
    <w:rsid w:val="00B62D09"/>
    <w:rsid w:val="00B62F40"/>
    <w:rsid w:val="00B63421"/>
    <w:rsid w:val="00B635B8"/>
    <w:rsid w:val="00B63F26"/>
    <w:rsid w:val="00B67689"/>
    <w:rsid w:val="00B7263C"/>
    <w:rsid w:val="00B731FA"/>
    <w:rsid w:val="00B739F8"/>
    <w:rsid w:val="00B74B52"/>
    <w:rsid w:val="00B812B5"/>
    <w:rsid w:val="00B823AB"/>
    <w:rsid w:val="00B84151"/>
    <w:rsid w:val="00B85370"/>
    <w:rsid w:val="00B85955"/>
    <w:rsid w:val="00B8684E"/>
    <w:rsid w:val="00B871E0"/>
    <w:rsid w:val="00B879F2"/>
    <w:rsid w:val="00B9157E"/>
    <w:rsid w:val="00B91FBD"/>
    <w:rsid w:val="00B947A7"/>
    <w:rsid w:val="00B94A93"/>
    <w:rsid w:val="00B94F7E"/>
    <w:rsid w:val="00B94FF3"/>
    <w:rsid w:val="00BA0605"/>
    <w:rsid w:val="00BA0A3B"/>
    <w:rsid w:val="00BA171A"/>
    <w:rsid w:val="00BA243B"/>
    <w:rsid w:val="00BA2FD4"/>
    <w:rsid w:val="00BA37A6"/>
    <w:rsid w:val="00BA3A2B"/>
    <w:rsid w:val="00BA56DA"/>
    <w:rsid w:val="00BA59D3"/>
    <w:rsid w:val="00BA7CE9"/>
    <w:rsid w:val="00BB5AE8"/>
    <w:rsid w:val="00BB5B31"/>
    <w:rsid w:val="00BB6298"/>
    <w:rsid w:val="00BB66B1"/>
    <w:rsid w:val="00BB76F6"/>
    <w:rsid w:val="00BB7B4A"/>
    <w:rsid w:val="00BB7C3E"/>
    <w:rsid w:val="00BC19F6"/>
    <w:rsid w:val="00BC2EFB"/>
    <w:rsid w:val="00BC39F0"/>
    <w:rsid w:val="00BC5679"/>
    <w:rsid w:val="00BC5D42"/>
    <w:rsid w:val="00BC690B"/>
    <w:rsid w:val="00BC73AD"/>
    <w:rsid w:val="00BD0D3D"/>
    <w:rsid w:val="00BD0EE8"/>
    <w:rsid w:val="00BD1086"/>
    <w:rsid w:val="00BD39F6"/>
    <w:rsid w:val="00BD4451"/>
    <w:rsid w:val="00BD4C48"/>
    <w:rsid w:val="00BD6CCF"/>
    <w:rsid w:val="00BD7D87"/>
    <w:rsid w:val="00BE1D56"/>
    <w:rsid w:val="00BE442C"/>
    <w:rsid w:val="00BE5409"/>
    <w:rsid w:val="00BE7BB5"/>
    <w:rsid w:val="00BF23A9"/>
    <w:rsid w:val="00BF50B6"/>
    <w:rsid w:val="00BF5319"/>
    <w:rsid w:val="00BF607A"/>
    <w:rsid w:val="00C02A0C"/>
    <w:rsid w:val="00C031AD"/>
    <w:rsid w:val="00C03F83"/>
    <w:rsid w:val="00C0430A"/>
    <w:rsid w:val="00C05426"/>
    <w:rsid w:val="00C15F59"/>
    <w:rsid w:val="00C16A36"/>
    <w:rsid w:val="00C20F5C"/>
    <w:rsid w:val="00C20F9A"/>
    <w:rsid w:val="00C22B24"/>
    <w:rsid w:val="00C22F53"/>
    <w:rsid w:val="00C23F12"/>
    <w:rsid w:val="00C24431"/>
    <w:rsid w:val="00C25631"/>
    <w:rsid w:val="00C27985"/>
    <w:rsid w:val="00C279D0"/>
    <w:rsid w:val="00C27C8C"/>
    <w:rsid w:val="00C27E37"/>
    <w:rsid w:val="00C30BDE"/>
    <w:rsid w:val="00C31641"/>
    <w:rsid w:val="00C31B1D"/>
    <w:rsid w:val="00C329E8"/>
    <w:rsid w:val="00C374CC"/>
    <w:rsid w:val="00C37DFB"/>
    <w:rsid w:val="00C4091A"/>
    <w:rsid w:val="00C40D87"/>
    <w:rsid w:val="00C42056"/>
    <w:rsid w:val="00C42E94"/>
    <w:rsid w:val="00C4481F"/>
    <w:rsid w:val="00C4483A"/>
    <w:rsid w:val="00C44ABC"/>
    <w:rsid w:val="00C46AAC"/>
    <w:rsid w:val="00C477ED"/>
    <w:rsid w:val="00C51483"/>
    <w:rsid w:val="00C53579"/>
    <w:rsid w:val="00C53871"/>
    <w:rsid w:val="00C538D8"/>
    <w:rsid w:val="00C54500"/>
    <w:rsid w:val="00C5492F"/>
    <w:rsid w:val="00C55463"/>
    <w:rsid w:val="00C56F99"/>
    <w:rsid w:val="00C60BE3"/>
    <w:rsid w:val="00C62055"/>
    <w:rsid w:val="00C6471F"/>
    <w:rsid w:val="00C64BBA"/>
    <w:rsid w:val="00C6505E"/>
    <w:rsid w:val="00C6562A"/>
    <w:rsid w:val="00C656EE"/>
    <w:rsid w:val="00C657FC"/>
    <w:rsid w:val="00C66001"/>
    <w:rsid w:val="00C67B47"/>
    <w:rsid w:val="00C70920"/>
    <w:rsid w:val="00C739BD"/>
    <w:rsid w:val="00C73B07"/>
    <w:rsid w:val="00C73B64"/>
    <w:rsid w:val="00C73F0C"/>
    <w:rsid w:val="00C75538"/>
    <w:rsid w:val="00C756BE"/>
    <w:rsid w:val="00C76B4C"/>
    <w:rsid w:val="00C800C2"/>
    <w:rsid w:val="00C82C86"/>
    <w:rsid w:val="00C84732"/>
    <w:rsid w:val="00C85194"/>
    <w:rsid w:val="00C86400"/>
    <w:rsid w:val="00C866F2"/>
    <w:rsid w:val="00C9074B"/>
    <w:rsid w:val="00C911D4"/>
    <w:rsid w:val="00C937D1"/>
    <w:rsid w:val="00C9457B"/>
    <w:rsid w:val="00C94B17"/>
    <w:rsid w:val="00C970AC"/>
    <w:rsid w:val="00C979DD"/>
    <w:rsid w:val="00CA37B7"/>
    <w:rsid w:val="00CA3FB2"/>
    <w:rsid w:val="00CA4615"/>
    <w:rsid w:val="00CA4E85"/>
    <w:rsid w:val="00CA4F7A"/>
    <w:rsid w:val="00CA6BE3"/>
    <w:rsid w:val="00CA7563"/>
    <w:rsid w:val="00CA7E35"/>
    <w:rsid w:val="00CB0D4D"/>
    <w:rsid w:val="00CB1759"/>
    <w:rsid w:val="00CB1BD4"/>
    <w:rsid w:val="00CB367E"/>
    <w:rsid w:val="00CB4486"/>
    <w:rsid w:val="00CC1E64"/>
    <w:rsid w:val="00CC4A20"/>
    <w:rsid w:val="00CC57C0"/>
    <w:rsid w:val="00CC7791"/>
    <w:rsid w:val="00CC7A09"/>
    <w:rsid w:val="00CC7AF4"/>
    <w:rsid w:val="00CD0386"/>
    <w:rsid w:val="00CD227A"/>
    <w:rsid w:val="00CD4220"/>
    <w:rsid w:val="00CD49AE"/>
    <w:rsid w:val="00CD59A3"/>
    <w:rsid w:val="00CD671A"/>
    <w:rsid w:val="00CE1073"/>
    <w:rsid w:val="00CE1235"/>
    <w:rsid w:val="00CE139A"/>
    <w:rsid w:val="00CE50B8"/>
    <w:rsid w:val="00CE5787"/>
    <w:rsid w:val="00CE7B4A"/>
    <w:rsid w:val="00CF15A8"/>
    <w:rsid w:val="00CF4EDA"/>
    <w:rsid w:val="00CF5256"/>
    <w:rsid w:val="00CF78F4"/>
    <w:rsid w:val="00D01158"/>
    <w:rsid w:val="00D03681"/>
    <w:rsid w:val="00D038F9"/>
    <w:rsid w:val="00D03F15"/>
    <w:rsid w:val="00D05814"/>
    <w:rsid w:val="00D05E5F"/>
    <w:rsid w:val="00D06FEF"/>
    <w:rsid w:val="00D13AFA"/>
    <w:rsid w:val="00D13EE7"/>
    <w:rsid w:val="00D14D08"/>
    <w:rsid w:val="00D15E65"/>
    <w:rsid w:val="00D16BC8"/>
    <w:rsid w:val="00D16D22"/>
    <w:rsid w:val="00D2383F"/>
    <w:rsid w:val="00D23B7A"/>
    <w:rsid w:val="00D24DC2"/>
    <w:rsid w:val="00D25A3E"/>
    <w:rsid w:val="00D25FBF"/>
    <w:rsid w:val="00D27899"/>
    <w:rsid w:val="00D27BC4"/>
    <w:rsid w:val="00D36B84"/>
    <w:rsid w:val="00D412F3"/>
    <w:rsid w:val="00D41BC2"/>
    <w:rsid w:val="00D422D3"/>
    <w:rsid w:val="00D424D2"/>
    <w:rsid w:val="00D43103"/>
    <w:rsid w:val="00D441F9"/>
    <w:rsid w:val="00D4527B"/>
    <w:rsid w:val="00D4545F"/>
    <w:rsid w:val="00D46557"/>
    <w:rsid w:val="00D468F9"/>
    <w:rsid w:val="00D47B3D"/>
    <w:rsid w:val="00D51119"/>
    <w:rsid w:val="00D51DED"/>
    <w:rsid w:val="00D5265C"/>
    <w:rsid w:val="00D55109"/>
    <w:rsid w:val="00D55F0A"/>
    <w:rsid w:val="00D57F0B"/>
    <w:rsid w:val="00D60950"/>
    <w:rsid w:val="00D642C8"/>
    <w:rsid w:val="00D64748"/>
    <w:rsid w:val="00D6755F"/>
    <w:rsid w:val="00D71176"/>
    <w:rsid w:val="00D74C5C"/>
    <w:rsid w:val="00D76B53"/>
    <w:rsid w:val="00D80624"/>
    <w:rsid w:val="00D8231B"/>
    <w:rsid w:val="00D86D43"/>
    <w:rsid w:val="00D907B4"/>
    <w:rsid w:val="00D90B2D"/>
    <w:rsid w:val="00D91BAE"/>
    <w:rsid w:val="00D9316F"/>
    <w:rsid w:val="00D94097"/>
    <w:rsid w:val="00D9474C"/>
    <w:rsid w:val="00D94E61"/>
    <w:rsid w:val="00D957B2"/>
    <w:rsid w:val="00D96ED9"/>
    <w:rsid w:val="00DA139B"/>
    <w:rsid w:val="00DA21CC"/>
    <w:rsid w:val="00DA2453"/>
    <w:rsid w:val="00DB162F"/>
    <w:rsid w:val="00DB59C5"/>
    <w:rsid w:val="00DB5EDF"/>
    <w:rsid w:val="00DB61F3"/>
    <w:rsid w:val="00DB77CD"/>
    <w:rsid w:val="00DC2904"/>
    <w:rsid w:val="00DC3089"/>
    <w:rsid w:val="00DC53F2"/>
    <w:rsid w:val="00DC5713"/>
    <w:rsid w:val="00DC6973"/>
    <w:rsid w:val="00DC6CE8"/>
    <w:rsid w:val="00DC6F1F"/>
    <w:rsid w:val="00DC7175"/>
    <w:rsid w:val="00DC7487"/>
    <w:rsid w:val="00DC75DE"/>
    <w:rsid w:val="00DD1F2D"/>
    <w:rsid w:val="00DD3A5C"/>
    <w:rsid w:val="00DD4206"/>
    <w:rsid w:val="00DD7055"/>
    <w:rsid w:val="00DD79C4"/>
    <w:rsid w:val="00DE092C"/>
    <w:rsid w:val="00DE5551"/>
    <w:rsid w:val="00DE598D"/>
    <w:rsid w:val="00DE7C85"/>
    <w:rsid w:val="00DE7F28"/>
    <w:rsid w:val="00DF016E"/>
    <w:rsid w:val="00DF1632"/>
    <w:rsid w:val="00DF188E"/>
    <w:rsid w:val="00DF2011"/>
    <w:rsid w:val="00DF2474"/>
    <w:rsid w:val="00DF2BFA"/>
    <w:rsid w:val="00DF3950"/>
    <w:rsid w:val="00DF4101"/>
    <w:rsid w:val="00DF435D"/>
    <w:rsid w:val="00DF4B70"/>
    <w:rsid w:val="00E00EAD"/>
    <w:rsid w:val="00E00F8B"/>
    <w:rsid w:val="00E012B1"/>
    <w:rsid w:val="00E0146D"/>
    <w:rsid w:val="00E024DF"/>
    <w:rsid w:val="00E04CDE"/>
    <w:rsid w:val="00E050E5"/>
    <w:rsid w:val="00E0520A"/>
    <w:rsid w:val="00E056DA"/>
    <w:rsid w:val="00E06AFA"/>
    <w:rsid w:val="00E06D8B"/>
    <w:rsid w:val="00E11458"/>
    <w:rsid w:val="00E11598"/>
    <w:rsid w:val="00E11D3C"/>
    <w:rsid w:val="00E13F5C"/>
    <w:rsid w:val="00E1576E"/>
    <w:rsid w:val="00E2013D"/>
    <w:rsid w:val="00E261EA"/>
    <w:rsid w:val="00E3172B"/>
    <w:rsid w:val="00E32EC2"/>
    <w:rsid w:val="00E33374"/>
    <w:rsid w:val="00E34E71"/>
    <w:rsid w:val="00E34EFA"/>
    <w:rsid w:val="00E35081"/>
    <w:rsid w:val="00E35161"/>
    <w:rsid w:val="00E3626D"/>
    <w:rsid w:val="00E36F13"/>
    <w:rsid w:val="00E37AD9"/>
    <w:rsid w:val="00E445C5"/>
    <w:rsid w:val="00E449B2"/>
    <w:rsid w:val="00E44F40"/>
    <w:rsid w:val="00E4696B"/>
    <w:rsid w:val="00E46DA3"/>
    <w:rsid w:val="00E500FA"/>
    <w:rsid w:val="00E509B1"/>
    <w:rsid w:val="00E54A4F"/>
    <w:rsid w:val="00E54B8C"/>
    <w:rsid w:val="00E54D2F"/>
    <w:rsid w:val="00E56B59"/>
    <w:rsid w:val="00E575DE"/>
    <w:rsid w:val="00E604B5"/>
    <w:rsid w:val="00E605D6"/>
    <w:rsid w:val="00E61592"/>
    <w:rsid w:val="00E63D5F"/>
    <w:rsid w:val="00E63E09"/>
    <w:rsid w:val="00E65B45"/>
    <w:rsid w:val="00E67D90"/>
    <w:rsid w:val="00E7202C"/>
    <w:rsid w:val="00E73939"/>
    <w:rsid w:val="00E74EDE"/>
    <w:rsid w:val="00E751B4"/>
    <w:rsid w:val="00E759B8"/>
    <w:rsid w:val="00E75A43"/>
    <w:rsid w:val="00E82100"/>
    <w:rsid w:val="00E857CE"/>
    <w:rsid w:val="00E86FB1"/>
    <w:rsid w:val="00E91171"/>
    <w:rsid w:val="00E92108"/>
    <w:rsid w:val="00E92D8C"/>
    <w:rsid w:val="00E93F21"/>
    <w:rsid w:val="00E95168"/>
    <w:rsid w:val="00E95CC0"/>
    <w:rsid w:val="00E97AE8"/>
    <w:rsid w:val="00EA1DDE"/>
    <w:rsid w:val="00EA262B"/>
    <w:rsid w:val="00EA2C59"/>
    <w:rsid w:val="00EA382B"/>
    <w:rsid w:val="00EA3D45"/>
    <w:rsid w:val="00EA452E"/>
    <w:rsid w:val="00EA54EE"/>
    <w:rsid w:val="00EA6F90"/>
    <w:rsid w:val="00EB109C"/>
    <w:rsid w:val="00EB29BA"/>
    <w:rsid w:val="00EB343D"/>
    <w:rsid w:val="00EB514F"/>
    <w:rsid w:val="00EB52EF"/>
    <w:rsid w:val="00EB75B4"/>
    <w:rsid w:val="00EC1274"/>
    <w:rsid w:val="00EC2514"/>
    <w:rsid w:val="00EC5885"/>
    <w:rsid w:val="00EC5B35"/>
    <w:rsid w:val="00EC5FAE"/>
    <w:rsid w:val="00EC7596"/>
    <w:rsid w:val="00ED1012"/>
    <w:rsid w:val="00ED144D"/>
    <w:rsid w:val="00ED3671"/>
    <w:rsid w:val="00ED479D"/>
    <w:rsid w:val="00ED4E36"/>
    <w:rsid w:val="00ED7044"/>
    <w:rsid w:val="00ED7074"/>
    <w:rsid w:val="00ED7606"/>
    <w:rsid w:val="00EE1746"/>
    <w:rsid w:val="00EE3098"/>
    <w:rsid w:val="00EE6808"/>
    <w:rsid w:val="00EF3A0E"/>
    <w:rsid w:val="00EF500E"/>
    <w:rsid w:val="00EF50DE"/>
    <w:rsid w:val="00EF60B1"/>
    <w:rsid w:val="00F0049E"/>
    <w:rsid w:val="00F019FF"/>
    <w:rsid w:val="00F04341"/>
    <w:rsid w:val="00F07426"/>
    <w:rsid w:val="00F1018A"/>
    <w:rsid w:val="00F10D5F"/>
    <w:rsid w:val="00F11C1B"/>
    <w:rsid w:val="00F11CE7"/>
    <w:rsid w:val="00F11F3E"/>
    <w:rsid w:val="00F13A04"/>
    <w:rsid w:val="00F13B28"/>
    <w:rsid w:val="00F14B09"/>
    <w:rsid w:val="00F1571E"/>
    <w:rsid w:val="00F15E53"/>
    <w:rsid w:val="00F17937"/>
    <w:rsid w:val="00F2318A"/>
    <w:rsid w:val="00F238DF"/>
    <w:rsid w:val="00F245CE"/>
    <w:rsid w:val="00F24E0D"/>
    <w:rsid w:val="00F25436"/>
    <w:rsid w:val="00F25BCA"/>
    <w:rsid w:val="00F26143"/>
    <w:rsid w:val="00F26C49"/>
    <w:rsid w:val="00F27C63"/>
    <w:rsid w:val="00F34B40"/>
    <w:rsid w:val="00F370B2"/>
    <w:rsid w:val="00F37723"/>
    <w:rsid w:val="00F3793E"/>
    <w:rsid w:val="00F40673"/>
    <w:rsid w:val="00F40C70"/>
    <w:rsid w:val="00F45B98"/>
    <w:rsid w:val="00F464DE"/>
    <w:rsid w:val="00F506D8"/>
    <w:rsid w:val="00F507AA"/>
    <w:rsid w:val="00F50E75"/>
    <w:rsid w:val="00F51DC2"/>
    <w:rsid w:val="00F52F92"/>
    <w:rsid w:val="00F536C3"/>
    <w:rsid w:val="00F538BD"/>
    <w:rsid w:val="00F5654C"/>
    <w:rsid w:val="00F566E7"/>
    <w:rsid w:val="00F57081"/>
    <w:rsid w:val="00F613D8"/>
    <w:rsid w:val="00F615BF"/>
    <w:rsid w:val="00F65D1C"/>
    <w:rsid w:val="00F6684B"/>
    <w:rsid w:val="00F72AC1"/>
    <w:rsid w:val="00F744B4"/>
    <w:rsid w:val="00F7482D"/>
    <w:rsid w:val="00F74C0B"/>
    <w:rsid w:val="00F75C6D"/>
    <w:rsid w:val="00F81540"/>
    <w:rsid w:val="00F8348A"/>
    <w:rsid w:val="00F83E88"/>
    <w:rsid w:val="00F84A1C"/>
    <w:rsid w:val="00F84D5C"/>
    <w:rsid w:val="00F86BD2"/>
    <w:rsid w:val="00F872D4"/>
    <w:rsid w:val="00F90891"/>
    <w:rsid w:val="00F934E6"/>
    <w:rsid w:val="00F941C8"/>
    <w:rsid w:val="00F94436"/>
    <w:rsid w:val="00F9710A"/>
    <w:rsid w:val="00FA1783"/>
    <w:rsid w:val="00FA2C4A"/>
    <w:rsid w:val="00FA4577"/>
    <w:rsid w:val="00FA50B0"/>
    <w:rsid w:val="00FA53FB"/>
    <w:rsid w:val="00FA627F"/>
    <w:rsid w:val="00FA6640"/>
    <w:rsid w:val="00FA6AC7"/>
    <w:rsid w:val="00FA7B45"/>
    <w:rsid w:val="00FB2EA9"/>
    <w:rsid w:val="00FB730F"/>
    <w:rsid w:val="00FC03D3"/>
    <w:rsid w:val="00FC0899"/>
    <w:rsid w:val="00FC0D3B"/>
    <w:rsid w:val="00FC25A4"/>
    <w:rsid w:val="00FC5608"/>
    <w:rsid w:val="00FC5626"/>
    <w:rsid w:val="00FC6A60"/>
    <w:rsid w:val="00FC7CE0"/>
    <w:rsid w:val="00FD0CBF"/>
    <w:rsid w:val="00FD1084"/>
    <w:rsid w:val="00FD197A"/>
    <w:rsid w:val="00FD1B49"/>
    <w:rsid w:val="00FD2553"/>
    <w:rsid w:val="00FD288A"/>
    <w:rsid w:val="00FD47CB"/>
    <w:rsid w:val="00FD5445"/>
    <w:rsid w:val="00FD790F"/>
    <w:rsid w:val="00FD7D8C"/>
    <w:rsid w:val="00FE1E0E"/>
    <w:rsid w:val="00FE262F"/>
    <w:rsid w:val="00FE2ACF"/>
    <w:rsid w:val="00FE350C"/>
    <w:rsid w:val="00FE5C2E"/>
    <w:rsid w:val="00FE6AE6"/>
    <w:rsid w:val="00FE6EA1"/>
    <w:rsid w:val="00FF059C"/>
    <w:rsid w:val="00FF18AC"/>
    <w:rsid w:val="00FF362C"/>
    <w:rsid w:val="00FF65BD"/>
    <w:rsid w:val="00FF6F16"/>
    <w:rsid w:val="00FF7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18F00"/>
  <w15:chartTrackingRefBased/>
  <w15:docId w15:val="{C3407B7B-44CE-4A09-BBA3-A58223269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CE9"/>
  </w:style>
  <w:style w:type="paragraph" w:styleId="Heading1">
    <w:name w:val="heading 1"/>
    <w:basedOn w:val="Normal"/>
    <w:next w:val="Normal"/>
    <w:link w:val="Heading1Char"/>
    <w:uiPriority w:val="9"/>
    <w:qFormat/>
    <w:rsid w:val="00AD3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FE3"/>
    <w:rPr>
      <w:rFonts w:eastAsiaTheme="majorEastAsia" w:cstheme="majorBidi"/>
      <w:color w:val="272727" w:themeColor="text1" w:themeTint="D8"/>
    </w:rPr>
  </w:style>
  <w:style w:type="paragraph" w:styleId="Title">
    <w:name w:val="Title"/>
    <w:basedOn w:val="Normal"/>
    <w:next w:val="Normal"/>
    <w:link w:val="TitleChar"/>
    <w:uiPriority w:val="10"/>
    <w:qFormat/>
    <w:rsid w:val="00AD3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FE3"/>
    <w:pPr>
      <w:spacing w:before="160"/>
      <w:jc w:val="center"/>
    </w:pPr>
    <w:rPr>
      <w:i/>
      <w:iCs/>
      <w:color w:val="404040" w:themeColor="text1" w:themeTint="BF"/>
    </w:rPr>
  </w:style>
  <w:style w:type="character" w:customStyle="1" w:styleId="QuoteChar">
    <w:name w:val="Quote Char"/>
    <w:basedOn w:val="DefaultParagraphFont"/>
    <w:link w:val="Quote"/>
    <w:uiPriority w:val="29"/>
    <w:rsid w:val="00AD3FE3"/>
    <w:rPr>
      <w:i/>
      <w:iCs/>
      <w:color w:val="404040" w:themeColor="text1" w:themeTint="BF"/>
    </w:rPr>
  </w:style>
  <w:style w:type="paragraph" w:styleId="ListParagraph">
    <w:name w:val="List Paragraph"/>
    <w:basedOn w:val="Normal"/>
    <w:uiPriority w:val="34"/>
    <w:qFormat/>
    <w:rsid w:val="00AD3FE3"/>
    <w:pPr>
      <w:ind w:left="720"/>
      <w:contextualSpacing/>
    </w:pPr>
  </w:style>
  <w:style w:type="character" w:styleId="IntenseEmphasis">
    <w:name w:val="Intense Emphasis"/>
    <w:basedOn w:val="DefaultParagraphFont"/>
    <w:uiPriority w:val="21"/>
    <w:qFormat/>
    <w:rsid w:val="00AD3FE3"/>
    <w:rPr>
      <w:i/>
      <w:iCs/>
      <w:color w:val="0F4761" w:themeColor="accent1" w:themeShade="BF"/>
    </w:rPr>
  </w:style>
  <w:style w:type="paragraph" w:styleId="IntenseQuote">
    <w:name w:val="Intense Quote"/>
    <w:basedOn w:val="Normal"/>
    <w:next w:val="Normal"/>
    <w:link w:val="IntenseQuoteChar"/>
    <w:uiPriority w:val="30"/>
    <w:qFormat/>
    <w:rsid w:val="00AD3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FE3"/>
    <w:rPr>
      <w:i/>
      <w:iCs/>
      <w:color w:val="0F4761" w:themeColor="accent1" w:themeShade="BF"/>
    </w:rPr>
  </w:style>
  <w:style w:type="character" w:styleId="IntenseReference">
    <w:name w:val="Intense Reference"/>
    <w:basedOn w:val="DefaultParagraphFont"/>
    <w:uiPriority w:val="32"/>
    <w:qFormat/>
    <w:rsid w:val="00AD3FE3"/>
    <w:rPr>
      <w:b/>
      <w:bCs/>
      <w:smallCaps/>
      <w:color w:val="0F4761" w:themeColor="accent1" w:themeShade="BF"/>
      <w:spacing w:val="5"/>
    </w:rPr>
  </w:style>
  <w:style w:type="character" w:styleId="Hyperlink">
    <w:name w:val="Hyperlink"/>
    <w:basedOn w:val="DefaultParagraphFont"/>
    <w:uiPriority w:val="99"/>
    <w:unhideWhenUsed/>
    <w:rsid w:val="00BA7CE9"/>
    <w:rPr>
      <w:color w:val="467886" w:themeColor="hyperlink"/>
      <w:u w:val="single"/>
    </w:rPr>
  </w:style>
  <w:style w:type="paragraph" w:styleId="Bibliography">
    <w:name w:val="Bibliography"/>
    <w:basedOn w:val="Normal"/>
    <w:next w:val="Normal"/>
    <w:uiPriority w:val="37"/>
    <w:unhideWhenUsed/>
    <w:rsid w:val="00BA7CE9"/>
    <w:pPr>
      <w:spacing w:after="0" w:line="240" w:lineRule="auto"/>
      <w:ind w:left="720" w:hanging="720"/>
    </w:pPr>
  </w:style>
  <w:style w:type="character" w:styleId="LineNumber">
    <w:name w:val="line number"/>
    <w:basedOn w:val="DefaultParagraphFont"/>
    <w:uiPriority w:val="99"/>
    <w:semiHidden/>
    <w:unhideWhenUsed/>
    <w:rsid w:val="00BA7CE9"/>
  </w:style>
  <w:style w:type="character" w:styleId="CommentReference">
    <w:name w:val="annotation reference"/>
    <w:basedOn w:val="DefaultParagraphFont"/>
    <w:uiPriority w:val="99"/>
    <w:semiHidden/>
    <w:unhideWhenUsed/>
    <w:rsid w:val="00BA7CE9"/>
    <w:rPr>
      <w:sz w:val="16"/>
      <w:szCs w:val="16"/>
    </w:rPr>
  </w:style>
  <w:style w:type="paragraph" w:styleId="CommentText">
    <w:name w:val="annotation text"/>
    <w:basedOn w:val="Normal"/>
    <w:link w:val="CommentTextChar"/>
    <w:uiPriority w:val="99"/>
    <w:unhideWhenUsed/>
    <w:rsid w:val="00BA7CE9"/>
    <w:pPr>
      <w:spacing w:line="240" w:lineRule="auto"/>
    </w:pPr>
    <w:rPr>
      <w:sz w:val="20"/>
      <w:szCs w:val="20"/>
    </w:rPr>
  </w:style>
  <w:style w:type="character" w:customStyle="1" w:styleId="CommentTextChar">
    <w:name w:val="Comment Text Char"/>
    <w:basedOn w:val="DefaultParagraphFont"/>
    <w:link w:val="CommentText"/>
    <w:uiPriority w:val="99"/>
    <w:rsid w:val="00BA7CE9"/>
    <w:rPr>
      <w:sz w:val="20"/>
      <w:szCs w:val="20"/>
    </w:rPr>
  </w:style>
  <w:style w:type="character" w:styleId="UnresolvedMention">
    <w:name w:val="Unresolved Mention"/>
    <w:basedOn w:val="DefaultParagraphFont"/>
    <w:uiPriority w:val="99"/>
    <w:semiHidden/>
    <w:unhideWhenUsed/>
    <w:rsid w:val="00BA7CE9"/>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7CE9"/>
    <w:rPr>
      <w:b/>
      <w:bCs/>
    </w:rPr>
  </w:style>
  <w:style w:type="character" w:customStyle="1" w:styleId="CommentSubjectChar">
    <w:name w:val="Comment Subject Char"/>
    <w:basedOn w:val="CommentTextChar"/>
    <w:link w:val="CommentSubject"/>
    <w:uiPriority w:val="99"/>
    <w:semiHidden/>
    <w:rsid w:val="00BA7CE9"/>
    <w:rPr>
      <w:b/>
      <w:bCs/>
      <w:sz w:val="20"/>
      <w:szCs w:val="20"/>
    </w:rPr>
  </w:style>
  <w:style w:type="character" w:styleId="PlaceholderText">
    <w:name w:val="Placeholder Text"/>
    <w:basedOn w:val="DefaultParagraphFont"/>
    <w:uiPriority w:val="99"/>
    <w:semiHidden/>
    <w:rsid w:val="00BA7CE9"/>
    <w:rPr>
      <w:color w:val="666666"/>
    </w:rPr>
  </w:style>
  <w:style w:type="paragraph" w:styleId="HTMLPreformatted">
    <w:name w:val="HTML Preformatted"/>
    <w:basedOn w:val="Normal"/>
    <w:link w:val="HTMLPreformattedChar"/>
    <w:uiPriority w:val="99"/>
    <w:semiHidden/>
    <w:unhideWhenUsed/>
    <w:rsid w:val="003B19A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B19AF"/>
    <w:rPr>
      <w:rFonts w:ascii="Consolas" w:hAnsi="Consolas"/>
      <w:sz w:val="20"/>
      <w:szCs w:val="20"/>
    </w:rPr>
  </w:style>
  <w:style w:type="paragraph" w:styleId="Caption">
    <w:name w:val="caption"/>
    <w:basedOn w:val="Normal"/>
    <w:next w:val="Normal"/>
    <w:uiPriority w:val="35"/>
    <w:unhideWhenUsed/>
    <w:qFormat/>
    <w:rsid w:val="004548F8"/>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95B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5B4C"/>
  </w:style>
  <w:style w:type="paragraph" w:styleId="Footer">
    <w:name w:val="footer"/>
    <w:basedOn w:val="Normal"/>
    <w:link w:val="FooterChar"/>
    <w:uiPriority w:val="99"/>
    <w:unhideWhenUsed/>
    <w:rsid w:val="00595B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B4C"/>
  </w:style>
  <w:style w:type="table" w:styleId="TableGrid">
    <w:name w:val="Table Grid"/>
    <w:basedOn w:val="TableNormal"/>
    <w:uiPriority w:val="39"/>
    <w:rsid w:val="00C44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E792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R-project.org/"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comments" Target="comment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image" Target="media/image5.jpeg"/><Relationship Id="rId10" Type="http://schemas.microsoft.com/office/2018/08/relationships/commentsExtensible" Target="commentsExtensible.xml"/><Relationship Id="rId19" Type="http://schemas.openxmlformats.org/officeDocument/2006/relationships/image" Target="media/image9.jpe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6D2F5-C2BF-42A5-8585-89DEF4A00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33</Pages>
  <Words>31694</Words>
  <Characters>170203</Characters>
  <Application>Microsoft Office Word</Application>
  <DocSecurity>0</DocSecurity>
  <Lines>3151</Lines>
  <Paragraphs>1091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Ho</dc:creator>
  <cp:keywords/>
  <dc:description/>
  <cp:lastModifiedBy>John M. Marzluff</cp:lastModifiedBy>
  <cp:revision>6</cp:revision>
  <dcterms:created xsi:type="dcterms:W3CDTF">2026-02-02T23:17:00Z</dcterms:created>
  <dcterms:modified xsi:type="dcterms:W3CDTF">2026-02-03T22:34:00Z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id="CcQrCLvG"/&gt;&lt;style id="http://www.zotero.org/styles/the-journal-of-wildlife-management" hasBibliography="1" bibliographyStyleHasBeenSet="0"/&gt;&lt;prefs&gt;&lt;pref name="fieldType" value="Field"/&gt;&lt;pref name</vt:lpwstr>
  </property>
  <property fmtid="{D5CDD505-2E9C-101B-9397-08002B2CF9AE}" pid="3" name="ZOTERO_PREF_2">
    <vt:lpwstr>="automaticJournalAbbreviations" value="true"/&gt;&lt;/prefs&gt;&lt;/data&gt;</vt:lpwstr>
  </property>
</Properties>
</file>